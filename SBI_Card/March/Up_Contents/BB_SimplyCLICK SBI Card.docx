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du="http://schemas.microsoft.com/office/word/2023/wordml/word16du" mc:Ignorable="w14 w15 w16se w16cid w16 w16cex w16sdtdh wp14">
  <w:body>
    <w:p w:rsidRPr="00E002DF" w:rsidR="0016440F" w:rsidP="003D715C" w:rsidRDefault="009E53C9" w14:paraId="34CE1EE0" w14:textId="5BC0592F">
      <w:pPr>
        <w:jc w:val="center"/>
        <w:rPr>
          <w:b/>
          <w:bCs/>
          <w:caps/>
          <w:lang w:val="en-IN"/>
        </w:rPr>
      </w:pPr>
      <w:r>
        <w:fldChar w:fldCharType="begin"/>
      </w:r>
      <w:r>
        <w:instrText xml:space="preserve"> HYPERLINK "https://www.sbicard.com/en/personal/credit-cards/shopping/simplyclick-sbi-card.page" </w:instrText>
      </w:r>
      <w:r>
        <w:fldChar w:fldCharType="separate"/>
      </w:r>
      <w:r w:rsidRPr="00E002DF" w:rsidR="00D86A35">
        <w:rPr>
          <w:rStyle w:val="Hyperlink"/>
          <w:b/>
          <w:bCs/>
          <w:caps/>
          <w:lang w:val="en-IN"/>
        </w:rPr>
        <w:t>SimplyCLICK SBI Card</w:t>
      </w:r>
      <w:r>
        <w:rPr>
          <w:rStyle w:val="Hyperlink"/>
          <w:b/>
          <w:bCs/>
          <w:caps/>
          <w:lang w:val="en-IN"/>
        </w:rPr>
        <w:fldChar w:fldCharType="end"/>
      </w:r>
      <w:ins w:author="Upadhyay , Shubham (SBICard)" w:date="2026-01-16T14:23:00Z" w:id="0">
        <w:r w:rsidR="00212E9B">
          <w:t xml:space="preserve"> </w:t>
        </w:r>
      </w:ins>
    </w:p>
    <w:p w:rsidR="007B2875" w:rsidP="003D715C" w:rsidRDefault="007B2875" w14:paraId="01AADA53" w14:textId="251077A5">
      <w:pPr>
        <w:jc w:val="center"/>
        <w:rPr>
          <w:b/>
          <w:bCs/>
          <w:lang w:val="en-IN"/>
        </w:rPr>
      </w:pPr>
      <w:r>
        <w:rPr>
          <w:lang w:val="en-IN"/>
        </w:rPr>
        <w:t>Check</w:t>
      </w:r>
      <w:r w:rsidR="00A219D4">
        <w:rPr>
          <w:lang w:val="en-IN"/>
        </w:rPr>
        <w:t xml:space="preserve"> Out With </w:t>
      </w:r>
      <w:r>
        <w:rPr>
          <w:lang w:val="en-IN"/>
        </w:rPr>
        <w:t>10</w:t>
      </w:r>
      <w:r w:rsidR="00A219D4">
        <w:rPr>
          <w:lang w:val="en-IN"/>
        </w:rPr>
        <w:t>X</w:t>
      </w:r>
      <w:r>
        <w:rPr>
          <w:lang w:val="en-IN"/>
        </w:rPr>
        <w:t xml:space="preserve"> Reward Points</w:t>
      </w:r>
    </w:p>
    <w:p w:rsidRPr="007B2875" w:rsidR="003D715C" w:rsidP="004A5805" w:rsidRDefault="003D715C" w14:paraId="55587B08" w14:textId="76CEA1C4">
      <w:pPr>
        <w:jc w:val="center"/>
        <w:rPr>
          <w:b/>
          <w:bCs/>
          <w:i/>
          <w:iCs/>
          <w:u w:val="single"/>
          <w:lang w:val="en-IN"/>
        </w:rPr>
      </w:pPr>
      <w:r w:rsidRPr="007B2875">
        <w:rPr>
          <w:b/>
          <w:bCs/>
          <w:i/>
          <w:iCs/>
          <w:u w:val="single"/>
          <w:lang w:val="en-IN"/>
        </w:rPr>
        <w:t>Best For</w:t>
      </w:r>
    </w:p>
    <w:p w:rsidR="0083076E" w:rsidP="00345E13" w:rsidRDefault="00D86A35" w14:paraId="5E65984B" w14:textId="06C6CA63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Milestone</w:t>
      </w:r>
      <w:r w:rsidR="0083076E">
        <w:rPr>
          <w:lang w:val="en-IN"/>
        </w:rPr>
        <w:t xml:space="preserve"> Benefits</w:t>
      </w:r>
    </w:p>
    <w:p w:rsidR="00D86A35" w:rsidP="00345E13" w:rsidRDefault="00D86A35" w14:paraId="100DC8A0" w14:textId="5D30E7C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E-Shopping Rewards</w:t>
      </w:r>
    </w:p>
    <w:p w:rsidRPr="001C5B69" w:rsidR="0016440F" w:rsidP="00345E13" w:rsidRDefault="0016440F" w14:paraId="5036B2D4" w14:textId="38E426CE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Spend Based Reversal</w:t>
      </w:r>
    </w:p>
    <w:p w:rsidR="00251812" w:rsidP="001C5B69" w:rsidRDefault="00251812" w14:paraId="29C3A5A9" w14:textId="15B85C55">
      <w:pPr>
        <w:rPr>
          <w:ins w:author="Namita Salgiya" w:date="2026-01-14T09:30:00Z" w:id="1"/>
        </w:rPr>
      </w:pPr>
      <w:proofErr w:type="spellStart"/>
      <w:ins w:author="Namita Salgiya" w:date="2026-01-21T12:59:00Z" w:id="2">
        <w:r>
          <w:t>SimplyCLICK</w:t>
        </w:r>
        <w:proofErr w:type="spellEnd"/>
        <w:r>
          <w:t xml:space="preserve"> SBI Card makes your shopping more rewarding with e-Vouchers, </w:t>
        </w:r>
      </w:ins>
      <w:ins w:author="Namita Salgiya" w:date="2026-01-21T13:00:00Z" w:id="3">
        <w:r>
          <w:t>Reward Points and more.</w:t>
        </w:r>
      </w:ins>
    </w:p>
    <w:p w:rsidRPr="001C5B69" w:rsidR="001C5B69" w:rsidDel="00445DAC" w:rsidP="001C5B69" w:rsidRDefault="007B2875" w14:paraId="1EA2C6D9" w14:textId="2AC2D7FD">
      <w:pPr>
        <w:rPr>
          <w:del w:author="Namita Salgiya" w:date="2026-01-14T09:30:00Z" w:id="4"/>
          <w:lang w:val="en-IN" w:eastAsia="en-IN"/>
        </w:rPr>
      </w:pPr>
      <w:del w:author="Namita Salgiya" w:date="2026-01-14T09:30:00Z" w:id="5">
        <w:r w:rsidRPr="00D86A35" w:rsidDel="00445DAC">
          <w:delText>Earn 10X Reward Points on online spends with exclusive partners</w:delText>
        </w:r>
        <w:r w:rsidDel="00445DAC">
          <w:delText xml:space="preserve">. Get </w:delText>
        </w:r>
        <w:r w:rsidRPr="007B2875" w:rsidDel="00445DAC">
          <w:rPr>
            <w:lang w:val="en-IN" w:eastAsia="en-IN"/>
          </w:rPr>
          <w:delText>e-Vouchers worth Rs. 2,000 each on annual online spends of 1 Lakh and 2 Lakhs</w:delText>
        </w:r>
        <w:r w:rsidDel="00445DAC">
          <w:rPr>
            <w:lang w:val="en-IN" w:eastAsia="en-IN"/>
          </w:rPr>
          <w:delText>.</w:delText>
        </w:r>
      </w:del>
    </w:p>
    <w:p w:rsidRPr="007E6A3E" w:rsidR="00345E13" w:rsidP="004A5805" w:rsidRDefault="007B2875" w14:paraId="011E8CF5" w14:textId="1999F2A4">
      <w:pPr>
        <w:jc w:val="center"/>
        <w:rPr>
          <w:b/>
          <w:bCs/>
          <w:u w:val="single"/>
          <w:lang w:val="en-IN"/>
        </w:rPr>
      </w:pPr>
      <w:r w:rsidRPr="00BD5D9E">
        <w:rPr>
          <w:b/>
          <w:bCs/>
          <w:i/>
          <w:iCs/>
          <w:u w:val="single"/>
          <w:lang w:val="en-IN"/>
        </w:rPr>
        <w:t>Key</w:t>
      </w:r>
      <w:r w:rsidRPr="00BD5D9E">
        <w:rPr>
          <w:b/>
          <w:bCs/>
          <w:u w:val="single"/>
          <w:lang w:val="en-IN"/>
        </w:rPr>
        <w:t xml:space="preserve"> BENEFITS</w:t>
      </w:r>
    </w:p>
    <w:p w:rsidR="00D86A35" w:rsidP="2C00411B" w:rsidRDefault="00D86A35" w14:paraId="3235DFEB" w14:textId="1BC86AF6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del w:author="Namita Salgiya" w:date="2026-01-14T09:30:00Z" w16du:dateUtc="2026-01-14T09:30:00Z" w:id="475857195">
        <w:r w:rsidDel="00D86A35">
          <w:delText xml:space="preserve">Earn </w:delText>
        </w:r>
      </w:del>
      <w:r w:rsidR="00D86A35">
        <w:rPr/>
        <w:t xml:space="preserve">10X </w:t>
      </w:r>
      <w:r w:rsidR="00610080">
        <w:rPr/>
        <w:t xml:space="preserve">Reward Points </w:t>
      </w:r>
      <w:r w:rsidR="00D86A35">
        <w:rPr/>
        <w:t xml:space="preserve">on </w:t>
      </w:r>
      <w:r w:rsidR="00A219D4">
        <w:rPr/>
        <w:t>Online Spends</w:t>
      </w:r>
      <w:del w:author="Namita Salgiya" w:date="2026-01-14T09:31:00Z" w16du:dateUtc="2026-01-14T09:31:00Z" w:id="1875581111">
        <w:r w:rsidDel="00A219D4">
          <w:delText xml:space="preserve"> </w:delText>
        </w:r>
        <w:r w:rsidDel="00D86A35">
          <w:delText>with exclusive partners</w:delText>
        </w:r>
      </w:del>
    </w:p>
    <w:p w:rsidRPr="00445DAC" w:rsidR="00D86A35" w:rsidP="2C00411B" w:rsidRDefault="00445DAC" w14:paraId="37CB3EC3" w14:textId="7089972C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ins w:author="Namita Salgiya" w:date="2026-01-14T09:32:00Z" w16du:dateUtc="2026-01-14T09:32:00Z" w:id="780401538">
        <w:r w:rsidRPr="2C00411B" w:rsidR="00445DAC">
          <w:rPr>
            <w:lang w:val="en-IN" w:eastAsia="en-IN"/>
          </w:rPr>
          <w:t xml:space="preserve">Rs. 2,000 </w:t>
        </w:r>
      </w:ins>
      <w:r w:rsidRPr="2C00411B" w:rsidR="00D86A35">
        <w:rPr>
          <w:lang w:val="en-IN" w:eastAsia="en-IN"/>
        </w:rPr>
        <w:t xml:space="preserve">e-Vouchers </w:t>
      </w:r>
      <w:del w:author="Namita Salgiya" w:date="2026-01-14T09:32:00Z" w16du:dateUtc="2026-01-14T09:32:00Z" w:id="1197513234">
        <w:r w:rsidRPr="2C00411B" w:rsidDel="00D86A35">
          <w:rPr>
            <w:lang w:val="en-IN" w:eastAsia="en-IN"/>
          </w:rPr>
          <w:delText xml:space="preserve">worth Rs. 2,000 each </w:delText>
        </w:r>
      </w:del>
      <w:r w:rsidRPr="2C00411B" w:rsidR="00D86A35">
        <w:rPr>
          <w:lang w:val="en-IN" w:eastAsia="en-IN"/>
        </w:rPr>
        <w:t xml:space="preserve">on </w:t>
      </w:r>
      <w:del w:author="Namita Salgiya" w:date="2026-01-14T09:32:00Z" w16du:dateUtc="2026-01-14T09:32:00Z" w:id="241403061">
        <w:r w:rsidRPr="2C00411B" w:rsidDel="00D86A35">
          <w:rPr>
            <w:lang w:val="en-IN" w:eastAsia="en-IN"/>
          </w:rPr>
          <w:delText xml:space="preserve">annual </w:delText>
        </w:r>
      </w:del>
      <w:r w:rsidRPr="2C00411B" w:rsidR="00A219D4">
        <w:rPr>
          <w:lang w:val="en-IN" w:eastAsia="en-IN"/>
        </w:rPr>
        <w:t xml:space="preserve">Online Spends </w:t>
      </w:r>
      <w:r w:rsidRPr="2C00411B" w:rsidR="00D86A35">
        <w:rPr>
          <w:lang w:val="en-IN" w:eastAsia="en-IN"/>
        </w:rPr>
        <w:t xml:space="preserve">of </w:t>
      </w:r>
      <w:ins w:author="Upadhyay , Shubham (SBICard)" w:date="2026-01-16T14:07:00Z" w16du:dateUtc="2026-01-16T14:07:00Z" w:id="848032977">
        <w:r w:rsidRPr="2C00411B" w:rsidR="00A219D4">
          <w:rPr>
            <w:lang w:val="en-IN" w:eastAsia="en-IN"/>
          </w:rPr>
          <w:t xml:space="preserve">Rs. </w:t>
        </w:r>
      </w:ins>
      <w:r w:rsidRPr="2C00411B" w:rsidR="00D86A35">
        <w:rPr>
          <w:lang w:val="en-IN" w:eastAsia="en-IN"/>
        </w:rPr>
        <w:t xml:space="preserve">1 </w:t>
      </w:r>
      <w:r w:rsidRPr="2C00411B" w:rsidR="00A219D4">
        <w:rPr>
          <w:lang w:val="en-IN" w:eastAsia="en-IN"/>
        </w:rPr>
        <w:t xml:space="preserve">lakh </w:t>
      </w:r>
      <w:r w:rsidRPr="2C00411B" w:rsidR="00D86A35">
        <w:rPr>
          <w:lang w:val="en-IN" w:eastAsia="en-IN"/>
        </w:rPr>
        <w:t xml:space="preserve">and </w:t>
      </w:r>
      <w:ins w:author="Upadhyay , Shubham (SBICard)" w:date="2026-01-16T14:07:00Z" w16du:dateUtc="2026-01-16T14:07:00Z" w:id="419728072">
        <w:r w:rsidRPr="2C00411B" w:rsidR="00A219D4">
          <w:rPr>
            <w:lang w:val="en-IN" w:eastAsia="en-IN"/>
          </w:rPr>
          <w:t xml:space="preserve">Rs. </w:t>
        </w:r>
      </w:ins>
      <w:r w:rsidRPr="2C00411B" w:rsidR="00D86A35">
        <w:rPr>
          <w:lang w:val="en-IN" w:eastAsia="en-IN"/>
        </w:rPr>
        <w:t xml:space="preserve">2 </w:t>
      </w:r>
      <w:r w:rsidRPr="2C00411B" w:rsidR="00A219D4">
        <w:rPr>
          <w:lang w:val="en-IN" w:eastAsia="en-IN"/>
        </w:rPr>
        <w:t>lakhs</w:t>
      </w:r>
      <w:ins w:author="Namita Salgiya" w:date="2026-01-14T09:32:00Z" w16du:dateUtc="2026-01-14T09:32:00Z" w:id="644805264">
        <w:r w:rsidRPr="2C00411B" w:rsidR="00A219D4">
          <w:rPr>
            <w:lang w:val="en-IN" w:eastAsia="en-IN"/>
          </w:rPr>
          <w:t xml:space="preserve"> </w:t>
        </w:r>
      </w:ins>
    </w:p>
    <w:p w:rsidRPr="00D86A35" w:rsidR="0016440F" w:rsidP="00A269D1" w:rsidRDefault="0016440F" w14:paraId="5F68155F" w14:textId="0FDE7B95">
      <w:pPr>
        <w:pStyle w:val="ListParagraph"/>
        <w:numPr>
          <w:ilvl w:val="0"/>
          <w:numId w:val="7"/>
        </w:numPr>
        <w:rPr>
          <w:lang w:val="en-IN" w:eastAsia="en-IN"/>
        </w:rPr>
      </w:pPr>
      <w:r w:rsidR="0016440F">
        <w:rPr/>
        <w:t xml:space="preserve">1% </w:t>
      </w:r>
      <w:r w:rsidR="00A219D4">
        <w:rPr/>
        <w:t>Fuel Surcharge Wa</w:t>
      </w:r>
      <w:r w:rsidRPr="2C00411B" w:rsidR="00A219D4">
        <w:rPr>
          <w:lang w:eastAsia="en-IN"/>
        </w:rPr>
        <w:t xml:space="preserve">iver </w:t>
      </w:r>
      <w:del w:author="Namita Salgiya" w:date="2026-01-14T09:32:00Z" w16du:dateUtc="2026-01-14T09:32:00Z" w:id="1806934415">
        <w:r w:rsidRPr="2C00411B" w:rsidDel="0016440F">
          <w:rPr>
            <w:lang w:eastAsia="en-IN"/>
          </w:rPr>
          <w:delText>across all petrol pumps in India</w:delText>
        </w:r>
      </w:del>
      <w:r w:rsidRPr="2C00411B" w:rsidR="00E002DF">
        <w:rPr>
          <w:rFonts w:ascii="Calibri" w:hAnsi="Calibri" w:eastAsia="Calibri" w:cs="Calibri"/>
          <w:color w:val="0078D4"/>
          <w:sz w:val="12"/>
          <w:szCs w:val="12"/>
          <w:lang w:val="en-IN"/>
        </w:rPr>
        <w:t>(</w:t>
      </w:r>
    </w:p>
    <w:p w:rsidR="2C00411B" w:rsidP="2C00411B" w:rsidRDefault="2C00411B" w14:paraId="58AA602F" w14:textId="2986C85C">
      <w:pPr>
        <w:jc w:val="center"/>
        <w:rPr>
          <w:b w:val="1"/>
          <w:bCs w:val="1"/>
          <w:i w:val="1"/>
          <w:iCs w:val="1"/>
          <w:u w:val="single"/>
        </w:rPr>
      </w:pPr>
    </w:p>
    <w:p w:rsidRPr="007E6A3E" w:rsidR="00CD511F" w:rsidP="004A5805" w:rsidRDefault="007B2875" w14:paraId="5970C5BD" w14:textId="4F8CD657">
      <w:pPr>
        <w:jc w:val="center"/>
        <w:rPr>
          <w:b/>
          <w:bCs/>
          <w:u w:val="single"/>
        </w:rPr>
      </w:pPr>
      <w:r w:rsidRPr="00AD11D6">
        <w:rPr>
          <w:b/>
          <w:bCs/>
          <w:i/>
          <w:iCs/>
          <w:u w:val="single"/>
        </w:rPr>
        <w:t xml:space="preserve">Exclusive </w:t>
      </w:r>
      <w:r w:rsidRPr="007E6A3E">
        <w:rPr>
          <w:b/>
          <w:bCs/>
          <w:u w:val="single"/>
        </w:rPr>
        <w:t>PRIVILEGES</w:t>
      </w:r>
    </w:p>
    <w:p w:rsidRPr="00D86A35" w:rsidR="00D86A35" w:rsidP="2C00411B" w:rsidRDefault="00D86A35" w14:paraId="347048F4" w14:textId="6779D087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commentRangeStart w:id="15"/>
      <w:del w:author="Namita Salgiya" w:date="2026-01-21T13:00:00Z" w16du:dateUtc="2026-01-21T13:00:00Z" w:id="1824944007">
        <w:r w:rsidRPr="2C00411B" w:rsidDel="00D86A35">
          <w:rPr>
            <w:b w:val="1"/>
            <w:bCs w:val="1"/>
            <w:lang w:val="en-IN"/>
          </w:rPr>
          <w:delText>Log-in</w:delText>
        </w:r>
      </w:del>
      <w:ins w:author="Namita Salgiya" w:date="2026-01-21T13:00:00Z" w16du:dateUtc="2026-01-21T13:00:00Z" w:id="1033119938">
        <w:r w:rsidRPr="2C00411B" w:rsidR="00251812">
          <w:rPr>
            <w:b w:val="1"/>
            <w:bCs w:val="1"/>
            <w:lang w:val="en-IN"/>
          </w:rPr>
          <w:t>Welcome</w:t>
        </w:r>
      </w:ins>
      <w:r w:rsidRPr="2C00411B" w:rsidR="00D86A35">
        <w:rPr>
          <w:b w:val="1"/>
          <w:bCs w:val="1"/>
          <w:lang w:val="en-IN"/>
        </w:rPr>
        <w:t xml:space="preserve"> Gift</w:t>
      </w:r>
      <w:ins w:author="Upadhyay , Shubham (SBICard)" w:date="2026-01-16T14:07:00Z" w16du:dateUtc="2026-01-16T14:07:00Z" w:id="363018220">
        <w:r w:rsidRPr="2C00411B" w:rsidR="00A219D4">
          <w:rPr>
            <w:b w:val="1"/>
            <w:bCs w:val="1"/>
            <w:lang w:val="en-IN"/>
          </w:rPr>
          <w:t xml:space="preserve"> </w:t>
        </w:r>
      </w:ins>
      <w:commentRangeEnd w:id="15"/>
      <w:r>
        <w:rPr>
          <w:rStyle w:val="CommentReference"/>
        </w:rPr>
        <w:commentReference w:id="15"/>
      </w:r>
    </w:p>
    <w:p w:rsidRPr="007B2875" w:rsidR="00D86A35" w:rsidP="00A269D1" w:rsidRDefault="00D86A35" w14:paraId="52AB806C" w14:textId="14C3A513">
      <w:pPr>
        <w:pStyle w:val="ListParagraph"/>
        <w:numPr>
          <w:ilvl w:val="0"/>
          <w:numId w:val="11"/>
        </w:numPr>
      </w:pPr>
      <w:r w:rsidRPr="007B2875">
        <w:t xml:space="preserve">Get Amazon.in </w:t>
      </w:r>
      <w:r w:rsidRPr="007B2875" w:rsidR="00610080">
        <w:t xml:space="preserve">e-Gift Card </w:t>
      </w:r>
      <w:r w:rsidRPr="007B2875">
        <w:t xml:space="preserve">worth Rs. 500 on payment of </w:t>
      </w:r>
      <w:r w:rsidRPr="007B2875" w:rsidR="00610080">
        <w:t>Annual Fee</w:t>
      </w:r>
    </w:p>
    <w:p w:rsidRPr="007B2875" w:rsidR="007B2875" w:rsidP="00A269D1" w:rsidRDefault="009E53C9" w14:paraId="18EF79CA" w14:textId="07359FEF">
      <w:pPr>
        <w:pStyle w:val="ListParagraph"/>
        <w:numPr>
          <w:ilvl w:val="0"/>
          <w:numId w:val="11"/>
        </w:numPr>
      </w:pPr>
      <w:hyperlink w:tgtFrame="_blank" w:history="1" r:id="rId13">
        <w:r w:rsidRPr="007B2875" w:rsidR="007B2875">
          <w:rPr>
            <w:rStyle w:val="Hyperlink"/>
          </w:rPr>
          <w:t>Click here</w:t>
        </w:r>
      </w:hyperlink>
      <w:r w:rsidRPr="007B2875" w:rsidR="007B2875">
        <w:t xml:space="preserve"> for detailed Terms and Conditions.</w:t>
      </w:r>
    </w:p>
    <w:p w:rsidRPr="00AE161E" w:rsidR="00AE161E" w:rsidP="2C00411B" w:rsidRDefault="00CF7553" w14:paraId="2BBF83B8" w14:textId="66ED6690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2C00411B" w:rsidR="00CF7553">
        <w:rPr>
          <w:b w:val="1"/>
          <w:bCs w:val="1"/>
          <w:lang w:val="en-IN"/>
        </w:rPr>
        <w:t>E</w:t>
      </w:r>
      <w:r w:rsidRPr="2C00411B" w:rsidR="00AE161E">
        <w:rPr>
          <w:b w:val="1"/>
          <w:bCs w:val="1"/>
          <w:lang w:val="en-IN"/>
        </w:rPr>
        <w:t xml:space="preserve">-Shopping </w:t>
      </w:r>
      <w:r w:rsidRPr="2C00411B" w:rsidR="00AE161E">
        <w:rPr>
          <w:b w:val="1"/>
          <w:bCs w:val="1"/>
          <w:lang w:val="en-IN"/>
        </w:rPr>
        <w:t>Rewards</w:t>
      </w:r>
    </w:p>
    <w:p w:rsidRPr="00AE161E" w:rsidR="00AE161E" w:rsidP="00A269D1" w:rsidRDefault="00AE161E" w14:paraId="6D2CEA5B" w14:textId="041E1616">
      <w:pPr>
        <w:pStyle w:val="ListParagraph"/>
        <w:numPr>
          <w:ilvl w:val="0"/>
          <w:numId w:val="9"/>
        </w:numPr>
        <w:rPr>
          <w:lang w:val="en-IN"/>
        </w:rPr>
      </w:pPr>
      <w:r w:rsidRPr="00AE161E">
        <w:rPr>
          <w:lang w:val="en-IN"/>
        </w:rPr>
        <w:t>Earn 10X Reward Points on online spends with exclusive partners: Apollo 24x7</w:t>
      </w:r>
      <w:r>
        <w:rPr>
          <w:lang w:val="en-IN"/>
        </w:rPr>
        <w:t xml:space="preserve">, </w:t>
      </w:r>
      <w:proofErr w:type="spellStart"/>
      <w:r w:rsidRPr="00AE161E">
        <w:rPr>
          <w:lang w:val="en-IN"/>
        </w:rPr>
        <w:t>BookMyShow</w:t>
      </w:r>
      <w:proofErr w:type="spellEnd"/>
      <w:r>
        <w:rPr>
          <w:lang w:val="en-IN"/>
        </w:rPr>
        <w:t xml:space="preserve">, </w:t>
      </w:r>
      <w:proofErr w:type="spellStart"/>
      <w:r w:rsidRPr="00AE161E">
        <w:rPr>
          <w:lang w:val="en-IN"/>
        </w:rPr>
        <w:t>Cleartrip</w:t>
      </w:r>
      <w:proofErr w:type="spellEnd"/>
      <w:r>
        <w:rPr>
          <w:lang w:val="en-IN"/>
        </w:rPr>
        <w:t xml:space="preserve">, </w:t>
      </w:r>
      <w:r w:rsidRPr="00AE161E">
        <w:rPr>
          <w:lang w:val="en-IN"/>
        </w:rPr>
        <w:t>Domino</w:t>
      </w:r>
      <w:ins w:author="Upadhyay , Shubham (SBICard)" w:date="2026-01-16T14:09:00Z" w:id="19">
        <w:r w:rsidR="00CF7553">
          <w:rPr>
            <w:lang w:val="en-IN"/>
          </w:rPr>
          <w:t>'</w:t>
        </w:r>
      </w:ins>
      <w:r w:rsidRPr="00AE161E">
        <w:rPr>
          <w:lang w:val="en-IN"/>
        </w:rPr>
        <w:t>s</w:t>
      </w:r>
      <w:r>
        <w:rPr>
          <w:lang w:val="en-IN"/>
        </w:rPr>
        <w:t>,</w:t>
      </w:r>
      <w:r w:rsidRPr="00AE161E">
        <w:rPr>
          <w:lang w:val="en-IN"/>
        </w:rPr>
        <w:t xml:space="preserve"> IGP</w:t>
      </w:r>
      <w:r>
        <w:rPr>
          <w:lang w:val="en-IN"/>
        </w:rPr>
        <w:t>,</w:t>
      </w:r>
      <w:r w:rsidRPr="00AE161E">
        <w:rPr>
          <w:lang w:val="en-IN"/>
        </w:rPr>
        <w:t xml:space="preserve"> Myntra</w:t>
      </w:r>
      <w:r>
        <w:rPr>
          <w:lang w:val="en-IN"/>
        </w:rPr>
        <w:t>,</w:t>
      </w:r>
      <w:r w:rsidRPr="00AE161E">
        <w:rPr>
          <w:lang w:val="en-IN"/>
        </w:rPr>
        <w:t xml:space="preserve"> </w:t>
      </w:r>
      <w:proofErr w:type="spellStart"/>
      <w:r w:rsidRPr="00AE161E">
        <w:rPr>
          <w:lang w:val="en-IN"/>
        </w:rPr>
        <w:t>Netmeds</w:t>
      </w:r>
      <w:proofErr w:type="spellEnd"/>
      <w:r>
        <w:rPr>
          <w:lang w:val="en-IN"/>
        </w:rPr>
        <w:t>,</w:t>
      </w:r>
      <w:r w:rsidR="00551833">
        <w:rPr>
          <w:lang w:val="en-IN"/>
        </w:rPr>
        <w:t xml:space="preserve"> </w:t>
      </w:r>
      <w:proofErr w:type="spellStart"/>
      <w:r w:rsidR="00551833">
        <w:rPr>
          <w:lang w:val="en-IN"/>
        </w:rPr>
        <w:t>Swiggy</w:t>
      </w:r>
      <w:proofErr w:type="spellEnd"/>
      <w:r w:rsidR="00551833">
        <w:rPr>
          <w:lang w:val="en-IN"/>
        </w:rPr>
        <w:t>,</w:t>
      </w:r>
      <w:r w:rsidRPr="00AE161E">
        <w:rPr>
          <w:lang w:val="en-IN"/>
        </w:rPr>
        <w:t xml:space="preserve"> Yatra</w:t>
      </w:r>
      <w:ins w:author="Arun Kaushal" w:date="2026-03-03T15:48:00Z" w:id="20">
        <w:r w:rsidR="00C629CF">
          <w:rPr>
            <w:lang w:val="en-IN"/>
          </w:rPr>
          <w:t xml:space="preserve">, </w:t>
        </w:r>
        <w:proofErr w:type="spellStart"/>
        <w:r w:rsidR="00C629CF">
          <w:rPr>
            <w:lang w:val="en-IN"/>
          </w:rPr>
          <w:t>Gyftr</w:t>
        </w:r>
      </w:ins>
      <w:proofErr w:type="spellEnd"/>
    </w:p>
    <w:p w:rsidRPr="00AE161E" w:rsidR="00AE161E" w:rsidP="00A269D1" w:rsidRDefault="00AE161E" w14:paraId="6F278DF5" w14:textId="77777777">
      <w:pPr>
        <w:pStyle w:val="ListParagraph"/>
        <w:numPr>
          <w:ilvl w:val="0"/>
          <w:numId w:val="9"/>
        </w:numPr>
      </w:pPr>
      <w:r w:rsidRPr="00AE161E">
        <w:rPr>
          <w:lang w:val="en-IN"/>
        </w:rPr>
        <w:t>Earn 5X Reward Points on all other online spends</w:t>
      </w:r>
    </w:p>
    <w:p w:rsidR="00AE161E" w:rsidP="00A269D1" w:rsidRDefault="00AE161E" w14:paraId="754D4C9B" w14:textId="1795084F">
      <w:pPr>
        <w:pStyle w:val="ListParagraph"/>
        <w:numPr>
          <w:ilvl w:val="0"/>
          <w:numId w:val="9"/>
        </w:numPr>
        <w:rPr>
          <w:lang w:val="en-IN" w:eastAsia="en-IN"/>
        </w:rPr>
      </w:pPr>
      <w:r w:rsidRPr="00AE161E">
        <w:rPr>
          <w:lang w:val="en-IN" w:eastAsia="en-IN"/>
        </w:rPr>
        <w:t xml:space="preserve">Earn 1 </w:t>
      </w:r>
      <w:r w:rsidRPr="00AE161E" w:rsidR="00610080">
        <w:rPr>
          <w:lang w:val="en-IN" w:eastAsia="en-IN"/>
        </w:rPr>
        <w:t xml:space="preserve">Reward Point </w:t>
      </w:r>
      <w:r w:rsidRPr="00AE161E">
        <w:rPr>
          <w:lang w:val="en-IN" w:eastAsia="en-IN"/>
        </w:rPr>
        <w:t>per Rs.</w:t>
      </w:r>
      <w:r>
        <w:rPr>
          <w:lang w:val="en-IN" w:eastAsia="en-IN"/>
        </w:rPr>
        <w:t xml:space="preserve"> </w:t>
      </w:r>
      <w:r w:rsidRPr="00AE161E">
        <w:rPr>
          <w:lang w:val="en-IN" w:eastAsia="en-IN"/>
        </w:rPr>
        <w:t>100 on all other spends</w:t>
      </w:r>
    </w:p>
    <w:p w:rsidRPr="007B2875" w:rsidR="007B2875" w:rsidP="00A269D1" w:rsidRDefault="007B2875" w14:paraId="5F289CD7" w14:textId="3B40244E">
      <w:pPr>
        <w:pStyle w:val="ListParagraph"/>
        <w:numPr>
          <w:ilvl w:val="0"/>
          <w:numId w:val="9"/>
        </w:numPr>
      </w:pPr>
      <w:r>
        <w:t>C</w:t>
      </w:r>
      <w:r w:rsidRPr="007B2875">
        <w:t>lick </w:t>
      </w:r>
      <w:hyperlink w:tgtFrame="_blank" w:history="1" r:id="rId15">
        <w:r w:rsidRPr="007B2875">
          <w:rPr>
            <w:rStyle w:val="Hyperlink"/>
          </w:rPr>
          <w:t>here</w:t>
        </w:r>
      </w:hyperlink>
      <w:r>
        <w:t xml:space="preserve"> </w:t>
      </w:r>
      <w:r w:rsidRPr="007B2875">
        <w:t>for detailed Terms and Conditions</w:t>
      </w:r>
    </w:p>
    <w:p w:rsidRPr="00AE161E" w:rsidR="00AE161E" w:rsidP="2C00411B" w:rsidRDefault="00AE161E" w14:paraId="69CE6E73" w14:textId="369419F2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2C00411B" w:rsidR="00AE161E">
        <w:rPr>
          <w:b w:val="1"/>
          <w:bCs w:val="1"/>
          <w:lang w:val="en-IN" w:eastAsia="en-IN"/>
        </w:rPr>
        <w:t>Milestone Benefits</w:t>
      </w:r>
      <w:ins w:author="Upadhyay , Shubham (SBICard)" w:date="2026-01-16T14:09:00Z" w16du:dateUtc="2026-01-16T14:09:00Z" w:id="2105408229">
        <w:r w:rsidRPr="2C00411B" w:rsidR="00CF7553">
          <w:rPr>
            <w:b w:val="1"/>
            <w:bCs w:val="1"/>
            <w:lang w:val="en-IN" w:eastAsia="en-IN"/>
          </w:rPr>
          <w:t xml:space="preserve"> </w:t>
        </w:r>
      </w:ins>
    </w:p>
    <w:p w:rsidRPr="00AE161E" w:rsidR="00AE161E" w:rsidP="00A269D1" w:rsidRDefault="00CF7553" w14:paraId="2F70155C" w14:textId="63372E6D">
      <w:pPr>
        <w:pStyle w:val="ListParagraph"/>
        <w:numPr>
          <w:ilvl w:val="0"/>
          <w:numId w:val="10"/>
        </w:numPr>
        <w:rPr>
          <w:lang w:val="en-IN" w:eastAsia="en-IN"/>
        </w:rPr>
      </w:pPr>
      <w:r w:rsidRPr="00AE161E">
        <w:rPr>
          <w:lang w:val="en-IN" w:eastAsia="en-IN"/>
        </w:rPr>
        <w:t>E</w:t>
      </w:r>
      <w:r w:rsidRPr="00AE161E" w:rsidR="00AE161E">
        <w:rPr>
          <w:lang w:val="en-IN" w:eastAsia="en-IN"/>
        </w:rPr>
        <w:t xml:space="preserve">-Vouchers worth Rs. 2,000 each on reaching annual online spends of 1 </w:t>
      </w:r>
      <w:r w:rsidRPr="00AE161E">
        <w:rPr>
          <w:lang w:val="en-IN" w:eastAsia="en-IN"/>
        </w:rPr>
        <w:t xml:space="preserve">lakh </w:t>
      </w:r>
      <w:r w:rsidRPr="00AE161E" w:rsidR="00AE161E">
        <w:rPr>
          <w:lang w:val="en-IN" w:eastAsia="en-IN"/>
        </w:rPr>
        <w:t xml:space="preserve">and 2 </w:t>
      </w:r>
      <w:r w:rsidRPr="00AE161E">
        <w:rPr>
          <w:lang w:val="en-IN" w:eastAsia="en-IN"/>
        </w:rPr>
        <w:t>lakh</w:t>
      </w:r>
      <w:r>
        <w:rPr>
          <w:lang w:val="en-IN" w:eastAsia="en-IN"/>
        </w:rPr>
        <w:t>s</w:t>
      </w:r>
      <w:r w:rsidRPr="00AE161E">
        <w:rPr>
          <w:lang w:val="en-IN" w:eastAsia="en-IN"/>
        </w:rPr>
        <w:t xml:space="preserve"> </w:t>
      </w:r>
      <w:r w:rsidRPr="00AE161E" w:rsidR="00AE161E">
        <w:rPr>
          <w:lang w:val="en-IN" w:eastAsia="en-IN"/>
        </w:rPr>
        <w:t>respectively</w:t>
      </w:r>
    </w:p>
    <w:p w:rsidR="00AE161E" w:rsidP="00A269D1" w:rsidRDefault="00CF7553" w14:paraId="79F04442" w14:textId="22D56BE7">
      <w:pPr>
        <w:pStyle w:val="ListParagraph"/>
        <w:numPr>
          <w:ilvl w:val="0"/>
          <w:numId w:val="10"/>
        </w:numPr>
        <w:rPr>
          <w:lang w:val="en-IN" w:eastAsia="en-IN"/>
        </w:rPr>
      </w:pPr>
      <w:r w:rsidRPr="00AE161E">
        <w:rPr>
          <w:lang w:val="en-IN" w:eastAsia="en-IN"/>
        </w:rPr>
        <w:t>E</w:t>
      </w:r>
      <w:r w:rsidRPr="00AE161E" w:rsidR="00AE161E">
        <w:rPr>
          <w:lang w:val="en-IN" w:eastAsia="en-IN"/>
        </w:rPr>
        <w:t>-Voucher Brand</w:t>
      </w:r>
      <w:r w:rsidR="00610080">
        <w:rPr>
          <w:lang w:val="en-IN" w:eastAsia="en-IN"/>
        </w:rPr>
        <w:t>s</w:t>
      </w:r>
      <w:r w:rsidRPr="00AE161E" w:rsidR="00AE161E">
        <w:rPr>
          <w:lang w:val="en-IN" w:eastAsia="en-IN"/>
        </w:rPr>
        <w:t xml:space="preserve">: </w:t>
      </w:r>
      <w:proofErr w:type="spellStart"/>
      <w:r w:rsidRPr="00AE161E" w:rsidR="00AE161E">
        <w:rPr>
          <w:lang w:val="en-IN" w:eastAsia="en-IN"/>
        </w:rPr>
        <w:t>Cleartri</w:t>
      </w:r>
      <w:r w:rsidR="00AE161E">
        <w:rPr>
          <w:lang w:val="en-IN" w:eastAsia="en-IN"/>
        </w:rPr>
        <w:t>p</w:t>
      </w:r>
      <w:proofErr w:type="spellEnd"/>
      <w:r w:rsidR="00AE161E">
        <w:rPr>
          <w:lang w:val="en-IN" w:eastAsia="en-IN"/>
        </w:rPr>
        <w:t>,</w:t>
      </w:r>
      <w:r w:rsidRPr="00AE161E" w:rsidR="00AE161E">
        <w:rPr>
          <w:lang w:val="en-IN" w:eastAsia="en-IN"/>
        </w:rPr>
        <w:t xml:space="preserve"> Yatra</w:t>
      </w:r>
    </w:p>
    <w:p w:rsidRPr="007B2875" w:rsidR="007B2875" w:rsidP="00A269D1" w:rsidRDefault="009E53C9" w14:paraId="60BF38F6" w14:textId="77777777">
      <w:pPr>
        <w:pStyle w:val="ListParagraph"/>
        <w:numPr>
          <w:ilvl w:val="0"/>
          <w:numId w:val="10"/>
        </w:numPr>
      </w:pPr>
      <w:hyperlink w:tgtFrame="_blank" w:history="1" r:id="rId17">
        <w:proofErr w:type="spellStart"/>
        <w:r w:rsidRPr="007B2875" w:rsidR="007B2875">
          <w:rPr>
            <w:rStyle w:val="Hyperlink"/>
          </w:rPr>
          <w:t>Cleartrip</w:t>
        </w:r>
        <w:proofErr w:type="spellEnd"/>
      </w:hyperlink>
      <w:r w:rsidRPr="007B2875" w:rsidR="007B2875">
        <w:t> Terms &amp; Conditions</w:t>
      </w:r>
    </w:p>
    <w:p w:rsidRPr="007B2875" w:rsidR="007B2875" w:rsidP="00A269D1" w:rsidRDefault="009E53C9" w14:paraId="321D518F" w14:textId="6E04BB7C">
      <w:pPr>
        <w:pStyle w:val="ListParagraph"/>
        <w:numPr>
          <w:ilvl w:val="0"/>
          <w:numId w:val="10"/>
        </w:numPr>
      </w:pPr>
      <w:hyperlink w:tgtFrame="_blank" w:history="1" r:id="rId18">
        <w:r w:rsidRPr="007B2875" w:rsidR="007B2875">
          <w:rPr>
            <w:rStyle w:val="Hyperlink"/>
          </w:rPr>
          <w:t>Yatra</w:t>
        </w:r>
      </w:hyperlink>
      <w:r w:rsidRPr="007B2875" w:rsidR="007B2875">
        <w:t> Terms &amp; Conditions</w:t>
      </w:r>
    </w:p>
    <w:p w:rsidRPr="009164D7" w:rsidR="00AE161E" w:rsidP="2C00411B" w:rsidRDefault="00AE161E" w14:paraId="7E465462" w14:textId="71CA2638">
      <w:pPr>
        <w:rPr>
          <w:rFonts w:ascii="Calibri" w:hAnsi="Calibri" w:eastAsia="Calibri" w:cs="Calibri"/>
          <w:color w:val="0078D4"/>
          <w:sz w:val="12"/>
          <w:szCs w:val="12"/>
          <w:lang w:val="en-IN"/>
        </w:rPr>
      </w:pPr>
      <w:r w:rsidRPr="2C00411B" w:rsidR="00AE161E">
        <w:rPr>
          <w:b w:val="1"/>
          <w:bCs w:val="1"/>
          <w:lang w:val="en-IN"/>
        </w:rPr>
        <w:t>Fuel Surcharge Waiver</w:t>
      </w:r>
      <w:ins w:author="Upadhyay , Shubham (SBICard)" w:date="2026-01-16T14:10:00Z" w16du:dateUtc="2026-01-16T14:10:00Z" w:id="1233169697">
        <w:r w:rsidRPr="2C00411B" w:rsidR="00CF7553">
          <w:rPr>
            <w:b w:val="1"/>
            <w:bCs w:val="1"/>
            <w:lang w:val="en-IN"/>
          </w:rPr>
          <w:t xml:space="preserve"> </w:t>
        </w:r>
      </w:ins>
    </w:p>
    <w:p w:rsidRPr="00F23D00" w:rsidR="00AE161E" w:rsidP="00A269D1" w:rsidRDefault="00AE161E" w14:paraId="6B2030CE" w14:textId="77777777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 xml:space="preserve">Enjoy a 1% fuel surcharge waiver on </w:t>
      </w:r>
      <w:r>
        <w:rPr>
          <w:lang w:val="en-IN"/>
        </w:rPr>
        <w:t xml:space="preserve">every </w:t>
      </w:r>
      <w:r w:rsidRPr="00F23D00">
        <w:rPr>
          <w:lang w:val="en-IN"/>
        </w:rPr>
        <w:t xml:space="preserve">transaction between </w:t>
      </w:r>
      <w:r>
        <w:rPr>
          <w:lang w:val="en-IN"/>
        </w:rPr>
        <w:t xml:space="preserve">Rs. </w:t>
      </w:r>
      <w:r w:rsidRPr="00F23D00">
        <w:rPr>
          <w:lang w:val="en-IN"/>
        </w:rPr>
        <w:t xml:space="preserve">500 and </w:t>
      </w:r>
      <w:r>
        <w:rPr>
          <w:lang w:val="en-IN"/>
        </w:rPr>
        <w:t>Rs. 3</w:t>
      </w:r>
      <w:r w:rsidRPr="00F23D00">
        <w:rPr>
          <w:lang w:val="en-IN"/>
        </w:rPr>
        <w:t xml:space="preserve">,000 at </w:t>
      </w:r>
      <w:r>
        <w:rPr>
          <w:lang w:val="en-IN"/>
        </w:rPr>
        <w:t xml:space="preserve">all </w:t>
      </w:r>
      <w:r w:rsidRPr="00F23D00">
        <w:rPr>
          <w:lang w:val="en-IN"/>
        </w:rPr>
        <w:t>petrol pumps across India.</w:t>
      </w:r>
    </w:p>
    <w:p w:rsidRPr="009D2D1C" w:rsidR="00AE161E" w:rsidP="00A269D1" w:rsidRDefault="00AE161E" w14:paraId="4CFD3CC1" w14:textId="77777777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lastRenderedPageBreak/>
        <w:t xml:space="preserve">Maximum waiver of </w:t>
      </w:r>
      <w:r>
        <w:rPr>
          <w:lang w:val="en-IN"/>
        </w:rPr>
        <w:t>Rs. 10</w:t>
      </w:r>
      <w:r w:rsidRPr="00F23D00">
        <w:rPr>
          <w:lang w:val="en-IN"/>
        </w:rPr>
        <w:t>0 per statement cycle, per credit card account.</w:t>
      </w:r>
    </w:p>
    <w:p w:rsidRPr="009D2D1C" w:rsidR="00AE161E" w:rsidP="2C00411B" w:rsidRDefault="00AE161E" w14:paraId="2C462234" w14:textId="0D18C16C">
      <w:pPr>
        <w:rPr>
          <w:rFonts w:ascii="Calibri" w:hAnsi="Calibri" w:eastAsia="Calibri" w:cs="Calibri"/>
          <w:color w:val="0078D4"/>
          <w:sz w:val="12"/>
          <w:szCs w:val="12"/>
          <w:lang w:val="en-IN"/>
        </w:rPr>
      </w:pPr>
      <w:r w:rsidRPr="2C00411B" w:rsidR="00AE161E">
        <w:rPr>
          <w:b w:val="1"/>
          <w:bCs w:val="1"/>
          <w:lang w:val="en-IN"/>
        </w:rPr>
        <w:t>Spend Based Reversal</w:t>
      </w:r>
      <w:ins w:author="Upadhyay , Shubham (SBICard)" w:date="2026-01-16T14:10:00Z" w16du:dateUtc="2026-01-16T14:10:00Z" w:id="532454547">
        <w:r w:rsidRPr="2C00411B" w:rsidR="00CF7553">
          <w:rPr>
            <w:b w:val="1"/>
            <w:bCs w:val="1"/>
            <w:lang w:val="en-IN"/>
          </w:rPr>
          <w:t xml:space="preserve"> </w:t>
        </w:r>
      </w:ins>
    </w:p>
    <w:p w:rsidRPr="009D2D1C" w:rsidR="00AE161E" w:rsidP="00A269D1" w:rsidRDefault="00AE161E" w14:paraId="199AE9C1" w14:textId="0D87BB1E">
      <w:pPr>
        <w:numPr>
          <w:ilvl w:val="0"/>
          <w:numId w:val="8"/>
        </w:numPr>
        <w:rPr>
          <w:lang w:val="en-IN"/>
        </w:rPr>
      </w:pPr>
      <w:r w:rsidRPr="009D2D1C">
        <w:rPr>
          <w:lang w:val="en-IN"/>
        </w:rPr>
        <w:t xml:space="preserve">Reversal of </w:t>
      </w:r>
      <w:r w:rsidRPr="009D2D1C" w:rsidR="00CF7553">
        <w:rPr>
          <w:lang w:val="en-IN"/>
        </w:rPr>
        <w:t xml:space="preserve">Renewal Fee </w:t>
      </w:r>
      <w:r w:rsidRPr="009D2D1C">
        <w:rPr>
          <w:lang w:val="en-IN"/>
        </w:rPr>
        <w:t>on annual spends of Rs.</w:t>
      </w:r>
      <w:r>
        <w:rPr>
          <w:lang w:val="en-IN"/>
        </w:rPr>
        <w:t xml:space="preserve"> 1</w:t>
      </w:r>
      <w:r w:rsidRPr="009D2D1C">
        <w:rPr>
          <w:lang w:val="en-IN"/>
        </w:rPr>
        <w:t xml:space="preserve"> </w:t>
      </w:r>
      <w:r w:rsidRPr="009D2D1C" w:rsidR="00CF7553">
        <w:rPr>
          <w:lang w:val="en-IN"/>
        </w:rPr>
        <w:t>lakh</w:t>
      </w:r>
    </w:p>
    <w:p w:rsidR="007B2875" w:rsidP="00A80E72" w:rsidRDefault="007B2875" w14:paraId="543324BB" w14:textId="77777777">
      <w:pPr>
        <w:jc w:val="center"/>
        <w:rPr>
          <w:b/>
          <w:bCs/>
          <w:u w:val="single"/>
          <w:lang w:val="en-IN"/>
        </w:rPr>
      </w:pPr>
      <w:r w:rsidRPr="00AD11D6">
        <w:rPr>
          <w:b/>
          <w:bCs/>
          <w:i/>
          <w:iCs/>
          <w:u w:val="single"/>
          <w:lang w:val="en-IN"/>
        </w:rPr>
        <w:t>Explore</w:t>
      </w:r>
      <w:r w:rsidRPr="00166BEB">
        <w:rPr>
          <w:b/>
          <w:bCs/>
          <w:u w:val="single"/>
          <w:lang w:val="en-IN"/>
        </w:rPr>
        <w:t xml:space="preserve"> REWARDS</w:t>
      </w:r>
    </w:p>
    <w:p w:rsidRPr="00AE161E" w:rsidR="007B2875" w:rsidP="007B2875" w:rsidRDefault="00CF7553" w14:paraId="0A7635A6" w14:textId="26BB106F">
      <w:pPr>
        <w:rPr>
          <w:b/>
          <w:bCs/>
          <w:lang w:val="en-IN"/>
        </w:rPr>
      </w:pPr>
      <w:r w:rsidRPr="00AE161E">
        <w:rPr>
          <w:b/>
          <w:bCs/>
          <w:lang w:val="en-IN"/>
        </w:rPr>
        <w:t>E</w:t>
      </w:r>
      <w:r w:rsidRPr="00AE161E" w:rsidR="007B2875">
        <w:rPr>
          <w:b/>
          <w:bCs/>
          <w:lang w:val="en-IN"/>
        </w:rPr>
        <w:t>-Shopping Rewards</w:t>
      </w:r>
    </w:p>
    <w:p w:rsidRPr="00AE161E" w:rsidR="007B2875" w:rsidP="00A269D1" w:rsidRDefault="007B2875" w14:paraId="73F4E38A" w14:textId="34A79899">
      <w:pPr>
        <w:pStyle w:val="ListParagraph"/>
        <w:numPr>
          <w:ilvl w:val="0"/>
          <w:numId w:val="9"/>
        </w:numPr>
        <w:rPr>
          <w:lang w:val="en-IN"/>
        </w:rPr>
      </w:pPr>
      <w:del w:author="Namita Salgiya" w:date="2026-01-14T09:33:00Z" w:id="24">
        <w:r w:rsidRPr="00AE161E" w:rsidDel="00FA31FF">
          <w:rPr>
            <w:lang w:val="en-IN"/>
          </w:rPr>
          <w:delText xml:space="preserve">Earn </w:delText>
        </w:r>
      </w:del>
      <w:r w:rsidRPr="00AE161E">
        <w:rPr>
          <w:lang w:val="en-IN"/>
        </w:rPr>
        <w:t>10X Reward Points on online spends with exclusive partners</w:t>
      </w:r>
      <w:del w:author="Namita Salgiya" w:date="2026-01-14T09:33:00Z" w:id="25">
        <w:r w:rsidRPr="00AE161E" w:rsidDel="00FA31FF">
          <w:rPr>
            <w:lang w:val="en-IN"/>
          </w:rPr>
          <w:delText>: Apollo 24x7</w:delText>
        </w:r>
        <w:r w:rsidDel="00FA31FF">
          <w:rPr>
            <w:lang w:val="en-IN"/>
          </w:rPr>
          <w:delText xml:space="preserve">, </w:delText>
        </w:r>
        <w:r w:rsidRPr="00AE161E" w:rsidDel="00FA31FF">
          <w:rPr>
            <w:lang w:val="en-IN"/>
          </w:rPr>
          <w:delText>BookMyShow</w:delText>
        </w:r>
        <w:r w:rsidDel="00FA31FF">
          <w:rPr>
            <w:lang w:val="en-IN"/>
          </w:rPr>
          <w:delText xml:space="preserve">, </w:delText>
        </w:r>
        <w:r w:rsidRPr="00AE161E" w:rsidDel="00FA31FF">
          <w:rPr>
            <w:lang w:val="en-IN"/>
          </w:rPr>
          <w:delText>Cleartrip</w:delText>
        </w:r>
        <w:r w:rsidDel="00FA31FF">
          <w:rPr>
            <w:lang w:val="en-IN"/>
          </w:rPr>
          <w:delText xml:space="preserve">, </w:delText>
        </w:r>
        <w:r w:rsidRPr="00AE161E" w:rsidDel="00FA31FF">
          <w:rPr>
            <w:lang w:val="en-IN"/>
          </w:rPr>
          <w:delText>Dominos</w:delText>
        </w:r>
        <w:r w:rsidDel="00FA31FF">
          <w:rPr>
            <w:lang w:val="en-IN"/>
          </w:rPr>
          <w:delText>,</w:delText>
        </w:r>
        <w:r w:rsidRPr="00AE161E" w:rsidDel="00FA31FF">
          <w:rPr>
            <w:lang w:val="en-IN"/>
          </w:rPr>
          <w:delText xml:space="preserve"> IGP</w:delText>
        </w:r>
        <w:r w:rsidDel="00FA31FF">
          <w:rPr>
            <w:lang w:val="en-IN"/>
          </w:rPr>
          <w:delText>,</w:delText>
        </w:r>
        <w:r w:rsidRPr="00AE161E" w:rsidDel="00FA31FF">
          <w:rPr>
            <w:lang w:val="en-IN"/>
          </w:rPr>
          <w:delText xml:space="preserve"> Myntra</w:delText>
        </w:r>
        <w:r w:rsidDel="00FA31FF">
          <w:rPr>
            <w:lang w:val="en-IN"/>
          </w:rPr>
          <w:delText>,</w:delText>
        </w:r>
        <w:r w:rsidRPr="00AE161E" w:rsidDel="00FA31FF">
          <w:rPr>
            <w:lang w:val="en-IN"/>
          </w:rPr>
          <w:delText xml:space="preserve"> Netmeds</w:delText>
        </w:r>
        <w:r w:rsidDel="00FA31FF">
          <w:rPr>
            <w:lang w:val="en-IN"/>
          </w:rPr>
          <w:delText>,</w:delText>
        </w:r>
        <w:r w:rsidRPr="00AE161E" w:rsidDel="00FA31FF">
          <w:rPr>
            <w:lang w:val="en-IN"/>
          </w:rPr>
          <w:delText xml:space="preserve"> Yatra</w:delText>
        </w:r>
      </w:del>
    </w:p>
    <w:p w:rsidRPr="00AE161E" w:rsidR="007B2875" w:rsidP="00A269D1" w:rsidRDefault="007B2875" w14:paraId="14CA14DB" w14:textId="72AF43F5">
      <w:pPr>
        <w:pStyle w:val="ListParagraph"/>
        <w:numPr>
          <w:ilvl w:val="0"/>
          <w:numId w:val="9"/>
        </w:numPr>
      </w:pPr>
      <w:del w:author="Namita Salgiya" w:date="2026-01-14T09:33:00Z" w:id="26">
        <w:r w:rsidRPr="00AE161E" w:rsidDel="00FA31FF">
          <w:rPr>
            <w:lang w:val="en-IN"/>
          </w:rPr>
          <w:delText xml:space="preserve">Earn </w:delText>
        </w:r>
      </w:del>
      <w:r w:rsidRPr="00AE161E">
        <w:rPr>
          <w:lang w:val="en-IN"/>
        </w:rPr>
        <w:t xml:space="preserve">5X Reward Points on </w:t>
      </w:r>
      <w:del w:author="Namita Salgiya" w:date="2026-01-14T09:33:00Z" w:id="27">
        <w:r w:rsidRPr="00AE161E" w:rsidDel="00FA31FF">
          <w:rPr>
            <w:lang w:val="en-IN"/>
          </w:rPr>
          <w:delText xml:space="preserve">all </w:delText>
        </w:r>
      </w:del>
      <w:r w:rsidRPr="00AE161E">
        <w:rPr>
          <w:lang w:val="en-IN"/>
        </w:rPr>
        <w:t>other online spends</w:t>
      </w:r>
    </w:p>
    <w:p w:rsidR="007B2875" w:rsidDel="00FA31FF" w:rsidP="00A269D1" w:rsidRDefault="007B2875" w14:paraId="278EC271" w14:textId="1E4E63B0">
      <w:pPr>
        <w:pStyle w:val="ListParagraph"/>
        <w:numPr>
          <w:ilvl w:val="0"/>
          <w:numId w:val="9"/>
        </w:numPr>
        <w:rPr>
          <w:del w:author="Namita Salgiya" w:date="2026-01-14T09:34:00Z" w:id="28"/>
          <w:lang w:val="en-IN" w:eastAsia="en-IN"/>
        </w:rPr>
      </w:pPr>
      <w:del w:author="Namita Salgiya" w:date="2026-01-14T09:34:00Z" w:id="29">
        <w:r w:rsidRPr="00AE161E" w:rsidDel="00FA31FF">
          <w:rPr>
            <w:lang w:val="en-IN" w:eastAsia="en-IN"/>
          </w:rPr>
          <w:delText>Earn 1 Reward Point per Rs.</w:delText>
        </w:r>
        <w:r w:rsidDel="00FA31FF">
          <w:rPr>
            <w:lang w:val="en-IN" w:eastAsia="en-IN"/>
          </w:rPr>
          <w:delText xml:space="preserve"> </w:delText>
        </w:r>
        <w:r w:rsidRPr="00AE161E" w:rsidDel="00FA31FF">
          <w:rPr>
            <w:lang w:val="en-IN" w:eastAsia="en-IN"/>
          </w:rPr>
          <w:delText>100 on all other spends</w:delText>
        </w:r>
      </w:del>
    </w:p>
    <w:p w:rsidRPr="007B2875" w:rsidR="007B2875" w:rsidDel="00FA31FF" w:rsidP="00A269D1" w:rsidRDefault="007B2875" w14:paraId="0570944A" w14:textId="683EF9A6">
      <w:pPr>
        <w:pStyle w:val="ListParagraph"/>
        <w:numPr>
          <w:ilvl w:val="0"/>
          <w:numId w:val="9"/>
        </w:numPr>
        <w:rPr>
          <w:del w:author="Namita Salgiya" w:date="2026-01-14T09:34:00Z" w:id="30"/>
        </w:rPr>
      </w:pPr>
      <w:del w:author="Namita Salgiya" w:date="2026-01-14T09:34:00Z" w:id="31">
        <w:r w:rsidDel="00FA31FF">
          <w:delText>C</w:delText>
        </w:r>
        <w:r w:rsidRPr="007B2875" w:rsidDel="00FA31FF">
          <w:delText>lick </w:delText>
        </w:r>
        <w:r w:rsidDel="00FA31FF">
          <w:fldChar w:fldCharType="begin"/>
        </w:r>
        <w:r w:rsidDel="00FA31FF">
          <w:delInstrText>HYPERLINK "https://www.sbicard.com/sbi-card-en/assets/docs/pdf/personal/credit-cards/value-savings/simplyclick/simplyclick-sbi-card-rp-tnc.pdf" \t "_blank"</w:delInstrText>
        </w:r>
        <w:r w:rsidDel="00FA31FF">
          <w:fldChar w:fldCharType="separate"/>
        </w:r>
        <w:r w:rsidRPr="007B2875" w:rsidDel="00FA31FF">
          <w:rPr>
            <w:rStyle w:val="Hyperlink"/>
          </w:rPr>
          <w:delText>here</w:delText>
        </w:r>
        <w:r w:rsidDel="00FA31FF">
          <w:fldChar w:fldCharType="end"/>
        </w:r>
        <w:r w:rsidDel="00FA31FF">
          <w:delText xml:space="preserve"> </w:delText>
        </w:r>
        <w:r w:rsidRPr="007B2875" w:rsidDel="00FA31FF">
          <w:delText>for detailed Terms and Conditions</w:delText>
        </w:r>
      </w:del>
    </w:p>
    <w:p w:rsidRPr="00AE161E" w:rsidR="007B2875" w:rsidP="007B2875" w:rsidRDefault="007B2875" w14:paraId="2AC63B53" w14:textId="77777777">
      <w:pPr>
        <w:rPr>
          <w:b/>
          <w:bCs/>
          <w:lang w:val="en-IN" w:eastAsia="en-IN"/>
        </w:rPr>
      </w:pPr>
      <w:r w:rsidRPr="00AE161E">
        <w:rPr>
          <w:b/>
          <w:bCs/>
          <w:lang w:val="en-IN" w:eastAsia="en-IN"/>
        </w:rPr>
        <w:t>Milestone Benefits</w:t>
      </w:r>
    </w:p>
    <w:p w:rsidRPr="00AE161E" w:rsidR="007B2875" w:rsidP="00A269D1" w:rsidRDefault="00CF7553" w14:paraId="11DEA391" w14:textId="6AF88EC3">
      <w:pPr>
        <w:pStyle w:val="ListParagraph"/>
        <w:numPr>
          <w:ilvl w:val="0"/>
          <w:numId w:val="10"/>
        </w:numPr>
        <w:rPr>
          <w:lang w:val="en-IN" w:eastAsia="en-IN"/>
        </w:rPr>
      </w:pPr>
      <w:r w:rsidRPr="00AE161E">
        <w:rPr>
          <w:lang w:val="en-IN" w:eastAsia="en-IN"/>
        </w:rPr>
        <w:t>E</w:t>
      </w:r>
      <w:r w:rsidRPr="00AE161E" w:rsidR="007B2875">
        <w:rPr>
          <w:lang w:val="en-IN" w:eastAsia="en-IN"/>
        </w:rPr>
        <w:t xml:space="preserve">-Vouchers worth Rs. 2,000 each on </w:t>
      </w:r>
      <w:del w:author="Namita Salgiya" w:date="2026-01-14T09:34:00Z" w:id="32">
        <w:r w:rsidRPr="00AE161E" w:rsidDel="00FA31FF" w:rsidR="007B2875">
          <w:rPr>
            <w:lang w:val="en-IN" w:eastAsia="en-IN"/>
          </w:rPr>
          <w:delText xml:space="preserve">reaching </w:delText>
        </w:r>
      </w:del>
      <w:r w:rsidRPr="00AE161E" w:rsidR="007B2875">
        <w:rPr>
          <w:lang w:val="en-IN" w:eastAsia="en-IN"/>
        </w:rPr>
        <w:t xml:space="preserve">annual online spends of 1 </w:t>
      </w:r>
      <w:r w:rsidRPr="00AE161E">
        <w:rPr>
          <w:lang w:val="en-IN" w:eastAsia="en-IN"/>
        </w:rPr>
        <w:t xml:space="preserve">lakh </w:t>
      </w:r>
      <w:r w:rsidRPr="00AE161E" w:rsidR="007B2875">
        <w:rPr>
          <w:lang w:val="en-IN" w:eastAsia="en-IN"/>
        </w:rPr>
        <w:t xml:space="preserve">and 2 </w:t>
      </w:r>
      <w:r w:rsidRPr="00AE161E">
        <w:rPr>
          <w:lang w:val="en-IN" w:eastAsia="en-IN"/>
        </w:rPr>
        <w:t>lakh</w:t>
      </w:r>
      <w:r>
        <w:rPr>
          <w:lang w:val="en-IN" w:eastAsia="en-IN"/>
        </w:rPr>
        <w:t>s</w:t>
      </w:r>
      <w:r w:rsidRPr="00AE161E">
        <w:rPr>
          <w:lang w:val="en-IN" w:eastAsia="en-IN"/>
        </w:rPr>
        <w:t xml:space="preserve"> </w:t>
      </w:r>
      <w:del w:author="Namita Salgiya" w:date="2026-01-14T09:34:00Z" w:id="33">
        <w:r w:rsidRPr="00AE161E" w:rsidDel="00FA31FF" w:rsidR="007B2875">
          <w:rPr>
            <w:lang w:val="en-IN" w:eastAsia="en-IN"/>
          </w:rPr>
          <w:delText>respectively</w:delText>
        </w:r>
      </w:del>
    </w:p>
    <w:p w:rsidR="007B2875" w:rsidDel="00FA31FF" w:rsidP="00A269D1" w:rsidRDefault="007B2875" w14:paraId="25359EEF" w14:textId="74F73E71">
      <w:pPr>
        <w:pStyle w:val="ListParagraph"/>
        <w:numPr>
          <w:ilvl w:val="0"/>
          <w:numId w:val="10"/>
        </w:numPr>
        <w:rPr>
          <w:del w:author="Namita Salgiya" w:date="2026-01-14T09:35:00Z" w:id="34"/>
          <w:lang w:val="en-IN" w:eastAsia="en-IN"/>
        </w:rPr>
      </w:pPr>
      <w:del w:author="Namita Salgiya" w:date="2026-01-14T09:35:00Z" w:id="35">
        <w:r w:rsidRPr="00AE161E" w:rsidDel="00FA31FF">
          <w:rPr>
            <w:lang w:val="en-IN" w:eastAsia="en-IN"/>
          </w:rPr>
          <w:delText>e-Voucher Brand</w:delText>
        </w:r>
        <w:r w:rsidDel="00FA31FF">
          <w:rPr>
            <w:lang w:val="en-IN" w:eastAsia="en-IN"/>
          </w:rPr>
          <w:delText>s</w:delText>
        </w:r>
        <w:r w:rsidRPr="00AE161E" w:rsidDel="00FA31FF">
          <w:rPr>
            <w:lang w:val="en-IN" w:eastAsia="en-IN"/>
          </w:rPr>
          <w:delText>: Cleartri</w:delText>
        </w:r>
        <w:r w:rsidDel="00FA31FF">
          <w:rPr>
            <w:lang w:val="en-IN" w:eastAsia="en-IN"/>
          </w:rPr>
          <w:delText>p,</w:delText>
        </w:r>
        <w:r w:rsidRPr="00AE161E" w:rsidDel="00FA31FF">
          <w:rPr>
            <w:lang w:val="en-IN" w:eastAsia="en-IN"/>
          </w:rPr>
          <w:delText xml:space="preserve"> Yatra</w:delText>
        </w:r>
      </w:del>
    </w:p>
    <w:p w:rsidRPr="007B2875" w:rsidR="007B2875" w:rsidDel="00FA31FF" w:rsidP="00A269D1" w:rsidRDefault="007B2875" w14:paraId="2998E4FE" w14:textId="57B5CCDA">
      <w:pPr>
        <w:pStyle w:val="ListParagraph"/>
        <w:numPr>
          <w:ilvl w:val="0"/>
          <w:numId w:val="10"/>
        </w:numPr>
        <w:rPr>
          <w:del w:author="Namita Salgiya" w:date="2026-01-14T09:35:00Z" w:id="36"/>
        </w:rPr>
      </w:pPr>
      <w:del w:author="Namita Salgiya" w:date="2026-01-14T09:35:00Z" w:id="37">
        <w:r w:rsidDel="00FA31FF">
          <w:fldChar w:fldCharType="begin"/>
        </w:r>
        <w:r w:rsidDel="00FA31FF">
          <w:delInstrText>HYPERLINK "https://www.sbicard.com/sbi-card-en/assets/docs/pdf/personal/credit-cards/value-savings/simplyclick/Cleartrip%20Gift%20Card%20Combine%20-revised.pdf" \t "_blank"</w:delInstrText>
        </w:r>
        <w:r w:rsidDel="00FA31FF">
          <w:fldChar w:fldCharType="separate"/>
        </w:r>
        <w:r w:rsidRPr="007B2875" w:rsidDel="00FA31FF">
          <w:rPr>
            <w:rStyle w:val="Hyperlink"/>
          </w:rPr>
          <w:delText>Cleartrip</w:delText>
        </w:r>
        <w:r w:rsidDel="00FA31FF">
          <w:fldChar w:fldCharType="end"/>
        </w:r>
        <w:r w:rsidRPr="007B2875" w:rsidDel="00FA31FF">
          <w:delText> Terms &amp; Conditions</w:delText>
        </w:r>
      </w:del>
    </w:p>
    <w:p w:rsidRPr="007B2875" w:rsidR="007B2875" w:rsidDel="00FA31FF" w:rsidP="00A269D1" w:rsidRDefault="007B2875" w14:paraId="524E86DE" w14:textId="2537CB09">
      <w:pPr>
        <w:pStyle w:val="ListParagraph"/>
        <w:numPr>
          <w:ilvl w:val="0"/>
          <w:numId w:val="10"/>
        </w:numPr>
        <w:rPr>
          <w:del w:author="Namita Salgiya" w:date="2026-01-14T09:35:00Z" w:id="38"/>
        </w:rPr>
      </w:pPr>
      <w:del w:author="Namita Salgiya" w:date="2026-01-14T09:35:00Z" w:id="39">
        <w:r w:rsidDel="00FA31FF">
          <w:fldChar w:fldCharType="begin"/>
        </w:r>
        <w:r w:rsidDel="00FA31FF">
          <w:delInstrText>HYPERLINK "https://www.sbicard.com/sbi-card-en/assets/docs/pdf/Yatra-SBI-SimplyCLICk-tnc.pdf" \t "_blank"</w:delInstrText>
        </w:r>
        <w:r w:rsidDel="00FA31FF">
          <w:fldChar w:fldCharType="separate"/>
        </w:r>
        <w:r w:rsidRPr="007B2875" w:rsidDel="00FA31FF">
          <w:rPr>
            <w:rStyle w:val="Hyperlink"/>
          </w:rPr>
          <w:delText>Yatra</w:delText>
        </w:r>
        <w:r w:rsidDel="00FA31FF">
          <w:fldChar w:fldCharType="end"/>
        </w:r>
        <w:r w:rsidRPr="007B2875" w:rsidDel="00FA31FF">
          <w:delText> Terms &amp; Conditions</w:delText>
        </w:r>
      </w:del>
    </w:p>
    <w:p w:rsidRPr="002D38D6" w:rsidR="002D38D6" w:rsidP="00A80E72" w:rsidRDefault="009E53C9" w14:paraId="5605250A" w14:textId="02BFF771">
      <w:pPr>
        <w:jc w:val="center"/>
        <w:rPr>
          <w:b/>
          <w:bCs/>
          <w:u w:val="single"/>
          <w:lang w:val="en-IN"/>
        </w:rPr>
      </w:pPr>
      <w:hyperlink w:history="1" r:id="rId20">
        <w:r w:rsidRPr="002D38D6" w:rsidR="00E56665">
          <w:rPr>
            <w:rStyle w:val="Hyperlink"/>
            <w:b/>
            <w:bCs/>
            <w:lang w:val="en-IN"/>
          </w:rPr>
          <w:br/>
        </w:r>
      </w:hyperlink>
      <w:r w:rsidRPr="00E002DF" w:rsidR="00E002DF">
        <w:rPr>
          <w:rStyle w:val="Hyperlink"/>
          <w:b/>
          <w:bCs/>
          <w:i/>
          <w:iCs/>
          <w:lang w:val="en-IN"/>
        </w:rPr>
        <w:t>Credit Card</w:t>
      </w:r>
      <w:r w:rsidR="00E002DF">
        <w:rPr>
          <w:rStyle w:val="Hyperlink"/>
          <w:b/>
          <w:bCs/>
          <w:lang w:val="en-IN"/>
        </w:rPr>
        <w:t xml:space="preserve"> </w:t>
      </w:r>
      <w:r w:rsidRPr="00E002DF" w:rsidR="002D38D6">
        <w:rPr>
          <w:b/>
          <w:bCs/>
          <w:caps/>
          <w:u w:val="single"/>
          <w:lang w:val="en-IN"/>
        </w:rPr>
        <w:t>Fee &amp; Charges</w:t>
      </w:r>
    </w:p>
    <w:p w:rsidRPr="002D38D6" w:rsidR="002D38D6" w:rsidP="00A269D1" w:rsidRDefault="009D2D1C" w14:paraId="07E865B8" w14:textId="54C1938E">
      <w:pPr>
        <w:pStyle w:val="ListParagraph"/>
        <w:numPr>
          <w:ilvl w:val="0"/>
          <w:numId w:val="2"/>
        </w:numPr>
      </w:pPr>
      <w:del w:author="Namita Salgiya" w:date="2026-01-14T09:33:00Z" w:id="40">
        <w:r w:rsidDel="00445DAC">
          <w:delText>Joining</w:delText>
        </w:r>
        <w:r w:rsidRPr="002D38D6" w:rsidDel="00445DAC" w:rsidR="002D38D6">
          <w:delText xml:space="preserve"> </w:delText>
        </w:r>
      </w:del>
      <w:ins w:author="Namita Salgiya" w:date="2026-01-14T09:33:00Z" w:id="41">
        <w:r w:rsidR="00445DAC">
          <w:t>Annual</w:t>
        </w:r>
        <w:r w:rsidRPr="002D38D6" w:rsidR="00445DAC">
          <w:t xml:space="preserve"> </w:t>
        </w:r>
      </w:ins>
      <w:r w:rsidRPr="002D38D6" w:rsidR="002D38D6">
        <w:t>Fee (one-time): Rs.</w:t>
      </w:r>
      <w:r w:rsidR="002D38D6">
        <w:t xml:space="preserve"> </w:t>
      </w:r>
      <w:r w:rsidR="00AE161E">
        <w:t>4</w:t>
      </w:r>
      <w:r w:rsidRPr="002D38D6" w:rsidR="002D38D6">
        <w:t>99 + taxes </w:t>
      </w:r>
    </w:p>
    <w:p w:rsidRPr="002D38D6" w:rsidR="002D38D6" w:rsidP="00A269D1" w:rsidRDefault="002D38D6" w14:paraId="3CCA290E" w14:textId="2122B3BD">
      <w:pPr>
        <w:pStyle w:val="ListParagraph"/>
        <w:numPr>
          <w:ilvl w:val="0"/>
          <w:numId w:val="2"/>
        </w:numPr>
        <w:rPr>
          <w:lang w:val="en-IN"/>
        </w:rPr>
      </w:pPr>
      <w:r w:rsidRPr="002D38D6">
        <w:t>Renewal Fee (per annum): Rs.</w:t>
      </w:r>
      <w:r>
        <w:t xml:space="preserve"> </w:t>
      </w:r>
      <w:r w:rsidR="00AE161E">
        <w:t>4</w:t>
      </w:r>
      <w:r w:rsidRPr="002D38D6" w:rsidR="00A80E72">
        <w:t>99</w:t>
      </w:r>
      <w:r w:rsidRPr="002D38D6">
        <w:t xml:space="preserve"> + taxes</w:t>
      </w:r>
    </w:p>
    <w:p w:rsidR="00E56665" w:rsidP="00E56665" w:rsidRDefault="00A579B5" w14:paraId="0EBF00D7" w14:textId="493D5546">
      <w:pPr>
        <w:rPr>
          <w:b/>
          <w:bCs/>
        </w:rPr>
      </w:pPr>
      <w:r w:rsidRPr="00A579B5">
        <w:rPr>
          <w:b/>
          <w:bCs/>
        </w:rPr>
        <w:t>Fees</w:t>
      </w:r>
    </w:p>
    <w:p w:rsidRPr="00A579B5" w:rsidR="00A579B5" w:rsidP="00A269D1" w:rsidRDefault="00445DAC" w14:paraId="7060F76E" w14:textId="5BDFA507">
      <w:pPr>
        <w:pStyle w:val="ListParagraph"/>
        <w:numPr>
          <w:ilvl w:val="0"/>
          <w:numId w:val="3"/>
        </w:numPr>
        <w:rPr>
          <w:lang w:val="en-IN"/>
        </w:rPr>
      </w:pPr>
      <w:ins w:author="Namita Salgiya" w:date="2026-01-14T09:33:00Z" w:id="42">
        <w:r>
          <w:t>Annual</w:t>
        </w:r>
      </w:ins>
      <w:del w:author="Namita Salgiya" w:date="2026-01-14T09:33:00Z" w:id="43">
        <w:r w:rsidDel="00445DAC" w:rsidR="009D2D1C">
          <w:delText>Joining</w:delText>
        </w:r>
      </w:del>
      <w:r w:rsidRPr="00A579B5" w:rsidR="00A579B5">
        <w:rPr>
          <w:lang w:val="en-IN"/>
        </w:rPr>
        <w:t xml:space="preserve"> Fee (one-time):</w:t>
      </w:r>
      <w:r w:rsidR="00A579B5">
        <w:rPr>
          <w:lang w:val="en-IN"/>
        </w:rPr>
        <w:t xml:space="preserve"> </w:t>
      </w:r>
      <w:r w:rsidRPr="002D38D6" w:rsidR="00A80E72">
        <w:t>Rs.</w:t>
      </w:r>
      <w:r w:rsidR="00A80E72">
        <w:t xml:space="preserve"> </w:t>
      </w:r>
      <w:r w:rsidR="00AE161E">
        <w:t>4</w:t>
      </w:r>
      <w:r w:rsidRPr="002D38D6" w:rsidR="00A80E72">
        <w:t>99 + taxes</w:t>
      </w:r>
    </w:p>
    <w:p w:rsidR="00A579B5" w:rsidP="00A269D1" w:rsidRDefault="00A579B5" w14:paraId="5301376D" w14:textId="49D08053">
      <w:pPr>
        <w:pStyle w:val="ListParagraph"/>
        <w:numPr>
          <w:ilvl w:val="0"/>
          <w:numId w:val="3"/>
        </w:numPr>
        <w:rPr>
          <w:lang w:val="en-IN"/>
        </w:rPr>
      </w:pPr>
      <w:r w:rsidRPr="00A579B5">
        <w:rPr>
          <w:lang w:val="en-IN"/>
        </w:rPr>
        <w:t>Renewal Fee (per annum): </w:t>
      </w:r>
      <w:r w:rsidRPr="002D38D6" w:rsidR="00A80E72">
        <w:t>Rs.</w:t>
      </w:r>
      <w:r w:rsidR="00A80E72">
        <w:t xml:space="preserve"> </w:t>
      </w:r>
      <w:r w:rsidR="00AE161E">
        <w:t>4</w:t>
      </w:r>
      <w:r w:rsidRPr="002D38D6" w:rsidR="00A80E72">
        <w:t>99 + taxes</w:t>
      </w:r>
      <w:r w:rsidR="00A80E72">
        <w:t xml:space="preserve"> </w:t>
      </w:r>
      <w:r w:rsidRPr="00A579B5">
        <w:rPr>
          <w:lang w:val="en-IN"/>
        </w:rPr>
        <w:t>from second year onwards</w:t>
      </w:r>
    </w:p>
    <w:p w:rsidRPr="00A579B5" w:rsidR="00A80E72" w:rsidP="00A269D1" w:rsidRDefault="00A80E72" w14:paraId="06754056" w14:textId="09B416B4">
      <w:pPr>
        <w:pStyle w:val="ListParagraph"/>
        <w:numPr>
          <w:ilvl w:val="0"/>
          <w:numId w:val="3"/>
        </w:numPr>
        <w:rPr>
          <w:lang w:val="en-IN"/>
        </w:rPr>
      </w:pPr>
      <w:r w:rsidRPr="00A80E72">
        <w:t xml:space="preserve">Renewal Fee </w:t>
      </w:r>
      <w:r>
        <w:t xml:space="preserve">is </w:t>
      </w:r>
      <w:r w:rsidRPr="00A80E72">
        <w:t xml:space="preserve">reversed if annual spends for last year &gt;= Rs. </w:t>
      </w:r>
      <w:r w:rsidR="00AE161E">
        <w:t>1</w:t>
      </w:r>
      <w:r w:rsidRPr="00A80E72">
        <w:t>,00,000.</w:t>
      </w:r>
    </w:p>
    <w:p w:rsidRPr="00A579B5" w:rsidR="00A579B5" w:rsidP="00A269D1" w:rsidRDefault="00A579B5" w14:paraId="099A0E29" w14:textId="52E83680">
      <w:pPr>
        <w:pStyle w:val="ListParagraph"/>
        <w:numPr>
          <w:ilvl w:val="0"/>
          <w:numId w:val="3"/>
        </w:numPr>
        <w:rPr>
          <w:lang w:val="en-IN"/>
        </w:rPr>
      </w:pPr>
      <w:r w:rsidRPr="00A579B5">
        <w:rPr>
          <w:lang w:val="en-IN"/>
        </w:rPr>
        <w:t xml:space="preserve">Add-on </w:t>
      </w:r>
      <w:ins w:author="Namita Salgiya" w:date="2026-01-14T09:33:00Z" w:id="44">
        <w:r w:rsidR="00445DAC">
          <w:rPr>
            <w:lang w:val="en-IN"/>
          </w:rPr>
          <w:t xml:space="preserve">Card </w:t>
        </w:r>
      </w:ins>
      <w:r w:rsidRPr="00A579B5">
        <w:rPr>
          <w:lang w:val="en-IN"/>
        </w:rPr>
        <w:t>Fee (per annum): Nil</w:t>
      </w:r>
    </w:p>
    <w:p w:rsidR="00A579B5" w:rsidP="00E56665" w:rsidRDefault="00A579B5" w14:paraId="2BD3B2ED" w14:textId="7C3448F9">
      <w:pPr>
        <w:rPr>
          <w:b/>
          <w:bCs/>
        </w:rPr>
      </w:pPr>
      <w:r w:rsidRPr="00A579B5">
        <w:rPr>
          <w:b/>
          <w:bCs/>
        </w:rPr>
        <w:t>Fees and Charges</w:t>
      </w:r>
    </w:p>
    <w:p w:rsidRPr="00E002DF" w:rsidR="009164D7" w:rsidP="00A269D1" w:rsidRDefault="009164D7" w14:paraId="00955866" w14:textId="198452AA">
      <w:pPr>
        <w:numPr>
          <w:ilvl w:val="0"/>
          <w:numId w:val="4"/>
        </w:numPr>
        <w:rPr>
          <w:rStyle w:val="Hyperlink"/>
          <w:color w:val="auto"/>
          <w:u w:val="none"/>
          <w:lang w:val="en-IN"/>
        </w:rPr>
      </w:pPr>
      <w:r w:rsidRPr="009164D7">
        <w:rPr>
          <w:lang w:val="en-IN"/>
        </w:rPr>
        <w:t>For information regarding fees and other applicable charges, please refer to the</w:t>
      </w:r>
      <w:r>
        <w:rPr>
          <w:lang w:val="en-IN"/>
        </w:rPr>
        <w:t xml:space="preserve"> </w:t>
      </w:r>
      <w:hyperlink w:tgtFrame="_blank" w:history="1" r:id="rId21">
        <w:r w:rsidRPr="009164D7">
          <w:rPr>
            <w:rStyle w:val="Hyperlink"/>
            <w:lang w:val="en-IN"/>
          </w:rPr>
          <w:t>Most Important Terms &amp; Conditions</w:t>
        </w:r>
      </w:hyperlink>
    </w:p>
    <w:p w:rsidRPr="00EC5401" w:rsidR="00E002DF" w:rsidP="00E002DF" w:rsidRDefault="00E002DF" w14:paraId="04640879" w14:textId="7CEFF7CC">
      <w:pPr>
        <w:rPr>
          <w:rStyle w:val="Hyperlink"/>
          <w:b/>
          <w:bCs/>
          <w:color w:val="000000" w:themeColor="text1"/>
          <w:u w:val="none"/>
          <w:lang w:val="en-IN"/>
        </w:rPr>
      </w:pPr>
      <w:r w:rsidRPr="00EC5401">
        <w:rPr>
          <w:rStyle w:val="Hyperlink"/>
          <w:b/>
          <w:bCs/>
          <w:color w:val="000000" w:themeColor="text1"/>
          <w:u w:val="none"/>
          <w:lang w:val="en-IN"/>
        </w:rPr>
        <w:t>FAQ</w:t>
      </w:r>
    </w:p>
    <w:p w:rsidRPr="00FA31FF" w:rsidR="00FA31FF" w:rsidP="00FA31FF" w:rsidRDefault="00FA31FF" w14:paraId="596BB1DD" w14:textId="77777777">
      <w:pPr>
        <w:rPr>
          <w:ins w:author="Namita Salgiya" w:date="2026-01-14T09:35:00Z" w:id="45"/>
          <w:b/>
          <w:bCs/>
          <w:lang w:val="en-IN"/>
        </w:rPr>
      </w:pPr>
      <w:ins w:author="Namita Salgiya" w:date="2026-01-14T09:35:00Z" w:id="46">
        <w:r w:rsidRPr="00FA31FF">
          <w:rPr>
            <w:b/>
            <w:bCs/>
            <w:lang w:val="en-IN"/>
          </w:rPr>
          <w:t>What is Annual Fee and Renewal Fee of the card?</w:t>
        </w:r>
      </w:ins>
    </w:p>
    <w:p w:rsidRPr="00FA31FF" w:rsidR="00FA31FF" w:rsidP="00FA31FF" w:rsidRDefault="00FA31FF" w14:paraId="13934D85" w14:textId="49437CCE">
      <w:pPr>
        <w:rPr>
          <w:ins w:author="Namita Salgiya" w:date="2026-01-14T09:35:00Z" w:id="47"/>
          <w:lang w:val="en-IN"/>
        </w:rPr>
      </w:pPr>
      <w:ins w:author="Namita Salgiya" w:date="2026-01-14T09:35:00Z" w:id="48">
        <w:r w:rsidRPr="00FA31FF">
          <w:rPr>
            <w:lang w:val="en-IN"/>
          </w:rPr>
          <w:t xml:space="preserve">The Annual Fee of the card is </w:t>
        </w:r>
        <w:r w:rsidRPr="00FA31FF">
          <w:t>Rs. 499 + taxes</w:t>
        </w:r>
        <w:r w:rsidRPr="00FA31FF">
          <w:rPr>
            <w:lang w:val="en-IN"/>
          </w:rPr>
          <w:t xml:space="preserve">. The Renewal Fee is </w:t>
        </w:r>
        <w:r w:rsidRPr="00FA31FF">
          <w:t xml:space="preserve">Rs. 499 + taxes </w:t>
        </w:r>
        <w:r w:rsidRPr="00FA31FF">
          <w:rPr>
            <w:lang w:val="en-IN"/>
          </w:rPr>
          <w:t xml:space="preserve">from the second year onwards. </w:t>
        </w:r>
        <w:r w:rsidRPr="00FA31FF">
          <w:t xml:space="preserve">Renewal Fee is reversed if annual spends for last year &gt;= Rs. </w:t>
        </w:r>
        <w:r>
          <w:t>1</w:t>
        </w:r>
        <w:r w:rsidRPr="00FA31FF">
          <w:t>,00,000.</w:t>
        </w:r>
      </w:ins>
    </w:p>
    <w:p w:rsidRPr="00FA31FF" w:rsidR="00FA31FF" w:rsidP="00FA31FF" w:rsidRDefault="00FA31FF" w14:paraId="15119FD1" w14:textId="77777777">
      <w:pPr>
        <w:rPr>
          <w:ins w:author="Namita Salgiya" w:date="2026-01-14T09:35:00Z" w:id="49"/>
          <w:b/>
          <w:bCs/>
          <w:lang w:val="en-IN"/>
        </w:rPr>
      </w:pPr>
      <w:ins w:author="Namita Salgiya" w:date="2026-01-14T09:35:00Z" w:id="50">
        <w:r w:rsidRPr="00FA31FF">
          <w:rPr>
            <w:b/>
            <w:bCs/>
            <w:lang w:val="en-IN"/>
          </w:rPr>
          <w:t>Can I use my card internationally?</w:t>
        </w:r>
      </w:ins>
    </w:p>
    <w:p w:rsidRPr="00FA31FF" w:rsidR="00FA31FF" w:rsidP="00FA31FF" w:rsidRDefault="00FA31FF" w14:paraId="602CC6C0" w14:textId="31D8D341">
      <w:pPr>
        <w:rPr>
          <w:ins w:author="Namita Salgiya" w:date="2026-01-14T09:35:00Z" w:id="51"/>
          <w:lang w:val="en-IN"/>
        </w:rPr>
      </w:pPr>
      <w:ins w:author="Namita Salgiya" w:date="2026-01-14T09:35:00Z" w:id="52">
        <w:r w:rsidRPr="00FA31FF">
          <w:rPr>
            <w:lang w:val="en-IN"/>
          </w:rPr>
          <w:t xml:space="preserve">Yes, </w:t>
        </w:r>
        <w:r w:rsidRPr="00FA31FF">
          <w:t xml:space="preserve">you can use your </w:t>
        </w:r>
      </w:ins>
      <w:proofErr w:type="spellStart"/>
      <w:ins w:author="Namita Salgiya" w:date="2026-01-14T09:36:00Z" w:id="53">
        <w:r w:rsidRPr="007E6703">
          <w:rPr>
            <w:lang w:val="en-IN"/>
          </w:rPr>
          <w:t>SimplyCLICK</w:t>
        </w:r>
        <w:proofErr w:type="spellEnd"/>
        <w:r w:rsidRPr="007E6703">
          <w:rPr>
            <w:lang w:val="en-IN"/>
          </w:rPr>
          <w:t xml:space="preserve"> SBI Card</w:t>
        </w:r>
      </w:ins>
      <w:ins w:author="Namita Salgiya" w:date="2026-01-14T09:35:00Z" w:id="54">
        <w:r w:rsidRPr="00FA31FF">
          <w:t xml:space="preserve"> </w:t>
        </w:r>
        <w:del w:author="Upadhyay , Shubham (SBICard)" w:date="2026-01-16T14:14:00Z" w:id="55">
          <w:r w:rsidRPr="00FA31FF" w:rsidDel="0081548E">
            <w:delText>in</w:delText>
          </w:r>
        </w:del>
      </w:ins>
      <w:ins w:author="Upadhyay , Shubham (SBICard)" w:date="2026-01-16T14:14:00Z" w:id="56">
        <w:r w:rsidR="0081548E">
          <w:t>at</w:t>
        </w:r>
      </w:ins>
      <w:ins w:author="Namita Salgiya" w:date="2026-01-14T09:35:00Z" w:id="57">
        <w:r w:rsidRPr="00FA31FF">
          <w:t xml:space="preserve"> over 24 million outlets across the globe, including 3,25,000 outlets in India</w:t>
        </w:r>
        <w:r w:rsidRPr="00FA31FF">
          <w:rPr>
            <w:lang w:val="en-IN"/>
          </w:rPr>
          <w:t xml:space="preserve">. You can use your card to make payments at any outlet that accepts </w:t>
        </w:r>
      </w:ins>
      <w:commentRangeStart w:id="58"/>
      <w:ins w:author="Namita Salgiya" w:date="2026-01-14T09:36:00Z" w:id="59">
        <w:del w:author="Upadhyay , Shubham (SBICard)" w:date="2026-01-16T14:12:00Z" w:id="60">
          <w:r w:rsidRPr="00F318DC" w:rsidDel="0081548E">
            <w:rPr>
              <w:lang w:val="en-IN" w:eastAsia="en-IN"/>
            </w:rPr>
            <w:delText>VISA</w:delText>
          </w:r>
          <w:commentRangeEnd w:id="58"/>
          <w:r w:rsidDel="0081548E">
            <w:rPr>
              <w:rStyle w:val="CommentReference"/>
              <w:sz w:val="22"/>
              <w:szCs w:val="22"/>
              <w:lang w:val="en-IN" w:eastAsia="en-IN"/>
            </w:rPr>
            <w:commentReference w:id="58"/>
          </w:r>
        </w:del>
      </w:ins>
      <w:ins w:author="Upadhyay , Shubham (SBICard)" w:date="2026-01-16T14:12:00Z" w:id="61">
        <w:r w:rsidR="0081548E">
          <w:rPr>
            <w:lang w:val="en-IN" w:eastAsia="en-IN"/>
          </w:rPr>
          <w:t xml:space="preserve">Visa </w:t>
        </w:r>
      </w:ins>
      <w:ins w:author="Namita Salgiya" w:date="2026-01-14T09:36:00Z" w:id="62">
        <w:r>
          <w:rPr>
            <w:lang w:val="en-IN" w:eastAsia="en-IN"/>
          </w:rPr>
          <w:t>/</w:t>
        </w:r>
      </w:ins>
      <w:ins w:author="Namita Salgiya" w:date="2026-01-21T13:01:00Z" w:id="63">
        <w:r w:rsidR="00251812">
          <w:rPr>
            <w:lang w:val="en-IN" w:eastAsia="en-IN"/>
          </w:rPr>
          <w:t xml:space="preserve"> </w:t>
        </w:r>
      </w:ins>
      <w:ins w:author="Upadhyay , Shubham (SBICard)" w:date="2026-01-16T14:12:00Z" w:id="64">
        <w:del w:author="Namita Salgiya" w:date="2026-01-21T13:01:00Z" w:id="65">
          <w:r w:rsidDel="00251812" w:rsidR="0081548E">
            <w:rPr>
              <w:lang w:val="en-IN" w:eastAsia="en-IN"/>
            </w:rPr>
            <w:delText xml:space="preserve"> /</w:delText>
          </w:r>
        </w:del>
      </w:ins>
      <w:ins w:author="Namita Salgiya" w:date="2026-01-14T09:36:00Z" w:id="66">
        <w:r>
          <w:rPr>
            <w:lang w:val="en-IN" w:eastAsia="en-IN"/>
          </w:rPr>
          <w:t>Master Card</w:t>
        </w:r>
      </w:ins>
      <w:ins w:author="Namita Salgiya" w:date="2026-01-14T09:35:00Z" w:id="67">
        <w:r w:rsidRPr="00FA31FF">
          <w:rPr>
            <w:lang w:val="en-IN"/>
          </w:rPr>
          <w:t xml:space="preserve">. You can withdraw cash from over 1 million </w:t>
        </w:r>
      </w:ins>
      <w:ins w:author="Namita Salgiya" w:date="2026-01-14T09:36:00Z" w:id="68">
        <w:r w:rsidRPr="004A5805">
          <w:rPr>
            <w:lang w:val="en-IN" w:eastAsia="en-IN"/>
          </w:rPr>
          <w:t>Visa</w:t>
        </w:r>
        <w:r>
          <w:rPr>
            <w:lang w:val="en-IN" w:eastAsia="en-IN"/>
          </w:rPr>
          <w:t xml:space="preserve"> or MasterCard </w:t>
        </w:r>
        <w:r w:rsidRPr="004A5805">
          <w:rPr>
            <w:lang w:val="en-IN" w:eastAsia="en-IN"/>
          </w:rPr>
          <w:t>ATMs across the globe</w:t>
        </w:r>
        <w:r>
          <w:rPr>
            <w:lang w:val="en-IN" w:eastAsia="en-IN"/>
          </w:rPr>
          <w:t>.</w:t>
        </w:r>
      </w:ins>
    </w:p>
    <w:p w:rsidRPr="00FA31FF" w:rsidR="00FA31FF" w:rsidP="00FA31FF" w:rsidRDefault="00FA31FF" w14:paraId="30D1ABF0" w14:textId="77777777">
      <w:pPr>
        <w:rPr>
          <w:ins w:author="Namita Salgiya" w:date="2026-01-14T09:35:00Z" w:id="69"/>
          <w:b/>
          <w:bCs/>
          <w:lang w:val="en-IN"/>
        </w:rPr>
      </w:pPr>
      <w:ins w:author="Namita Salgiya" w:date="2026-01-14T09:35:00Z" w:id="70">
        <w:r w:rsidRPr="00FA31FF">
          <w:rPr>
            <w:b/>
            <w:bCs/>
            <w:lang w:val="en-IN"/>
          </w:rPr>
          <w:lastRenderedPageBreak/>
          <w:t>How can I apply for the card?</w:t>
        </w:r>
      </w:ins>
    </w:p>
    <w:p w:rsidRPr="00FA31FF" w:rsidR="00FA31FF" w:rsidP="00FA31FF" w:rsidRDefault="00FA31FF" w14:paraId="76BDD726" w14:textId="3AFFB8A1">
      <w:pPr>
        <w:rPr>
          <w:ins w:author="Namita Salgiya" w:date="2026-01-14T09:35:00Z" w:id="71"/>
          <w:lang w:val="en-IN"/>
        </w:rPr>
      </w:pPr>
      <w:ins w:author="Namita Salgiya" w:date="2026-01-14T09:35:00Z" w:id="72">
        <w:r w:rsidRPr="00FA31FF">
          <w:t xml:space="preserve">You can apply for an SBI Credit Card </w:t>
        </w:r>
        <w:r w:rsidRPr="00FA31FF">
          <w:rPr>
            <w:lang w:val="en-IN"/>
          </w:rPr>
          <w:t>through our Website </w:t>
        </w:r>
        <w:r w:rsidRPr="00FA31FF">
          <w:rPr>
            <w:lang w:val="en-IN"/>
          </w:rPr>
          <w:fldChar w:fldCharType="begin"/>
        </w:r>
        <w:r w:rsidRPr="00FA31FF">
          <w:rPr>
            <w:lang w:val="en-IN"/>
          </w:rPr>
          <w:instrText>HYPERLINK "https://www.sbicard.com/en/eapply.page" \t "_blank"</w:instrText>
        </w:r>
        <w:r w:rsidRPr="00FA31FF">
          <w:rPr>
            <w:lang w:val="en-IN"/>
          </w:rPr>
          <w:fldChar w:fldCharType="separate"/>
        </w:r>
        <w:r w:rsidRPr="00FA31FF">
          <w:rPr>
            <w:rStyle w:val="Hyperlink"/>
            <w:lang w:val="en-IN"/>
          </w:rPr>
          <w:t>sbicard.com</w:t>
        </w:r>
        <w:r w:rsidRPr="00FA31FF">
          <w:rPr>
            <w:lang w:val="en-IN"/>
          </w:rPr>
          <w:fldChar w:fldCharType="end"/>
        </w:r>
        <w:r w:rsidRPr="00FA31FF">
          <w:t xml:space="preserve"> or via our Chatbot ILA. </w:t>
        </w:r>
        <w:r w:rsidRPr="00FA31FF">
          <w:rPr>
            <w:lang w:val="en-IN"/>
          </w:rPr>
          <w:t xml:space="preserve">Alternatively, you can call SBI Card Helpline 39 02 02 02 </w:t>
        </w:r>
        <w:r w:rsidRPr="00FA31FF">
          <w:t>(</w:t>
        </w:r>
        <w:r w:rsidRPr="00FA31FF">
          <w:rPr>
            <w:lang w:val="en-IN"/>
          </w:rPr>
          <w:t>prefix</w:t>
        </w:r>
        <w:r w:rsidRPr="00FA31FF">
          <w:t xml:space="preserve"> your city STD code) </w:t>
        </w:r>
        <w:r w:rsidRPr="00FA31FF">
          <w:rPr>
            <w:lang w:val="en-IN"/>
          </w:rPr>
          <w:t>or visit the nearest SBI branch.</w:t>
        </w:r>
      </w:ins>
    </w:p>
    <w:p w:rsidR="00E002DF" w:rsidDel="00FA31FF" w:rsidP="004A5805" w:rsidRDefault="00E002DF" w14:paraId="1D024A51" w14:textId="23C1EC5A">
      <w:pPr>
        <w:jc w:val="center"/>
        <w:rPr>
          <w:del w:author="Namita Salgiya" w:date="2026-01-14T09:35:00Z" w:id="73"/>
          <w:lang w:val="en-IN"/>
        </w:rPr>
      </w:pPr>
      <w:del w:author="Namita Salgiya" w:date="2026-01-14T09:35:00Z" w:id="74">
        <w:r w:rsidRPr="00E002DF" w:rsidDel="00FA31FF">
          <w:rPr>
            <w:lang w:val="en-IN"/>
          </w:rPr>
          <w:delText>https://www.sbicard.com/en/faq.page</w:delText>
        </w:r>
      </w:del>
    </w:p>
    <w:p w:rsidRPr="00FA31FF" w:rsidR="00FA31FF" w:rsidRDefault="00FA31FF" w14:paraId="77979393" w14:textId="77777777">
      <w:pPr>
        <w:rPr>
          <w:ins w:author="Namita Salgiya" w:date="2026-01-14T09:35:00Z" w:id="75"/>
          <w:lang w:val="en-IN"/>
        </w:rPr>
        <w:pPrChange w:author="Namita Salgiya" w:date="2026-01-14T09:35:00Z" w:id="76">
          <w:pPr>
            <w:pStyle w:val="ListParagraph"/>
            <w:numPr>
              <w:numId w:val="12"/>
            </w:numPr>
            <w:ind w:left="1080" w:hanging="360"/>
          </w:pPr>
        </w:pPrChange>
      </w:pPr>
    </w:p>
    <w:p w:rsidR="009164D7" w:rsidP="004A5805" w:rsidRDefault="009164D7" w14:paraId="7415B9E1" w14:textId="0088E17B">
      <w:pPr>
        <w:jc w:val="center"/>
        <w:rPr>
          <w:b/>
          <w:bCs/>
          <w:u w:val="single"/>
          <w:lang w:val="en-IN"/>
        </w:rPr>
      </w:pPr>
      <w:r w:rsidRPr="00E002DF">
        <w:rPr>
          <w:b/>
          <w:bCs/>
          <w:i/>
          <w:iCs/>
          <w:u w:val="single"/>
          <w:lang w:val="en-IN"/>
        </w:rPr>
        <w:t>Other</w:t>
      </w:r>
      <w:r w:rsidRPr="009164D7">
        <w:rPr>
          <w:b/>
          <w:bCs/>
          <w:u w:val="single"/>
          <w:lang w:val="en-IN"/>
        </w:rPr>
        <w:t xml:space="preserve"> </w:t>
      </w:r>
      <w:r w:rsidRPr="00E002DF">
        <w:rPr>
          <w:b/>
          <w:bCs/>
          <w:caps/>
          <w:u w:val="single"/>
          <w:lang w:val="en-IN"/>
        </w:rPr>
        <w:t>Features</w:t>
      </w:r>
    </w:p>
    <w:p w:rsidR="00F318DC" w:rsidP="00F318DC" w:rsidRDefault="00F318DC" w14:paraId="72C76E23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Contactless Advantage</w:t>
      </w:r>
    </w:p>
    <w:p w:rsidRPr="00C37A02" w:rsidR="00F318DC" w:rsidP="00A269D1" w:rsidRDefault="00F318DC" w14:paraId="67D93AD6" w14:textId="78374D57">
      <w:pPr>
        <w:pStyle w:val="ListParagraph"/>
        <w:numPr>
          <w:ilvl w:val="0"/>
          <w:numId w:val="4"/>
        </w:numPr>
      </w:pPr>
      <w:r w:rsidRPr="00AC2D69">
        <w:rPr>
          <w:b/>
          <w:bCs/>
          <w:lang w:val="en-IN"/>
        </w:rPr>
        <w:t xml:space="preserve">Tap &amp; Pay </w:t>
      </w:r>
      <w:r w:rsidRPr="00AC2D69" w:rsidR="0081548E">
        <w:rPr>
          <w:b/>
          <w:bCs/>
          <w:lang w:val="en-IN"/>
        </w:rPr>
        <w:t xml:space="preserve">With </w:t>
      </w:r>
      <w:r w:rsidRPr="00AC2D69">
        <w:rPr>
          <w:b/>
          <w:bCs/>
          <w:lang w:val="en-IN"/>
        </w:rPr>
        <w:t>Ease:</w:t>
      </w:r>
      <w:r w:rsidRPr="00AC2D69">
        <w:rPr>
          <w:lang w:val="en-IN"/>
        </w:rPr>
        <w:t xml:space="preserve"> </w:t>
      </w:r>
      <w:r w:rsidRPr="00C37A02">
        <w:t xml:space="preserve">Make everyday payments effortlessly with </w:t>
      </w:r>
      <w:proofErr w:type="spellStart"/>
      <w:r w:rsidRPr="007E6703" w:rsidR="007E6703">
        <w:rPr>
          <w:lang w:val="en-IN"/>
        </w:rPr>
        <w:t>Simply</w:t>
      </w:r>
      <w:r w:rsidRPr="0081548E" w:rsidR="007E6703">
        <w:rPr>
          <w:i/>
          <w:iCs/>
          <w:lang w:val="en-IN"/>
          <w:rPrChange w:author="Upadhyay , Shubham (SBICard)" w:date="2026-01-16T14:13:00Z" w:id="77">
            <w:rPr>
              <w:lang w:val="en-IN"/>
            </w:rPr>
          </w:rPrChange>
        </w:rPr>
        <w:t>CLICK</w:t>
      </w:r>
      <w:proofErr w:type="spellEnd"/>
      <w:r w:rsidRPr="007E6703" w:rsidR="007E6703">
        <w:rPr>
          <w:lang w:val="en-IN"/>
        </w:rPr>
        <w:t xml:space="preserve"> SBI Card</w:t>
      </w:r>
      <w:r w:rsidRPr="00C37A02">
        <w:t>. Simply tap your card on a secure reader for instant transactions.</w:t>
      </w:r>
    </w:p>
    <w:p w:rsidRPr="00AC2D69" w:rsidR="00F318DC" w:rsidP="00A269D1" w:rsidRDefault="00F318DC" w14:paraId="13B302FB" w14:textId="77777777">
      <w:pPr>
        <w:pStyle w:val="ListParagraph"/>
        <w:numPr>
          <w:ilvl w:val="0"/>
          <w:numId w:val="4"/>
        </w:numPr>
        <w:rPr>
          <w:lang w:val="en-IN"/>
        </w:rPr>
      </w:pPr>
      <w:r w:rsidRPr="00AC2D69">
        <w:rPr>
          <w:b/>
          <w:bCs/>
          <w:lang w:val="en-IN"/>
        </w:rPr>
        <w:t>Fast &amp; Convenient:</w:t>
      </w:r>
      <w:r w:rsidRPr="00AC2D69">
        <w:rPr>
          <w:lang w:val="en-IN"/>
        </w:rPr>
        <w:t xml:space="preserve"> No need to hand over your card or fumble for cash or coins. Tap and go for small, everyday payments in seconds.</w:t>
      </w:r>
    </w:p>
    <w:p w:rsidR="00F318DC" w:rsidP="00A269D1" w:rsidRDefault="00F318DC" w14:paraId="5586057D" w14:textId="795C60FC">
      <w:pPr>
        <w:pStyle w:val="ListParagraph"/>
        <w:numPr>
          <w:ilvl w:val="0"/>
          <w:numId w:val="5"/>
        </w:numPr>
        <w:rPr>
          <w:lang w:val="en-IN"/>
        </w:rPr>
      </w:pPr>
      <w:r w:rsidRPr="00AC2D69">
        <w:rPr>
          <w:b/>
          <w:bCs/>
          <w:lang w:val="en-IN"/>
        </w:rPr>
        <w:t>Secure Transactions:</w:t>
      </w:r>
      <w:r w:rsidRPr="00AC2D69">
        <w:rPr>
          <w:lang w:val="en-IN"/>
        </w:rPr>
        <w:t xml:space="preserve"> Your card stays in your hand during the transaction, reducing the risk of loss or fraud. Visa </w:t>
      </w:r>
      <w:r w:rsidRPr="00AC2D69" w:rsidR="00610080">
        <w:rPr>
          <w:lang w:val="en-IN"/>
        </w:rPr>
        <w:t>P</w:t>
      </w:r>
      <w:r w:rsidRPr="00AC2D69">
        <w:rPr>
          <w:lang w:val="en-IN"/>
        </w:rPr>
        <w:t>ayWave’s unique security key ensures that even if the card is tapped multiple times, only one transaction is processed.</w:t>
      </w:r>
    </w:p>
    <w:p w:rsidR="00583D5D" w:rsidP="00583D5D" w:rsidRDefault="00583D5D" w14:paraId="42C39731" w14:textId="77777777">
      <w:pPr>
        <w:pStyle w:val="ListParagraph"/>
        <w:numPr>
          <w:ilvl w:val="0"/>
          <w:numId w:val="5"/>
        </w:numPr>
        <w:spacing w:line="254" w:lineRule="auto"/>
        <w:rPr>
          <w:ins w:author="Namita Salgiya" w:date="2026-01-14T09:37:00Z" w:id="78"/>
        </w:rPr>
      </w:pPr>
      <w:ins w:author="Namita Salgiya" w:date="2026-01-14T09:37:00Z" w:id="79">
        <w:r>
          <w:fldChar w:fldCharType="begin"/>
        </w:r>
        <w:r>
          <w:instrText>HYPERLINK "https://www.sbicard.com/sbi-card-en/assets/docs/pdf/personal/credit-cards/lifestyle/sbi-signature-contactless-card/Signature%20Contactless%20FAQ.pdf" \t "_blank"</w:instrText>
        </w:r>
        <w:r>
          <w:fldChar w:fldCharType="separate"/>
        </w:r>
        <w:r>
          <w:rPr>
            <w:rStyle w:val="Hyperlink"/>
          </w:rPr>
          <w:t>Click here</w:t>
        </w:r>
        <w:r>
          <w:fldChar w:fldCharType="end"/>
        </w:r>
        <w:r>
          <w:t xml:space="preserve"> for FAQs on contactless credit card.</w:t>
        </w:r>
      </w:ins>
    </w:p>
    <w:p w:rsidRPr="00285BC7" w:rsidR="007B2875" w:rsidDel="00583D5D" w:rsidRDefault="00583D5D" w14:paraId="4E031539" w14:textId="46976480">
      <w:pPr>
        <w:pStyle w:val="ListParagraph"/>
        <w:numPr>
          <w:ilvl w:val="0"/>
          <w:numId w:val="5"/>
        </w:numPr>
        <w:spacing w:line="254" w:lineRule="auto"/>
        <w:rPr>
          <w:del w:author="Namita Salgiya" w:date="2026-01-14T09:37:00Z" w:id="80"/>
        </w:rPr>
        <w:pPrChange w:author="Namita Salgiya" w:date="2026-01-14T09:37:00Z" w:id="81">
          <w:pPr>
            <w:pStyle w:val="ListParagraph"/>
            <w:numPr>
              <w:numId w:val="5"/>
            </w:numPr>
            <w:ind w:hanging="360"/>
          </w:pPr>
        </w:pPrChange>
      </w:pPr>
      <w:ins w:author="Namita Salgiya" w:date="2026-01-14T09:37:00Z" w:id="82">
        <w:r>
          <w:fldChar w:fldCharType="begin"/>
        </w:r>
        <w:r>
          <w:instrText>HYPERLINK "https://www.sbicard.com/sbi-card-en/assets/docs/pdf/personal/cards/list-of-stores.pdf" \t "_blank"</w:instrText>
        </w:r>
        <w:r>
          <w:fldChar w:fldCharType="separate"/>
        </w:r>
        <w:r>
          <w:rPr>
            <w:rStyle w:val="Hyperlink"/>
          </w:rPr>
          <w:t>Click here</w:t>
        </w:r>
        <w:r>
          <w:fldChar w:fldCharType="end"/>
        </w:r>
        <w:r>
          <w:t xml:space="preserve"> for the list of Merchants enabled for contactless transactions.</w:t>
        </w:r>
      </w:ins>
      <w:del w:author="Namita Salgiya" w:date="2026-01-14T09:37:00Z" w:id="83">
        <w:r w:rsidRPr="00285BC7" w:rsidDel="00583D5D" w:rsidR="007B2875">
          <w:delText>Please </w:delText>
        </w:r>
        <w:r w:rsidDel="00583D5D" w:rsidR="007B2875">
          <w:fldChar w:fldCharType="begin"/>
        </w:r>
        <w:r w:rsidDel="00583D5D" w:rsidR="007B2875">
          <w:delInstrText>HYPERLINK "https://www.sbicard.com/sbi-card-en/assets/docs/pdf/personal/credit-cards/lifestyle/sbi-signature-contactless-card/Signature%20Contactless%20FAQ.pdf" \t "_blank"</w:delInstrText>
        </w:r>
        <w:r w:rsidDel="00583D5D" w:rsidR="007B2875">
          <w:fldChar w:fldCharType="separate"/>
        </w:r>
        <w:r w:rsidDel="00583D5D" w:rsidR="007B2875">
          <w:rPr>
            <w:rStyle w:val="Hyperlink"/>
          </w:rPr>
          <w:delText>click here</w:delText>
        </w:r>
        <w:r w:rsidDel="00583D5D" w:rsidR="007B2875">
          <w:fldChar w:fldCharType="end"/>
        </w:r>
        <w:r w:rsidRPr="00285BC7" w:rsidDel="00583D5D" w:rsidR="007B2875">
          <w:delText> to download the FAQs.</w:delText>
        </w:r>
      </w:del>
    </w:p>
    <w:p w:rsidRPr="00285BC7" w:rsidR="007B2875" w:rsidDel="00583D5D" w:rsidRDefault="007B2875" w14:paraId="6751FA01" w14:textId="660AAE0A">
      <w:pPr>
        <w:pStyle w:val="ListParagraph"/>
        <w:rPr>
          <w:del w:author="Namita Salgiya" w:date="2026-01-14T09:37:00Z" w:id="84"/>
        </w:rPr>
        <w:pPrChange w:author="Namita Salgiya" w:date="2026-01-14T09:37:00Z" w:id="85">
          <w:pPr>
            <w:pStyle w:val="ListParagraph"/>
            <w:numPr>
              <w:numId w:val="5"/>
            </w:numPr>
            <w:ind w:hanging="360"/>
          </w:pPr>
        </w:pPrChange>
      </w:pPr>
      <w:del w:author="Namita Salgiya" w:date="2026-01-14T09:37:00Z" w:id="86">
        <w:r w:rsidRPr="00285BC7" w:rsidDel="00583D5D">
          <w:delText>Please </w:delText>
        </w:r>
        <w:r w:rsidDel="00583D5D">
          <w:fldChar w:fldCharType="begin"/>
        </w:r>
        <w:r w:rsidDel="00583D5D">
          <w:delInstrText>HYPERLINK "https://www.sbicard.com/sbi-card-en/assets/docs/pdf/personal/cards/list-of-stores.pdf" \t "_blank"</w:delInstrText>
        </w:r>
        <w:r w:rsidDel="00583D5D">
          <w:fldChar w:fldCharType="separate"/>
        </w:r>
        <w:r w:rsidDel="00583D5D">
          <w:rPr>
            <w:rStyle w:val="Hyperlink"/>
          </w:rPr>
          <w:delText>click here</w:delText>
        </w:r>
        <w:r w:rsidDel="00583D5D">
          <w:fldChar w:fldCharType="end"/>
        </w:r>
        <w:r w:rsidRPr="00285BC7" w:rsidDel="00583D5D">
          <w:delText> to download the list of Merchants enabled for transactions.</w:delText>
        </w:r>
      </w:del>
    </w:p>
    <w:p w:rsidRPr="00AC2D69" w:rsidR="007B2875" w:rsidP="00583D5D" w:rsidRDefault="007B2875" w14:paraId="7C8323D8" w14:textId="77777777">
      <w:pPr>
        <w:pStyle w:val="ListParagraph"/>
        <w:rPr>
          <w:lang w:val="en-IN"/>
        </w:rPr>
      </w:pPr>
    </w:p>
    <w:p w:rsidRPr="009164D7" w:rsidR="00F318DC" w:rsidP="00F318DC" w:rsidRDefault="00F318DC" w14:paraId="118D6FFE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Global Acceptance</w:t>
      </w:r>
    </w:p>
    <w:p w:rsidR="00F318DC" w:rsidP="00A269D1" w:rsidRDefault="00F318DC" w14:paraId="7A0E261B" w14:textId="2A777665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>Accepted </w:t>
      </w:r>
      <w:del w:author="Upadhyay , Shubham (SBICard)" w:date="2026-01-16T14:14:00Z" w:id="87">
        <w:r w:rsidRPr="00F23D00" w:rsidDel="0081548E">
          <w:rPr>
            <w:lang w:val="en-IN"/>
          </w:rPr>
          <w:delText xml:space="preserve">in </w:delText>
        </w:r>
      </w:del>
      <w:ins w:author="Upadhyay , Shubham (SBICard)" w:date="2026-01-16T14:14:00Z" w:id="88">
        <w:r w:rsidR="0081548E">
          <w:rPr>
            <w:lang w:val="en-IN"/>
          </w:rPr>
          <w:t>at</w:t>
        </w:r>
        <w:r w:rsidRPr="00F23D00" w:rsidR="0081548E">
          <w:rPr>
            <w:lang w:val="en-IN"/>
          </w:rPr>
          <w:t xml:space="preserve"> </w:t>
        </w:r>
      </w:ins>
      <w:r w:rsidRPr="00F23D00">
        <w:rPr>
          <w:lang w:val="en-IN"/>
        </w:rPr>
        <w:t>over 24 million outlets glob</w:t>
      </w:r>
      <w:r>
        <w:rPr>
          <w:lang w:val="en-IN"/>
        </w:rPr>
        <w:t>ally</w:t>
      </w:r>
      <w:r w:rsidRPr="00F23D00">
        <w:rPr>
          <w:lang w:val="en-IN"/>
        </w:rPr>
        <w:t xml:space="preserve">, including 3,25,000 </w:t>
      </w:r>
      <w:r>
        <w:rPr>
          <w:lang w:val="en-IN"/>
        </w:rPr>
        <w:t xml:space="preserve">in </w:t>
      </w:r>
      <w:r w:rsidRPr="00F23D00">
        <w:rPr>
          <w:lang w:val="en-IN"/>
        </w:rPr>
        <w:t>India</w:t>
      </w:r>
    </w:p>
    <w:p w:rsidRPr="00F318DC" w:rsidR="00F318DC" w:rsidP="00A269D1" w:rsidRDefault="00F318DC" w14:paraId="019B45E5" w14:textId="07D94F9E">
      <w:pPr>
        <w:pStyle w:val="ListParagraph"/>
        <w:numPr>
          <w:ilvl w:val="0"/>
          <w:numId w:val="5"/>
        </w:numPr>
        <w:rPr>
          <w:lang w:val="en-IN" w:eastAsia="en-IN"/>
        </w:rPr>
      </w:pPr>
      <w:r w:rsidRPr="00F318DC">
        <w:rPr>
          <w:lang w:val="en-IN" w:eastAsia="en-IN"/>
        </w:rPr>
        <w:t xml:space="preserve">Use your card to make payments at any outlet that accepts </w:t>
      </w:r>
      <w:commentRangeStart w:id="89"/>
      <w:commentRangeStart w:id="90"/>
      <w:r w:rsidRPr="00F318DC">
        <w:rPr>
          <w:lang w:val="en-IN" w:eastAsia="en-IN"/>
        </w:rPr>
        <w:t>VISA</w:t>
      </w:r>
      <w:commentRangeEnd w:id="89"/>
      <w:r w:rsidR="00610080">
        <w:rPr>
          <w:rStyle w:val="CommentReference"/>
          <w:sz w:val="22"/>
          <w:szCs w:val="22"/>
          <w:lang w:val="en-IN" w:eastAsia="en-IN"/>
        </w:rPr>
        <w:commentReference w:id="89"/>
      </w:r>
      <w:commentRangeEnd w:id="90"/>
      <w:r>
        <w:rPr>
          <w:rStyle w:val="CommentReference"/>
        </w:rPr>
        <w:commentReference w:id="90"/>
      </w:r>
      <w:ins w:author="Namita Salgiya" w:date="2026-01-21T13:01:00Z" w:id="91">
        <w:r w:rsidR="00251812">
          <w:rPr>
            <w:lang w:val="en-IN" w:eastAsia="en-IN"/>
          </w:rPr>
          <w:t xml:space="preserve"> </w:t>
        </w:r>
      </w:ins>
      <w:del w:author="Namita Salgiya" w:date="2026-01-21T13:01:00Z" w:id="92">
        <w:r w:rsidDel="00251812" w:rsidR="000208E6">
          <w:rPr>
            <w:lang w:val="en-IN" w:eastAsia="en-IN"/>
          </w:rPr>
          <w:delText>/</w:delText>
        </w:r>
      </w:del>
      <w:ins w:author="Upadhyay , Shubham (SBICard)" w:date="2026-01-16T14:18:00Z" w:id="93">
        <w:del w:author="Namita Salgiya" w:date="2026-01-21T13:01:00Z" w:id="94">
          <w:r w:rsidDel="00251812" w:rsidR="00623363">
            <w:rPr>
              <w:lang w:val="en-IN" w:eastAsia="en-IN"/>
            </w:rPr>
            <w:delText xml:space="preserve"> </w:delText>
          </w:r>
        </w:del>
      </w:ins>
      <w:del w:author="Namita Salgiya" w:date="2026-01-21T13:01:00Z" w:id="95">
        <w:r w:rsidDel="00251812" w:rsidR="000208E6">
          <w:rPr>
            <w:lang w:val="en-IN" w:eastAsia="en-IN"/>
          </w:rPr>
          <w:delText>Ru</w:delText>
        </w:r>
        <w:r w:rsidDel="00251812" w:rsidR="00623363">
          <w:rPr>
            <w:lang w:val="en-IN" w:eastAsia="en-IN"/>
          </w:rPr>
          <w:delText>P</w:delText>
        </w:r>
        <w:r w:rsidDel="00251812" w:rsidR="000208E6">
          <w:rPr>
            <w:lang w:val="en-IN" w:eastAsia="en-IN"/>
          </w:rPr>
          <w:delText xml:space="preserve">ay </w:delText>
        </w:r>
      </w:del>
      <w:r w:rsidR="000208E6">
        <w:rPr>
          <w:lang w:val="en-IN" w:eastAsia="en-IN"/>
        </w:rPr>
        <w:t>or Master Card</w:t>
      </w:r>
    </w:p>
    <w:p w:rsidRPr="009164D7" w:rsidR="004A5805" w:rsidP="004A5805" w:rsidRDefault="004A5805" w14:paraId="5C097B34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Cash Access Across the World</w:t>
      </w:r>
    </w:p>
    <w:p w:rsidRPr="00AE161E" w:rsidR="00AE161E" w:rsidP="00A269D1" w:rsidRDefault="004A5805" w14:paraId="380B78A4" w14:textId="1A013411">
      <w:pPr>
        <w:pStyle w:val="ListParagraph"/>
        <w:numPr>
          <w:ilvl w:val="0"/>
          <w:numId w:val="6"/>
        </w:numPr>
        <w:rPr>
          <w:lang w:val="en-IN" w:eastAsia="en-IN"/>
        </w:rPr>
      </w:pPr>
      <w:r w:rsidRPr="004A5805">
        <w:rPr>
          <w:lang w:val="en-IN" w:eastAsia="en-IN"/>
        </w:rPr>
        <w:t>Withdraw cash from over 1 million Visa</w:t>
      </w:r>
      <w:r w:rsidR="00F318DC">
        <w:rPr>
          <w:lang w:val="en-IN" w:eastAsia="en-IN"/>
        </w:rPr>
        <w:t xml:space="preserve"> </w:t>
      </w:r>
      <w:r w:rsidR="00AE161E">
        <w:rPr>
          <w:lang w:val="en-IN" w:eastAsia="en-IN"/>
        </w:rPr>
        <w:t xml:space="preserve">or MasterCard </w:t>
      </w:r>
      <w:r w:rsidRPr="004A5805">
        <w:rPr>
          <w:lang w:val="en-IN" w:eastAsia="en-IN"/>
        </w:rPr>
        <w:t>ATMs across the globe</w:t>
      </w:r>
    </w:p>
    <w:p w:rsidR="00AE161E" w:rsidP="00AE161E" w:rsidRDefault="00AE161E" w14:paraId="4C1612D8" w14:textId="614EDF66">
      <w:pPr>
        <w:rPr>
          <w:b/>
          <w:bCs/>
          <w:lang w:val="en-IN"/>
        </w:rPr>
      </w:pPr>
      <w:proofErr w:type="spellStart"/>
      <w:r w:rsidRPr="00AE161E">
        <w:rPr>
          <w:b/>
          <w:bCs/>
          <w:lang w:val="en-IN"/>
        </w:rPr>
        <w:t>Flexipay</w:t>
      </w:r>
      <w:proofErr w:type="spellEnd"/>
      <w:ins w:author="Upadhyay , Shubham (SBICard)" w:date="2026-01-16T14:19:00Z" w:id="96">
        <w:r w:rsidR="00061C93">
          <w:rPr>
            <w:b/>
            <w:bCs/>
            <w:lang w:val="en-IN"/>
          </w:rPr>
          <w:t xml:space="preserve"> EMI</w:t>
        </w:r>
      </w:ins>
    </w:p>
    <w:p w:rsidRPr="004A5805" w:rsidR="00AE161E" w:rsidP="00A269D1" w:rsidRDefault="00AE161E" w14:paraId="3DB9ACE9" w14:textId="77777777">
      <w:pPr>
        <w:pStyle w:val="ListParagraph"/>
        <w:numPr>
          <w:ilvl w:val="0"/>
          <w:numId w:val="6"/>
        </w:numPr>
        <w:rPr>
          <w:lang w:val="en-IN"/>
        </w:rPr>
      </w:pPr>
      <w:r w:rsidRPr="004A5805">
        <w:rPr>
          <w:lang w:val="en-IN"/>
        </w:rPr>
        <w:t>Convert eligible purchases into easy monthly EMIs</w:t>
      </w:r>
    </w:p>
    <w:p w:rsidR="00AE161E" w:rsidP="00A269D1" w:rsidRDefault="00AE161E" w14:paraId="172B2E0E" w14:textId="77777777">
      <w:pPr>
        <w:pStyle w:val="ListParagraph"/>
        <w:numPr>
          <w:ilvl w:val="0"/>
          <w:numId w:val="6"/>
        </w:numPr>
        <w:rPr>
          <w:lang w:val="en-IN"/>
        </w:rPr>
      </w:pPr>
      <w:r w:rsidRPr="00681931">
        <w:rPr>
          <w:lang w:val="en-IN"/>
        </w:rPr>
        <w:t>Applicable on transactions of Rs. 2,500 or more</w:t>
      </w:r>
    </w:p>
    <w:p w:rsidRPr="00285BC7" w:rsidR="007B2875" w:rsidP="00A269D1" w:rsidRDefault="007B2875" w14:paraId="041ED990" w14:textId="24904C39">
      <w:pPr>
        <w:pStyle w:val="ListParagraph"/>
        <w:numPr>
          <w:ilvl w:val="0"/>
          <w:numId w:val="6"/>
        </w:numPr>
      </w:pPr>
      <w:r w:rsidRPr="00285BC7">
        <w:t>Click </w:t>
      </w:r>
      <w:hyperlink w:history="1" r:id="rId22">
        <w:r w:rsidRPr="00285BC7">
          <w:rPr>
            <w:rStyle w:val="Hyperlink"/>
          </w:rPr>
          <w:t>here </w:t>
        </w:r>
      </w:hyperlink>
      <w:r w:rsidRPr="00285BC7">
        <w:t xml:space="preserve">to learn how to apply for </w:t>
      </w:r>
      <w:proofErr w:type="spellStart"/>
      <w:r w:rsidRPr="00285BC7">
        <w:t>Flexipay</w:t>
      </w:r>
      <w:proofErr w:type="spellEnd"/>
      <w:ins w:author="Upadhyay , Shubham (SBICard)" w:date="2026-01-16T14:19:00Z" w:id="97">
        <w:r w:rsidR="00061C93">
          <w:t xml:space="preserve"> EMI</w:t>
        </w:r>
      </w:ins>
    </w:p>
    <w:p w:rsidRPr="008028B6" w:rsidR="008123CD" w:rsidP="008123CD" w:rsidRDefault="008123CD" w14:paraId="4F30EB61" w14:textId="77777777">
      <w:pPr>
        <w:rPr>
          <w:ins w:author="Namita Salgiya" w:date="2026-01-14T09:38:00Z" w:id="98"/>
          <w:b/>
          <w:bCs/>
        </w:rPr>
      </w:pPr>
      <w:ins w:author="Namita Salgiya" w:date="2026-01-14T09:38:00Z" w:id="99">
        <w:r w:rsidRPr="008028B6">
          <w:rPr>
            <w:b/>
            <w:bCs/>
          </w:rPr>
          <w:t>Add-on Cards</w:t>
        </w:r>
      </w:ins>
    </w:p>
    <w:p w:rsidRPr="008028B6" w:rsidR="008123CD" w:rsidP="008123CD" w:rsidRDefault="008123CD" w14:paraId="22C2D0FE" w14:textId="77777777">
      <w:pPr>
        <w:numPr>
          <w:ilvl w:val="0"/>
          <w:numId w:val="13"/>
        </w:numPr>
        <w:rPr>
          <w:ins w:author="Namita Salgiya" w:date="2026-01-14T09:38:00Z" w:id="100"/>
        </w:rPr>
      </w:pPr>
      <w:ins w:author="Namita Salgiya" w:date="2026-01-14T09:38:00Z" w:id="101">
        <w:r w:rsidRPr="008028B6">
          <w:t xml:space="preserve">Empower your family with </w:t>
        </w:r>
        <w:r w:rsidRPr="008028B6">
          <w:fldChar w:fldCharType="begin"/>
        </w:r>
        <w:r w:rsidRPr="008028B6">
          <w:instrText>HYPERLINK "https://www.sbicard.com/en/personal/benefits/add-on-card.page" \t "_blank"</w:instrText>
        </w:r>
        <w:r w:rsidRPr="008028B6">
          <w:fldChar w:fldCharType="separate"/>
        </w:r>
        <w:r w:rsidRPr="008028B6">
          <w:rPr>
            <w:rStyle w:val="Hyperlink"/>
          </w:rPr>
          <w:t>add-on cards</w:t>
        </w:r>
        <w:r w:rsidRPr="008028B6">
          <w:fldChar w:fldCharType="end"/>
        </w:r>
        <w:r w:rsidRPr="008028B6">
          <w:t xml:space="preserve"> for your parents, spouse, children or siblings above the age of 18</w:t>
        </w:r>
      </w:ins>
    </w:p>
    <w:p w:rsidRPr="008028B6" w:rsidR="008123CD" w:rsidP="008123CD" w:rsidRDefault="008123CD" w14:paraId="2E896928" w14:textId="77777777">
      <w:pPr>
        <w:rPr>
          <w:ins w:author="Namita Salgiya" w:date="2026-01-14T09:38:00Z" w:id="102"/>
          <w:b/>
          <w:bCs/>
        </w:rPr>
      </w:pPr>
      <w:ins w:author="Namita Salgiya" w:date="2026-01-14T09:38:00Z" w:id="103">
        <w:r w:rsidRPr="008028B6">
          <w:rPr>
            <w:b/>
            <w:bCs/>
          </w:rPr>
          <w:t>Utility Bill Payment Facility</w:t>
        </w:r>
      </w:ins>
    </w:p>
    <w:p w:rsidRPr="008028B6" w:rsidR="008123CD" w:rsidP="008123CD" w:rsidRDefault="008123CD" w14:paraId="6893E1F2" w14:textId="38B88DF6">
      <w:pPr>
        <w:numPr>
          <w:ilvl w:val="0"/>
          <w:numId w:val="6"/>
        </w:numPr>
        <w:rPr>
          <w:ins w:author="Namita Salgiya" w:date="2026-01-14T09:38:00Z" w:id="104"/>
        </w:rPr>
      </w:pPr>
      <w:ins w:author="Namita Salgiya" w:date="2026-01-14T09:38:00Z" w:id="105">
        <w:r w:rsidRPr="008028B6">
          <w:t xml:space="preserve">Pay your electricity, telephone, mobile and other utility bills using </w:t>
        </w:r>
        <w:del w:author="Upadhyay , Shubham (SBICard)" w:date="2026-01-16T14:22:00Z" w:id="106">
          <w:r w:rsidRPr="008028B6" w:rsidDel="000E40F4">
            <w:delText xml:space="preserve">the </w:delText>
          </w:r>
        </w:del>
        <w:r w:rsidRPr="008028B6">
          <w:t xml:space="preserve">Easy Bill Pay facility. </w:t>
        </w:r>
        <w:r w:rsidRPr="008028B6">
          <w:fldChar w:fldCharType="begin"/>
        </w:r>
        <w:r w:rsidRPr="008028B6">
          <w:instrText>HYPERLINK "https://www.sbicard.com/en/personal/benefits.page" \l "area5" \t "_blank"</w:instrText>
        </w:r>
        <w:r w:rsidRPr="008028B6">
          <w:fldChar w:fldCharType="separate"/>
        </w:r>
        <w:r w:rsidRPr="008028B6">
          <w:rPr>
            <w:rStyle w:val="Hyperlink"/>
          </w:rPr>
          <w:t>Click here</w:t>
        </w:r>
        <w:r w:rsidRPr="008028B6">
          <w:fldChar w:fldCharType="end"/>
        </w:r>
        <w:r w:rsidRPr="008028B6">
          <w:t xml:space="preserve"> to know more.</w:t>
        </w:r>
      </w:ins>
    </w:p>
    <w:p w:rsidRPr="008028B6" w:rsidR="008123CD" w:rsidP="008123CD" w:rsidRDefault="008123CD" w14:paraId="6DFDA7B6" w14:textId="77777777">
      <w:pPr>
        <w:rPr>
          <w:ins w:author="Namita Salgiya" w:date="2026-01-14T09:38:00Z" w:id="107"/>
          <w:b/>
          <w:bCs/>
        </w:rPr>
      </w:pPr>
      <w:ins w:author="Namita Salgiya" w:date="2026-01-14T09:38:00Z" w:id="108">
        <w:r w:rsidRPr="008028B6">
          <w:rPr>
            <w:b/>
            <w:bCs/>
          </w:rPr>
          <w:t>Balance Transfer on EMI</w:t>
        </w:r>
      </w:ins>
    </w:p>
    <w:p w:rsidRPr="008028B6" w:rsidR="008123CD" w:rsidP="008123CD" w:rsidRDefault="008123CD" w14:paraId="3717D752" w14:textId="77777777">
      <w:pPr>
        <w:numPr>
          <w:ilvl w:val="0"/>
          <w:numId w:val="6"/>
        </w:numPr>
        <w:spacing w:after="0"/>
        <w:rPr>
          <w:ins w:author="Namita Salgiya" w:date="2026-01-14T09:38:00Z" w:id="109"/>
        </w:rPr>
      </w:pPr>
      <w:ins w:author="Namita Salgiya" w:date="2026-01-14T09:38:00Z" w:id="110">
        <w:r w:rsidRPr="008028B6">
          <w:t xml:space="preserve">Save money on your credit card repayments. </w:t>
        </w:r>
      </w:ins>
    </w:p>
    <w:p w:rsidRPr="008028B6" w:rsidR="008123CD" w:rsidP="008123CD" w:rsidRDefault="008123CD" w14:paraId="28AC3557" w14:textId="1454DC23">
      <w:pPr>
        <w:numPr>
          <w:ilvl w:val="0"/>
          <w:numId w:val="6"/>
        </w:numPr>
        <w:spacing w:after="0"/>
        <w:rPr>
          <w:ins w:author="Namita Salgiya" w:date="2026-01-14T09:38:00Z" w:id="111"/>
        </w:rPr>
      </w:pPr>
      <w:ins w:author="Namita Salgiya" w:date="2026-01-14T09:38:00Z" w:id="112">
        <w:r w:rsidRPr="008028B6">
          <w:lastRenderedPageBreak/>
          <w:t xml:space="preserve">Transfer outstanding balances of other banks’ credit cards to your </w:t>
        </w:r>
      </w:ins>
      <w:proofErr w:type="spellStart"/>
      <w:ins w:author="Namita Salgiya" w:date="2026-01-14T09:54:00Z" w:id="113">
        <w:r w:rsidRPr="0076091B" w:rsidR="00623500">
          <w:rPr>
            <w:lang w:val="en-IN"/>
          </w:rPr>
          <w:t>Simply</w:t>
        </w:r>
        <w:r w:rsidR="00623500">
          <w:rPr>
            <w:lang w:val="en-IN"/>
          </w:rPr>
          <w:t>CLICK</w:t>
        </w:r>
        <w:proofErr w:type="spellEnd"/>
        <w:r w:rsidRPr="0076091B" w:rsidR="00623500">
          <w:rPr>
            <w:lang w:val="en-IN"/>
          </w:rPr>
          <w:t xml:space="preserve"> SBI Card</w:t>
        </w:r>
      </w:ins>
      <w:ins w:author="Namita Salgiya" w:date="2026-01-14T09:38:00Z" w:id="114">
        <w:r w:rsidRPr="008028B6">
          <w:t xml:space="preserve"> at a lower interest rate and repay in easy EMIs. </w:t>
        </w:r>
        <w:r w:rsidRPr="008028B6">
          <w:fldChar w:fldCharType="begin"/>
        </w:r>
        <w:r w:rsidRPr="008028B6">
          <w:instrText>HYPERLINK "https://www.sbicard.com/en/personal/benefits/lower-interest-option/balance-transfer-on-emi.page" \t "_blank"</w:instrText>
        </w:r>
        <w:r w:rsidRPr="008028B6">
          <w:fldChar w:fldCharType="separate"/>
        </w:r>
        <w:r w:rsidRPr="008028B6">
          <w:rPr>
            <w:rStyle w:val="Hyperlink"/>
          </w:rPr>
          <w:t>Click here</w:t>
        </w:r>
        <w:r w:rsidRPr="008028B6">
          <w:fldChar w:fldCharType="end"/>
        </w:r>
        <w:r w:rsidRPr="008028B6">
          <w:t xml:space="preserve"> to know about Balance Transfer on EMI.</w:t>
        </w:r>
      </w:ins>
    </w:p>
    <w:p w:rsidR="008123CD" w:rsidP="008123CD" w:rsidRDefault="008123CD" w14:paraId="71870832" w14:textId="77777777">
      <w:pPr>
        <w:numPr>
          <w:ilvl w:val="0"/>
          <w:numId w:val="6"/>
        </w:numPr>
        <w:spacing w:after="0"/>
        <w:rPr>
          <w:ins w:author="Namita Salgiya" w:date="2026-01-14T09:38:00Z" w:id="115"/>
        </w:rPr>
      </w:pPr>
      <w:ins w:author="Namita Salgiya" w:date="2026-01-14T09:38:00Z" w:id="116">
        <w:r w:rsidRPr="008028B6">
          <w:t>Login to your account to avail this facility.</w:t>
        </w:r>
      </w:ins>
    </w:p>
    <w:p w:rsidRPr="00AE161E" w:rsidR="00AE161E" w:rsidP="00AE161E" w:rsidRDefault="00AE161E" w14:paraId="4E008819" w14:textId="77777777">
      <w:pPr>
        <w:rPr>
          <w:b/>
          <w:bCs/>
          <w:lang w:val="en-IN"/>
        </w:rPr>
      </w:pPr>
    </w:p>
    <w:p w:rsidRPr="00AE161E" w:rsidR="00AE161E" w:rsidP="00AE161E" w:rsidRDefault="00AE161E" w14:paraId="1B1F21AC" w14:textId="77777777">
      <w:pPr>
        <w:rPr>
          <w:lang w:val="en-IN"/>
        </w:rPr>
      </w:pPr>
    </w:p>
    <w:sectPr w:rsidRPr="00AE161E" w:rsidR="00AE161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US(" w:author="Upadhyay , Shubham (SBICard)" w:date="2026-01-16T14:08:00Z" w:id="15">
    <w:p w:rsidR="00A219D4" w:rsidP="00A219D4" w:rsidRDefault="00A219D4" w14:paraId="7D657303" w14:textId="77777777">
      <w:pPr>
        <w:pStyle w:val="CommentText"/>
      </w:pPr>
      <w:r>
        <w:rPr>
          <w:rStyle w:val="CommentReference"/>
        </w:rPr>
        <w:annotationRef/>
      </w:r>
      <w:r>
        <w:t>Please evaluate.</w:t>
      </w:r>
    </w:p>
    <w:p w:rsidR="00A219D4" w:rsidP="00A219D4" w:rsidRDefault="00A219D4" w14:paraId="37FA3845" w14:textId="77777777">
      <w:pPr>
        <w:pStyle w:val="CommentText"/>
      </w:pPr>
    </w:p>
    <w:p w:rsidR="00A219D4" w:rsidP="00A219D4" w:rsidRDefault="00A219D4" w14:paraId="729C3072" w14:textId="77777777">
      <w:pPr>
        <w:pStyle w:val="CommentText"/>
      </w:pPr>
      <w:r>
        <w:t>For consistency with other product collaterals, suggest we use ‘Welcome Gift’ if it is that</w:t>
      </w:r>
    </w:p>
  </w:comment>
  <w:comment w:initials="US(" w:author="Upadhyay , Shubham (SBICard)" w:date="2026-01-02T11:13:00Z" w:id="58">
    <w:p w:rsidR="00FA31FF" w:rsidP="00610080" w:rsidRDefault="00FA31FF" w14:paraId="492663AC" w14:textId="77777777">
      <w:pPr>
        <w:pStyle w:val="CommentText"/>
      </w:pPr>
      <w:r>
        <w:rPr>
          <w:rStyle w:val="CommentReference"/>
        </w:rPr>
        <w:annotationRef/>
      </w:r>
      <w:r>
        <w:t>Please evaluate from factual POV.</w:t>
      </w:r>
    </w:p>
  </w:comment>
  <w:comment w:initials="US(" w:author="Upadhyay , Shubham (SBICard)" w:date="2026-01-02T11:13:00Z" w:id="89">
    <w:p w:rsidR="00610080" w:rsidP="00610080" w:rsidRDefault="00610080" w14:paraId="68019177" w14:textId="77777777">
      <w:pPr>
        <w:pStyle w:val="CommentText"/>
      </w:pPr>
      <w:r>
        <w:rPr>
          <w:rStyle w:val="CommentReference"/>
        </w:rPr>
        <w:annotationRef/>
      </w:r>
      <w:r>
        <w:t>Please evaluate from factual POV.</w:t>
      </w:r>
    </w:p>
  </w:comment>
  <w:comment w:initials="NS" w:author="Namita Salgiya" w:date="2026-01-21T13:01:00Z" w:id="90">
    <w:p w:rsidR="00251812" w:rsidP="00251812" w:rsidRDefault="00251812" w14:paraId="1F569B0B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Checked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29C3072" w15:done="0"/>
  <w15:commentEx w15:paraId="492663AC" w15:done="0"/>
  <w15:commentEx w15:paraId="68019177" w15:done="0"/>
  <w15:commentEx w15:paraId="1F569B0B" w15:paraIdParent="6801917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556A124" w16cex:dateUtc="2026-01-16T08:38:00Z"/>
  <w16cex:commentExtensible w16cex:durableId="624DF75F" w16cex:dateUtc="2026-01-02T05:43:00Z"/>
  <w16cex:commentExtensible w16cex:durableId="40443DB5" w16cex:dateUtc="2026-01-02T05:43:00Z"/>
  <w16cex:commentExtensible w16cex:durableId="4E3C6C4D" w16cex:dateUtc="2026-01-21T07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29C3072" w16cid:durableId="0556A124"/>
  <w16cid:commentId w16cid:paraId="492663AC" w16cid:durableId="624DF75F"/>
  <w16cid:commentId w16cid:paraId="68019177" w16cid:durableId="40443DB5"/>
  <w16cid:commentId w16cid:paraId="1F569B0B" w16cid:durableId="4E3C6C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charset w:val="00"/>
    <w:family w:val="swiss"/>
    <w:pitch w:val="variable"/>
    <w:sig w:usb0="800000EF" w:usb1="40002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4E71137"/>
    <w:multiLevelType w:val="hybridMultilevel"/>
    <w:tmpl w:val="38764F3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8A24178"/>
    <w:multiLevelType w:val="hybridMultilevel"/>
    <w:tmpl w:val="ACF6F7B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F9A362B"/>
    <w:multiLevelType w:val="multilevel"/>
    <w:tmpl w:val="6BAC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AD326C6"/>
    <w:multiLevelType w:val="hybridMultilevel"/>
    <w:tmpl w:val="C106A3E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A6906DD"/>
    <w:multiLevelType w:val="multilevel"/>
    <w:tmpl w:val="31CA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AF049FF"/>
    <w:multiLevelType w:val="hybridMultilevel"/>
    <w:tmpl w:val="1D14E6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A7F1F6E"/>
    <w:multiLevelType w:val="hybridMultilevel"/>
    <w:tmpl w:val="0B4CD13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BDC046F"/>
    <w:multiLevelType w:val="hybridMultilevel"/>
    <w:tmpl w:val="F516F41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BE85368"/>
    <w:multiLevelType w:val="hybridMultilevel"/>
    <w:tmpl w:val="2DD01100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1"/>
  </w:num>
  <w:num w:numId="5">
    <w:abstractNumId w:val="9"/>
  </w:num>
  <w:num w:numId="6">
    <w:abstractNumId w:val="0"/>
  </w:num>
  <w:num w:numId="7">
    <w:abstractNumId w:val="2"/>
  </w:num>
  <w:num w:numId="8">
    <w:abstractNumId w:val="8"/>
  </w:num>
  <w:num w:numId="9">
    <w:abstractNumId w:val="7"/>
  </w:num>
  <w:num w:numId="10">
    <w:abstractNumId w:val="11"/>
  </w:num>
  <w:num w:numId="11">
    <w:abstractNumId w:val="5"/>
  </w:num>
  <w:num w:numId="12">
    <w:abstractNumId w:val="12"/>
  </w:num>
  <w:num w:numId="13">
    <w:abstractNumId w:val="10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padhyay , Shubham (SBICard)">
    <w15:presenceInfo w15:providerId="AD" w15:userId="S-1-5-21-1521157601-2888471106-1901687981-65808"/>
  </w15:person>
  <w15:person w15:author="Namita Salgiya">
    <w15:presenceInfo w15:providerId="Windows Live" w15:userId="4e5e558c91ea66bf"/>
  </w15:person>
  <w15:person w15:author="Arun Kaushal">
    <w15:presenceInfo w15:providerId="None" w15:userId="Arun Kausha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208E6"/>
    <w:rsid w:val="00061C93"/>
    <w:rsid w:val="00061D4B"/>
    <w:rsid w:val="0007405C"/>
    <w:rsid w:val="0009775C"/>
    <w:rsid w:val="00097D48"/>
    <w:rsid w:val="000A2979"/>
    <w:rsid w:val="000E40F4"/>
    <w:rsid w:val="00122BDC"/>
    <w:rsid w:val="001535C0"/>
    <w:rsid w:val="001573BC"/>
    <w:rsid w:val="0016440F"/>
    <w:rsid w:val="001C5B69"/>
    <w:rsid w:val="00212E9B"/>
    <w:rsid w:val="00217F8A"/>
    <w:rsid w:val="0022524F"/>
    <w:rsid w:val="00235F80"/>
    <w:rsid w:val="00251812"/>
    <w:rsid w:val="0029715F"/>
    <w:rsid w:val="002D38D6"/>
    <w:rsid w:val="002D7AF3"/>
    <w:rsid w:val="00311B56"/>
    <w:rsid w:val="00345E13"/>
    <w:rsid w:val="003C18A8"/>
    <w:rsid w:val="003D715C"/>
    <w:rsid w:val="0042325B"/>
    <w:rsid w:val="00445DAC"/>
    <w:rsid w:val="004A5805"/>
    <w:rsid w:val="00513A0B"/>
    <w:rsid w:val="005310B6"/>
    <w:rsid w:val="00551833"/>
    <w:rsid w:val="005643BE"/>
    <w:rsid w:val="00583D5D"/>
    <w:rsid w:val="00610080"/>
    <w:rsid w:val="00623363"/>
    <w:rsid w:val="00623500"/>
    <w:rsid w:val="00637D0A"/>
    <w:rsid w:val="00681931"/>
    <w:rsid w:val="006938F5"/>
    <w:rsid w:val="006A2631"/>
    <w:rsid w:val="006A40D4"/>
    <w:rsid w:val="006E40B8"/>
    <w:rsid w:val="007275A2"/>
    <w:rsid w:val="007550F8"/>
    <w:rsid w:val="007B2875"/>
    <w:rsid w:val="007E6703"/>
    <w:rsid w:val="007E6A3E"/>
    <w:rsid w:val="008123CD"/>
    <w:rsid w:val="0081548E"/>
    <w:rsid w:val="0083076E"/>
    <w:rsid w:val="00832A62"/>
    <w:rsid w:val="008E4E96"/>
    <w:rsid w:val="008F6CAF"/>
    <w:rsid w:val="009164D7"/>
    <w:rsid w:val="00931386"/>
    <w:rsid w:val="009A176A"/>
    <w:rsid w:val="009C0D9E"/>
    <w:rsid w:val="009D2D1C"/>
    <w:rsid w:val="009E53C9"/>
    <w:rsid w:val="00A150C5"/>
    <w:rsid w:val="00A219D4"/>
    <w:rsid w:val="00A269D1"/>
    <w:rsid w:val="00A27FC1"/>
    <w:rsid w:val="00A579B5"/>
    <w:rsid w:val="00A80E72"/>
    <w:rsid w:val="00AC2D69"/>
    <w:rsid w:val="00AE161E"/>
    <w:rsid w:val="00AF4A2A"/>
    <w:rsid w:val="00B70F80"/>
    <w:rsid w:val="00B74F63"/>
    <w:rsid w:val="00BA12D3"/>
    <w:rsid w:val="00BA3AF5"/>
    <w:rsid w:val="00BB4F72"/>
    <w:rsid w:val="00BF3A60"/>
    <w:rsid w:val="00C0786A"/>
    <w:rsid w:val="00C37A02"/>
    <w:rsid w:val="00C42307"/>
    <w:rsid w:val="00C629CF"/>
    <w:rsid w:val="00C63C91"/>
    <w:rsid w:val="00C66F71"/>
    <w:rsid w:val="00C712F6"/>
    <w:rsid w:val="00C74138"/>
    <w:rsid w:val="00CA5965"/>
    <w:rsid w:val="00CA61DB"/>
    <w:rsid w:val="00CB45CF"/>
    <w:rsid w:val="00CD511F"/>
    <w:rsid w:val="00CF7553"/>
    <w:rsid w:val="00D34CF6"/>
    <w:rsid w:val="00D41563"/>
    <w:rsid w:val="00D7486F"/>
    <w:rsid w:val="00D86A35"/>
    <w:rsid w:val="00DB606B"/>
    <w:rsid w:val="00E002DF"/>
    <w:rsid w:val="00E07D94"/>
    <w:rsid w:val="00E56665"/>
    <w:rsid w:val="00E62FE6"/>
    <w:rsid w:val="00EC5401"/>
    <w:rsid w:val="00F23D00"/>
    <w:rsid w:val="00F318DC"/>
    <w:rsid w:val="00F31F00"/>
    <w:rsid w:val="00FA31FF"/>
    <w:rsid w:val="00FB78C6"/>
    <w:rsid w:val="00FC56CE"/>
    <w:rsid w:val="2C00411B"/>
    <w:rsid w:val="5714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445DAC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comments.xml" Id="rId8" /><Relationship Type="http://schemas.openxmlformats.org/officeDocument/2006/relationships/hyperlink" Target="https://www.sbicard.com/sbi-card-en/assets/docs/pdf/personal/credit-cards/value-savings/simplyclick/simplyclick-welcome.pdf" TargetMode="External" Id="rId13" /><Relationship Type="http://schemas.openxmlformats.org/officeDocument/2006/relationships/hyperlink" Target="https://www.sbicard.com/sbi-card-en/assets/docs/pdf/Yatra-SBI-SimplyCLICk-tnc.pdf" TargetMode="External" Id="rId18" /><Relationship Type="http://schemas.microsoft.com/office/2011/relationships/people" Target="people.xml" Id="rId26" /><Relationship Type="http://schemas.openxmlformats.org/officeDocument/2006/relationships/settings" Target="settings.xml" Id="rId3" /><Relationship Type="http://schemas.openxmlformats.org/officeDocument/2006/relationships/hyperlink" Target="https://www.sbicard.com/en/most-important-terms-and-conditions.page" TargetMode="External" Id="rId21" /><Relationship Type="http://schemas.openxmlformats.org/officeDocument/2006/relationships/hyperlink" Target="https://www.sbicard.com/sbi-card-en/assets/docs/pdf/personal/credit-cards/value-savings/simplyclick/Cleartrip%20Gift%20Card%20Combine%20-revised.pdf" TargetMode="External" Id="rId17" /><Relationship Type="http://schemas.openxmlformats.org/officeDocument/2006/relationships/fontTable" Target="fontTable.xml" Id="rId25" /><Relationship Type="http://schemas.openxmlformats.org/officeDocument/2006/relationships/styles" Target="styles.xml" Id="rId2" /><Relationship Type="http://schemas.openxmlformats.org/officeDocument/2006/relationships/hyperlink" Target="https://www.sbicard.com/en/personal/credit-cards/lifestyle/sbi-card-elite.page" TargetMode="External" Id="rId20" /><Relationship Type="http://schemas.openxmlformats.org/officeDocument/2006/relationships/numbering" Target="numbering.xml" Id="rId1" /><Relationship Type="http://schemas.microsoft.com/office/2018/08/relationships/commentsExtensible" Target="commentsExtensible.xml" Id="rId11" /><Relationship Type="http://schemas.openxmlformats.org/officeDocument/2006/relationships/hyperlink" Target="https://www.sbicard.com/sbi-card-en/assets/docs/pdf/personal/credit-cards/value-savings/simplyclick/simplyclick-sbi-card-rp-tnc.pdf" TargetMode="External" Id="rId15" /><Relationship Type="http://schemas.microsoft.com/office/2016/09/relationships/commentsIds" Target="commentsIds.xml" Id="rId10" /><Relationship Type="http://schemas.openxmlformats.org/officeDocument/2006/relationships/webSettings" Target="webSettings.xml" Id="rId4" /><Relationship Type="http://schemas.microsoft.com/office/2011/relationships/commentsExtended" Target="commentsExtended.xml" Id="rId9" /><Relationship Type="http://schemas.openxmlformats.org/officeDocument/2006/relationships/hyperlink" Target="https://www.sbicard.com/en/personal/benefits/lower-interest-option/flexi-pay.page" TargetMode="External" Id="rId22" /><Relationship Type="http://schemas.openxmlformats.org/officeDocument/2006/relationships/theme" Target="theme/theme1.xml" Id="rId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13</revision>
  <dcterms:created xsi:type="dcterms:W3CDTF">2026-01-16T08:38:00.0000000Z</dcterms:created>
  <dcterms:modified xsi:type="dcterms:W3CDTF">2026-03-19T07:02:41.8085414Z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</Properties>
</file>