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84924" w:rsidR="004423E2" w:rsidP="003C1523" w:rsidRDefault="004423E2" w14:paraId="5554F025" w14:textId="0C28E87B">
      <w:pPr>
        <w:jc w:val="center"/>
        <w:rPr>
          <w:rFonts w:ascii="Sari Offc" w:hAnsi="Sari Offc"/>
          <w:b/>
          <w:bCs/>
          <w:sz w:val="24"/>
          <w:szCs w:val="24"/>
        </w:rPr>
      </w:pPr>
      <w:r w:rsidRPr="00E84924">
        <w:rPr>
          <w:rFonts w:ascii="Sari Offc" w:hAnsi="Sari Offc"/>
          <w:b/>
          <w:bCs/>
          <w:sz w:val="24"/>
          <w:szCs w:val="24"/>
        </w:rPr>
        <w:fldChar w:fldCharType="begin"/>
      </w:r>
      <w:r w:rsidRPr="00E84924">
        <w:rPr>
          <w:rFonts w:ascii="Sari Offc" w:hAnsi="Sari Offc"/>
          <w:b/>
          <w:bCs/>
          <w:sz w:val="24"/>
          <w:szCs w:val="24"/>
        </w:rPr>
        <w:instrText>HYPERLINK "https://www.sbicard.com/en/personal/credit-cards/travel/air-india-sbi-platinum-card.page"</w:instrText>
      </w:r>
      <w:r w:rsidRPr="00E84924">
        <w:rPr>
          <w:rFonts w:ascii="Sari Offc" w:hAnsi="Sari Offc"/>
          <w:b/>
          <w:bCs/>
          <w:sz w:val="24"/>
          <w:szCs w:val="24"/>
        </w:rPr>
      </w:r>
      <w:r w:rsidRPr="00E84924">
        <w:rPr>
          <w:rFonts w:ascii="Sari Offc" w:hAnsi="Sari Offc"/>
          <w:b/>
          <w:bCs/>
          <w:sz w:val="24"/>
          <w:szCs w:val="24"/>
        </w:rPr>
        <w:fldChar w:fldCharType="separate"/>
      </w:r>
      <w:r w:rsidRPr="00E84924">
        <w:rPr>
          <w:rStyle w:val="Hyperlink"/>
          <w:rFonts w:ascii="Sari Offc" w:hAnsi="Sari Offc"/>
          <w:b/>
          <w:bCs/>
          <w:sz w:val="24"/>
          <w:szCs w:val="24"/>
        </w:rPr>
        <w:t>Air India SBI Platinum Card</w:t>
      </w:r>
      <w:r w:rsidRPr="00E84924">
        <w:rPr>
          <w:rFonts w:ascii="Sari Offc" w:hAnsi="Sari Offc"/>
          <w:b/>
          <w:bCs/>
          <w:sz w:val="24"/>
          <w:szCs w:val="24"/>
        </w:rPr>
        <w:fldChar w:fldCharType="end"/>
      </w:r>
    </w:p>
    <w:p w:rsidRPr="00E84924" w:rsidR="00C71606" w:rsidP="003C1523" w:rsidRDefault="0075555C" w14:paraId="7D1573FE" w14:textId="334718A1">
      <w:pPr>
        <w:jc w:val="center"/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 xml:space="preserve">Welcome </w:t>
      </w:r>
      <w:r w:rsidRPr="00E84924" w:rsidR="00E84924">
        <w:rPr>
          <w:rFonts w:ascii="Sari Offc" w:hAnsi="Sari Offc"/>
          <w:sz w:val="24"/>
          <w:szCs w:val="24"/>
        </w:rPr>
        <w:t xml:space="preserve">Aboard </w:t>
      </w:r>
      <w:r w:rsidRPr="00E84924">
        <w:rPr>
          <w:rFonts w:ascii="Sari Offc" w:hAnsi="Sari Offc"/>
          <w:sz w:val="24"/>
          <w:szCs w:val="24"/>
        </w:rPr>
        <w:t xml:space="preserve">a </w:t>
      </w:r>
      <w:r w:rsidRPr="00E84924" w:rsidR="00E84924">
        <w:rPr>
          <w:rFonts w:ascii="Sari Offc" w:hAnsi="Sari Offc"/>
          <w:sz w:val="24"/>
          <w:szCs w:val="24"/>
        </w:rPr>
        <w:t xml:space="preserve">Journey </w:t>
      </w:r>
      <w:r w:rsidRPr="00E84924">
        <w:rPr>
          <w:rFonts w:ascii="Sari Offc" w:hAnsi="Sari Offc"/>
          <w:sz w:val="24"/>
          <w:szCs w:val="24"/>
        </w:rPr>
        <w:t xml:space="preserve">of </w:t>
      </w:r>
      <w:r w:rsidRPr="00E84924" w:rsidR="00E84924">
        <w:rPr>
          <w:rFonts w:ascii="Sari Offc" w:hAnsi="Sari Offc"/>
          <w:sz w:val="24"/>
          <w:szCs w:val="24"/>
        </w:rPr>
        <w:t>Rewarding Experiences</w:t>
      </w:r>
    </w:p>
    <w:p w:rsidRPr="00E84924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E8492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E84924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Reward</w:t>
      </w:r>
      <w:r w:rsidRPr="00E84924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E84924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Milestone Benefits</w:t>
      </w:r>
    </w:p>
    <w:p w:rsidRPr="00E84924" w:rsidR="00947F57" w:rsidP="00947F57" w:rsidRDefault="003C1523" w14:paraId="50F3FB43" w14:textId="476DC1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  <w:lang w:val="en-IN"/>
        </w:rPr>
        <w:t>Lounge Benefit</w:t>
      </w:r>
      <w:r w:rsidRPr="00E84924" w:rsidR="0075555C">
        <w:rPr>
          <w:rFonts w:ascii="Sari Offc" w:hAnsi="Sari Offc"/>
          <w:sz w:val="24"/>
          <w:szCs w:val="24"/>
          <w:lang w:val="en-IN"/>
        </w:rPr>
        <w:t>s</w:t>
      </w:r>
    </w:p>
    <w:p w:rsidRPr="00E84924" w:rsidR="00CB7074" w:rsidP="00CB7074" w:rsidRDefault="00CB7074" w14:paraId="32484003" w14:textId="792618A0">
      <w:p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Embark on a journey to a rewarding world that only a few like you can access</w:t>
      </w:r>
    </w:p>
    <w:p w:rsidRPr="00E84924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E8492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E8492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E84924" w:rsidR="003F5BE7" w:rsidP="5A0A99D6" w:rsidRDefault="00A005E2" w14:paraId="0F108C7B" w14:textId="230DB1D5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A005E2">
        <w:rPr>
          <w:rFonts w:ascii="Sari Offc" w:hAnsi="Sari Offc"/>
          <w:sz w:val="24"/>
          <w:szCs w:val="24"/>
        </w:rPr>
        <w:t>5</w:t>
      </w:r>
      <w:r w:rsidRPr="5A0A99D6" w:rsidR="003F5BE7">
        <w:rPr>
          <w:rFonts w:ascii="Sari Offc" w:hAnsi="Sari Offc"/>
          <w:sz w:val="24"/>
          <w:szCs w:val="24"/>
        </w:rPr>
        <w:t xml:space="preserve">,000 </w:t>
      </w:r>
      <w:r w:rsidRPr="5A0A99D6" w:rsidR="00E84924">
        <w:rPr>
          <w:rFonts w:ascii="Sari Offc" w:hAnsi="Sari Offc"/>
          <w:sz w:val="24"/>
          <w:szCs w:val="24"/>
        </w:rPr>
        <w:t xml:space="preserve">Reward Points </w:t>
      </w:r>
      <w:r w:rsidRPr="5A0A99D6" w:rsidR="003F5BE7">
        <w:rPr>
          <w:rFonts w:ascii="Sari Offc" w:hAnsi="Sari Offc"/>
          <w:sz w:val="24"/>
          <w:szCs w:val="24"/>
        </w:rPr>
        <w:t xml:space="preserve">on </w:t>
      </w:r>
      <w:r w:rsidRPr="5A0A99D6" w:rsidR="00E84924">
        <w:rPr>
          <w:rFonts w:ascii="Sari Offc" w:hAnsi="Sari Offc"/>
          <w:sz w:val="24"/>
          <w:szCs w:val="24"/>
        </w:rPr>
        <w:t xml:space="preserve">Joining </w:t>
      </w:r>
    </w:p>
    <w:p w:rsidRPr="00E84924" w:rsidR="003F5BE7" w:rsidP="5A0A99D6" w:rsidRDefault="003F5BE7" w14:paraId="207F3A35" w14:textId="4648B73F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3F5BE7">
        <w:rPr>
          <w:rFonts w:ascii="Sari Offc" w:hAnsi="Sari Offc"/>
          <w:sz w:val="24"/>
          <w:szCs w:val="24"/>
        </w:rPr>
        <w:t>Air India Maharaja Club</w:t>
      </w:r>
      <w:r w:rsidRPr="5A0A99D6" w:rsidR="00510BC5">
        <w:rPr>
          <w:rFonts w:ascii="Sari Offc" w:hAnsi="Sari Offc"/>
          <w:sz w:val="24"/>
          <w:szCs w:val="24"/>
        </w:rPr>
        <w:t xml:space="preserve"> </w:t>
      </w:r>
      <w:r w:rsidRPr="5A0A99D6" w:rsidR="00E84924">
        <w:rPr>
          <w:rFonts w:ascii="Sari Offc" w:hAnsi="Sari Offc"/>
          <w:sz w:val="24"/>
          <w:szCs w:val="24"/>
        </w:rPr>
        <w:t>Membership</w:t>
      </w:r>
    </w:p>
    <w:p w:rsidRPr="00E84924" w:rsidR="003F5BE7" w:rsidP="5A0A99D6" w:rsidRDefault="003F5BE7" w14:paraId="3D3AAD20" w14:textId="75AF81A6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3F5BE7">
        <w:rPr>
          <w:rFonts w:ascii="Sari Offc" w:hAnsi="Sari Offc"/>
          <w:sz w:val="24"/>
          <w:szCs w:val="24"/>
        </w:rPr>
        <w:t xml:space="preserve">Reward Points on Air India </w:t>
      </w:r>
      <w:r w:rsidRPr="5A0A99D6" w:rsidR="00E84924">
        <w:rPr>
          <w:rFonts w:ascii="Sari Offc" w:hAnsi="Sari Offc"/>
          <w:sz w:val="24"/>
          <w:szCs w:val="24"/>
        </w:rPr>
        <w:t xml:space="preserve">Tickets </w:t>
      </w:r>
    </w:p>
    <w:p w:rsidR="5A0A99D6" w:rsidP="5A0A99D6" w:rsidRDefault="5A0A99D6" w14:paraId="2CF001F0" w14:textId="50BBF826">
      <w:pPr>
        <w:pStyle w:val="ListParagraph"/>
        <w:ind w:left="720"/>
        <w:rPr>
          <w:rFonts w:ascii="Sari Offc" w:hAnsi="Sari Offc" w:eastAsia="Calibri" w:cs="Calibri"/>
          <w:sz w:val="24"/>
          <w:szCs w:val="24"/>
          <w:lang w:val="en-IN"/>
        </w:rPr>
      </w:pPr>
    </w:p>
    <w:p w:rsidRPr="00E84924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E84924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E84924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E84924" w:rsidR="00947F57" w:rsidP="5A0A99D6" w:rsidRDefault="00947F57" w14:paraId="440B98E9" w14:textId="488AD3EA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5A0A99D6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r w:rsidRPr="5A0A99D6" w:rsidR="00875996">
        <w:rPr>
          <w:rFonts w:ascii="Sari Offc" w:hAnsi="Sari Offc"/>
          <w:b w:val="1"/>
          <w:bCs w:val="1"/>
          <w:sz w:val="24"/>
          <w:szCs w:val="24"/>
          <w:lang w:val="en-IN"/>
        </w:rPr>
        <w:t>s</w:t>
      </w:r>
      <w:r w:rsidRPr="5A0A99D6" w:rsidR="2442A49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84924" w:rsidR="0075555C" w:rsidP="0075555C" w:rsidRDefault="00A005E2" w14:paraId="78CC3605" w14:textId="6DF1E7EE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5</w:t>
      </w:r>
      <w:r w:rsidRPr="00E84924" w:rsidR="0075555C">
        <w:rPr>
          <w:rFonts w:ascii="Sari Offc" w:hAnsi="Sari Offc"/>
          <w:sz w:val="24"/>
          <w:szCs w:val="24"/>
        </w:rPr>
        <w:t xml:space="preserve">,000 </w:t>
      </w:r>
      <w:r w:rsidRPr="00E84924" w:rsidR="00E84924">
        <w:rPr>
          <w:rFonts w:ascii="Sari Offc" w:hAnsi="Sari Offc"/>
          <w:sz w:val="24"/>
          <w:szCs w:val="24"/>
        </w:rPr>
        <w:t xml:space="preserve">Reward Points </w:t>
      </w:r>
      <w:r w:rsidRPr="00E84924" w:rsidR="0075555C">
        <w:rPr>
          <w:rFonts w:ascii="Sari Offc" w:hAnsi="Sari Offc"/>
          <w:sz w:val="24"/>
          <w:szCs w:val="24"/>
        </w:rPr>
        <w:t xml:space="preserve">on </w:t>
      </w:r>
      <w:r w:rsidRPr="00E84924" w:rsidR="00E84924">
        <w:rPr>
          <w:rFonts w:ascii="Sari Offc" w:hAnsi="Sari Offc"/>
          <w:sz w:val="24"/>
          <w:szCs w:val="24"/>
        </w:rPr>
        <w:t xml:space="preserve">Payment </w:t>
      </w:r>
      <w:r w:rsidRPr="00E84924" w:rsidR="0075555C">
        <w:rPr>
          <w:rFonts w:ascii="Sari Offc" w:hAnsi="Sari Offc"/>
          <w:sz w:val="24"/>
          <w:szCs w:val="24"/>
        </w:rPr>
        <w:t xml:space="preserve">of </w:t>
      </w:r>
      <w:r w:rsidRPr="00E84924" w:rsidR="00875996">
        <w:rPr>
          <w:rFonts w:ascii="Sari Offc" w:hAnsi="Sari Offc"/>
          <w:sz w:val="24"/>
          <w:szCs w:val="24"/>
        </w:rPr>
        <w:t>J</w:t>
      </w:r>
      <w:r w:rsidRPr="00E84924" w:rsidR="0075555C">
        <w:rPr>
          <w:rFonts w:ascii="Sari Offc" w:hAnsi="Sari Offc"/>
          <w:sz w:val="24"/>
          <w:szCs w:val="24"/>
        </w:rPr>
        <w:t xml:space="preserve">oining </w:t>
      </w:r>
      <w:r w:rsidRPr="00E84924" w:rsidR="00875996">
        <w:rPr>
          <w:rFonts w:ascii="Sari Offc" w:hAnsi="Sari Offc"/>
          <w:sz w:val="24"/>
          <w:szCs w:val="24"/>
        </w:rPr>
        <w:t>F</w:t>
      </w:r>
      <w:r w:rsidRPr="00E84924" w:rsidR="0075555C">
        <w:rPr>
          <w:rFonts w:ascii="Sari Offc" w:hAnsi="Sari Offc"/>
          <w:sz w:val="24"/>
          <w:szCs w:val="24"/>
        </w:rPr>
        <w:t>ee</w:t>
      </w:r>
      <w:r w:rsidRPr="00E84924" w:rsidR="002D791F">
        <w:rPr>
          <w:rFonts w:ascii="Sari Offc" w:hAnsi="Sari Offc"/>
          <w:sz w:val="24"/>
          <w:szCs w:val="24"/>
        </w:rPr>
        <w:t>.</w:t>
      </w:r>
    </w:p>
    <w:p w:rsidRPr="00E84924" w:rsidR="0075555C" w:rsidP="0075555C" w:rsidRDefault="0075555C" w14:paraId="4D415D92" w14:textId="3E2AACD4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Complimentary membership of Air India Maharaja Club – Air India Maharaja Points. For details, </w:t>
      </w:r>
      <w:hyperlink w:tgtFrame="_blank" w:history="1" r:id="rId11">
        <w:r w:rsidRPr="00E84924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E84924">
        <w:rPr>
          <w:rFonts w:ascii="Sari Offc" w:hAnsi="Sari Offc"/>
          <w:sz w:val="24"/>
          <w:szCs w:val="24"/>
        </w:rPr>
        <w:t>.</w:t>
      </w:r>
    </w:p>
    <w:p w:rsidRPr="00E84924" w:rsidR="0075555C" w:rsidP="0075555C" w:rsidRDefault="0075555C" w14:paraId="457C76B6" w14:textId="742B3EE2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 xml:space="preserve">To redeem Maharaja Points for self, at least 1 flight accrual activity must be registered after enrolling as a Maharaja Club </w:t>
      </w:r>
      <w:r w:rsidRPr="00E84924" w:rsidR="00E84924">
        <w:rPr>
          <w:rFonts w:ascii="Sari Offc" w:hAnsi="Sari Offc"/>
          <w:sz w:val="24"/>
          <w:szCs w:val="24"/>
        </w:rPr>
        <w:t>Member</w:t>
      </w:r>
      <w:r w:rsidRPr="00E84924">
        <w:rPr>
          <w:rFonts w:ascii="Sari Offc" w:hAnsi="Sari Offc"/>
          <w:sz w:val="24"/>
          <w:szCs w:val="24"/>
        </w:rPr>
        <w:t>.</w:t>
      </w:r>
    </w:p>
    <w:p w:rsidRPr="00E84924" w:rsidR="0075555C" w:rsidP="0075555C" w:rsidRDefault="0075555C" w14:paraId="4090023B" w14:textId="063503C8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5A0A99D6" w:rsidR="0075555C">
        <w:rPr>
          <w:rFonts w:ascii="Sari Offc" w:hAnsi="Sari Offc"/>
          <w:sz w:val="24"/>
          <w:szCs w:val="24"/>
        </w:rPr>
        <w:t>To redeem Maharaja Points for family or friends, at least 5 flight accrual activities must be registered after enrolment.</w:t>
      </w:r>
    </w:p>
    <w:p w:rsidR="5A0A99D6" w:rsidP="5A0A99D6" w:rsidRDefault="5A0A99D6" w14:paraId="74245B96" w14:textId="77C7DB22">
      <w:pPr>
        <w:rPr>
          <w:rFonts w:ascii="Sari Offc" w:hAnsi="Sari Offc"/>
          <w:b w:val="1"/>
          <w:bCs w:val="1"/>
          <w:sz w:val="24"/>
          <w:szCs w:val="24"/>
          <w:lang w:val="en-IN"/>
        </w:rPr>
      </w:pPr>
    </w:p>
    <w:p w:rsidRPr="00E84924" w:rsidR="003C1523" w:rsidP="215F1F03" w:rsidRDefault="003C1523" w14:paraId="198DC140" w14:textId="525DA54F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Re</w:t>
      </w:r>
      <w:r w:rsidRPr="5A0A99D6" w:rsidR="00876000">
        <w:rPr>
          <w:rFonts w:ascii="Sari Offc" w:hAnsi="Sari Offc"/>
          <w:b w:val="1"/>
          <w:bCs w:val="1"/>
          <w:sz w:val="24"/>
          <w:szCs w:val="24"/>
          <w:lang w:val="en-IN"/>
        </w:rPr>
        <w:t>ward</w:t>
      </w:r>
      <w:r w:rsidRPr="5A0A99D6" w:rsidR="003C1523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Benefits</w:t>
      </w:r>
      <w:r w:rsidRPr="5A0A99D6" w:rsidR="2006029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84924" w:rsidR="00EF7B69" w:rsidP="00EF7B69" w:rsidRDefault="00EF7B69" w14:paraId="11520FF1" w14:textId="4C7061FB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 xml:space="preserve">2 Reward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E84924">
        <w:rPr>
          <w:rFonts w:ascii="Sari Offc" w:hAnsi="Sari Offc"/>
          <w:sz w:val="24"/>
          <w:szCs w:val="24"/>
          <w:lang w:val="en-IN" w:eastAsia="en-IN"/>
        </w:rPr>
        <w:t>for every Rs. 100 spent</w:t>
      </w:r>
    </w:p>
    <w:p w:rsidRPr="00E84924" w:rsidR="0075555C" w:rsidP="00C65BBC" w:rsidRDefault="00A005E2" w14:paraId="0BB09A40" w14:textId="5020B1CE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5</w:t>
      </w:r>
      <w:r w:rsidRPr="00E84924" w:rsidR="0075555C">
        <w:rPr>
          <w:rFonts w:ascii="Sari Offc" w:hAnsi="Sari Offc"/>
          <w:sz w:val="24"/>
          <w:szCs w:val="24"/>
        </w:rPr>
        <w:t xml:space="preserve"> Reward Points per Rs. 100 spent on Air India tickets booked via website, app, booking offices, or call centers (including Super Saver tickets for self and others).</w:t>
      </w:r>
      <w:r w:rsidRPr="00E84924" w:rsidR="00C65BBC">
        <w:rPr>
          <w:rFonts w:ascii="Sari Offc" w:hAnsi="Sari Offc"/>
          <w:sz w:val="24"/>
          <w:szCs w:val="24"/>
        </w:rPr>
        <w:t xml:space="preserve"> </w:t>
      </w:r>
      <w:r w:rsidRPr="00E84924" w:rsidR="00C65BBC">
        <w:rPr>
          <w:rFonts w:ascii="Sari Offc" w:hAnsi="Sari Offc"/>
          <w:sz w:val="24"/>
          <w:szCs w:val="24"/>
          <w:lang w:eastAsia="en-IN"/>
        </w:rPr>
        <w:t>For details, </w:t>
      </w:r>
      <w:hyperlink w:tgtFrame="_blank" w:history="1" r:id="rId13">
        <w:r w:rsidRPr="00E84924" w:rsidR="00C65BBC">
          <w:rPr>
            <w:rStyle w:val="Hyperlink"/>
            <w:rFonts w:ascii="Sari Offc" w:hAnsi="Sari Offc"/>
            <w:sz w:val="24"/>
            <w:szCs w:val="24"/>
            <w:lang w:eastAsia="en-IN"/>
          </w:rPr>
          <w:t>click here</w:t>
        </w:r>
      </w:hyperlink>
      <w:r w:rsidRPr="00E84924" w:rsidR="00C65BBC">
        <w:rPr>
          <w:rFonts w:ascii="Sari Offc" w:hAnsi="Sari Offc"/>
          <w:sz w:val="24"/>
          <w:szCs w:val="24"/>
          <w:lang w:eastAsia="en-IN"/>
        </w:rPr>
        <w:t>.</w:t>
      </w:r>
    </w:p>
    <w:p w:rsidRPr="00E84924" w:rsidR="0075555C" w:rsidP="00C65BBC" w:rsidRDefault="0075555C" w14:paraId="111A4DE3" w14:textId="77777777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Reward Points are converted to Air India Maharaja Points within 7 working days of request receipt.</w:t>
      </w:r>
    </w:p>
    <w:p w:rsidRPr="00E84924" w:rsidR="0075555C" w:rsidP="00C65BBC" w:rsidRDefault="0075555C" w14:paraId="392ABFA1" w14:textId="77777777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Redemption is allowed for a minimum of 5,000 points, in multiples of 5,000.</w:t>
      </w:r>
    </w:p>
    <w:p w:rsidRPr="00E84924" w:rsidR="0075555C" w:rsidP="00C65BBC" w:rsidRDefault="0075555C" w14:paraId="380645E0" w14:textId="77777777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5A0A99D6" w:rsidR="0075555C">
        <w:rPr>
          <w:rFonts w:ascii="Sari Offc" w:hAnsi="Sari Offc"/>
          <w:sz w:val="24"/>
          <w:szCs w:val="24"/>
        </w:rPr>
        <w:t>Once converted to Maharaja Points, Reward Points cannot be reversed.</w:t>
      </w:r>
    </w:p>
    <w:p w:rsidR="5A0A99D6" w:rsidP="5A0A99D6" w:rsidRDefault="5A0A99D6" w14:paraId="0C04CB7F" w14:textId="2D88E258">
      <w:pPr>
        <w:rPr>
          <w:rFonts w:ascii="Sari Offc" w:hAnsi="Sari Offc"/>
          <w:b w:val="1"/>
          <w:bCs w:val="1"/>
          <w:sz w:val="24"/>
          <w:szCs w:val="24"/>
          <w:lang w:val="en-IN"/>
        </w:rPr>
      </w:pPr>
    </w:p>
    <w:p w:rsidRPr="00E84924" w:rsidR="006657A1" w:rsidP="215F1F03" w:rsidRDefault="006657A1" w14:paraId="20F6C685" w14:textId="62B4CD56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r w:rsidRPr="5A0A99D6" w:rsidR="4D9EF831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84924" w:rsidR="00C65BBC" w:rsidP="00C65BBC" w:rsidRDefault="00C65BBC" w14:paraId="4B23DC32" w14:textId="17D3B982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>Up to 1</w:t>
      </w:r>
      <w:r w:rsidRPr="00E84924" w:rsidR="00A005E2">
        <w:rPr>
          <w:rFonts w:ascii="Sari Offc" w:hAnsi="Sari Offc"/>
          <w:sz w:val="24"/>
          <w:szCs w:val="24"/>
          <w:lang w:val="en-IN" w:eastAsia="en-IN"/>
        </w:rPr>
        <w:t>5</w:t>
      </w:r>
      <w:r w:rsidRPr="00E84924">
        <w:rPr>
          <w:rFonts w:ascii="Sari Offc" w:hAnsi="Sari Offc"/>
          <w:sz w:val="24"/>
          <w:szCs w:val="24"/>
          <w:lang w:val="en-IN" w:eastAsia="en-IN"/>
        </w:rPr>
        <w:t xml:space="preserve">,000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E84924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E84924">
        <w:rPr>
          <w:rFonts w:ascii="Sari Offc" w:hAnsi="Sari Offc"/>
          <w:sz w:val="24"/>
          <w:szCs w:val="24"/>
          <w:lang w:val="en-IN" w:eastAsia="en-IN"/>
        </w:rPr>
        <w:t>annually</w:t>
      </w:r>
    </w:p>
    <w:p w:rsidRPr="00E84924" w:rsidR="00441E69" w:rsidP="00441E69" w:rsidRDefault="00441E69" w14:paraId="5A770118" w14:textId="02043A87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lastRenderedPageBreak/>
        <w:t xml:space="preserve">5,000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E84924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E84924">
        <w:rPr>
          <w:rFonts w:ascii="Sari Offc" w:hAnsi="Sari Offc"/>
          <w:sz w:val="24"/>
          <w:szCs w:val="24"/>
          <w:lang w:val="en-IN" w:eastAsia="en-IN"/>
        </w:rPr>
        <w:t>on annual spends of Rs. 2 lakh</w:t>
      </w:r>
      <w:del w:author="Upadhyay , Shubham (SBICard)" w:date="2026-01-22T12:06:00Z" w16du:dateUtc="2026-01-22T06:36:00Z" w:id="0">
        <w:r w:rsidRPr="00E84924" w:rsidDel="00C244F5" w:rsidR="00E06CA6">
          <w:rPr>
            <w:rFonts w:ascii="Sari Offc" w:hAnsi="Sari Offc"/>
            <w:sz w:val="24"/>
            <w:szCs w:val="24"/>
            <w:lang w:val="en-IN" w:eastAsia="en-IN"/>
          </w:rPr>
          <w:delText>s</w:delText>
        </w:r>
      </w:del>
      <w:r w:rsidRPr="00E84924" w:rsidR="00E06CA6">
        <w:rPr>
          <w:rFonts w:ascii="Sari Offc" w:hAnsi="Sari Offc"/>
          <w:sz w:val="24"/>
          <w:szCs w:val="24"/>
          <w:lang w:val="en-IN" w:eastAsia="en-IN"/>
        </w:rPr>
        <w:t>s</w:t>
      </w:r>
      <w:ins w:author="Upadhyay , Shubham (SBICard)" w:date="2026-01-22T12:06:00Z" w16du:dateUtc="2026-01-22T06:36:00Z" w:id="1">
        <w:r w:rsidR="00C244F5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</w:p>
    <w:p w:rsidRPr="00E84924" w:rsidR="00441E69" w:rsidP="00441E69" w:rsidRDefault="00441E69" w14:paraId="23B7BA69" w14:textId="1115E3F1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 xml:space="preserve">10,000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E84924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E84924">
        <w:rPr>
          <w:rFonts w:ascii="Sari Offc" w:hAnsi="Sari Offc"/>
          <w:sz w:val="24"/>
          <w:szCs w:val="24"/>
          <w:lang w:val="en-IN" w:eastAsia="en-IN"/>
        </w:rPr>
        <w:t>on annual spends of Rs. 3 lakh</w:t>
      </w:r>
      <w:ins w:author="Upadhyay , Shubham (SBICard)" w:date="2026-01-22T12:06:00Z" w16du:dateUtc="2026-01-22T06:36:00Z" w:id="2">
        <w:r w:rsidR="00C244F5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</w:p>
    <w:p w:rsidRPr="00E84924" w:rsidR="00B221F0" w:rsidP="00441E69" w:rsidRDefault="00C65BBC" w14:paraId="3FE2A0C8" w14:textId="2FB7ADA3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>Convert Reward Points into Air India Maharaja Points</w:t>
      </w:r>
    </w:p>
    <w:p w:rsidRPr="00E84924" w:rsidR="00C65BBC" w:rsidP="00C65BBC" w:rsidRDefault="00C65BBC" w14:paraId="39C35430" w14:textId="6BB0EBA3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 xml:space="preserve">1 Reward = 1 Air India Maharaja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>Point</w:t>
      </w:r>
      <w:r w:rsidRPr="00E84924">
        <w:rPr>
          <w:rFonts w:ascii="Sari Offc" w:hAnsi="Sari Offc"/>
          <w:sz w:val="24"/>
          <w:szCs w:val="24"/>
          <w:lang w:val="en-IN" w:eastAsia="en-IN"/>
        </w:rPr>
        <w:t>. For details, </w:t>
      </w:r>
      <w:hyperlink w:tgtFrame="_blank" w:history="1" r:id="rId15">
        <w:r w:rsidRPr="00E84924">
          <w:rPr>
            <w:rStyle w:val="Hyperlink"/>
            <w:rFonts w:ascii="Sari Offc" w:hAnsi="Sari Offc"/>
            <w:sz w:val="24"/>
            <w:szCs w:val="24"/>
            <w:lang w:val="en-IN" w:eastAsia="en-IN"/>
          </w:rPr>
          <w:t>click</w:t>
        </w:r>
      </w:hyperlink>
    </w:p>
    <w:p w:rsidRPr="00E84924" w:rsidR="009B6872" w:rsidP="00EC25B3" w:rsidRDefault="00C65BBC" w14:paraId="4E4DCF9A" w14:textId="04D2677D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5A0A99D6" w:rsidR="00C65BBC">
        <w:rPr>
          <w:rFonts w:ascii="Sari Offc" w:hAnsi="Sari Offc"/>
          <w:sz w:val="24"/>
          <w:szCs w:val="24"/>
          <w:lang w:val="en-IN" w:eastAsia="en-IN"/>
        </w:rPr>
        <w:t xml:space="preserve">Enjoy an anniversary gift of </w:t>
      </w:r>
      <w:r w:rsidRPr="5A0A99D6" w:rsidR="00A005E2">
        <w:rPr>
          <w:rFonts w:ascii="Sari Offc" w:hAnsi="Sari Offc"/>
          <w:sz w:val="24"/>
          <w:szCs w:val="24"/>
          <w:lang w:val="en-IN" w:eastAsia="en-IN"/>
        </w:rPr>
        <w:t>2</w:t>
      </w:r>
      <w:r w:rsidRPr="5A0A99D6" w:rsidR="00C65BBC">
        <w:rPr>
          <w:rFonts w:ascii="Sari Offc" w:hAnsi="Sari Offc"/>
          <w:sz w:val="24"/>
          <w:szCs w:val="24"/>
          <w:lang w:val="en-IN" w:eastAsia="en-IN"/>
        </w:rPr>
        <w:t xml:space="preserve">,000 Reward </w:t>
      </w:r>
      <w:r w:rsidRPr="5A0A99D6" w:rsidR="00C244F5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5A0A99D6" w:rsidR="00C65BBC">
        <w:rPr>
          <w:rFonts w:ascii="Sari Offc" w:hAnsi="Sari Offc"/>
          <w:sz w:val="24"/>
          <w:szCs w:val="24"/>
          <w:lang w:val="en-IN" w:eastAsia="en-IN"/>
        </w:rPr>
        <w:t>every year </w:t>
      </w:r>
    </w:p>
    <w:p w:rsidR="5A0A99D6" w:rsidP="5A0A99D6" w:rsidRDefault="5A0A99D6" w14:paraId="42610B67" w14:textId="35745266">
      <w:pPr>
        <w:rPr>
          <w:rFonts w:ascii="Sari Offc" w:hAnsi="Sari Offc"/>
          <w:b w:val="1"/>
          <w:bCs w:val="1"/>
          <w:sz w:val="24"/>
          <w:szCs w:val="24"/>
          <w:lang w:val="en-IN"/>
        </w:rPr>
      </w:pPr>
    </w:p>
    <w:p w:rsidRPr="00E84924" w:rsidR="00BB22C4" w:rsidP="215F1F03" w:rsidRDefault="00BB22C4" w14:paraId="144F7CB4" w14:textId="03DE245C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BB22C4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r w:rsidRPr="5A0A99D6" w:rsidR="1CA849AC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84924" w:rsidR="00BB22C4" w:rsidP="00BB22C4" w:rsidRDefault="007548FD" w14:paraId="486FC4B4" w14:textId="6C88FB6B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/>
        </w:rPr>
      </w:pPr>
      <w:r w:rsidRPr="5A0A99D6" w:rsidR="007548FD">
        <w:rPr>
          <w:rFonts w:ascii="Sari Offc" w:hAnsi="Sari Offc"/>
          <w:sz w:val="24"/>
          <w:szCs w:val="24"/>
        </w:rPr>
        <w:t>4</w:t>
      </w:r>
      <w:r w:rsidRPr="5A0A99D6" w:rsidR="00BB22C4">
        <w:rPr>
          <w:rFonts w:ascii="Sari Offc" w:hAnsi="Sari Offc"/>
          <w:sz w:val="24"/>
          <w:szCs w:val="24"/>
        </w:rPr>
        <w:t xml:space="preserve"> complimentary </w:t>
      </w:r>
      <w:r w:rsidRPr="5A0A99D6" w:rsidR="009B6872">
        <w:rPr>
          <w:rFonts w:ascii="Sari Offc" w:hAnsi="Sari Offc"/>
          <w:sz w:val="24"/>
          <w:szCs w:val="24"/>
        </w:rPr>
        <w:t xml:space="preserve">domestic </w:t>
      </w:r>
      <w:r w:rsidRPr="5A0A99D6" w:rsidR="00BB22C4">
        <w:rPr>
          <w:rFonts w:ascii="Sari Offc" w:hAnsi="Sari Offc"/>
          <w:sz w:val="24"/>
          <w:szCs w:val="24"/>
        </w:rPr>
        <w:t xml:space="preserve">lounge visits (max. </w:t>
      </w:r>
      <w:r w:rsidRPr="5A0A99D6" w:rsidR="007548FD">
        <w:rPr>
          <w:rFonts w:ascii="Sari Offc" w:hAnsi="Sari Offc"/>
          <w:sz w:val="24"/>
          <w:szCs w:val="24"/>
        </w:rPr>
        <w:t>1</w:t>
      </w:r>
      <w:r w:rsidRPr="5A0A99D6" w:rsidR="00BB22C4">
        <w:rPr>
          <w:rFonts w:ascii="Sari Offc" w:hAnsi="Sari Offc"/>
          <w:sz w:val="24"/>
          <w:szCs w:val="24"/>
        </w:rPr>
        <w:t xml:space="preserve"> per quarter)</w:t>
      </w:r>
      <w:r w:rsidRPr="5A0A99D6" w:rsidR="005C177C">
        <w:rPr>
          <w:rFonts w:ascii="Sari Offc" w:hAnsi="Sari Offc"/>
          <w:sz w:val="24"/>
          <w:szCs w:val="24"/>
        </w:rPr>
        <w:t xml:space="preserve">. </w:t>
      </w:r>
      <w:r w:rsidRPr="5A0A99D6" w:rsidR="005C177C">
        <w:rPr>
          <w:rFonts w:ascii="Sari Offc" w:hAnsi="Sari Offc"/>
          <w:sz w:val="24"/>
          <w:szCs w:val="24"/>
          <w:lang w:eastAsia="en-IN"/>
        </w:rPr>
        <w:t>For details, click </w:t>
      </w:r>
      <w:hyperlink r:id="R180fcfa6f2f146a5">
        <w:r w:rsidRPr="5A0A99D6" w:rsidR="005C177C">
          <w:rPr>
            <w:rStyle w:val="Hyperlink"/>
            <w:rFonts w:ascii="Sari Offc" w:hAnsi="Sari Offc"/>
            <w:sz w:val="24"/>
            <w:szCs w:val="24"/>
            <w:lang w:eastAsia="en-IN"/>
          </w:rPr>
          <w:t>here</w:t>
        </w:r>
      </w:hyperlink>
    </w:p>
    <w:p w:rsidR="5A0A99D6" w:rsidP="5A0A99D6" w:rsidRDefault="5A0A99D6" w14:paraId="3D73C71A" w14:textId="09E9A69F">
      <w:pPr>
        <w:spacing w:before="240"/>
        <w:rPr>
          <w:rFonts w:ascii="Sari Offc" w:hAnsi="Sari Offc"/>
          <w:b w:val="1"/>
          <w:bCs w:val="1"/>
          <w:sz w:val="24"/>
          <w:szCs w:val="24"/>
          <w:lang w:val="en-IN"/>
        </w:rPr>
      </w:pPr>
    </w:p>
    <w:p w:rsidRPr="00E84924" w:rsidR="003C1523" w:rsidP="215F1F03" w:rsidRDefault="003C1523" w14:paraId="501692A8" w14:textId="426A9EF7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5A0A99D6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r w:rsidRPr="5A0A99D6" w:rsidR="5940B8C0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84924" w:rsidR="003C1523" w:rsidRDefault="003C1523" w14:paraId="0D051345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E84924" w:rsidR="003C1523" w:rsidP="00BB22C4" w:rsidRDefault="003C1523" w14:paraId="37A500A5" w14:textId="4C0172F4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 xml:space="preserve">Maximum waiver of Rs. </w:t>
      </w:r>
      <w:r w:rsidRPr="00E84924" w:rsidR="00BB22C4">
        <w:rPr>
          <w:rFonts w:ascii="Sari Offc" w:hAnsi="Sari Offc"/>
          <w:sz w:val="24"/>
          <w:szCs w:val="24"/>
          <w:lang w:val="en-IN"/>
        </w:rPr>
        <w:t>25</w:t>
      </w:r>
      <w:r w:rsidRPr="00E84924">
        <w:rPr>
          <w:rFonts w:ascii="Sari Offc" w:hAnsi="Sari Offc"/>
          <w:sz w:val="24"/>
          <w:szCs w:val="24"/>
          <w:lang w:val="en-IN"/>
        </w:rPr>
        <w:t>0 per statement cycle, per credit card account.</w:t>
      </w:r>
    </w:p>
    <w:p w:rsidRPr="00E84924" w:rsidR="00DC2CA4" w:rsidP="004B491E" w:rsidRDefault="00E56665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19">
        <w:r w:rsidRPr="00E84924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E84924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E84924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E84924" w:rsidR="00842C6F" w:rsidP="00842C6F" w:rsidRDefault="00842C6F" w14:paraId="3A6D53D5" w14:textId="24304859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/>
        </w:rPr>
        <w:t>Re</w:t>
      </w:r>
      <w:r w:rsidRPr="00E84924" w:rsidR="001B6136">
        <w:rPr>
          <w:rFonts w:ascii="Sari Offc" w:hAnsi="Sari Offc"/>
          <w:b/>
          <w:bCs/>
          <w:sz w:val="24"/>
          <w:szCs w:val="24"/>
          <w:lang w:val="en-IN"/>
        </w:rPr>
        <w:t>ward</w:t>
      </w:r>
      <w:r w:rsidRPr="00E84924">
        <w:rPr>
          <w:rFonts w:ascii="Sari Offc" w:hAnsi="Sari Offc"/>
          <w:b/>
          <w:bCs/>
          <w:sz w:val="24"/>
          <w:szCs w:val="24"/>
          <w:lang w:val="en-IN"/>
        </w:rPr>
        <w:t xml:space="preserve"> Benefits</w:t>
      </w:r>
    </w:p>
    <w:p w:rsidRPr="00E84924" w:rsidR="00DC3FB8" w:rsidP="00DC3FB8" w:rsidRDefault="00DC3FB8" w14:paraId="3B801C41" w14:textId="7E4CF782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>2 Reward points for every Rs. 100 spent</w:t>
      </w:r>
    </w:p>
    <w:p w:rsidRPr="00E84924" w:rsidR="009B3F85" w:rsidP="009B3F85" w:rsidRDefault="00842C6F" w14:paraId="36FEC78A" w14:textId="77777777">
      <w:pPr>
        <w:pStyle w:val="ListParagraph"/>
        <w:numPr>
          <w:ilvl w:val="0"/>
          <w:numId w:val="22"/>
        </w:num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</w:rPr>
        <w:t xml:space="preserve">5 Reward Points per Rs. 100 spent on Air India tickets booked via website, app, booking offices, or call centers </w:t>
      </w:r>
    </w:p>
    <w:p w:rsidRPr="00E84924" w:rsidR="00842C6F" w:rsidP="009B3F85" w:rsidRDefault="00842C6F" w14:paraId="58CDD190" w14:textId="2AE1E444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E84924" w:rsidR="00DC3FB8" w:rsidP="00DC3FB8" w:rsidRDefault="00DC3FB8" w14:paraId="55F144A2" w14:textId="77777777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>Up to 15,000 bonus Reward points annually</w:t>
      </w:r>
    </w:p>
    <w:p w:rsidRPr="00E84924" w:rsidR="00DC3FB8" w:rsidP="00DC3FB8" w:rsidRDefault="00DC3FB8" w14:paraId="23E2CF13" w14:textId="536CB791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 xml:space="preserve">5,000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E84924">
        <w:rPr>
          <w:rFonts w:ascii="Sari Offc" w:hAnsi="Sari Offc"/>
          <w:sz w:val="24"/>
          <w:szCs w:val="24"/>
          <w:lang w:val="en-IN" w:eastAsia="en-IN"/>
        </w:rPr>
        <w:t>Reward points on annual spends of Rs. 2 lakhs</w:t>
      </w:r>
    </w:p>
    <w:p w:rsidRPr="00E84924" w:rsidR="00DC3FB8" w:rsidP="009B3F85" w:rsidRDefault="00DC3FB8" w14:paraId="44459B42" w14:textId="5645DB85">
      <w:pPr>
        <w:pStyle w:val="ListParagraph"/>
        <w:rPr>
          <w:rStyle w:val="Hyperlink"/>
          <w:rFonts w:ascii="Sari Offc" w:hAnsi="Sari Offc"/>
          <w:color w:val="auto"/>
          <w:sz w:val="24"/>
          <w:szCs w:val="24"/>
          <w:u w:val="none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 xml:space="preserve">10,000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E84924">
        <w:rPr>
          <w:rFonts w:ascii="Sari Offc" w:hAnsi="Sari Offc"/>
          <w:sz w:val="24"/>
          <w:szCs w:val="24"/>
          <w:lang w:val="en-IN" w:eastAsia="en-IN"/>
        </w:rPr>
        <w:t>Reward points on annual spends of Rs. 3 lakhs</w:t>
      </w:r>
    </w:p>
    <w:p w:rsidRPr="00E84924" w:rsidR="00BB22C4" w:rsidP="00DC3FB8" w:rsidRDefault="009B3F85" w14:paraId="468A13A6" w14:textId="64E8244F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>A</w:t>
      </w:r>
      <w:r w:rsidRPr="00E84924" w:rsidR="00DC3FB8">
        <w:rPr>
          <w:rFonts w:ascii="Sari Offc" w:hAnsi="Sari Offc"/>
          <w:sz w:val="24"/>
          <w:szCs w:val="24"/>
          <w:lang w:val="en-IN" w:eastAsia="en-IN"/>
        </w:rPr>
        <w:t xml:space="preserve">nniversary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 xml:space="preserve">Gift </w:t>
      </w:r>
      <w:r w:rsidRPr="00E84924" w:rsidR="00DC3FB8">
        <w:rPr>
          <w:rFonts w:ascii="Sari Offc" w:hAnsi="Sari Offc"/>
          <w:sz w:val="24"/>
          <w:szCs w:val="24"/>
          <w:lang w:val="en-IN" w:eastAsia="en-IN"/>
        </w:rPr>
        <w:t xml:space="preserve">of 2,000 Reward </w:t>
      </w:r>
      <w:r w:rsidRPr="00E84924" w:rsidR="00C244F5">
        <w:rPr>
          <w:rFonts w:ascii="Sari Offc" w:hAnsi="Sari Offc"/>
          <w:sz w:val="24"/>
          <w:szCs w:val="24"/>
          <w:lang w:val="en-IN" w:eastAsia="en-IN"/>
        </w:rPr>
        <w:t>Points</w:t>
      </w:r>
    </w:p>
    <w:p w:rsidRPr="00E84924" w:rsidR="002D38D6" w:rsidP="00A80E72" w:rsidRDefault="004C50CB" w14:paraId="5605250A" w14:textId="3A78C77F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E8492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E8492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E84924" w:rsidR="002D38D6" w:rsidRDefault="004D6419" w14:paraId="07E865B8" w14:textId="58F8C1AF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Annual</w:t>
      </w:r>
      <w:r w:rsidRPr="00E84924" w:rsidR="002D38D6">
        <w:rPr>
          <w:rFonts w:ascii="Sari Offc" w:hAnsi="Sari Offc"/>
          <w:sz w:val="24"/>
          <w:szCs w:val="24"/>
        </w:rPr>
        <w:t xml:space="preserve"> Fee (one-time): Rs. </w:t>
      </w:r>
      <w:r w:rsidRPr="00E84924" w:rsidR="00842C6F">
        <w:rPr>
          <w:rFonts w:ascii="Sari Offc" w:hAnsi="Sari Offc"/>
          <w:sz w:val="24"/>
          <w:szCs w:val="24"/>
        </w:rPr>
        <w:t>1</w:t>
      </w:r>
      <w:r w:rsidRPr="00E84924" w:rsidR="00D06D5A">
        <w:rPr>
          <w:rFonts w:ascii="Sari Offc" w:hAnsi="Sari Offc"/>
          <w:sz w:val="24"/>
          <w:szCs w:val="24"/>
        </w:rPr>
        <w:t>,</w:t>
      </w:r>
      <w:r w:rsidRPr="00E84924" w:rsidR="00AE161E">
        <w:rPr>
          <w:rFonts w:ascii="Sari Offc" w:hAnsi="Sari Offc"/>
          <w:sz w:val="24"/>
          <w:szCs w:val="24"/>
        </w:rPr>
        <w:t>4</w:t>
      </w:r>
      <w:r w:rsidRPr="00E84924" w:rsidR="002D38D6">
        <w:rPr>
          <w:rFonts w:ascii="Sari Offc" w:hAnsi="Sari Offc"/>
          <w:sz w:val="24"/>
          <w:szCs w:val="24"/>
        </w:rPr>
        <w:t>99 + taxes </w:t>
      </w:r>
    </w:p>
    <w:p w:rsidRPr="00E84924" w:rsidR="002D38D6" w:rsidRDefault="002D38D6" w14:paraId="3CCA290E" w14:textId="5A2B3BCD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</w:rPr>
        <w:t xml:space="preserve">Renewal Fee (per annum): Rs. </w:t>
      </w:r>
      <w:r w:rsidRPr="00E84924" w:rsidR="00842C6F">
        <w:rPr>
          <w:rFonts w:ascii="Sari Offc" w:hAnsi="Sari Offc"/>
          <w:sz w:val="24"/>
          <w:szCs w:val="24"/>
        </w:rPr>
        <w:t>1</w:t>
      </w:r>
      <w:r w:rsidRPr="00E84924" w:rsidR="00D06D5A">
        <w:rPr>
          <w:rFonts w:ascii="Sari Offc" w:hAnsi="Sari Offc"/>
          <w:sz w:val="24"/>
          <w:szCs w:val="24"/>
        </w:rPr>
        <w:t>,</w:t>
      </w:r>
      <w:r w:rsidRPr="00E84924" w:rsidR="00AE161E">
        <w:rPr>
          <w:rFonts w:ascii="Sari Offc" w:hAnsi="Sari Offc"/>
          <w:sz w:val="24"/>
          <w:szCs w:val="24"/>
        </w:rPr>
        <w:t>4</w:t>
      </w:r>
      <w:r w:rsidRPr="00E84924" w:rsidR="00A80E72">
        <w:rPr>
          <w:rFonts w:ascii="Sari Offc" w:hAnsi="Sari Offc"/>
          <w:sz w:val="24"/>
          <w:szCs w:val="24"/>
        </w:rPr>
        <w:t>99</w:t>
      </w:r>
      <w:r w:rsidRPr="00E84924">
        <w:rPr>
          <w:rFonts w:ascii="Sari Offc" w:hAnsi="Sari Offc"/>
          <w:sz w:val="24"/>
          <w:szCs w:val="24"/>
        </w:rPr>
        <w:t xml:space="preserve"> + taxes</w:t>
      </w:r>
    </w:p>
    <w:p w:rsidRPr="00E84924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E84924">
        <w:rPr>
          <w:rFonts w:ascii="Sari Offc" w:hAnsi="Sari Offc"/>
          <w:b/>
          <w:bCs/>
          <w:sz w:val="24"/>
          <w:szCs w:val="24"/>
        </w:rPr>
        <w:t>Fees</w:t>
      </w:r>
    </w:p>
    <w:p w:rsidRPr="00E84924" w:rsidR="00A579B5" w:rsidRDefault="004D6419" w14:paraId="7060F76E" w14:textId="47A21086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</w:rPr>
        <w:t>Annual</w:t>
      </w:r>
      <w:r w:rsidRPr="00E84924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E84924" w:rsidR="00A80E72">
        <w:rPr>
          <w:rFonts w:ascii="Sari Offc" w:hAnsi="Sari Offc"/>
          <w:sz w:val="24"/>
          <w:szCs w:val="24"/>
        </w:rPr>
        <w:t xml:space="preserve">Rs. </w:t>
      </w:r>
      <w:r w:rsidRPr="00E84924" w:rsidR="00842C6F">
        <w:rPr>
          <w:rFonts w:ascii="Sari Offc" w:hAnsi="Sari Offc"/>
          <w:sz w:val="24"/>
          <w:szCs w:val="24"/>
        </w:rPr>
        <w:t>1</w:t>
      </w:r>
      <w:r w:rsidRPr="00E84924" w:rsidR="00D06D5A">
        <w:rPr>
          <w:rFonts w:ascii="Sari Offc" w:hAnsi="Sari Offc"/>
          <w:sz w:val="24"/>
          <w:szCs w:val="24"/>
        </w:rPr>
        <w:t>,</w:t>
      </w:r>
      <w:r w:rsidRPr="00E84924" w:rsidR="003B107B">
        <w:rPr>
          <w:rFonts w:ascii="Sari Offc" w:hAnsi="Sari Offc"/>
          <w:sz w:val="24"/>
          <w:szCs w:val="24"/>
        </w:rPr>
        <w:t xml:space="preserve">499 </w:t>
      </w:r>
      <w:r w:rsidRPr="00E84924" w:rsidR="00A80E72">
        <w:rPr>
          <w:rFonts w:ascii="Sari Offc" w:hAnsi="Sari Offc"/>
          <w:sz w:val="24"/>
          <w:szCs w:val="24"/>
        </w:rPr>
        <w:t>+ taxes</w:t>
      </w:r>
    </w:p>
    <w:p w:rsidRPr="00E84924" w:rsidR="00A579B5" w:rsidRDefault="00A579B5" w14:paraId="5301376D" w14:textId="2F60B17C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Renewal Fee (per annum): </w:t>
      </w:r>
      <w:r w:rsidRPr="00E84924" w:rsidR="00A80E72">
        <w:rPr>
          <w:rFonts w:ascii="Sari Offc" w:hAnsi="Sari Offc"/>
          <w:sz w:val="24"/>
          <w:szCs w:val="24"/>
        </w:rPr>
        <w:t>Rs.</w:t>
      </w:r>
      <w:r w:rsidRPr="00E84924" w:rsidR="00842C6F">
        <w:rPr>
          <w:rFonts w:ascii="Sari Offc" w:hAnsi="Sari Offc"/>
          <w:sz w:val="24"/>
          <w:szCs w:val="24"/>
        </w:rPr>
        <w:t xml:space="preserve"> 1</w:t>
      </w:r>
      <w:r w:rsidRPr="00E84924" w:rsidR="00D06D5A">
        <w:rPr>
          <w:rFonts w:ascii="Sari Offc" w:hAnsi="Sari Offc"/>
          <w:sz w:val="24"/>
          <w:szCs w:val="24"/>
        </w:rPr>
        <w:t>,</w:t>
      </w:r>
      <w:r w:rsidRPr="00E84924" w:rsidR="003B107B">
        <w:rPr>
          <w:rFonts w:ascii="Sari Offc" w:hAnsi="Sari Offc"/>
          <w:sz w:val="24"/>
          <w:szCs w:val="24"/>
        </w:rPr>
        <w:t xml:space="preserve">499 </w:t>
      </w:r>
      <w:r w:rsidRPr="00E84924" w:rsidR="00A80E72">
        <w:rPr>
          <w:rFonts w:ascii="Sari Offc" w:hAnsi="Sari Offc"/>
          <w:sz w:val="24"/>
          <w:szCs w:val="24"/>
        </w:rPr>
        <w:t>+ taxes</w:t>
      </w:r>
    </w:p>
    <w:p w:rsidRPr="00E84924" w:rsidR="00A579B5" w:rsidRDefault="00A579B5" w14:paraId="099A0E29" w14:textId="17AFA767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 xml:space="preserve">Add-on </w:t>
      </w:r>
      <w:r w:rsidRPr="00E84924" w:rsidR="009B3F85">
        <w:rPr>
          <w:rFonts w:ascii="Sari Offc" w:hAnsi="Sari Offc"/>
          <w:sz w:val="24"/>
          <w:szCs w:val="24"/>
          <w:lang w:val="en-IN"/>
        </w:rPr>
        <w:t xml:space="preserve">Card </w:t>
      </w:r>
      <w:r w:rsidRPr="00E84924">
        <w:rPr>
          <w:rFonts w:ascii="Sari Offc" w:hAnsi="Sari Offc"/>
          <w:sz w:val="24"/>
          <w:szCs w:val="24"/>
          <w:lang w:val="en-IN"/>
        </w:rPr>
        <w:t>Fee (per annum): Nil</w:t>
      </w:r>
    </w:p>
    <w:p w:rsidRPr="00E84924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E84924">
        <w:rPr>
          <w:rFonts w:ascii="Sari Offc" w:hAnsi="Sari Offc"/>
          <w:b/>
          <w:bCs/>
          <w:sz w:val="24"/>
          <w:szCs w:val="24"/>
        </w:rPr>
        <w:t>Fees and Charges</w:t>
      </w:r>
    </w:p>
    <w:p w:rsidRPr="00E84924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20">
        <w:r w:rsidRPr="00E84924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Pr="00E84924" w:rsidR="00F63B1F" w:rsidP="00F63B1F" w:rsidRDefault="00F63B1F" w14:paraId="3A82B4F2" w14:textId="77777777">
      <w:pPr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</w:rPr>
      </w:pPr>
      <w:r w:rsidRPr="00E84924"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</w:rPr>
        <w:lastRenderedPageBreak/>
        <w:t>FAQ</w:t>
      </w:r>
    </w:p>
    <w:p w:rsidRPr="00E84924" w:rsidR="009B3F85" w:rsidP="009B3F85" w:rsidRDefault="009B3F85" w14:paraId="244504C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bookmarkStart w:name="_Hlk219368909" w:id="3"/>
      <w:r w:rsidRPr="00E84924">
        <w:rPr>
          <w:rFonts w:ascii="Sari Offc" w:hAnsi="Sari Offc"/>
          <w:b/>
          <w:bCs/>
          <w:sz w:val="24"/>
          <w:szCs w:val="24"/>
          <w:lang w:val="en-IN"/>
        </w:rPr>
        <w:t>What is Annual Fee and Renewal Fee of the card?</w:t>
      </w:r>
    </w:p>
    <w:p w:rsidRPr="00E84924" w:rsidR="009B3F85" w:rsidP="009B3F85" w:rsidRDefault="009B3F85" w14:paraId="06D6215D" w14:textId="554B67B4">
      <w:p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The Annual Fee of the card is Rs. 1</w:t>
      </w:r>
      <w:ins w:author="Upadhyay , Shubham (SBICard)" w:date="2026-01-22T12:08:00Z" w16du:dateUtc="2026-01-22T06:38:00Z" w:id="4">
        <w:r w:rsidR="00C244F5">
          <w:rPr>
            <w:rFonts w:ascii="Sari Offc" w:hAnsi="Sari Offc"/>
            <w:sz w:val="24"/>
            <w:szCs w:val="24"/>
            <w:lang w:val="en-IN"/>
          </w:rPr>
          <w:t>,</w:t>
        </w:r>
      </w:ins>
      <w:r w:rsidRPr="00E84924">
        <w:rPr>
          <w:rFonts w:ascii="Sari Offc" w:hAnsi="Sari Offc"/>
          <w:sz w:val="24"/>
          <w:szCs w:val="24"/>
          <w:lang w:val="en-IN"/>
        </w:rPr>
        <w:t>499 + taxes. The Renewal Fee is Rs. 1</w:t>
      </w:r>
      <w:ins w:author="Upadhyay , Shubham (SBICard)" w:date="2026-01-22T12:08:00Z" w16du:dateUtc="2026-01-22T06:38:00Z" w:id="5">
        <w:r w:rsidR="00C244F5">
          <w:rPr>
            <w:rFonts w:ascii="Sari Offc" w:hAnsi="Sari Offc"/>
            <w:sz w:val="24"/>
            <w:szCs w:val="24"/>
            <w:lang w:val="en-IN"/>
          </w:rPr>
          <w:t>,</w:t>
        </w:r>
      </w:ins>
      <w:r w:rsidRPr="00E84924">
        <w:rPr>
          <w:rFonts w:ascii="Sari Offc" w:hAnsi="Sari Offc"/>
          <w:sz w:val="24"/>
          <w:szCs w:val="24"/>
          <w:lang w:val="en-IN"/>
        </w:rPr>
        <w:t>499 + taxes from second year onwards.</w:t>
      </w:r>
    </w:p>
    <w:p w:rsidRPr="00E84924" w:rsidR="009B3F85" w:rsidP="009B3F85" w:rsidRDefault="009B3F85" w14:paraId="5FCAAE0C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/>
        </w:rPr>
        <w:t>Can I use my card internationally?</w:t>
      </w:r>
    </w:p>
    <w:p w:rsidRPr="00E84924" w:rsidR="009B3F85" w:rsidP="009B3F85" w:rsidRDefault="009B3F85" w14:paraId="7D83E436" w14:textId="47FDFD71">
      <w:p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 xml:space="preserve">Yes, you can use your </w:t>
      </w:r>
      <w:r w:rsidRPr="00E84924">
        <w:rPr>
          <w:rFonts w:ascii="Sari Offc" w:hAnsi="Sari Offc"/>
          <w:sz w:val="24"/>
          <w:szCs w:val="24"/>
        </w:rPr>
        <w:t xml:space="preserve">Air India SBI Platinum Card </w:t>
      </w:r>
      <w:del w:author="Upadhyay , Shubham (SBICard)" w:date="2026-01-22T12:09:00Z" w16du:dateUtc="2026-01-22T06:39:00Z" w:id="6">
        <w:r w:rsidRPr="00E84924" w:rsidDel="00C244F5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2T12:09:00Z" w16du:dateUtc="2026-01-22T06:39:00Z" w:id="7">
        <w:r w:rsidR="00C244F5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E84924">
        <w:rPr>
          <w:rFonts w:ascii="Sari Offc" w:hAnsi="Sari Offc"/>
          <w:sz w:val="24"/>
          <w:szCs w:val="24"/>
          <w:lang w:val="en-IN"/>
        </w:rPr>
        <w:t xml:space="preserve">over </w:t>
      </w:r>
      <w:r w:rsidRPr="00E84924">
        <w:rPr>
          <w:rFonts w:ascii="Sari Offc" w:hAnsi="Sari Offc"/>
          <w:sz w:val="24"/>
          <w:szCs w:val="24"/>
        </w:rPr>
        <w:t>2 million Visa outlets </w:t>
      </w:r>
      <w:r w:rsidRPr="00E84924">
        <w:rPr>
          <w:rFonts w:ascii="Sari Offc" w:hAnsi="Sari Offc"/>
          <w:sz w:val="24"/>
          <w:szCs w:val="24"/>
          <w:lang w:val="en-IN"/>
        </w:rPr>
        <w:t xml:space="preserve">across the globe, including </w:t>
      </w:r>
      <w:r w:rsidRPr="00E84924">
        <w:rPr>
          <w:rFonts w:ascii="Sari Offc" w:hAnsi="Sari Offc"/>
          <w:sz w:val="24"/>
          <w:szCs w:val="24"/>
        </w:rPr>
        <w:t xml:space="preserve">2,85,000 </w:t>
      </w:r>
      <w:r w:rsidRPr="00E84924">
        <w:rPr>
          <w:rFonts w:ascii="Sari Offc" w:hAnsi="Sari Offc"/>
          <w:sz w:val="24"/>
          <w:szCs w:val="24"/>
          <w:lang w:val="en-IN"/>
        </w:rPr>
        <w:t>in India. You can withdraw cash from over 1 million Visa ATMs across the globe.</w:t>
      </w:r>
    </w:p>
    <w:p w:rsidRPr="00E84924" w:rsidR="009B3F85" w:rsidP="009B3F85" w:rsidRDefault="009B3F85" w14:paraId="47D6F45C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/>
        </w:rPr>
        <w:t>How can I apply for the card?</w:t>
      </w:r>
    </w:p>
    <w:p w:rsidRPr="00E84924" w:rsidR="009B3F85" w:rsidP="00F63B1F" w:rsidRDefault="009B3F85" w14:paraId="0506F512" w14:textId="06E1F7E2">
      <w:p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You can apply for an SBI Credit Card through our Website </w:t>
      </w:r>
      <w:hyperlink w:tgtFrame="_blank" w:history="1" r:id="rId21">
        <w:r w:rsidRPr="00E84924">
          <w:rPr>
            <w:rFonts w:ascii="Sari Offc" w:hAnsi="Sari Offc"/>
            <w:sz w:val="24"/>
            <w:szCs w:val="24"/>
          </w:rPr>
          <w:t>sbicard.com</w:t>
        </w:r>
      </w:hyperlink>
      <w:r w:rsidRPr="00E84924">
        <w:rPr>
          <w:rFonts w:ascii="Sari Offc" w:hAnsi="Sari Offc"/>
          <w:sz w:val="24"/>
          <w:szCs w:val="24"/>
          <w:lang w:val="en-IN"/>
        </w:rPr>
        <w:t xml:space="preserve"> or via our Chatbot ILA. Alternatively, you can call SBI Card Helpline 39 02 02 02 (prefix your city STD code) or visit the nearest SBI branch.</w:t>
      </w:r>
      <w:bookmarkEnd w:id="3"/>
    </w:p>
    <w:p w:rsidRPr="00E84924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E8492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E84924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E84924" w:rsidR="004B491E" w:rsidP="004B491E" w:rsidRDefault="004B491E" w14:paraId="0A2FFF7B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/>
        </w:rPr>
        <w:t>Lost Card Liability Cover</w:t>
      </w:r>
    </w:p>
    <w:p w:rsidRPr="00E84924" w:rsidR="004B491E" w:rsidP="004B491E" w:rsidRDefault="004B491E" w14:paraId="6E68D797" w14:textId="37BE23C3">
      <w:pPr>
        <w:pStyle w:val="ListParagraph"/>
        <w:numPr>
          <w:ilvl w:val="0"/>
          <w:numId w:val="44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Lost card liability cover of Rs. 1 lakh</w:t>
      </w:r>
    </w:p>
    <w:p w:rsidRPr="00E84924" w:rsidR="00F318DC" w:rsidP="00F318DC" w:rsidRDefault="00F318DC" w14:paraId="118D6FFE" w14:textId="5C4A49B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E84924" w:rsidR="00F318DC" w:rsidP="003D0064" w:rsidRDefault="00F318DC" w14:paraId="019B45E5" w14:textId="2DCA4620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Accepted </w:t>
      </w:r>
      <w:r w:rsidRPr="00E84924" w:rsidR="00C70F82">
        <w:rPr>
          <w:rFonts w:ascii="Sari Offc" w:hAnsi="Sari Offc"/>
          <w:sz w:val="24"/>
          <w:szCs w:val="24"/>
          <w:lang w:val="en-IN"/>
        </w:rPr>
        <w:t>at</w:t>
      </w:r>
      <w:r w:rsidRPr="00E84924">
        <w:rPr>
          <w:rFonts w:ascii="Sari Offc" w:hAnsi="Sari Offc"/>
          <w:sz w:val="24"/>
          <w:szCs w:val="24"/>
          <w:lang w:val="en-IN"/>
        </w:rPr>
        <w:t xml:space="preserve"> over 2 million </w:t>
      </w:r>
      <w:r w:rsidRPr="00E84924" w:rsidR="004B491E">
        <w:rPr>
          <w:rFonts w:ascii="Sari Offc" w:hAnsi="Sari Offc"/>
          <w:sz w:val="24"/>
          <w:szCs w:val="24"/>
          <w:lang w:val="en-IN"/>
        </w:rPr>
        <w:t xml:space="preserve">Visa </w:t>
      </w:r>
      <w:r w:rsidRPr="00E84924">
        <w:rPr>
          <w:rFonts w:ascii="Sari Offc" w:hAnsi="Sari Offc"/>
          <w:sz w:val="24"/>
          <w:szCs w:val="24"/>
          <w:lang w:val="en-IN"/>
        </w:rPr>
        <w:t xml:space="preserve">outlets </w:t>
      </w:r>
      <w:r w:rsidRPr="00E84924" w:rsidR="005827FD">
        <w:rPr>
          <w:rFonts w:ascii="Sari Offc" w:hAnsi="Sari Offc"/>
          <w:sz w:val="24"/>
          <w:szCs w:val="24"/>
        </w:rPr>
        <w:t>worldwide and over 2,85,000 outlets in India</w:t>
      </w:r>
    </w:p>
    <w:p w:rsidRPr="00E84924" w:rsidR="003D0064" w:rsidP="003D0064" w:rsidRDefault="003D0064" w14:paraId="5D8BA404" w14:textId="77777777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 w:eastAsia="en-IN"/>
        </w:rPr>
        <w:t>Cash Access Across the World</w:t>
      </w:r>
    </w:p>
    <w:p w:rsidRPr="00E84924" w:rsidR="004B491E" w:rsidP="003D0064" w:rsidRDefault="003D0064" w14:paraId="5B4B409F" w14:textId="70FAF4B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val="en-IN" w:eastAsia="en-IN"/>
        </w:rPr>
        <w:t xml:space="preserve">Withdraw cash from over 1 million Visa ATMs </w:t>
      </w:r>
      <w:r w:rsidRPr="00E84924" w:rsidR="004B491E">
        <w:rPr>
          <w:rFonts w:ascii="Sari Offc" w:hAnsi="Sari Offc"/>
          <w:sz w:val="24"/>
          <w:szCs w:val="24"/>
          <w:lang w:eastAsia="en-IN"/>
        </w:rPr>
        <w:t xml:space="preserve">worldwide, including over 18,000 Visa ATMs in India. </w:t>
      </w:r>
    </w:p>
    <w:p w:rsidRPr="00E84924" w:rsidR="003D0064" w:rsidP="003D0064" w:rsidRDefault="004B491E" w14:paraId="421EE6BE" w14:textId="0669EAE2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E84924">
        <w:rPr>
          <w:rFonts w:ascii="Sari Offc" w:hAnsi="Sari Offc"/>
          <w:sz w:val="24"/>
          <w:szCs w:val="24"/>
          <w:lang w:eastAsia="en-IN"/>
        </w:rPr>
        <w:t>Withdraw from 10,000 State Bank of India ATMs across 100 cities in India.</w:t>
      </w:r>
    </w:p>
    <w:p w:rsidRPr="00E84924" w:rsidR="00AE161E" w:rsidP="00AE161E" w:rsidRDefault="00AE161E" w14:paraId="4C1612D8" w14:textId="2378E521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84924">
        <w:rPr>
          <w:rFonts w:ascii="Sari Offc" w:hAnsi="Sari Offc"/>
          <w:b/>
          <w:bCs/>
          <w:sz w:val="24"/>
          <w:szCs w:val="24"/>
          <w:lang w:val="en-IN"/>
        </w:rPr>
        <w:t>Flexipay</w:t>
      </w:r>
      <w:r w:rsidRPr="00E84924" w:rsidR="00C70F82">
        <w:rPr>
          <w:rFonts w:ascii="Sari Offc" w:hAnsi="Sari Offc"/>
          <w:b/>
          <w:bCs/>
          <w:sz w:val="24"/>
          <w:szCs w:val="24"/>
          <w:lang w:val="en-IN"/>
        </w:rPr>
        <w:t xml:space="preserve"> EMI</w:t>
      </w:r>
    </w:p>
    <w:p w:rsidRPr="00E84924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E84924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E84924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Pr="00E84924" w:rsidR="00C71606" w:rsidRDefault="00C71606" w14:paraId="56E72D6A" w14:textId="59A7A655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Click </w:t>
      </w:r>
      <w:hyperlink w:history="1" r:id="rId22">
        <w:r w:rsidRPr="00E84924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E84924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2T12:09:00Z" w16du:dateUtc="2026-01-22T06:39:00Z" w:id="8">
        <w:r w:rsidR="00C244F5">
          <w:rPr>
            <w:rFonts w:ascii="Sari Offc" w:hAnsi="Sari Offc"/>
            <w:sz w:val="24"/>
            <w:szCs w:val="24"/>
          </w:rPr>
          <w:t xml:space="preserve"> EMI </w:t>
        </w:r>
      </w:ins>
    </w:p>
    <w:p w:rsidRPr="00E84924" w:rsidR="009B3F85" w:rsidP="009B3F85" w:rsidRDefault="009B3F85" w14:paraId="21606BE0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bookmarkStart w:name="_Hlk219369010" w:id="9"/>
      <w:r w:rsidRPr="00E84924">
        <w:rPr>
          <w:rFonts w:ascii="Sari Offc" w:hAnsi="Sari Offc"/>
          <w:b/>
          <w:bCs/>
          <w:sz w:val="24"/>
          <w:szCs w:val="24"/>
          <w:lang w:val="en-IN"/>
        </w:rPr>
        <w:t>Emergency Card Replacement</w:t>
      </w:r>
    </w:p>
    <w:p w:rsidRPr="00E84924" w:rsidR="009B3F85" w:rsidP="009B3F85" w:rsidRDefault="009B3F85" w14:paraId="0B1734A3" w14:textId="39F4767A">
      <w:pPr>
        <w:pStyle w:val="ListParagraph"/>
        <w:numPr>
          <w:ilvl w:val="0"/>
          <w:numId w:val="46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Get your Air India SBI Platinum Card replaced anywhere in the world</w:t>
      </w:r>
    </w:p>
    <w:p w:rsidRPr="00E84924" w:rsidR="009B3F85" w:rsidP="009B3F85" w:rsidRDefault="009B3F85" w14:paraId="144B16E7" w14:textId="77777777">
      <w:pPr>
        <w:pStyle w:val="ListParagraph"/>
        <w:numPr>
          <w:ilvl w:val="0"/>
          <w:numId w:val="46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 xml:space="preserve">24x7 Helpline for emergency card replacement even while travelling abroad. Click </w:t>
      </w:r>
      <w:hyperlink w:tgtFrame="_blank" w:history="1" r:id="rId23">
        <w:r w:rsidRPr="00E84924">
          <w:rPr>
            <w:rStyle w:val="Hyperlink"/>
            <w:rFonts w:ascii="Sari Offc" w:hAnsi="Sari Offc"/>
            <w:sz w:val="24"/>
            <w:szCs w:val="24"/>
          </w:rPr>
          <w:t>here</w:t>
        </w:r>
      </w:hyperlink>
      <w:r w:rsidRPr="00E84924">
        <w:rPr>
          <w:rFonts w:ascii="Sari Offc" w:hAnsi="Sari Offc"/>
          <w:sz w:val="24"/>
          <w:szCs w:val="24"/>
        </w:rPr>
        <w:t xml:space="preserve"> for Visa Helpline Numbers</w:t>
      </w:r>
    </w:p>
    <w:p w:rsidRPr="00E84924" w:rsidR="009B3F85" w:rsidP="009B3F85" w:rsidRDefault="009B3F85" w14:paraId="1FBA4C8C" w14:textId="77777777">
      <w:pPr>
        <w:pStyle w:val="ListParagraph"/>
        <w:numPr>
          <w:ilvl w:val="0"/>
          <w:numId w:val="46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In case your card is lost in India, please call 39 02 02 02 (prefix local STD code) or 1860 180 1290</w:t>
      </w:r>
    </w:p>
    <w:p w:rsidRPr="00E84924" w:rsidR="009B3F85" w:rsidP="009B3F85" w:rsidRDefault="009B3F85" w14:paraId="31C2C8D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bookmarkStart w:name="_Hlk219363897" w:id="10"/>
      <w:r w:rsidRPr="00E84924">
        <w:rPr>
          <w:rFonts w:ascii="Sari Offc" w:hAnsi="Sari Offc"/>
          <w:b/>
          <w:bCs/>
          <w:sz w:val="24"/>
          <w:szCs w:val="24"/>
          <w:lang w:val="en-IN"/>
        </w:rPr>
        <w:t>Add-on Cards</w:t>
      </w:r>
    </w:p>
    <w:p w:rsidRPr="00E84924" w:rsidR="009B3F85" w:rsidP="009B3F85" w:rsidRDefault="009B3F85" w14:paraId="18A0CB23" w14:textId="77777777">
      <w:pPr>
        <w:pStyle w:val="ListParagraph"/>
        <w:numPr>
          <w:ilvl w:val="0"/>
          <w:numId w:val="47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lastRenderedPageBreak/>
        <w:t>Empower your family with </w:t>
      </w:r>
      <w:hyperlink w:history="1" r:id="rId24">
        <w:r w:rsidRPr="00E84924">
          <w:rPr>
            <w:rStyle w:val="Hyperlink"/>
            <w:rFonts w:ascii="Sari Offc" w:hAnsi="Sari Offc"/>
            <w:sz w:val="24"/>
            <w:szCs w:val="24"/>
          </w:rPr>
          <w:t>add-on cards</w:t>
        </w:r>
      </w:hyperlink>
      <w:r w:rsidRPr="00E84924">
        <w:rPr>
          <w:rFonts w:ascii="Sari Offc" w:hAnsi="Sari Offc"/>
          <w:sz w:val="24"/>
          <w:szCs w:val="24"/>
        </w:rPr>
        <w:t xml:space="preserve"> for your parents, spouse, children or siblings above the age of 18</w:t>
      </w:r>
    </w:p>
    <w:p w:rsidRPr="00E84924" w:rsidR="009B3F85" w:rsidP="009B3F85" w:rsidRDefault="009B3F85" w14:paraId="6B9DB310" w14:textId="77777777">
      <w:pPr>
        <w:rPr>
          <w:rFonts w:ascii="Sari Offc" w:hAnsi="Sari Offc"/>
          <w:b/>
          <w:bCs/>
          <w:sz w:val="24"/>
          <w:szCs w:val="24"/>
        </w:rPr>
      </w:pPr>
      <w:r w:rsidRPr="00E84924">
        <w:rPr>
          <w:rFonts w:ascii="Sari Offc" w:hAnsi="Sari Offc"/>
          <w:b/>
          <w:bCs/>
          <w:sz w:val="24"/>
          <w:szCs w:val="24"/>
        </w:rPr>
        <w:t>Easy Bill Pay Facility</w:t>
      </w:r>
    </w:p>
    <w:p w:rsidRPr="00E84924" w:rsidR="009B3F85" w:rsidP="009B3F85" w:rsidRDefault="009B3F85" w14:paraId="1BEB533E" w14:textId="77777777">
      <w:pPr>
        <w:pStyle w:val="ListParagraph"/>
        <w:numPr>
          <w:ilvl w:val="0"/>
          <w:numId w:val="47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 xml:space="preserve">Pay your electricity, telephone, mobile and other utility bills using the Easy Bill Pay facility. Click </w:t>
      </w:r>
      <w:hyperlink w:history="1" w:anchor="area5" r:id="rId25">
        <w:r w:rsidRPr="00E84924">
          <w:rPr>
            <w:rStyle w:val="Hyperlink"/>
            <w:rFonts w:ascii="Sari Offc" w:hAnsi="Sari Offc"/>
            <w:sz w:val="24"/>
            <w:szCs w:val="24"/>
          </w:rPr>
          <w:t>here</w:t>
        </w:r>
      </w:hyperlink>
      <w:r w:rsidRPr="00E84924">
        <w:rPr>
          <w:rFonts w:ascii="Sari Offc" w:hAnsi="Sari Offc"/>
          <w:sz w:val="24"/>
          <w:szCs w:val="24"/>
        </w:rPr>
        <w:t xml:space="preserve"> to know more</w:t>
      </w:r>
    </w:p>
    <w:p w:rsidRPr="00E84924" w:rsidR="009B3F85" w:rsidP="009B3F85" w:rsidRDefault="009B3F85" w14:paraId="2DE530B0" w14:textId="77777777">
      <w:pPr>
        <w:rPr>
          <w:rFonts w:ascii="Sari Offc" w:hAnsi="Sari Offc"/>
          <w:b/>
          <w:bCs/>
          <w:sz w:val="24"/>
          <w:szCs w:val="24"/>
        </w:rPr>
      </w:pPr>
      <w:r w:rsidRPr="00E84924">
        <w:rPr>
          <w:rFonts w:ascii="Sari Offc" w:hAnsi="Sari Offc"/>
          <w:b/>
          <w:bCs/>
          <w:sz w:val="24"/>
          <w:szCs w:val="24"/>
        </w:rPr>
        <w:t>Balance Transfer on EMI</w:t>
      </w:r>
    </w:p>
    <w:p w:rsidRPr="00E84924" w:rsidR="009B3F85" w:rsidP="009B3F85" w:rsidRDefault="009B3F85" w14:paraId="4C89AE7F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 xml:space="preserve">Save money on your credit card repayments. </w:t>
      </w:r>
    </w:p>
    <w:bookmarkEnd w:id="9"/>
    <w:p w:rsidRPr="00E84924" w:rsidR="009B3F85" w:rsidP="009B3F85" w:rsidRDefault="009B3F85" w14:paraId="58F820D1" w14:textId="280714CF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 xml:space="preserve">Transfer outstanding balances of other banks’ credit cards to your Air India SBI Platinum Card at a lower interest rate and repay in easy EMIs. </w:t>
      </w:r>
      <w:hyperlink w:tgtFrame="_blank" w:history="1" r:id="rId26">
        <w:r w:rsidRPr="00E84924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E84924">
        <w:rPr>
          <w:rFonts w:ascii="Sari Offc" w:hAnsi="Sari Offc"/>
          <w:sz w:val="24"/>
          <w:szCs w:val="24"/>
        </w:rPr>
        <w:t xml:space="preserve"> to know about Balance Transfer on EMI.</w:t>
      </w:r>
    </w:p>
    <w:p w:rsidRPr="00E84924" w:rsidR="009B3F85" w:rsidP="009B3F85" w:rsidRDefault="009B3F85" w14:paraId="420FD43B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E84924">
        <w:rPr>
          <w:rFonts w:ascii="Sari Offc" w:hAnsi="Sari Offc"/>
          <w:sz w:val="24"/>
          <w:szCs w:val="24"/>
        </w:rPr>
        <w:t>Login to your account to avail this facility.</w:t>
      </w:r>
    </w:p>
    <w:bookmarkEnd w:id="10"/>
    <w:p w:rsidRPr="00E84924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E84924" w:rsidR="00C71606" w:rsidP="003C1523" w:rsidRDefault="00C71606" w14:paraId="0CA22D9E" w14:textId="77777777">
      <w:pPr>
        <w:rPr>
          <w:rFonts w:ascii="Sari Offc" w:hAnsi="Sari Offc"/>
          <w:sz w:val="24"/>
          <w:szCs w:val="24"/>
          <w:lang w:val="en-IN"/>
        </w:rPr>
      </w:pPr>
    </w:p>
    <w:p w:rsidRPr="00E84924" w:rsidR="00AE161E" w:rsidP="00AE161E" w:rsidRDefault="00AE161E" w14:paraId="4E008819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</w:p>
    <w:p w:rsidRPr="00E84924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E84924" w:rsidR="00AE161E">
      <w:footerReference w:type="even" r:id="rId31"/>
      <w:footerReference w:type="default" r:id="rId32"/>
      <w:footerReference w:type="first" r:id="rId3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4907" w:rsidP="00E405C7" w:rsidRDefault="00BD4907" w14:paraId="5E7A3CA3" w14:textId="77777777">
      <w:pPr>
        <w:spacing w:after="0" w:line="240" w:lineRule="auto"/>
      </w:pPr>
      <w:r>
        <w:separator/>
      </w:r>
    </w:p>
  </w:endnote>
  <w:endnote w:type="continuationSeparator" w:id="0">
    <w:p w:rsidR="00BD4907" w:rsidP="00E405C7" w:rsidRDefault="00BD4907" w14:paraId="30CD6D3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4907" w:rsidP="00E405C7" w:rsidRDefault="00BD4907" w14:paraId="5DCAE7D2" w14:textId="77777777">
      <w:pPr>
        <w:spacing w:after="0" w:line="240" w:lineRule="auto"/>
      </w:pPr>
      <w:r>
        <w:separator/>
      </w:r>
    </w:p>
  </w:footnote>
  <w:footnote w:type="continuationSeparator" w:id="0">
    <w:p w:rsidR="00BD4907" w:rsidP="00E405C7" w:rsidRDefault="00BD4907" w14:paraId="5D08D4E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665B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463AA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6F3B4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4C406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1A51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4B41DC7"/>
    <w:multiLevelType w:val="multilevel"/>
    <w:tmpl w:val="480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8D515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A8A06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BD04920"/>
    <w:multiLevelType w:val="multilevel"/>
    <w:tmpl w:val="4F7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737CE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74610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4F209E3"/>
    <w:multiLevelType w:val="multilevel"/>
    <w:tmpl w:val="05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DCC205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F8834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038092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0AC6C1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49C75F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4D5077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7B26EE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99B3A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B346DB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D5B0D3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DE07D1C"/>
    <w:multiLevelType w:val="multilevel"/>
    <w:tmpl w:val="CF4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58C5C0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A69554C"/>
    <w:multiLevelType w:val="hybridMultilevel"/>
    <w:tmpl w:val="C00C0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36674298">
    <w:abstractNumId w:val="5"/>
  </w:num>
  <w:num w:numId="2" w16cid:durableId="444809707">
    <w:abstractNumId w:val="33"/>
  </w:num>
  <w:num w:numId="3" w16cid:durableId="1162162048">
    <w:abstractNumId w:val="19"/>
  </w:num>
  <w:num w:numId="4" w16cid:durableId="2100250652">
    <w:abstractNumId w:val="12"/>
  </w:num>
  <w:num w:numId="5" w16cid:durableId="1020546381">
    <w:abstractNumId w:val="1"/>
  </w:num>
  <w:num w:numId="6" w16cid:durableId="1612321108">
    <w:abstractNumId w:val="39"/>
  </w:num>
  <w:num w:numId="7" w16cid:durableId="1504511514">
    <w:abstractNumId w:val="0"/>
  </w:num>
  <w:num w:numId="8" w16cid:durableId="654645860">
    <w:abstractNumId w:val="36"/>
  </w:num>
  <w:num w:numId="9" w16cid:durableId="813136856">
    <w:abstractNumId w:val="9"/>
  </w:num>
  <w:num w:numId="10" w16cid:durableId="854803410">
    <w:abstractNumId w:val="24"/>
  </w:num>
  <w:num w:numId="11" w16cid:durableId="609512723">
    <w:abstractNumId w:val="4"/>
  </w:num>
  <w:num w:numId="12" w16cid:durableId="411777711">
    <w:abstractNumId w:val="25"/>
  </w:num>
  <w:num w:numId="13" w16cid:durableId="1946375502">
    <w:abstractNumId w:val="28"/>
  </w:num>
  <w:num w:numId="14" w16cid:durableId="1246843305">
    <w:abstractNumId w:val="45"/>
  </w:num>
  <w:num w:numId="15" w16cid:durableId="1002665531">
    <w:abstractNumId w:val="10"/>
  </w:num>
  <w:num w:numId="16" w16cid:durableId="281569533">
    <w:abstractNumId w:val="26"/>
  </w:num>
  <w:num w:numId="17" w16cid:durableId="1381897782">
    <w:abstractNumId w:val="13"/>
  </w:num>
  <w:num w:numId="18" w16cid:durableId="308561601">
    <w:abstractNumId w:val="43"/>
  </w:num>
  <w:num w:numId="19" w16cid:durableId="348679785">
    <w:abstractNumId w:val="18"/>
  </w:num>
  <w:num w:numId="20" w16cid:durableId="1894996696">
    <w:abstractNumId w:val="32"/>
  </w:num>
  <w:num w:numId="21" w16cid:durableId="2073234603">
    <w:abstractNumId w:val="6"/>
  </w:num>
  <w:num w:numId="22" w16cid:durableId="329479968">
    <w:abstractNumId w:val="23"/>
  </w:num>
  <w:num w:numId="23" w16cid:durableId="254747012">
    <w:abstractNumId w:val="42"/>
  </w:num>
  <w:num w:numId="24" w16cid:durableId="1926373503">
    <w:abstractNumId w:val="7"/>
  </w:num>
  <w:num w:numId="25" w16cid:durableId="1081754187">
    <w:abstractNumId w:val="2"/>
  </w:num>
  <w:num w:numId="26" w16cid:durableId="2106224294">
    <w:abstractNumId w:val="41"/>
  </w:num>
  <w:num w:numId="27" w16cid:durableId="1025402787">
    <w:abstractNumId w:val="29"/>
  </w:num>
  <w:num w:numId="28" w16cid:durableId="582840538">
    <w:abstractNumId w:val="35"/>
  </w:num>
  <w:num w:numId="29" w16cid:durableId="2047563115">
    <w:abstractNumId w:val="15"/>
  </w:num>
  <w:num w:numId="30" w16cid:durableId="349071679">
    <w:abstractNumId w:val="17"/>
  </w:num>
  <w:num w:numId="31" w16cid:durableId="2034384378">
    <w:abstractNumId w:val="20"/>
  </w:num>
  <w:num w:numId="32" w16cid:durableId="691079002">
    <w:abstractNumId w:val="46"/>
  </w:num>
  <w:num w:numId="33" w16cid:durableId="1585987847">
    <w:abstractNumId w:val="27"/>
  </w:num>
  <w:num w:numId="34" w16cid:durableId="455833207">
    <w:abstractNumId w:val="3"/>
  </w:num>
  <w:num w:numId="35" w16cid:durableId="379325820">
    <w:abstractNumId w:val="14"/>
  </w:num>
  <w:num w:numId="36" w16cid:durableId="429742578">
    <w:abstractNumId w:val="21"/>
  </w:num>
  <w:num w:numId="37" w16cid:durableId="1500151059">
    <w:abstractNumId w:val="16"/>
  </w:num>
  <w:num w:numId="38" w16cid:durableId="261687237">
    <w:abstractNumId w:val="31"/>
  </w:num>
  <w:num w:numId="39" w16cid:durableId="1191141226">
    <w:abstractNumId w:val="37"/>
  </w:num>
  <w:num w:numId="40" w16cid:durableId="2021468063">
    <w:abstractNumId w:val="30"/>
  </w:num>
  <w:num w:numId="41" w16cid:durableId="363873501">
    <w:abstractNumId w:val="34"/>
  </w:num>
  <w:num w:numId="42" w16cid:durableId="2104833648">
    <w:abstractNumId w:val="38"/>
  </w:num>
  <w:num w:numId="43" w16cid:durableId="804931175">
    <w:abstractNumId w:val="44"/>
  </w:num>
  <w:num w:numId="44" w16cid:durableId="734011587">
    <w:abstractNumId w:val="11"/>
  </w:num>
  <w:num w:numId="45" w16cid:durableId="901252736">
    <w:abstractNumId w:val="8"/>
  </w:num>
  <w:num w:numId="46" w16cid:durableId="1748460499">
    <w:abstractNumId w:val="40"/>
  </w:num>
  <w:num w:numId="47" w16cid:durableId="2140219596">
    <w:abstractNumId w:val="2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462"/>
    <w:rsid w:val="0009775C"/>
    <w:rsid w:val="00105DAD"/>
    <w:rsid w:val="00122BDC"/>
    <w:rsid w:val="001535C0"/>
    <w:rsid w:val="001573BC"/>
    <w:rsid w:val="0016440F"/>
    <w:rsid w:val="00183A7E"/>
    <w:rsid w:val="001B4579"/>
    <w:rsid w:val="001B6136"/>
    <w:rsid w:val="001C5B69"/>
    <w:rsid w:val="00235F80"/>
    <w:rsid w:val="00276983"/>
    <w:rsid w:val="0029715F"/>
    <w:rsid w:val="002C53AE"/>
    <w:rsid w:val="002D38D6"/>
    <w:rsid w:val="002D791F"/>
    <w:rsid w:val="00311B56"/>
    <w:rsid w:val="0032122C"/>
    <w:rsid w:val="0034371F"/>
    <w:rsid w:val="00345E13"/>
    <w:rsid w:val="003974BD"/>
    <w:rsid w:val="003B107B"/>
    <w:rsid w:val="003C1523"/>
    <w:rsid w:val="003C18A8"/>
    <w:rsid w:val="003D0064"/>
    <w:rsid w:val="003D2724"/>
    <w:rsid w:val="003D715C"/>
    <w:rsid w:val="003F3E33"/>
    <w:rsid w:val="003F5BE7"/>
    <w:rsid w:val="0042325B"/>
    <w:rsid w:val="00441E69"/>
    <w:rsid w:val="004423E2"/>
    <w:rsid w:val="00442E3F"/>
    <w:rsid w:val="00474DC1"/>
    <w:rsid w:val="004A5805"/>
    <w:rsid w:val="004B491E"/>
    <w:rsid w:val="004C50CB"/>
    <w:rsid w:val="004D6419"/>
    <w:rsid w:val="00510BC5"/>
    <w:rsid w:val="00513A0B"/>
    <w:rsid w:val="005310B6"/>
    <w:rsid w:val="005643BE"/>
    <w:rsid w:val="00574F86"/>
    <w:rsid w:val="005827FD"/>
    <w:rsid w:val="005B79CC"/>
    <w:rsid w:val="005C177C"/>
    <w:rsid w:val="005D587B"/>
    <w:rsid w:val="005D6D88"/>
    <w:rsid w:val="005E4FBA"/>
    <w:rsid w:val="005F07FE"/>
    <w:rsid w:val="00637D0A"/>
    <w:rsid w:val="006606AD"/>
    <w:rsid w:val="006657A1"/>
    <w:rsid w:val="00667EEB"/>
    <w:rsid w:val="00673F8D"/>
    <w:rsid w:val="00681931"/>
    <w:rsid w:val="00691EAF"/>
    <w:rsid w:val="006938F5"/>
    <w:rsid w:val="006A2631"/>
    <w:rsid w:val="006F6BAC"/>
    <w:rsid w:val="007275A2"/>
    <w:rsid w:val="007548FD"/>
    <w:rsid w:val="007550F8"/>
    <w:rsid w:val="0075555C"/>
    <w:rsid w:val="00775D0A"/>
    <w:rsid w:val="007E6A3E"/>
    <w:rsid w:val="00805273"/>
    <w:rsid w:val="00826C1D"/>
    <w:rsid w:val="0083076E"/>
    <w:rsid w:val="00832A62"/>
    <w:rsid w:val="00842C6F"/>
    <w:rsid w:val="00861AD6"/>
    <w:rsid w:val="00875996"/>
    <w:rsid w:val="00876000"/>
    <w:rsid w:val="0088357A"/>
    <w:rsid w:val="008E47A4"/>
    <w:rsid w:val="008E4E96"/>
    <w:rsid w:val="009164D7"/>
    <w:rsid w:val="00931386"/>
    <w:rsid w:val="00932AB1"/>
    <w:rsid w:val="00946831"/>
    <w:rsid w:val="00947F57"/>
    <w:rsid w:val="00987B65"/>
    <w:rsid w:val="009A176A"/>
    <w:rsid w:val="009B3F85"/>
    <w:rsid w:val="009B6872"/>
    <w:rsid w:val="009C0D9E"/>
    <w:rsid w:val="009D2D1C"/>
    <w:rsid w:val="009E6377"/>
    <w:rsid w:val="00A005E2"/>
    <w:rsid w:val="00A150C5"/>
    <w:rsid w:val="00A27FC1"/>
    <w:rsid w:val="00A579B5"/>
    <w:rsid w:val="00A653DF"/>
    <w:rsid w:val="00A80E72"/>
    <w:rsid w:val="00A90630"/>
    <w:rsid w:val="00AC2D69"/>
    <w:rsid w:val="00AE161E"/>
    <w:rsid w:val="00AF4A2A"/>
    <w:rsid w:val="00B149BB"/>
    <w:rsid w:val="00B2146F"/>
    <w:rsid w:val="00B221F0"/>
    <w:rsid w:val="00B23A1E"/>
    <w:rsid w:val="00B74F63"/>
    <w:rsid w:val="00BA12D3"/>
    <w:rsid w:val="00BB22C4"/>
    <w:rsid w:val="00BD4907"/>
    <w:rsid w:val="00BD7285"/>
    <w:rsid w:val="00BF3A60"/>
    <w:rsid w:val="00C0786A"/>
    <w:rsid w:val="00C244F5"/>
    <w:rsid w:val="00C37A02"/>
    <w:rsid w:val="00C42307"/>
    <w:rsid w:val="00C63C91"/>
    <w:rsid w:val="00C65BBC"/>
    <w:rsid w:val="00C66F71"/>
    <w:rsid w:val="00C70F82"/>
    <w:rsid w:val="00C712F6"/>
    <w:rsid w:val="00C71606"/>
    <w:rsid w:val="00C74138"/>
    <w:rsid w:val="00CA5965"/>
    <w:rsid w:val="00CA61DB"/>
    <w:rsid w:val="00CB45CF"/>
    <w:rsid w:val="00CB7074"/>
    <w:rsid w:val="00CD511F"/>
    <w:rsid w:val="00D0663E"/>
    <w:rsid w:val="00D06D5A"/>
    <w:rsid w:val="00D34CF6"/>
    <w:rsid w:val="00D41563"/>
    <w:rsid w:val="00D86A35"/>
    <w:rsid w:val="00DB404C"/>
    <w:rsid w:val="00DB606B"/>
    <w:rsid w:val="00DC2CA4"/>
    <w:rsid w:val="00DC3FB8"/>
    <w:rsid w:val="00E06CA6"/>
    <w:rsid w:val="00E07D94"/>
    <w:rsid w:val="00E103AD"/>
    <w:rsid w:val="00E21728"/>
    <w:rsid w:val="00E330F6"/>
    <w:rsid w:val="00E405C7"/>
    <w:rsid w:val="00E47C6A"/>
    <w:rsid w:val="00E56665"/>
    <w:rsid w:val="00E61E30"/>
    <w:rsid w:val="00E6225A"/>
    <w:rsid w:val="00E62FE6"/>
    <w:rsid w:val="00E84924"/>
    <w:rsid w:val="00EC25B3"/>
    <w:rsid w:val="00EF7B69"/>
    <w:rsid w:val="00F23D00"/>
    <w:rsid w:val="00F318DC"/>
    <w:rsid w:val="00F31F00"/>
    <w:rsid w:val="00F63B1F"/>
    <w:rsid w:val="00F91576"/>
    <w:rsid w:val="00F9240B"/>
    <w:rsid w:val="00FB78C6"/>
    <w:rsid w:val="00FC56CE"/>
    <w:rsid w:val="00FE4837"/>
    <w:rsid w:val="0E6FD39C"/>
    <w:rsid w:val="181CFDDD"/>
    <w:rsid w:val="1CA849AC"/>
    <w:rsid w:val="2006029E"/>
    <w:rsid w:val="215F1F03"/>
    <w:rsid w:val="2442A49E"/>
    <w:rsid w:val="278FCED2"/>
    <w:rsid w:val="3B9280BE"/>
    <w:rsid w:val="3E1D44B3"/>
    <w:rsid w:val="402EA48D"/>
    <w:rsid w:val="41C70433"/>
    <w:rsid w:val="4BF77389"/>
    <w:rsid w:val="4D9EF831"/>
    <w:rsid w:val="55DA12E8"/>
    <w:rsid w:val="5723E8FE"/>
    <w:rsid w:val="5940B8C0"/>
    <w:rsid w:val="59C937E8"/>
    <w:rsid w:val="5A0A9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7555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sbi-card-en/assets/docs/pdf/personal/credit-cards/travel/air-india-sbi-signature-tc.pdf" TargetMode="External" Id="rId13" /><Relationship Type="http://schemas.openxmlformats.org/officeDocument/2006/relationships/hyperlink" Target="https://www.sbicard.com/en/personal/benefits/lower-interest-option/balance-transfer-on-emi.page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eapply.page" TargetMode="External" Id="rId21" /><Relationship Type="http://schemas.openxmlformats.org/officeDocument/2006/relationships/fontTable" Target="fontTable.xml" Id="rId34" /><Relationship Type="http://schemas.openxmlformats.org/officeDocument/2006/relationships/hyperlink" Target="https://www.sbicard.com/en/personal/benefits.page" TargetMode="External" Id="rId25" /><Relationship Type="http://schemas.openxmlformats.org/officeDocument/2006/relationships/footer" Target="footer3.xml" Id="rId33" /><Relationship Type="http://schemas.openxmlformats.org/officeDocument/2006/relationships/styles" Target="styles.xml" Id="rId2" /><Relationship Type="http://schemas.openxmlformats.org/officeDocument/2006/relationships/hyperlink" Target="https://www.sbicard.com/en/most-important-terms-and-conditions.page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sbi-card-en/assets/docs/pdf/personal/credit-cards/travel/air-india-enrollment-faq.pdf" TargetMode="External" Id="rId11" /><Relationship Type="http://schemas.openxmlformats.org/officeDocument/2006/relationships/hyperlink" Target="https://www.sbicard.com/en/personal/benefits/add-on-card.page" TargetMode="External" Id="rId24" /><Relationship Type="http://schemas.openxmlformats.org/officeDocument/2006/relationships/footer" Target="footer2.xml" Id="rId32" /><Relationship Type="http://schemas.openxmlformats.org/officeDocument/2006/relationships/footnotes" Target="footnotes.xml" Id="rId5" /><Relationship Type="http://schemas.openxmlformats.org/officeDocument/2006/relationships/hyperlink" Target="https://www.sbicard.com/sbi-card-en/assets/docs/pdf/personal/credit-cards/travel/air-india-reward-point-faq.pdf" TargetMode="External" Id="rId15" /><Relationship Type="http://schemas.openxmlformats.org/officeDocument/2006/relationships/hyperlink" Target="https://www.sbicard.com/sbi-card-en/assets/docs/pdf/personal/cards/gcas-numbers.pdf" TargetMode="External" Id="rId23" /><Relationship Type="http://schemas.openxmlformats.org/officeDocument/2006/relationships/theme" Target="theme/theme1.xml" Id="rId36" /><Relationship Type="http://schemas.openxmlformats.org/officeDocument/2006/relationships/hyperlink" Target="https://www.sbicard.com/en/personal/credit-cards/lifestyle/sbi-card-elite.page" TargetMode="External" Id="rId19" /><Relationship Type="http://schemas.openxmlformats.org/officeDocument/2006/relationships/footer" Target="footer1.xml" Id="rId31" /><Relationship Type="http://schemas.openxmlformats.org/officeDocument/2006/relationships/webSettings" Target="webSettings.xml" Id="rId4" /><Relationship Type="http://schemas.openxmlformats.org/officeDocument/2006/relationships/hyperlink" Target="https://www.sbicard.com/en/personal/benefits/lower-interest-option/flexi-pay.page" TargetMode="External" Id="rId22" /><Relationship Type="http://schemas.microsoft.com/office/2011/relationships/people" Target="people.xml" Id="rId35" /><Relationship Type="http://schemas.openxmlformats.org/officeDocument/2006/relationships/hyperlink" Target="https://www.visa.co.in/pay-with-visa/offer-detail.html?offerId=114566" TargetMode="External" Id="R180fcfa6f2f146a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2026-01-22T06:40:00.0000000Z</dcterms:created>
  <dcterms:modified xsi:type="dcterms:W3CDTF">2026-03-19T05:32:28.9954846Z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