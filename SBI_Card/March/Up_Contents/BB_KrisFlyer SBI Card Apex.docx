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67F" w:rsidP="003C1523" w:rsidRDefault="0057167F" w14:paraId="14ECD563" w14:textId="71C3F592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"https://www.sbicard.com/en/personal/credit-cards/travel/krisflyer-sbi-card-apex.page"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proofErr w:type="spellStart"/>
      <w:r w:rsidRPr="00C954A3" w:rsidR="00023D91">
        <w:rPr>
          <w:rStyle w:val="Hyperlink"/>
          <w:b/>
          <w:bCs/>
          <w:lang w:val="en-IN"/>
        </w:rPr>
        <w:t>KrisFlyer</w:t>
      </w:r>
      <w:proofErr w:type="spellEnd"/>
      <w:r w:rsidRPr="0057167F" w:rsidR="00023D91">
        <w:rPr>
          <w:rStyle w:val="Hyperlink"/>
          <w:b/>
          <w:bCs/>
          <w:lang w:val="en-IN"/>
        </w:rPr>
        <w:t xml:space="preserve"> </w:t>
      </w:r>
      <w:r w:rsidRPr="0057167F">
        <w:rPr>
          <w:rStyle w:val="Hyperlink"/>
          <w:b/>
          <w:bCs/>
          <w:lang w:val="en-IN"/>
        </w:rPr>
        <w:t xml:space="preserve">SBI </w:t>
      </w:r>
      <w:r w:rsidRPr="00C954A3" w:rsidR="00023D91">
        <w:rPr>
          <w:rStyle w:val="Hyperlink"/>
          <w:b/>
          <w:bCs/>
          <w:lang w:val="en-IN"/>
        </w:rPr>
        <w:t>Card</w:t>
      </w:r>
      <w:r w:rsidRPr="0057167F" w:rsidR="00023D91">
        <w:rPr>
          <w:rStyle w:val="Hyperlink"/>
          <w:b/>
          <w:bCs/>
          <w:lang w:val="en-IN"/>
        </w:rPr>
        <w:t xml:space="preserve"> </w:t>
      </w:r>
      <w:r w:rsidRPr="00C954A3">
        <w:rPr>
          <w:rStyle w:val="Hyperlink"/>
          <w:b/>
          <w:bCs/>
          <w:caps/>
          <w:lang w:val="en-IN"/>
        </w:rPr>
        <w:t>Apex</w:t>
      </w:r>
      <w:r>
        <w:rPr>
          <w:b/>
          <w:bCs/>
          <w:lang w:val="en-IN"/>
        </w:rPr>
        <w:fldChar w:fldCharType="end"/>
      </w:r>
    </w:p>
    <w:p w:rsidR="00C71606" w:rsidP="003C1523" w:rsidRDefault="00E92610" w14:paraId="7D1573FE" w14:textId="6BF2ECB7">
      <w:pPr>
        <w:jc w:val="center"/>
      </w:pPr>
      <w:r>
        <w:t xml:space="preserve">Experience </w:t>
      </w:r>
      <w:r w:rsidR="00023D91">
        <w:t>Travel Your Way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Milestone Benefits</w:t>
      </w:r>
    </w:p>
    <w:p w:rsidRPr="004D6419" w:rsidR="00947F57" w:rsidP="00947F57" w:rsidRDefault="003C1523" w14:paraId="50F3FB43" w14:textId="7E5EDC78">
      <w:pPr>
        <w:pStyle w:val="ListParagraph"/>
        <w:numPr>
          <w:ilvl w:val="0"/>
          <w:numId w:val="1"/>
        </w:numPr>
      </w:pPr>
      <w:r>
        <w:rPr>
          <w:lang w:val="en-IN"/>
        </w:rPr>
        <w:t>Lounge Benefit</w:t>
      </w:r>
    </w:p>
    <w:p w:rsidRPr="00E92610" w:rsidR="00E92610" w:rsidP="00E92610" w:rsidRDefault="00A3379C" w14:paraId="4FC504BE" w14:textId="400012E1">
      <w:pPr>
        <w:rPr>
          <w:lang w:val="en-IN"/>
        </w:rPr>
      </w:pPr>
      <w:ins w:author="Namita Salgiya" w:date="2026-01-19T13:08:00Z" w16du:dateUtc="2026-01-19T07:38:00Z" w:id="0">
        <w:r>
          <w:rPr>
            <w:rFonts w:ascii="Sari Offc" w:hAnsi="Sari Offc"/>
            <w:sz w:val="24"/>
            <w:szCs w:val="24"/>
            <w:lang w:val="en-IN" w:eastAsia="en-IN"/>
          </w:rPr>
          <w:t>Step into the world of luxury travel</w:t>
        </w:r>
      </w:ins>
      <w:ins w:author="Namita Salgiya" w:date="2026-01-19T13:09:00Z" w16du:dateUtc="2026-01-19T07:39:00Z" w:id="1">
        <w:r w:rsidR="002E67DA">
          <w:rPr>
            <w:rFonts w:ascii="Sari Offc" w:hAnsi="Sari Offc"/>
            <w:sz w:val="24"/>
            <w:szCs w:val="24"/>
            <w:lang w:val="en-IN" w:eastAsia="en-IN"/>
          </w:rPr>
          <w:t xml:space="preserve"> with exclusive rewards and privileges</w:t>
        </w:r>
      </w:ins>
      <w:del w:author="Namita Salgiya" w:date="2026-01-19T13:08:00Z" w16du:dateUtc="2026-01-19T07:38:00Z" w:id="2">
        <w:r w:rsidRPr="00E92610" w:rsidDel="00A3379C" w:rsidR="00E92610">
          <w:rPr>
            <w:lang w:val="en-IN" w:eastAsia="en-IN"/>
          </w:rPr>
          <w:delText xml:space="preserve">Earn </w:delText>
        </w:r>
        <w:r w:rsidDel="00A3379C" w:rsidR="00C65B8F">
          <w:rPr>
            <w:lang w:val="en-IN" w:eastAsia="en-IN"/>
          </w:rPr>
          <w:delText>10</w:delText>
        </w:r>
        <w:r w:rsidRPr="00E92610" w:rsidDel="00A3379C" w:rsidR="00E92610">
          <w:rPr>
            <w:lang w:val="en-IN" w:eastAsia="en-IN"/>
          </w:rPr>
          <w:delText xml:space="preserve">,000 KrisFlyer </w:delText>
        </w:r>
        <w:r w:rsidRPr="00E92610" w:rsidDel="00A3379C" w:rsidR="00023D91">
          <w:rPr>
            <w:lang w:val="en-IN" w:eastAsia="en-IN"/>
          </w:rPr>
          <w:delText xml:space="preserve">Miles </w:delText>
        </w:r>
        <w:r w:rsidRPr="00E92610" w:rsidDel="00A3379C" w:rsidR="00E92610">
          <w:rPr>
            <w:lang w:val="en-IN" w:eastAsia="en-IN"/>
          </w:rPr>
          <w:delText xml:space="preserve">on payment of </w:delText>
        </w:r>
        <w:r w:rsidRPr="00E92610" w:rsidDel="00A3379C" w:rsidR="00023D91">
          <w:rPr>
            <w:lang w:val="en-IN" w:eastAsia="en-IN"/>
          </w:rPr>
          <w:delText xml:space="preserve">Annual Fees </w:delText>
        </w:r>
        <w:r w:rsidRPr="00E92610" w:rsidDel="00A3379C" w:rsidR="00E92610">
          <w:rPr>
            <w:lang w:val="en-IN" w:eastAsia="en-IN"/>
          </w:rPr>
          <w:delText xml:space="preserve">and first transaction. Earn </w:delText>
        </w:r>
        <w:r w:rsidDel="00A3379C" w:rsidR="00B871AA">
          <w:rPr>
            <w:lang w:val="en-IN" w:eastAsia="en-IN"/>
          </w:rPr>
          <w:delText xml:space="preserve">an </w:delText>
        </w:r>
        <w:r w:rsidRPr="00E92610" w:rsidDel="00A3379C" w:rsidR="00E92610">
          <w:rPr>
            <w:lang w:val="en-IN"/>
          </w:rPr>
          <w:delText xml:space="preserve">additional </w:delText>
        </w:r>
        <w:r w:rsidDel="00A3379C" w:rsidR="00C65B8F">
          <w:rPr>
            <w:lang w:val="en-IN"/>
          </w:rPr>
          <w:delText>10</w:delText>
        </w:r>
        <w:r w:rsidRPr="00E92610" w:rsidDel="00A3379C" w:rsidR="00E92610">
          <w:rPr>
            <w:lang w:val="en-IN"/>
          </w:rPr>
          <w:delText xml:space="preserve">,000 KrisFlyer </w:delText>
        </w:r>
        <w:r w:rsidRPr="00E92610" w:rsidDel="00A3379C" w:rsidR="00023D91">
          <w:rPr>
            <w:lang w:val="en-IN"/>
          </w:rPr>
          <w:delText xml:space="preserve">Miles </w:delText>
        </w:r>
        <w:r w:rsidRPr="00E92610" w:rsidDel="00A3379C" w:rsidR="00E92610">
          <w:rPr>
            <w:lang w:val="en-IN"/>
          </w:rPr>
          <w:delText xml:space="preserve">on annual spends of Rs. </w:delText>
        </w:r>
        <w:r w:rsidDel="00A3379C" w:rsidR="00C65B8F">
          <w:rPr>
            <w:lang w:val="en-IN"/>
          </w:rPr>
          <w:delText>5</w:delText>
        </w:r>
        <w:r w:rsidRPr="00E92610" w:rsidDel="00A3379C" w:rsidR="00E92610">
          <w:rPr>
            <w:lang w:val="en-IN"/>
          </w:rPr>
          <w:delText xml:space="preserve"> </w:delText>
        </w:r>
        <w:r w:rsidRPr="00E92610" w:rsidDel="00A3379C" w:rsidR="00023D91">
          <w:rPr>
            <w:lang w:val="en-IN"/>
          </w:rPr>
          <w:delText>l</w:delText>
        </w:r>
        <w:r w:rsidRPr="00E92610" w:rsidDel="00A3379C" w:rsidR="00E92610">
          <w:rPr>
            <w:lang w:val="en-IN"/>
          </w:rPr>
          <w:delText>a</w:delText>
        </w:r>
        <w:r w:rsidDel="00A3379C" w:rsidR="00B871AA">
          <w:rPr>
            <w:lang w:val="en-IN"/>
          </w:rPr>
          <w:delText>kh</w:delText>
        </w:r>
      </w:del>
      <w:ins w:author="Upadhyay , Shubham (SBICard)" w:date="2026-01-06T18:39:00Z" w:id="3">
        <w:del w:author="Namita Salgiya" w:date="2026-01-19T13:08:00Z" w16du:dateUtc="2026-01-19T07:38:00Z" w:id="4">
          <w:r w:rsidDel="00A3379C" w:rsidR="00023D91">
            <w:rPr>
              <w:lang w:val="en-IN"/>
            </w:rPr>
            <w:delText>s</w:delText>
          </w:r>
        </w:del>
      </w:ins>
      <w:del w:author="Namita Salgiya" w:date="2026-01-19T13:08:00Z" w16du:dateUtc="2026-01-19T07:38:00Z" w:id="5">
        <w:r w:rsidRPr="00E92610" w:rsidDel="00A3379C" w:rsidR="00E92610">
          <w:rPr>
            <w:lang w:val="en-IN"/>
          </w:rPr>
          <w:delText>.</w:delText>
        </w:r>
      </w:del>
    </w:p>
    <w:p w:rsidRPr="00E92610" w:rsidR="00345E13" w:rsidP="004A5805" w:rsidRDefault="004C50CB" w14:paraId="011E8CF5" w14:textId="746339A8">
      <w:pPr>
        <w:jc w:val="center"/>
        <w:rPr>
          <w:b/>
          <w:bCs/>
          <w:u w:val="single"/>
          <w:lang w:val="en-IN"/>
        </w:rPr>
      </w:pPr>
      <w:r w:rsidRPr="00E92610">
        <w:rPr>
          <w:b/>
          <w:bCs/>
          <w:i/>
          <w:iCs/>
          <w:u w:val="single"/>
          <w:lang w:val="en-IN"/>
        </w:rPr>
        <w:t>Key</w:t>
      </w:r>
      <w:r w:rsidRPr="00E92610">
        <w:rPr>
          <w:b/>
          <w:bCs/>
          <w:u w:val="single"/>
          <w:lang w:val="en-IN"/>
        </w:rPr>
        <w:t xml:space="preserve"> BENEFITS</w:t>
      </w:r>
    </w:p>
    <w:p w:rsidRPr="00E92610" w:rsidR="00E92610" w:rsidP="0FCB3496" w:rsidRDefault="002E67DA" w14:paraId="3ECE566F" w14:textId="5CD8A169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12"/>
          <w:szCs w:val="12"/>
          <w:lang w:val="en-IN"/>
        </w:rPr>
      </w:pPr>
      <w:ins w:author="Namita Salgiya" w:date="2026-01-19T13:09:00Z" w16du:dateUtc="2026-01-19T07:39:00Z" w:id="562926466">
        <w:r w:rsidRPr="0FCB3496" w:rsidR="002E67DA">
          <w:rPr>
            <w:rFonts w:ascii="Sari Offc" w:hAnsi="Sari Offc"/>
            <w:sz w:val="24"/>
            <w:szCs w:val="24"/>
            <w:lang w:val="en-IN" w:eastAsia="en-IN"/>
          </w:rPr>
          <w:t xml:space="preserve">Welcome </w:t>
        </w:r>
        <w:r w:rsidRPr="0FCB3496" w:rsidR="0044125C">
          <w:rPr>
            <w:rFonts w:ascii="Sari Offc" w:hAnsi="Sari Offc"/>
            <w:sz w:val="24"/>
            <w:szCs w:val="24"/>
            <w:lang w:val="en-IN" w:eastAsia="en-IN"/>
          </w:rPr>
          <w:t xml:space="preserve">Gift </w:t>
        </w:r>
        <w:r w:rsidRPr="0FCB3496" w:rsidR="002E67DA">
          <w:rPr>
            <w:rFonts w:ascii="Sari Offc" w:hAnsi="Sari Offc"/>
            <w:sz w:val="24"/>
            <w:szCs w:val="24"/>
            <w:lang w:val="en-IN" w:eastAsia="en-IN"/>
          </w:rPr>
          <w:t xml:space="preserve">of </w:t>
        </w:r>
      </w:ins>
      <w:r w:rsidRPr="0FCB3496" w:rsidR="00C65B8F">
        <w:rPr>
          <w:lang w:val="en-IN" w:eastAsia="en-IN"/>
        </w:rPr>
        <w:t>10</w:t>
      </w:r>
      <w:r w:rsidRPr="0FCB3496" w:rsidR="00E92610">
        <w:rPr>
          <w:lang w:val="en-IN" w:eastAsia="en-IN"/>
        </w:rPr>
        <w:t xml:space="preserve">,000 </w:t>
      </w:r>
      <w:r w:rsidRPr="0FCB3496" w:rsidR="00E92610">
        <w:rPr>
          <w:lang w:val="en-IN" w:eastAsia="en-IN"/>
        </w:rPr>
        <w:t>KrisFlyer</w:t>
      </w:r>
      <w:r w:rsidRPr="0FCB3496" w:rsidR="00E92610">
        <w:rPr>
          <w:lang w:val="en-IN" w:eastAsia="en-IN"/>
        </w:rPr>
        <w:t xml:space="preserve"> </w:t>
      </w:r>
      <w:r w:rsidRPr="0FCB3496" w:rsidR="00023D91">
        <w:rPr>
          <w:lang w:val="en-IN" w:eastAsia="en-IN"/>
        </w:rPr>
        <w:t>Miles</w:t>
      </w:r>
      <w:del w:author="Namita Salgiya" w:date="2026-01-19T13:10:00Z" w16du:dateUtc="2026-01-19T07:40:00Z" w:id="1050094728">
        <w:r w:rsidRPr="0FCB3496" w:rsidDel="00023D91">
          <w:rPr>
            <w:lang w:val="en-IN" w:eastAsia="en-IN"/>
          </w:rPr>
          <w:delText xml:space="preserve"> </w:delText>
        </w:r>
        <w:r w:rsidRPr="0FCB3496" w:rsidDel="00E92610">
          <w:rPr>
            <w:lang w:val="en-IN" w:eastAsia="en-IN"/>
          </w:rPr>
          <w:delText xml:space="preserve">on payment of </w:delText>
        </w:r>
        <w:r w:rsidRPr="0FCB3496" w:rsidDel="00023D91">
          <w:rPr>
            <w:lang w:val="en-IN" w:eastAsia="en-IN"/>
          </w:rPr>
          <w:delText xml:space="preserve">Annual Fees </w:delText>
        </w:r>
        <w:r w:rsidRPr="0FCB3496" w:rsidDel="00E92610">
          <w:rPr>
            <w:lang w:val="en-IN" w:eastAsia="en-IN"/>
          </w:rPr>
          <w:delText>and first transaction</w:delText>
        </w:r>
      </w:del>
      <w:r w:rsidRPr="0FCB3496" w:rsidR="00E92610">
        <w:rPr>
          <w:lang w:val="en-IN" w:eastAsia="en-IN"/>
        </w:rPr>
        <w:t xml:space="preserve"> </w:t>
      </w:r>
    </w:p>
    <w:p w:rsidRPr="00E92610" w:rsidR="00E92610" w:rsidP="0FCB3496" w:rsidRDefault="002E67DA" w14:paraId="1A5D2F5E" w14:textId="5D6DBB2B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sz w:val="12"/>
          <w:szCs w:val="12"/>
          <w:lang w:val="en-IN"/>
        </w:rPr>
      </w:pPr>
      <w:ins w:author="Namita Salgiya" w:date="2026-01-19T13:10:00Z" w16du:dateUtc="2026-01-19T07:40:00Z" w:id="416997427">
        <w:r w:rsidRPr="0FCB3496" w:rsidR="002E67DA">
          <w:rPr>
            <w:rFonts w:ascii="Sari Offc" w:hAnsi="Sari Offc"/>
            <w:sz w:val="24"/>
            <w:szCs w:val="24"/>
            <w:lang w:val="en-IN"/>
          </w:rPr>
          <w:t xml:space="preserve">Milestone </w:t>
        </w:r>
        <w:r w:rsidRPr="0FCB3496" w:rsidR="0044125C">
          <w:rPr>
            <w:rFonts w:ascii="Sari Offc" w:hAnsi="Sari Offc"/>
            <w:sz w:val="24"/>
            <w:szCs w:val="24"/>
            <w:lang w:val="en-IN"/>
          </w:rPr>
          <w:t xml:space="preserve">Benefit </w:t>
        </w:r>
        <w:r w:rsidRPr="0FCB3496" w:rsidR="002E67DA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del w:author="Namita Salgiya" w:date="2026-01-19T13:10:00Z" w16du:dateUtc="2026-01-19T07:40:00Z" w:id="1993476047">
        <w:r w:rsidRPr="0FCB3496" w:rsidDel="00E92610">
          <w:rPr>
            <w:lang w:val="en-IN"/>
          </w:rPr>
          <w:delText xml:space="preserve">Additional </w:delText>
        </w:r>
      </w:del>
      <w:r w:rsidRPr="0FCB3496" w:rsidR="00C65B8F">
        <w:rPr>
          <w:lang w:val="en-IN"/>
        </w:rPr>
        <w:t>10</w:t>
      </w:r>
      <w:r w:rsidRPr="0FCB3496" w:rsidR="00E92610">
        <w:rPr>
          <w:lang w:val="en-IN"/>
        </w:rPr>
        <w:t xml:space="preserve">,000 </w:t>
      </w:r>
      <w:r w:rsidRPr="0FCB3496" w:rsidR="00E92610">
        <w:rPr>
          <w:lang w:val="en-IN"/>
        </w:rPr>
        <w:t>KrisFlyer</w:t>
      </w:r>
      <w:r w:rsidRPr="0FCB3496" w:rsidR="00E92610">
        <w:rPr>
          <w:lang w:val="en-IN"/>
        </w:rPr>
        <w:t xml:space="preserve"> </w:t>
      </w:r>
      <w:r w:rsidRPr="0FCB3496" w:rsidR="00023D91">
        <w:rPr>
          <w:lang w:val="en-IN"/>
        </w:rPr>
        <w:t>Miles</w:t>
      </w:r>
      <w:del w:author="Namita Salgiya" w:date="2026-01-19T13:10:00Z" w16du:dateUtc="2026-01-19T07:40:00Z" w:id="107383270">
        <w:r w:rsidRPr="0FCB3496" w:rsidDel="00023D91">
          <w:rPr>
            <w:lang w:val="en-IN"/>
          </w:rPr>
          <w:delText xml:space="preserve"> </w:delText>
        </w:r>
        <w:r w:rsidRPr="0FCB3496" w:rsidDel="00E92610">
          <w:rPr>
            <w:lang w:val="en-IN"/>
          </w:rPr>
          <w:delText xml:space="preserve">on annual spends of Rs. </w:delText>
        </w:r>
        <w:r w:rsidRPr="0FCB3496" w:rsidDel="00C65B8F">
          <w:rPr>
            <w:lang w:val="en-IN"/>
          </w:rPr>
          <w:delText>5</w:delText>
        </w:r>
        <w:r w:rsidRPr="0FCB3496" w:rsidDel="00E92610">
          <w:rPr>
            <w:lang w:val="en-IN"/>
          </w:rPr>
          <w:delText xml:space="preserve"> </w:delText>
        </w:r>
        <w:r w:rsidRPr="0FCB3496" w:rsidDel="00023D91">
          <w:rPr>
            <w:lang w:val="en-IN"/>
          </w:rPr>
          <w:delText>l</w:delText>
        </w:r>
        <w:r w:rsidRPr="0FCB3496" w:rsidDel="00E92610">
          <w:rPr>
            <w:lang w:val="en-IN"/>
          </w:rPr>
          <w:delText>a</w:delText>
        </w:r>
        <w:r w:rsidRPr="0FCB3496" w:rsidDel="00B871AA">
          <w:rPr>
            <w:lang w:val="en-IN"/>
          </w:rPr>
          <w:delText>kh</w:delText>
        </w:r>
      </w:del>
      <w:ins w:author="Upadhyay , Shubham (SBICard)" w:date="2026-01-06T18:41:00Z" w16du:dateUtc="2026-01-06T18:41:00Z" w:id="1901874747">
        <w:del w:author="Namita Salgiya" w:date="2026-01-19T13:10:00Z" w16du:dateUtc="2026-01-19T07:40:00Z" w:id="389797975">
          <w:r w:rsidRPr="0FCB3496" w:rsidDel="00023D91">
            <w:rPr>
              <w:lang w:val="en-IN"/>
            </w:rPr>
            <w:delText>s</w:delText>
          </w:r>
        </w:del>
        <w:r w:rsidRPr="0FCB3496" w:rsidR="00023D91">
          <w:rPr>
            <w:lang w:val="en-IN"/>
          </w:rPr>
          <w:t xml:space="preserve"> </w:t>
        </w:r>
      </w:ins>
    </w:p>
    <w:p w:rsidRPr="00E92610" w:rsidR="00947F57" w:rsidP="00E92610" w:rsidRDefault="00E92610" w14:paraId="19A1B9DF" w14:textId="3A34AC0C">
      <w:pPr>
        <w:pStyle w:val="ListParagraph"/>
        <w:numPr>
          <w:ilvl w:val="0"/>
          <w:numId w:val="11"/>
        </w:numPr>
      </w:pPr>
      <w:del w:author="Namita Salgiya" w:date="2026-01-19T13:10:00Z" w16du:dateUtc="2026-01-19T07:40:00Z" w:id="13">
        <w:r w:rsidRPr="00E92610" w:rsidDel="002E67DA">
          <w:rPr>
            <w:lang w:val="en-IN" w:eastAsia="en-IN"/>
          </w:rPr>
          <w:delText xml:space="preserve">Tier upgrade to </w:delText>
        </w:r>
      </w:del>
      <w:r w:rsidRPr="00E92610">
        <w:rPr>
          <w:lang w:val="en-IN" w:eastAsia="en-IN"/>
        </w:rPr>
        <w:t xml:space="preserve">KrisFlyer Elite </w:t>
      </w:r>
      <w:r w:rsidRPr="00F8669D" w:rsidR="00F8669D">
        <w:rPr>
          <w:highlight w:val="yellow"/>
          <w:lang w:val="en-IN" w:eastAsia="en-IN"/>
        </w:rPr>
        <w:t>Gold</w:t>
      </w:r>
      <w:r w:rsidRPr="00E92610">
        <w:rPr>
          <w:lang w:val="en-IN" w:eastAsia="en-IN"/>
        </w:rPr>
        <w:t xml:space="preserve"> </w:t>
      </w:r>
      <w:r w:rsidRPr="00E92610" w:rsidR="00023D91">
        <w:rPr>
          <w:lang w:val="en-IN" w:eastAsia="en-IN"/>
        </w:rPr>
        <w:t xml:space="preserve">Membership </w:t>
      </w:r>
      <w:ins w:author="Namita Salgiya" w:date="2026-01-19T13:10:00Z" w16du:dateUtc="2026-01-19T07:40:00Z" w:id="14">
        <w:r w:rsidR="0044125C">
          <w:rPr>
            <w:lang w:val="en-IN" w:eastAsia="en-IN"/>
          </w:rPr>
          <w:t xml:space="preserve">Upgrade </w:t>
        </w:r>
      </w:ins>
      <w:del w:author="Namita Salgiya" w:date="2026-01-19T13:10:00Z" w16du:dateUtc="2026-01-19T07:40:00Z" w:id="15">
        <w:r w:rsidRPr="00E92610" w:rsidDel="002E67DA">
          <w:rPr>
            <w:lang w:val="en-IN" w:eastAsia="en-IN"/>
          </w:rPr>
          <w:delText xml:space="preserve">on </w:delText>
        </w:r>
      </w:del>
      <w:ins w:author="Upadhyay , Shubham (SBICard)" w:date="2026-01-06T18:41:00Z" w:id="16">
        <w:del w:author="Namita Salgiya" w:date="2026-01-19T13:10:00Z" w16du:dateUtc="2026-01-19T07:40:00Z" w:id="17">
          <w:r w:rsidDel="002E67DA" w:rsidR="00023D91">
            <w:rPr>
              <w:lang w:val="en-IN" w:eastAsia="en-IN"/>
            </w:rPr>
            <w:delText>s</w:delText>
          </w:r>
        </w:del>
      </w:ins>
      <w:del w:author="Namita Salgiya" w:date="2026-01-19T13:10:00Z" w16du:dateUtc="2026-01-19T07:40:00Z" w:id="18">
        <w:r w:rsidRPr="00E92610" w:rsidDel="002E67DA">
          <w:rPr>
            <w:lang w:val="en-IN" w:eastAsia="en-IN"/>
          </w:rPr>
          <w:delText xml:space="preserve">Spends of Rs. </w:delText>
        </w:r>
        <w:r w:rsidDel="002E67DA" w:rsidR="00C65B8F">
          <w:rPr>
            <w:lang w:val="en-IN" w:eastAsia="en-IN"/>
          </w:rPr>
          <w:delText>7</w:delText>
        </w:r>
        <w:r w:rsidRPr="00E92610" w:rsidDel="002E67DA">
          <w:rPr>
            <w:lang w:val="en-IN" w:eastAsia="en-IN"/>
          </w:rPr>
          <w:delText xml:space="preserve">.5 </w:delText>
        </w:r>
        <w:r w:rsidDel="002E67DA" w:rsidR="00023D91">
          <w:rPr>
            <w:lang w:val="en-IN" w:eastAsia="en-IN"/>
          </w:rPr>
          <w:delText>l</w:delText>
        </w:r>
        <w:r w:rsidRPr="00E92610" w:rsidDel="002E67DA">
          <w:rPr>
            <w:lang w:val="en-IN" w:eastAsia="en-IN"/>
          </w:rPr>
          <w:delText>a</w:delText>
        </w:r>
        <w:r w:rsidDel="002E67DA" w:rsidR="00C65B8F">
          <w:rPr>
            <w:lang w:val="en-IN" w:eastAsia="en-IN"/>
          </w:rPr>
          <w:delText>kh</w:delText>
        </w:r>
      </w:del>
      <w:ins w:author="Upadhyay , Shubham (SBICard)" w:date="2026-01-06T18:41:00Z" w:id="19">
        <w:del w:author="Namita Salgiya" w:date="2026-01-19T13:10:00Z" w16du:dateUtc="2026-01-19T07:40:00Z" w:id="20">
          <w:r w:rsidDel="002E67DA" w:rsidR="00023D91">
            <w:rPr>
              <w:lang w:val="en-IN" w:eastAsia="en-IN"/>
            </w:rPr>
            <w:delText>s</w:delText>
          </w:r>
        </w:del>
      </w:ins>
      <w:del w:author="Namita Salgiya" w:date="2026-01-19T13:10:00Z" w16du:dateUtc="2026-01-19T07:40:00Z" w:id="21">
        <w:r w:rsidRPr="00E92610" w:rsidDel="002E67DA">
          <w:rPr>
            <w:lang w:val="en-IN" w:eastAsia="en-IN"/>
          </w:rPr>
          <w:delText xml:space="preserve"> on Singapore Airlines </w:delText>
        </w:r>
      </w:del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4C50CB">
        <w:rPr>
          <w:b/>
          <w:bCs/>
          <w:i/>
          <w:iCs/>
          <w:u w:val="single"/>
        </w:rPr>
        <w:t xml:space="preserve">Exclusive </w:t>
      </w:r>
      <w:r w:rsidRPr="004C50CB">
        <w:rPr>
          <w:b/>
          <w:bCs/>
          <w:u w:val="single"/>
        </w:rPr>
        <w:t>PRIVILEGES</w:t>
      </w:r>
    </w:p>
    <w:p w:rsidRPr="00947F57" w:rsidR="00947F57" w:rsidP="0FCB3496" w:rsidRDefault="00947F57" w14:paraId="440B98E9" w14:textId="6F7F3911">
      <w:pPr>
        <w:rPr>
          <w:rFonts w:ascii="Calibri" w:hAnsi="Calibri" w:eastAsia="Calibri" w:cs="Calibri"/>
          <w:sz w:val="12"/>
          <w:szCs w:val="12"/>
          <w:lang w:val="en-IN"/>
        </w:rPr>
      </w:pPr>
      <w:r w:rsidRPr="0FCB3496" w:rsidR="00947F57">
        <w:rPr>
          <w:b w:val="1"/>
          <w:bCs w:val="1"/>
          <w:lang w:val="en-IN"/>
        </w:rPr>
        <w:t xml:space="preserve">Welcome </w:t>
      </w:r>
      <w:r w:rsidRPr="0FCB3496" w:rsidR="003C1523">
        <w:rPr>
          <w:b w:val="1"/>
          <w:bCs w:val="1"/>
          <w:lang w:val="en-IN"/>
        </w:rPr>
        <w:t>Benefit</w:t>
      </w:r>
      <w:ins w:author="Upadhyay , Shubham (SBICard)" w:date="2026-01-06T18:41:00Z" w16du:dateUtc="2026-01-06T18:41:00Z" w:id="1432401772">
        <w:r w:rsidRPr="0FCB3496" w:rsidR="00023D91">
          <w:rPr>
            <w:b w:val="1"/>
            <w:bCs w:val="1"/>
            <w:lang w:val="en-IN"/>
          </w:rPr>
          <w:t xml:space="preserve"> </w:t>
        </w:r>
      </w:ins>
    </w:p>
    <w:p w:rsidRPr="00E92610" w:rsidR="00E92610" w:rsidP="00E92610" w:rsidRDefault="00C65B8F" w14:paraId="5584E1C8" w14:textId="6D38D559">
      <w:pPr>
        <w:pStyle w:val="ListParagraph"/>
        <w:numPr>
          <w:ilvl w:val="0"/>
          <w:numId w:val="8"/>
        </w:numPr>
        <w:rPr>
          <w:lang w:val="en-IN" w:eastAsia="en-IN"/>
        </w:rPr>
      </w:pPr>
      <w:r>
        <w:rPr>
          <w:lang w:val="en-IN" w:eastAsia="en-IN"/>
        </w:rPr>
        <w:t>10</w:t>
      </w:r>
      <w:r w:rsidRPr="00E92610" w:rsidR="00E92610">
        <w:rPr>
          <w:lang w:val="en-IN" w:eastAsia="en-IN"/>
        </w:rPr>
        <w:t xml:space="preserve">,000 KrisFlyer </w:t>
      </w:r>
      <w:r w:rsidRPr="00E92610" w:rsidR="00023D91">
        <w:rPr>
          <w:lang w:val="en-IN" w:eastAsia="en-IN"/>
        </w:rPr>
        <w:t xml:space="preserve">Miles </w:t>
      </w:r>
      <w:r w:rsidRPr="00E92610" w:rsidR="00E92610">
        <w:rPr>
          <w:lang w:val="en-IN" w:eastAsia="en-IN"/>
        </w:rPr>
        <w:t xml:space="preserve">on payment of </w:t>
      </w:r>
      <w:r w:rsidRPr="00E92610" w:rsidR="00023D91">
        <w:rPr>
          <w:lang w:val="en-IN" w:eastAsia="en-IN"/>
        </w:rPr>
        <w:t>Annual Fee</w:t>
      </w:r>
      <w:del w:author="Upadhyay , Shubham (SBICard)" w:date="2026-01-06T18:43:00Z" w:id="23">
        <w:r w:rsidRPr="00E92610" w:rsidDel="00023D91" w:rsidR="00023D91">
          <w:rPr>
            <w:lang w:val="en-IN" w:eastAsia="en-IN"/>
          </w:rPr>
          <w:delText>s</w:delText>
        </w:r>
      </w:del>
      <w:r w:rsidRPr="00E92610" w:rsidR="00023D91">
        <w:rPr>
          <w:lang w:val="en-IN" w:eastAsia="en-IN"/>
        </w:rPr>
        <w:t xml:space="preserve"> </w:t>
      </w:r>
      <w:r w:rsidRPr="00E92610" w:rsidR="00E92610">
        <w:rPr>
          <w:lang w:val="en-IN" w:eastAsia="en-IN"/>
        </w:rPr>
        <w:t>and first transaction within 60 days of card issuance</w:t>
      </w:r>
    </w:p>
    <w:p w:rsidRPr="00E92610" w:rsidR="00E92610" w:rsidP="00E92610" w:rsidRDefault="00E92610" w14:paraId="20BAF354" w14:textId="6BA446E1">
      <w:pPr>
        <w:pStyle w:val="ListParagraph"/>
        <w:numPr>
          <w:ilvl w:val="0"/>
          <w:numId w:val="8"/>
        </w:numPr>
      </w:pPr>
      <w:r w:rsidRPr="00E92610">
        <w:t xml:space="preserve">Miles are automatically credited to your KrisFlyer </w:t>
      </w:r>
      <w:r w:rsidRPr="00E92610" w:rsidR="00023D91">
        <w:t xml:space="preserve">Account </w:t>
      </w:r>
      <w:r w:rsidRPr="00E92610">
        <w:t xml:space="preserve">on </w:t>
      </w:r>
      <w:del w:author="Upadhyay , Shubham (SBICard)" w:date="2026-01-06T18:43:00Z" w:id="24">
        <w:r w:rsidRPr="00E92610" w:rsidDel="00023D91">
          <w:delText xml:space="preserve">the </w:delText>
        </w:r>
      </w:del>
      <w:r w:rsidRPr="00E92610">
        <w:t>statement date.</w:t>
      </w:r>
    </w:p>
    <w:p w:rsidRPr="004D6419" w:rsidR="004D6419" w:rsidP="0FCB3496" w:rsidRDefault="004D6419" w14:paraId="532D79A6" w14:textId="42BC0D9E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FCB3496" w:rsidR="004D6419">
        <w:rPr>
          <w:b w:val="1"/>
          <w:bCs w:val="1"/>
          <w:lang w:val="en-IN"/>
        </w:rPr>
        <w:t>Reward Benefit</w:t>
      </w:r>
      <w:ins w:author="Upadhyay , Shubham (SBICard)" w:date="2026-01-06T18:43:00Z" w16du:dateUtc="2026-01-06T18:43:00Z" w:id="119718849">
        <w:r w:rsidRPr="0FCB3496" w:rsidR="00023D91">
          <w:rPr>
            <w:b w:val="1"/>
            <w:bCs w:val="1"/>
            <w:lang w:val="en-IN"/>
          </w:rPr>
          <w:t xml:space="preserve">s </w:t>
        </w:r>
      </w:ins>
    </w:p>
    <w:p w:rsidRPr="00E92610" w:rsidR="00E92610" w:rsidP="00E92610" w:rsidRDefault="00C65B8F" w14:paraId="16F3BFB3" w14:textId="5A2BABAE">
      <w:pPr>
        <w:pStyle w:val="ListParagraph"/>
        <w:numPr>
          <w:ilvl w:val="0"/>
          <w:numId w:val="16"/>
        </w:numPr>
        <w:rPr>
          <w:lang w:val="en-IN" w:eastAsia="en-IN"/>
        </w:rPr>
      </w:pPr>
      <w:r>
        <w:rPr>
          <w:lang w:val="en-IN" w:eastAsia="en-IN"/>
        </w:rPr>
        <w:t>10</w:t>
      </w:r>
      <w:r w:rsidRPr="00E92610" w:rsid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>M</w:t>
      </w:r>
      <w:r w:rsidRPr="00E92610" w:rsidR="00E92610">
        <w:rPr>
          <w:lang w:val="en-IN" w:eastAsia="en-IN"/>
        </w:rPr>
        <w:t>iles per Rs</w:t>
      </w:r>
      <w:ins w:author="Upadhyay , Shubham (SBICard)" w:date="2026-01-06T18:43:00Z" w:id="26">
        <w:r w:rsidR="00023D91">
          <w:rPr>
            <w:lang w:val="en-IN" w:eastAsia="en-IN"/>
          </w:rPr>
          <w:t>.</w:t>
        </w:r>
      </w:ins>
      <w:r w:rsidRPr="00E92610" w:rsidR="00E92610">
        <w:rPr>
          <w:lang w:val="en-IN" w:eastAsia="en-IN"/>
        </w:rPr>
        <w:t xml:space="preserve"> 200 spent on Singapore Airlines Group</w:t>
      </w:r>
    </w:p>
    <w:p w:rsidRPr="00E92610" w:rsidR="00E92610" w:rsidP="00E92610" w:rsidRDefault="00C65B8F" w14:paraId="200DFD83" w14:textId="1A8D980B">
      <w:pPr>
        <w:pStyle w:val="ListParagraph"/>
        <w:numPr>
          <w:ilvl w:val="0"/>
          <w:numId w:val="16"/>
        </w:numPr>
        <w:rPr>
          <w:lang w:val="en-IN" w:eastAsia="en-IN"/>
        </w:rPr>
      </w:pPr>
      <w:r>
        <w:rPr>
          <w:lang w:val="en-IN" w:eastAsia="en-IN"/>
        </w:rPr>
        <w:t>8</w:t>
      </w:r>
      <w:r w:rsidRPr="00E92610" w:rsid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 xml:space="preserve">Miles </w:t>
      </w:r>
      <w:r w:rsidRPr="00E92610" w:rsidR="00E92610">
        <w:rPr>
          <w:lang w:val="en-IN" w:eastAsia="en-IN"/>
        </w:rPr>
        <w:t>per Rs</w:t>
      </w:r>
      <w:ins w:author="Upadhyay , Shubham (SBICard)" w:date="2026-01-06T18:43:00Z" w:id="27">
        <w:r w:rsidR="00023D91">
          <w:rPr>
            <w:lang w:val="en-IN" w:eastAsia="en-IN"/>
          </w:rPr>
          <w:t>.</w:t>
        </w:r>
      </w:ins>
      <w:r w:rsidRPr="00E92610" w:rsidR="00E92610">
        <w:rPr>
          <w:lang w:val="en-IN" w:eastAsia="en-IN"/>
        </w:rPr>
        <w:t xml:space="preserve"> 200 on international spends </w:t>
      </w:r>
    </w:p>
    <w:p w:rsidRPr="00E92610" w:rsidR="00E92610" w:rsidP="00E92610" w:rsidRDefault="00C65B8F" w14:paraId="53C34901" w14:textId="5B2428D2">
      <w:pPr>
        <w:pStyle w:val="ListParagraph"/>
        <w:numPr>
          <w:ilvl w:val="0"/>
          <w:numId w:val="16"/>
        </w:numPr>
      </w:pPr>
      <w:r>
        <w:rPr>
          <w:lang w:val="en-IN" w:eastAsia="en-IN"/>
        </w:rPr>
        <w:t>6</w:t>
      </w:r>
      <w:r w:rsidRPr="00E92610" w:rsid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 xml:space="preserve">Miles </w:t>
      </w:r>
      <w:r w:rsidRPr="00E92610" w:rsidR="00E92610">
        <w:rPr>
          <w:lang w:val="en-IN" w:eastAsia="en-IN"/>
        </w:rPr>
        <w:t>per Rs</w:t>
      </w:r>
      <w:ins w:author="Upadhyay , Shubham (SBICard)" w:date="2026-01-06T18:43:00Z" w:id="28">
        <w:r w:rsidR="00023D91">
          <w:rPr>
            <w:lang w:val="en-IN" w:eastAsia="en-IN"/>
          </w:rPr>
          <w:t>.</w:t>
        </w:r>
      </w:ins>
      <w:r w:rsidRPr="00E92610" w:rsidR="00E92610">
        <w:rPr>
          <w:lang w:val="en-IN" w:eastAsia="en-IN"/>
        </w:rPr>
        <w:t xml:space="preserve"> 200 on other eligible spends</w:t>
      </w:r>
      <w:r w:rsidRPr="00E92610" w:rsidR="00E92610">
        <w:t xml:space="preserve"> </w:t>
      </w:r>
    </w:p>
    <w:p w:rsidRPr="00F8669D" w:rsidR="00F8669D" w:rsidP="00F8669D" w:rsidRDefault="00E92610" w14:paraId="007A6116" w14:textId="77EA107E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E92610">
        <w:t xml:space="preserve">Reward </w:t>
      </w:r>
      <w:r w:rsidRPr="00E92610" w:rsidR="00023D91">
        <w:t xml:space="preserve">Points </w:t>
      </w:r>
      <w:r w:rsidRPr="00E92610">
        <w:t>are not applicable on</w:t>
      </w:r>
      <w:r w:rsidRPr="00F8669D" w:rsidR="00F8669D">
        <w:t xml:space="preserve"> </w:t>
      </w:r>
      <w:r w:rsidRPr="00F8669D" w:rsidR="00F8669D">
        <w:rPr>
          <w:highlight w:val="yellow"/>
        </w:rPr>
        <w:t xml:space="preserve">some spend categories. Refer </w:t>
      </w:r>
      <w:ins w:author="Upadhyay , Shubham (SBICard)" w:date="2026-01-06T18:43:00Z" w:id="29">
        <w:r w:rsidR="00023D91">
          <w:rPr>
            <w:highlight w:val="yellow"/>
          </w:rPr>
          <w:t xml:space="preserve">to </w:t>
        </w:r>
      </w:ins>
      <w:r w:rsidRPr="00F8669D" w:rsidR="00F8669D">
        <w:rPr>
          <w:highlight w:val="yellow"/>
        </w:rPr>
        <w:t>TnC for more details</w:t>
      </w:r>
    </w:p>
    <w:p w:rsidRPr="00F8669D" w:rsidR="006657A1" w:rsidP="0FCB3496" w:rsidRDefault="006657A1" w14:paraId="20F6C685" w14:textId="0B3EE6C4">
      <w:pPr>
        <w:ind w:left="360"/>
        <w:rPr>
          <w:rFonts w:ascii="Calibri" w:hAnsi="Calibri" w:eastAsia="Calibri" w:cs="Calibri"/>
          <w:sz w:val="12"/>
          <w:szCs w:val="12"/>
          <w:lang w:val="en-IN"/>
        </w:rPr>
      </w:pPr>
      <w:r w:rsidRPr="0FCB3496" w:rsidR="006657A1">
        <w:rPr>
          <w:b w:val="1"/>
          <w:bCs w:val="1"/>
          <w:lang w:val="en-IN"/>
        </w:rPr>
        <w:t>Milestone Benefits</w:t>
      </w:r>
      <w:ins w:author="Upadhyay , Shubham (SBICard)" w:date="2026-01-06T18:43:00Z" w16du:dateUtc="2026-01-06T18:43:00Z" w:id="1922721950">
        <w:r w:rsidRPr="0FCB3496" w:rsidR="00023D91">
          <w:rPr>
            <w:b w:val="1"/>
            <w:bCs w:val="1"/>
            <w:lang w:val="en-IN"/>
          </w:rPr>
          <w:t xml:space="preserve"> </w:t>
        </w:r>
      </w:ins>
    </w:p>
    <w:p w:rsidRPr="00E92610" w:rsidR="00E92610" w:rsidP="00E92610" w:rsidRDefault="00E92610" w14:paraId="2F892E3B" w14:textId="61BA17F9">
      <w:pPr>
        <w:pStyle w:val="ListParagraph"/>
        <w:numPr>
          <w:ilvl w:val="0"/>
          <w:numId w:val="19"/>
        </w:numPr>
        <w:rPr>
          <w:lang w:val="en-IN"/>
        </w:rPr>
      </w:pPr>
      <w:r w:rsidRPr="00E92610">
        <w:rPr>
          <w:lang w:val="en-IN"/>
        </w:rPr>
        <w:t xml:space="preserve">Additional </w:t>
      </w:r>
      <w:r w:rsidR="00C65B8F">
        <w:rPr>
          <w:lang w:val="en-IN"/>
        </w:rPr>
        <w:t>10</w:t>
      </w:r>
      <w:r w:rsidRPr="00E92610">
        <w:rPr>
          <w:lang w:val="en-IN"/>
        </w:rPr>
        <w:t xml:space="preserve">,000 KrisFlyer </w:t>
      </w:r>
      <w:r w:rsidRPr="00E92610" w:rsidR="00023D91">
        <w:rPr>
          <w:lang w:val="en-IN"/>
        </w:rPr>
        <w:t xml:space="preserve">Miles </w:t>
      </w:r>
      <w:r w:rsidRPr="00E92610">
        <w:rPr>
          <w:lang w:val="en-IN"/>
        </w:rPr>
        <w:t xml:space="preserve">on annual spends of Rs. </w:t>
      </w:r>
      <w:r w:rsidR="00C65B8F">
        <w:rPr>
          <w:lang w:val="en-IN"/>
        </w:rPr>
        <w:t>5</w:t>
      </w:r>
      <w:r w:rsidRPr="00E92610">
        <w:rPr>
          <w:lang w:val="en-IN"/>
        </w:rPr>
        <w:t xml:space="preserve"> </w:t>
      </w:r>
      <w:r w:rsidRPr="00E92610" w:rsidR="00C65B8F">
        <w:rPr>
          <w:lang w:val="en-IN"/>
        </w:rPr>
        <w:t>la</w:t>
      </w:r>
      <w:r w:rsidR="00C65B8F">
        <w:rPr>
          <w:lang w:val="en-IN"/>
        </w:rPr>
        <w:t>kh</w:t>
      </w:r>
      <w:ins w:author="Upadhyay , Shubham (SBICard)" w:date="2026-01-06T18:43:00Z" w:id="31">
        <w:r w:rsidR="00023D91">
          <w:rPr>
            <w:lang w:val="en-IN"/>
          </w:rPr>
          <w:t>s</w:t>
        </w:r>
      </w:ins>
    </w:p>
    <w:p w:rsidR="00E92610" w:rsidP="00E92610" w:rsidRDefault="00E92610" w14:paraId="6ADBAA0A" w14:textId="5F758ED2">
      <w:pPr>
        <w:pStyle w:val="ListParagraph"/>
        <w:numPr>
          <w:ilvl w:val="0"/>
          <w:numId w:val="19"/>
        </w:numPr>
        <w:rPr>
          <w:lang w:val="en-IN" w:eastAsia="en-IN"/>
        </w:rPr>
      </w:pPr>
      <w:r w:rsidRPr="00E92610">
        <w:rPr>
          <w:lang w:val="en-IN" w:eastAsia="en-IN"/>
        </w:rPr>
        <w:t xml:space="preserve">Tier upgrade to KrisFlyer Elite </w:t>
      </w:r>
      <w:r w:rsidRPr="00F8669D" w:rsidR="00F8669D">
        <w:rPr>
          <w:highlight w:val="yellow"/>
          <w:lang w:val="en-IN" w:eastAsia="en-IN"/>
        </w:rPr>
        <w:t>Gold</w:t>
      </w:r>
      <w:r w:rsidRPr="00E92610">
        <w:rPr>
          <w:lang w:val="en-IN" w:eastAsia="en-IN"/>
        </w:rPr>
        <w:t xml:space="preserve"> </w:t>
      </w:r>
      <w:r w:rsidRPr="00E92610" w:rsidR="00023D91">
        <w:rPr>
          <w:lang w:val="en-IN" w:eastAsia="en-IN"/>
        </w:rPr>
        <w:t xml:space="preserve">Membership </w:t>
      </w:r>
      <w:r w:rsidRPr="00E92610">
        <w:rPr>
          <w:lang w:val="en-IN" w:eastAsia="en-IN"/>
        </w:rPr>
        <w:t xml:space="preserve">on </w:t>
      </w:r>
      <w:r>
        <w:rPr>
          <w:lang w:val="en-IN" w:eastAsia="en-IN"/>
        </w:rPr>
        <w:t>s</w:t>
      </w:r>
      <w:r w:rsidRPr="00E92610">
        <w:rPr>
          <w:lang w:val="en-IN" w:eastAsia="en-IN"/>
        </w:rPr>
        <w:t xml:space="preserve">pends of Rs. </w:t>
      </w:r>
      <w:r w:rsidR="00C65B8F">
        <w:rPr>
          <w:lang w:val="en-IN" w:eastAsia="en-IN"/>
        </w:rPr>
        <w:t>7</w:t>
      </w:r>
      <w:r w:rsidRPr="00E92610">
        <w:rPr>
          <w:lang w:val="en-IN" w:eastAsia="en-IN"/>
        </w:rPr>
        <w:t>.5 la</w:t>
      </w:r>
      <w:r w:rsidR="00C65B8F">
        <w:rPr>
          <w:lang w:val="en-IN" w:eastAsia="en-IN"/>
        </w:rPr>
        <w:t>kh</w:t>
      </w:r>
      <w:ins w:author="Upadhyay , Shubham (SBICard)" w:date="2026-01-06T18:44:00Z" w:id="32">
        <w:r w:rsidR="00023D91">
          <w:rPr>
            <w:lang w:val="en-IN" w:eastAsia="en-IN"/>
          </w:rPr>
          <w:t>s</w:t>
        </w:r>
      </w:ins>
      <w:r w:rsidRPr="00E92610">
        <w:rPr>
          <w:lang w:val="en-IN" w:eastAsia="en-IN"/>
        </w:rPr>
        <w:t xml:space="preserve"> on Singapore Airlines (bookings made via Singapore </w:t>
      </w:r>
      <w:r>
        <w:rPr>
          <w:lang w:val="en-IN" w:eastAsia="en-IN"/>
        </w:rPr>
        <w:t>Airlines</w:t>
      </w:r>
      <w:r w:rsidRPr="00E92610">
        <w:rPr>
          <w:lang w:val="en-IN" w:eastAsia="en-IN"/>
        </w:rPr>
        <w:t xml:space="preserve"> </w:t>
      </w:r>
      <w:r w:rsidRPr="00E92610" w:rsidR="00023D91">
        <w:rPr>
          <w:lang w:val="en-IN" w:eastAsia="en-IN"/>
        </w:rPr>
        <w:t xml:space="preserve">App </w:t>
      </w:r>
      <w:r w:rsidRPr="00E92610">
        <w:rPr>
          <w:lang w:val="en-IN" w:eastAsia="en-IN"/>
        </w:rPr>
        <w:t xml:space="preserve">and </w:t>
      </w:r>
      <w:r w:rsidRPr="00E92610" w:rsidR="00023D91">
        <w:rPr>
          <w:lang w:val="en-IN" w:eastAsia="en-IN"/>
        </w:rPr>
        <w:t>Web</w:t>
      </w:r>
      <w:ins w:author="Upadhyay , Shubham (SBICard)" w:date="2026-01-06T18:44:00Z" w:id="33">
        <w:r w:rsidR="00023D91">
          <w:rPr>
            <w:lang w:val="en-IN" w:eastAsia="en-IN"/>
          </w:rPr>
          <w:t>site</w:t>
        </w:r>
      </w:ins>
      <w:r w:rsidRPr="00E92610">
        <w:rPr>
          <w:lang w:val="en-IN" w:eastAsia="en-IN"/>
        </w:rPr>
        <w:t>)</w:t>
      </w:r>
    </w:p>
    <w:p w:rsidRPr="00C65B8F" w:rsidR="00C65B8F" w:rsidP="00C65B8F" w:rsidRDefault="00C65B8F" w14:paraId="793D2924" w14:textId="7FB8CAB0">
      <w:pPr>
        <w:pStyle w:val="ListParagraph"/>
        <w:numPr>
          <w:ilvl w:val="0"/>
          <w:numId w:val="19"/>
        </w:numPr>
        <w:rPr>
          <w:lang w:val="en-IN" w:eastAsia="en-IN"/>
        </w:rPr>
      </w:pPr>
      <w:r>
        <w:rPr>
          <w:lang w:val="en-IN" w:eastAsia="en-IN"/>
        </w:rPr>
        <w:t>A</w:t>
      </w:r>
      <w:r w:rsidRPr="00C65B8F">
        <w:rPr>
          <w:lang w:val="en-IN" w:eastAsia="en-IN"/>
        </w:rPr>
        <w:t xml:space="preserve">dditional 3,000 </w:t>
      </w:r>
      <w:r w:rsidRPr="00C65B8F" w:rsidR="00023D91">
        <w:rPr>
          <w:lang w:val="en-IN" w:eastAsia="en-IN"/>
        </w:rPr>
        <w:t xml:space="preserve">Bonus </w:t>
      </w:r>
      <w:r w:rsidRPr="00C65B8F">
        <w:rPr>
          <w:lang w:val="en-IN" w:eastAsia="en-IN"/>
        </w:rPr>
        <w:t xml:space="preserve">KrisFlyer miles on cumulative spend </w:t>
      </w:r>
      <w:r>
        <w:rPr>
          <w:lang w:val="en-IN" w:eastAsia="en-IN"/>
        </w:rPr>
        <w:t>of</w:t>
      </w:r>
      <w:r w:rsidRPr="00C65B8F">
        <w:rPr>
          <w:lang w:val="en-IN" w:eastAsia="en-IN"/>
        </w:rPr>
        <w:t xml:space="preserve"> Rs. 10 la</w:t>
      </w:r>
      <w:r>
        <w:rPr>
          <w:lang w:val="en-IN" w:eastAsia="en-IN"/>
        </w:rPr>
        <w:t>kh</w:t>
      </w:r>
      <w:ins w:author="Upadhyay , Shubham (SBICard)" w:date="2026-01-06T18:44:00Z" w:id="34">
        <w:r w:rsidR="00023D91">
          <w:rPr>
            <w:lang w:val="en-IN" w:eastAsia="en-IN"/>
          </w:rPr>
          <w:t>s</w:t>
        </w:r>
      </w:ins>
    </w:p>
    <w:p w:rsidRPr="002C53AE" w:rsidR="002C53AE" w:rsidP="0FCB3496" w:rsidRDefault="003C1523" w14:paraId="291C224A" w14:textId="64E4328D">
      <w:pPr>
        <w:rPr>
          <w:rFonts w:ascii="Calibri" w:hAnsi="Calibri" w:eastAsia="Calibri" w:cs="Calibri"/>
          <w:sz w:val="12"/>
          <w:szCs w:val="12"/>
          <w:lang w:val="en-IN"/>
        </w:rPr>
      </w:pPr>
      <w:r w:rsidRPr="0FCB3496" w:rsidR="003C1523">
        <w:rPr>
          <w:b w:val="1"/>
          <w:bCs w:val="1"/>
          <w:lang w:val="en-IN"/>
        </w:rPr>
        <w:t>Lounge Benefit</w:t>
      </w:r>
      <w:ins w:author="Upadhyay , Shubham (SBICard)" w:date="2026-01-06T18:44:00Z" w16du:dateUtc="2026-01-06T18:44:00Z" w:id="1571787968">
        <w:r w:rsidRPr="0FCB3496" w:rsidR="00023D91">
          <w:rPr>
            <w:b w:val="1"/>
            <w:bCs w:val="1"/>
            <w:lang w:val="en-IN"/>
          </w:rPr>
          <w:t xml:space="preserve">s </w:t>
        </w:r>
      </w:ins>
    </w:p>
    <w:p w:rsidRPr="00E92610" w:rsidR="002C53AE" w:rsidRDefault="00C65B8F" w14:paraId="53D190BA" w14:textId="2AAC3D58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2</w:t>
      </w:r>
      <w:r w:rsidRPr="00D34CF6" w:rsidR="002C53AE">
        <w:rPr>
          <w:lang w:val="en-IN"/>
        </w:rPr>
        <w:t xml:space="preserve"> complimentary </w:t>
      </w:r>
      <w:r w:rsidRPr="00D34CF6" w:rsidR="00023D91">
        <w:rPr>
          <w:lang w:val="en-IN"/>
        </w:rPr>
        <w:t xml:space="preserve">Domestic Airport Lounge </w:t>
      </w:r>
      <w:r w:rsidRPr="00D34CF6" w:rsidR="002C53AE">
        <w:rPr>
          <w:lang w:val="en-IN"/>
        </w:rPr>
        <w:t>visit</w:t>
      </w:r>
      <w:ins w:author="Upadhyay , Shubham (SBICard)" w:date="2026-01-06T18:44:00Z" w:id="36">
        <w:r w:rsidR="00023D91">
          <w:rPr>
            <w:lang w:val="en-IN"/>
          </w:rPr>
          <w:t>s</w:t>
        </w:r>
      </w:ins>
      <w:r w:rsidRPr="00D34CF6" w:rsidR="002C53AE">
        <w:rPr>
          <w:lang w:val="en-IN"/>
        </w:rPr>
        <w:t xml:space="preserve"> </w:t>
      </w:r>
      <w:r w:rsidRPr="00E92610" w:rsidR="00E92610">
        <w:t>every quarter</w:t>
      </w:r>
    </w:p>
    <w:p w:rsidRPr="00E92610" w:rsidR="00E92610" w:rsidP="00E92610" w:rsidRDefault="00E92610" w14:paraId="2E31B600" w14:textId="4236DA73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E92610">
        <w:rPr>
          <w:lang w:val="en-IN" w:eastAsia="en-IN"/>
        </w:rPr>
        <w:t xml:space="preserve">Complimentary membership to </w:t>
      </w:r>
      <w:del w:author="Upadhyay , Shubham (SBICard)" w:date="2026-01-06T18:44:00Z" w:id="37">
        <w:r w:rsidRPr="00E92610" w:rsidDel="00023D91">
          <w:rPr>
            <w:lang w:val="en-IN" w:eastAsia="en-IN"/>
          </w:rPr>
          <w:delText xml:space="preserve">the </w:delText>
        </w:r>
      </w:del>
      <w:r w:rsidRPr="00E92610">
        <w:rPr>
          <w:lang w:val="en-IN" w:eastAsia="en-IN"/>
        </w:rPr>
        <w:t>Priority Pass Program worth $99</w:t>
      </w:r>
    </w:p>
    <w:p w:rsidR="00E92610" w:rsidP="00E92610" w:rsidRDefault="00C65B8F" w14:paraId="21C2B4CB" w14:textId="4B315681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rPr>
          <w:lang w:val="en-IN" w:eastAsia="en-IN"/>
        </w:rPr>
        <w:t>8</w:t>
      </w:r>
      <w:r w:rsidRPr="00E92610" w:rsidR="00E92610">
        <w:rPr>
          <w:lang w:val="en-IN" w:eastAsia="en-IN"/>
        </w:rPr>
        <w:t xml:space="preserve"> complimentary </w:t>
      </w:r>
      <w:r w:rsidRPr="00E92610" w:rsidR="00023D91">
        <w:rPr>
          <w:lang w:val="en-IN" w:eastAsia="en-IN"/>
        </w:rPr>
        <w:t xml:space="preserve">International Airport Lounge </w:t>
      </w:r>
      <w:r w:rsidRPr="00E92610" w:rsidR="00E92610">
        <w:rPr>
          <w:lang w:val="en-IN" w:eastAsia="en-IN"/>
        </w:rPr>
        <w:t xml:space="preserve">visits per year (max. </w:t>
      </w:r>
      <w:r>
        <w:rPr>
          <w:lang w:val="en-IN" w:eastAsia="en-IN"/>
        </w:rPr>
        <w:t>2</w:t>
      </w:r>
      <w:r w:rsidRPr="00E92610" w:rsidR="00E92610">
        <w:rPr>
          <w:lang w:val="en-IN" w:eastAsia="en-IN"/>
        </w:rPr>
        <w:t xml:space="preserve"> </w:t>
      </w:r>
      <w:del w:author="Upadhyay , Shubham (SBICard)" w:date="2026-01-20T15:14:00Z" w16du:dateUtc="2026-01-20T09:44:00Z" w:id="38">
        <w:r w:rsidRPr="00E92610" w:rsidDel="0044125C" w:rsidR="00E92610">
          <w:rPr>
            <w:lang w:val="en-IN" w:eastAsia="en-IN"/>
          </w:rPr>
          <w:delText xml:space="preserve">visit </w:delText>
        </w:r>
      </w:del>
      <w:r w:rsidRPr="00E92610" w:rsidR="00E92610">
        <w:rPr>
          <w:lang w:val="en-IN" w:eastAsia="en-IN"/>
        </w:rPr>
        <w:t>per quarter)</w:t>
      </w:r>
    </w:p>
    <w:p w:rsidRPr="00E92610" w:rsidR="00E92610" w:rsidP="00E92610" w:rsidRDefault="00E92610" w14:paraId="7AA94894" w14:textId="67760189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rPr>
          <w:lang w:val="en-IN" w:eastAsia="en-IN"/>
        </w:rPr>
        <w:t xml:space="preserve">Post </w:t>
      </w:r>
      <w:r w:rsidRPr="00E92610">
        <w:rPr>
          <w:lang w:val="en-IN" w:eastAsia="en-IN"/>
        </w:rPr>
        <w:t>complimentary visits</w:t>
      </w:r>
      <w:r>
        <w:rPr>
          <w:lang w:val="en-IN" w:eastAsia="en-IN"/>
        </w:rPr>
        <w:t>, a u</w:t>
      </w:r>
      <w:r w:rsidRPr="00E92610">
        <w:rPr>
          <w:lang w:val="en-IN" w:eastAsia="en-IN"/>
        </w:rPr>
        <w:t>sage fee up to $27</w:t>
      </w:r>
      <w:r>
        <w:rPr>
          <w:lang w:val="en-IN" w:eastAsia="en-IN"/>
        </w:rPr>
        <w:t xml:space="preserve"> </w:t>
      </w:r>
      <w:r w:rsidRPr="00E92610">
        <w:rPr>
          <w:lang w:val="en-IN" w:eastAsia="en-IN"/>
        </w:rPr>
        <w:t>+</w:t>
      </w:r>
      <w:r>
        <w:rPr>
          <w:lang w:val="en-IN" w:eastAsia="en-IN"/>
        </w:rPr>
        <w:t xml:space="preserve"> </w:t>
      </w:r>
      <w:r w:rsidRPr="00E92610">
        <w:rPr>
          <w:lang w:val="en-IN" w:eastAsia="en-IN"/>
        </w:rPr>
        <w:t xml:space="preserve">taxes will be charged for visits to the Priority Pass </w:t>
      </w:r>
      <w:r w:rsidRPr="00E92610" w:rsidR="00023D91">
        <w:rPr>
          <w:lang w:val="en-IN" w:eastAsia="en-IN"/>
        </w:rPr>
        <w:t>Member Lounge</w:t>
      </w:r>
    </w:p>
    <w:p w:rsidRPr="00F8669D" w:rsidR="00F8669D" w:rsidP="00F8669D" w:rsidRDefault="00F8669D" w14:paraId="343EDA4D" w14:textId="77777777">
      <w:pPr>
        <w:numPr>
          <w:ilvl w:val="0"/>
          <w:numId w:val="2"/>
        </w:numPr>
        <w:spacing w:after="0" w:line="270" w:lineRule="atLeast"/>
        <w:rPr>
          <w:rFonts w:ascii="Arial" w:hAnsi="Arial" w:eastAsia="Times New Roman" w:cs="Arial"/>
          <w:color w:val="333333"/>
          <w:kern w:val="0"/>
          <w:sz w:val="20"/>
          <w:szCs w:val="20"/>
          <w:lang w:val="en-US"/>
          <w14:ligatures w14:val="none"/>
        </w:rPr>
      </w:pPr>
      <w:r w:rsidRPr="00F8669D">
        <w:rPr>
          <w:rFonts w:ascii="Arial" w:hAnsi="Arial" w:eastAsia="Times New Roman" w:cs="Arial"/>
          <w:color w:val="333333"/>
          <w:kern w:val="0"/>
          <w:sz w:val="20"/>
          <w:szCs w:val="20"/>
          <w:highlight w:val="yellow"/>
          <w:lang w:val="en-US"/>
          <w14:ligatures w14:val="none"/>
        </w:rPr>
        <w:t>Only Primary Cardholders are eligible for Priority Pass and</w:t>
      </w:r>
      <w:r w:rsidRPr="00F8669D">
        <w:rPr>
          <w:rFonts w:ascii="Arial" w:hAnsi="Arial" w:eastAsia="Times New Roman" w:cs="Arial"/>
          <w:color w:val="333333"/>
          <w:kern w:val="0"/>
          <w:sz w:val="20"/>
          <w:szCs w:val="20"/>
          <w:lang w:val="en-US"/>
          <w14:ligatures w14:val="none"/>
        </w:rPr>
        <w:t xml:space="preserve"> complimentary membership will be valid for 2 years only</w:t>
      </w:r>
    </w:p>
    <w:p w:rsidRPr="009164D7" w:rsidR="003C1523" w:rsidP="0FCB3496" w:rsidRDefault="003C1523" w14:paraId="501692A8" w14:textId="3959581C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0FCB3496" w:rsidR="003C1523">
        <w:rPr>
          <w:b w:val="1"/>
          <w:bCs w:val="1"/>
          <w:lang w:val="en-IN"/>
        </w:rPr>
        <w:t>Fuel Surcharge Waiver</w:t>
      </w:r>
      <w:ins w:author="Upadhyay , Shubham (SBICard)" w:date="2026-01-06T18:44:00Z" w16du:dateUtc="2026-01-06T18:44:00Z" w:id="1733336438">
        <w:r w:rsidRPr="0FCB3496" w:rsidR="00023D91">
          <w:rPr>
            <w:b w:val="1"/>
            <w:bCs w:val="1"/>
            <w:lang w:val="en-IN"/>
          </w:rPr>
          <w:t xml:space="preserve"> </w:t>
        </w:r>
      </w:ins>
    </w:p>
    <w:p w:rsidRPr="00F23D00" w:rsidR="003C1523" w:rsidRDefault="003C1523" w14:paraId="0D051345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>Rs. 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9D2D1C" w:rsidR="003C1523" w:rsidRDefault="003C1523" w14:paraId="16C1088C" w14:textId="3503E6CB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2</w:t>
      </w:r>
      <w:r w:rsidR="00B871AA">
        <w:rPr>
          <w:lang w:val="en-IN"/>
        </w:rPr>
        <w:t>5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account.</w:t>
      </w:r>
    </w:p>
    <w:p w:rsidRPr="00B871AA" w:rsidR="00B871AA" w:rsidP="0FCB3496" w:rsidRDefault="00B871AA" w14:paraId="7E6EACDD" w14:textId="53AFC395">
      <w:pPr>
        <w:spacing w:after="0"/>
        <w:rPr>
          <w:rFonts w:ascii="Calibri" w:hAnsi="Calibri" w:eastAsia="Calibri" w:cs="Calibri"/>
          <w:sz w:val="14"/>
          <w:szCs w:val="14"/>
          <w:lang w:val="en-IN"/>
        </w:rPr>
      </w:pPr>
      <w:r w:rsidRPr="0FCB3496" w:rsidR="00B871AA">
        <w:rPr>
          <w:b w:val="1"/>
          <w:bCs w:val="1"/>
          <w:lang w:val="en-IN"/>
        </w:rPr>
        <w:t>Insurance Coverage</w:t>
      </w:r>
      <w:ins w:author="Upadhyay , Shubham (SBICard)" w:date="2026-01-06T18:44:00Z" w16du:dateUtc="2026-01-06T18:44:00Z" w:id="1974110570">
        <w:r w:rsidRPr="0FCB3496" w:rsidR="00023D91">
          <w:rPr>
            <w:b w:val="1"/>
            <w:bCs w:val="1"/>
            <w:lang w:val="en-IN"/>
          </w:rPr>
          <w:t xml:space="preserve"> </w:t>
        </w:r>
      </w:ins>
    </w:p>
    <w:p w:rsidRPr="00B871AA" w:rsidR="00B871AA" w:rsidP="00B871AA" w:rsidRDefault="00B871AA" w14:paraId="77EAD073" w14:textId="3627B39F">
      <w:pPr>
        <w:pStyle w:val="ListParagraph"/>
        <w:numPr>
          <w:ilvl w:val="0"/>
          <w:numId w:val="24"/>
        </w:numPr>
        <w:rPr>
          <w:lang w:val="en-IN" w:eastAsia="en-IN"/>
        </w:rPr>
      </w:pPr>
      <w:r w:rsidRPr="00B871AA">
        <w:rPr>
          <w:lang w:val="en-IN" w:eastAsia="en-IN"/>
        </w:rPr>
        <w:t>Baggage loss</w:t>
      </w:r>
      <w:ins w:author="Upadhyay , Shubham (SBICard)" w:date="2026-01-06T18:44:00Z" w:id="41">
        <w:r w:rsidR="00023D91">
          <w:rPr>
            <w:lang w:val="en-IN" w:eastAsia="en-IN"/>
          </w:rPr>
          <w:t xml:space="preserve"> </w:t>
        </w:r>
      </w:ins>
      <w:r w:rsidRPr="00B871AA">
        <w:rPr>
          <w:lang w:val="en-IN" w:eastAsia="en-IN"/>
        </w:rPr>
        <w:t>/</w:t>
      </w:r>
      <w:ins w:author="Upadhyay , Shubham (SBICard)" w:date="2026-01-06T18:44:00Z" w:id="42">
        <w:r w:rsidR="00023D91">
          <w:rPr>
            <w:lang w:val="en-IN" w:eastAsia="en-IN"/>
          </w:rPr>
          <w:t xml:space="preserve"> </w:t>
        </w:r>
      </w:ins>
      <w:r w:rsidRPr="00B871AA">
        <w:rPr>
          <w:lang w:val="en-IN" w:eastAsia="en-IN"/>
        </w:rPr>
        <w:t>delay cover of Rs. 1 la</w:t>
      </w:r>
      <w:proofErr w:type="spellStart"/>
      <w:r w:rsidRPr="00B871AA">
        <w:t>kh</w:t>
      </w:r>
      <w:proofErr w:type="spellEnd"/>
      <w:ins w:author="Upadhyay , Shubham (SBICard)" w:date="2026-01-20T15:15:00Z" w16du:dateUtc="2026-01-20T09:45:00Z" w:id="43">
        <w:r w:rsidR="0044125C">
          <w:t xml:space="preserve"> </w:t>
        </w:r>
      </w:ins>
    </w:p>
    <w:p w:rsidRPr="00B871AA" w:rsidR="00B871AA" w:rsidP="00B871AA" w:rsidRDefault="00B871AA" w14:paraId="064BC4CA" w14:textId="371500E9">
      <w:pPr>
        <w:pStyle w:val="ListParagraph"/>
        <w:numPr>
          <w:ilvl w:val="0"/>
          <w:numId w:val="24"/>
        </w:numPr>
        <w:rPr>
          <w:lang w:val="en-IN" w:eastAsia="en-IN"/>
        </w:rPr>
      </w:pPr>
      <w:r w:rsidRPr="00B871AA">
        <w:rPr>
          <w:lang w:val="en-IN" w:eastAsia="en-IN"/>
        </w:rPr>
        <w:t>Fraud loss cover of Rs. 1</w:t>
      </w:r>
      <w:r w:rsidR="00C65B8F">
        <w:rPr>
          <w:lang w:val="en-IN" w:eastAsia="en-IN"/>
        </w:rPr>
        <w:t>0</w:t>
      </w:r>
      <w:r w:rsidRPr="00B871AA">
        <w:rPr>
          <w:lang w:val="en-IN" w:eastAsia="en-IN"/>
        </w:rPr>
        <w:t xml:space="preserve"> la</w:t>
      </w:r>
      <w:proofErr w:type="spellStart"/>
      <w:r w:rsidRPr="00B871AA">
        <w:t>kh</w:t>
      </w:r>
      <w:ins w:author="Upadhyay , Shubham (SBICard)" w:date="2026-01-06T18:44:00Z" w:id="44">
        <w:r w:rsidR="00023D91">
          <w:t>s</w:t>
        </w:r>
      </w:ins>
      <w:proofErr w:type="spellEnd"/>
    </w:p>
    <w:p w:rsidRPr="002C53AE" w:rsidR="003C1523" w:rsidP="003C1523" w:rsidRDefault="003C1523" w14:paraId="37A500A5" w14:textId="77777777">
      <w:pPr>
        <w:spacing w:after="0"/>
        <w:rPr>
          <w:lang w:val="en-IN"/>
        </w:rPr>
      </w:pPr>
    </w:p>
    <w:p w:rsidR="00DC2CA4" w:rsidP="00DC2CA4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4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4D6419" w:rsidR="00C65B8F" w:rsidP="00C65B8F" w:rsidRDefault="00C65B8F" w14:paraId="5D7E9812" w14:textId="7BA0646E">
      <w:pPr>
        <w:rPr>
          <w:b/>
          <w:bCs/>
          <w:lang w:val="en-IN"/>
        </w:rPr>
      </w:pPr>
      <w:r w:rsidRPr="004D6419">
        <w:rPr>
          <w:b/>
          <w:bCs/>
          <w:lang w:val="en-IN"/>
        </w:rPr>
        <w:t>Reward Benefit</w:t>
      </w:r>
      <w:ins w:author="Upadhyay , Shubham (SBICard)" w:date="2026-01-06T18:45:00Z" w:id="45">
        <w:r w:rsidR="00023D91">
          <w:rPr>
            <w:b/>
            <w:bCs/>
            <w:lang w:val="en-IN"/>
          </w:rPr>
          <w:t>s</w:t>
        </w:r>
      </w:ins>
    </w:p>
    <w:p w:rsidRPr="00E92610" w:rsidR="00C65B8F" w:rsidP="00C65B8F" w:rsidRDefault="00C65B8F" w14:paraId="5C9CD5D6" w14:textId="4022B432">
      <w:pPr>
        <w:pStyle w:val="ListParagraph"/>
        <w:numPr>
          <w:ilvl w:val="0"/>
          <w:numId w:val="16"/>
        </w:numPr>
        <w:rPr>
          <w:lang w:val="en-IN" w:eastAsia="en-IN"/>
        </w:rPr>
      </w:pPr>
      <w:r>
        <w:rPr>
          <w:lang w:val="en-IN" w:eastAsia="en-IN"/>
        </w:rPr>
        <w:t>10</w:t>
      </w:r>
      <w:r w:rsidRP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 xml:space="preserve">Miles </w:t>
      </w:r>
      <w:r w:rsidRPr="00E92610">
        <w:rPr>
          <w:lang w:val="en-IN" w:eastAsia="en-IN"/>
        </w:rPr>
        <w:t>per Rs</w:t>
      </w:r>
      <w:ins w:author="Upadhyay , Shubham (SBICard)" w:date="2026-01-06T18:45:00Z" w:id="46">
        <w:r w:rsidR="00023D91">
          <w:rPr>
            <w:lang w:val="en-IN" w:eastAsia="en-IN"/>
          </w:rPr>
          <w:t>.</w:t>
        </w:r>
      </w:ins>
      <w:r w:rsidRPr="00E92610">
        <w:rPr>
          <w:lang w:val="en-IN" w:eastAsia="en-IN"/>
        </w:rPr>
        <w:t xml:space="preserve"> 200 spent on Singapore Airlines Group</w:t>
      </w:r>
    </w:p>
    <w:p w:rsidRPr="00E92610" w:rsidR="00C65B8F" w:rsidP="00C65B8F" w:rsidRDefault="00C65B8F" w14:paraId="07C450C8" w14:textId="5283B90D">
      <w:pPr>
        <w:pStyle w:val="ListParagraph"/>
        <w:numPr>
          <w:ilvl w:val="0"/>
          <w:numId w:val="16"/>
        </w:numPr>
        <w:rPr>
          <w:lang w:val="en-IN" w:eastAsia="en-IN"/>
        </w:rPr>
      </w:pPr>
      <w:r>
        <w:rPr>
          <w:lang w:val="en-IN" w:eastAsia="en-IN"/>
        </w:rPr>
        <w:t>8</w:t>
      </w:r>
      <w:r w:rsidRP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 xml:space="preserve">Miles </w:t>
      </w:r>
      <w:r w:rsidRPr="00E92610">
        <w:rPr>
          <w:lang w:val="en-IN" w:eastAsia="en-IN"/>
        </w:rPr>
        <w:t>per Rs</w:t>
      </w:r>
      <w:ins w:author="Upadhyay , Shubham (SBICard)" w:date="2026-01-06T18:45:00Z" w:id="47">
        <w:r w:rsidR="00023D91">
          <w:rPr>
            <w:lang w:val="en-IN" w:eastAsia="en-IN"/>
          </w:rPr>
          <w:t>.</w:t>
        </w:r>
      </w:ins>
      <w:r w:rsidRPr="00E92610">
        <w:rPr>
          <w:lang w:val="en-IN" w:eastAsia="en-IN"/>
        </w:rPr>
        <w:t xml:space="preserve"> 200 on international spends </w:t>
      </w:r>
    </w:p>
    <w:p w:rsidRPr="00E92610" w:rsidR="00C65B8F" w:rsidP="00C65B8F" w:rsidRDefault="00C65B8F" w14:paraId="115BBA90" w14:textId="1EDE48C6">
      <w:pPr>
        <w:pStyle w:val="ListParagraph"/>
        <w:numPr>
          <w:ilvl w:val="0"/>
          <w:numId w:val="16"/>
        </w:numPr>
      </w:pPr>
      <w:r>
        <w:rPr>
          <w:lang w:val="en-IN" w:eastAsia="en-IN"/>
        </w:rPr>
        <w:t>6</w:t>
      </w:r>
      <w:r w:rsidRPr="00E92610">
        <w:rPr>
          <w:lang w:val="en-IN" w:eastAsia="en-IN"/>
        </w:rPr>
        <w:t xml:space="preserve"> KrisFlyer </w:t>
      </w:r>
      <w:r w:rsidRPr="00E92610" w:rsidR="00023D91">
        <w:rPr>
          <w:lang w:val="en-IN" w:eastAsia="en-IN"/>
        </w:rPr>
        <w:t xml:space="preserve">Miles </w:t>
      </w:r>
      <w:r w:rsidRPr="00E92610">
        <w:rPr>
          <w:lang w:val="en-IN" w:eastAsia="en-IN"/>
        </w:rPr>
        <w:t>per Rs</w:t>
      </w:r>
      <w:ins w:author="Upadhyay , Shubham (SBICard)" w:date="2026-01-06T18:45:00Z" w:id="48">
        <w:r w:rsidR="00023D91">
          <w:rPr>
            <w:lang w:val="en-IN" w:eastAsia="en-IN"/>
          </w:rPr>
          <w:t>.</w:t>
        </w:r>
      </w:ins>
      <w:r w:rsidRPr="00E92610">
        <w:rPr>
          <w:lang w:val="en-IN" w:eastAsia="en-IN"/>
        </w:rPr>
        <w:t xml:space="preserve"> 200 on other eligible spends</w:t>
      </w:r>
      <w:r w:rsidRPr="00E92610">
        <w:t xml:space="preserve"> </w:t>
      </w:r>
    </w:p>
    <w:p w:rsidRPr="00F8669D" w:rsidR="00F8669D" w:rsidDel="00DC1AC4" w:rsidP="00F8669D" w:rsidRDefault="00C65B8F" w14:paraId="0A48044F" w14:textId="09A3AFCA">
      <w:pPr>
        <w:pStyle w:val="ListParagraph"/>
        <w:numPr>
          <w:ilvl w:val="0"/>
          <w:numId w:val="16"/>
        </w:numPr>
        <w:rPr>
          <w:del w:author="Namita Salgiya" w:date="2026-01-19T13:10:00Z" w16du:dateUtc="2026-01-19T07:40:00Z" w:id="49"/>
          <w:b/>
          <w:bCs/>
          <w:lang w:val="en-IN"/>
        </w:rPr>
      </w:pPr>
      <w:del w:author="Namita Salgiya" w:date="2026-01-19T13:10:00Z" w16du:dateUtc="2026-01-19T07:40:00Z" w:id="50">
        <w:r w:rsidRPr="00E92610" w:rsidDel="00DC1AC4">
          <w:delText xml:space="preserve">Reward </w:delText>
        </w:r>
        <w:r w:rsidRPr="00E92610" w:rsidDel="00DC1AC4" w:rsidR="00023D91">
          <w:delText xml:space="preserve">Points </w:delText>
        </w:r>
        <w:r w:rsidRPr="00E92610" w:rsidDel="00DC1AC4">
          <w:delText xml:space="preserve">are not applicable </w:delText>
        </w:r>
        <w:r w:rsidDel="00DC1AC4" w:rsidR="00F8669D">
          <w:delText>on</w:delText>
        </w:r>
        <w:r w:rsidRPr="00F8669D" w:rsidDel="00DC1AC4" w:rsidR="00F8669D">
          <w:delText xml:space="preserve"> </w:delText>
        </w:r>
        <w:r w:rsidRPr="00F8669D" w:rsidDel="00DC1AC4" w:rsidR="00F8669D">
          <w:rPr>
            <w:highlight w:val="yellow"/>
          </w:rPr>
          <w:delText xml:space="preserve">some spend categories. Refer </w:delText>
        </w:r>
      </w:del>
      <w:ins w:author="Upadhyay , Shubham (SBICard)" w:date="2026-01-06T18:45:00Z" w:id="51">
        <w:del w:author="Namita Salgiya" w:date="2026-01-19T13:10:00Z" w16du:dateUtc="2026-01-19T07:40:00Z" w:id="52">
          <w:r w:rsidDel="00DC1AC4" w:rsidR="00023D91">
            <w:rPr>
              <w:highlight w:val="yellow"/>
            </w:rPr>
            <w:delText xml:space="preserve">to </w:delText>
          </w:r>
        </w:del>
      </w:ins>
      <w:del w:author="Namita Salgiya" w:date="2026-01-19T13:10:00Z" w16du:dateUtc="2026-01-19T07:40:00Z" w:id="53">
        <w:r w:rsidRPr="00F8669D" w:rsidDel="00DC1AC4" w:rsidR="00F8669D">
          <w:rPr>
            <w:highlight w:val="yellow"/>
          </w:rPr>
          <w:delText>TnC for more details</w:delText>
        </w:r>
        <w:r w:rsidRPr="00F8669D" w:rsidDel="00DC1AC4" w:rsidR="00F8669D">
          <w:rPr>
            <w:b/>
            <w:bCs/>
            <w:lang w:val="en-IN"/>
          </w:rPr>
          <w:delText xml:space="preserve"> </w:delText>
        </w:r>
      </w:del>
    </w:p>
    <w:p w:rsidRPr="00F8669D" w:rsidR="00C65B8F" w:rsidP="00F8669D" w:rsidRDefault="00C65B8F" w14:paraId="2C57ADDE" w14:textId="2F988C38">
      <w:pPr>
        <w:ind w:left="360"/>
        <w:rPr>
          <w:b/>
          <w:bCs/>
          <w:lang w:val="en-IN"/>
        </w:rPr>
      </w:pPr>
      <w:r w:rsidRPr="00F8669D">
        <w:rPr>
          <w:b/>
          <w:bCs/>
          <w:lang w:val="en-IN"/>
        </w:rPr>
        <w:t>Milestone Benefits</w:t>
      </w:r>
    </w:p>
    <w:p w:rsidRPr="00E92610" w:rsidR="00C65B8F" w:rsidP="00C65B8F" w:rsidRDefault="00C65B8F" w14:paraId="3AB5E402" w14:textId="3C76A483">
      <w:pPr>
        <w:pStyle w:val="ListParagraph"/>
        <w:numPr>
          <w:ilvl w:val="0"/>
          <w:numId w:val="19"/>
        </w:numPr>
        <w:rPr>
          <w:lang w:val="en-IN"/>
        </w:rPr>
      </w:pPr>
      <w:del w:author="Namita Salgiya" w:date="2026-01-19T18:30:00Z" w16du:dateUtc="2026-01-19T13:00:00Z" w:id="54">
        <w:r w:rsidRPr="00E92610" w:rsidDel="0075711B">
          <w:rPr>
            <w:lang w:val="en-IN"/>
          </w:rPr>
          <w:delText xml:space="preserve">Additional </w:delText>
        </w:r>
      </w:del>
      <w:r>
        <w:rPr>
          <w:lang w:val="en-IN"/>
        </w:rPr>
        <w:t>10</w:t>
      </w:r>
      <w:r w:rsidRPr="00E92610">
        <w:rPr>
          <w:lang w:val="en-IN"/>
        </w:rPr>
        <w:t xml:space="preserve">,000 KrisFlyer </w:t>
      </w:r>
      <w:r w:rsidRPr="00E92610" w:rsidR="00023D91">
        <w:rPr>
          <w:lang w:val="en-IN"/>
        </w:rPr>
        <w:t xml:space="preserve">Miles </w:t>
      </w:r>
      <w:r w:rsidRPr="00E92610">
        <w:rPr>
          <w:lang w:val="en-IN"/>
        </w:rPr>
        <w:t xml:space="preserve">on annual spends of Rs. </w:t>
      </w:r>
      <w:r>
        <w:rPr>
          <w:lang w:val="en-IN"/>
        </w:rPr>
        <w:t>5</w:t>
      </w:r>
      <w:r w:rsidRPr="00E92610">
        <w:rPr>
          <w:lang w:val="en-IN"/>
        </w:rPr>
        <w:t xml:space="preserve"> la</w:t>
      </w:r>
      <w:r>
        <w:rPr>
          <w:lang w:val="en-IN"/>
        </w:rPr>
        <w:t>kh</w:t>
      </w:r>
      <w:ins w:author="Upadhyay , Shubham (SBICard)" w:date="2026-01-06T18:45:00Z" w:id="55">
        <w:r w:rsidR="00023D91">
          <w:rPr>
            <w:lang w:val="en-IN"/>
          </w:rPr>
          <w:t>s</w:t>
        </w:r>
      </w:ins>
    </w:p>
    <w:p w:rsidR="00C65B8F" w:rsidDel="0075711B" w:rsidP="0075711B" w:rsidRDefault="00C65B8F" w14:paraId="6EF8E9B4" w14:textId="40CF1379">
      <w:pPr>
        <w:pStyle w:val="ListParagraph"/>
        <w:numPr>
          <w:ilvl w:val="0"/>
          <w:numId w:val="19"/>
        </w:numPr>
        <w:rPr>
          <w:del w:author="Namita Salgiya" w:date="2026-01-19T18:31:00Z" w16du:dateUtc="2026-01-19T13:01:00Z" w:id="56"/>
          <w:lang w:val="en-IN" w:eastAsia="en-IN"/>
        </w:rPr>
      </w:pPr>
      <w:r w:rsidRPr="0075711B">
        <w:rPr>
          <w:lang w:val="en-IN" w:eastAsia="en-IN"/>
        </w:rPr>
        <w:t xml:space="preserve">Tier upgrade to KrisFlyer Elite </w:t>
      </w:r>
      <w:r w:rsidRPr="0075711B" w:rsidR="00F8669D">
        <w:rPr>
          <w:highlight w:val="yellow"/>
          <w:lang w:val="en-IN" w:eastAsia="en-IN"/>
        </w:rPr>
        <w:t>Gold</w:t>
      </w:r>
      <w:r w:rsidRPr="0075711B">
        <w:rPr>
          <w:lang w:val="en-IN" w:eastAsia="en-IN"/>
        </w:rPr>
        <w:t xml:space="preserve"> </w:t>
      </w:r>
      <w:r w:rsidRPr="0075711B" w:rsidR="00023D91">
        <w:rPr>
          <w:lang w:val="en-IN" w:eastAsia="en-IN"/>
        </w:rPr>
        <w:t xml:space="preserve">Membership </w:t>
      </w:r>
      <w:del w:author="Namita Salgiya" w:date="2026-01-19T18:31:00Z" w16du:dateUtc="2026-01-19T13:01:00Z" w:id="57">
        <w:r w:rsidRPr="00E92610" w:rsidDel="0075711B">
          <w:rPr>
            <w:lang w:val="en-IN" w:eastAsia="en-IN"/>
          </w:rPr>
          <w:delText xml:space="preserve">on </w:delText>
        </w:r>
        <w:r w:rsidDel="0075711B">
          <w:rPr>
            <w:lang w:val="en-IN" w:eastAsia="en-IN"/>
          </w:rPr>
          <w:delText>s</w:delText>
        </w:r>
        <w:r w:rsidRPr="00E92610" w:rsidDel="0075711B">
          <w:rPr>
            <w:lang w:val="en-IN" w:eastAsia="en-IN"/>
          </w:rPr>
          <w:delText xml:space="preserve">pends of Rs. </w:delText>
        </w:r>
        <w:r w:rsidDel="0075711B">
          <w:rPr>
            <w:lang w:val="en-IN" w:eastAsia="en-IN"/>
          </w:rPr>
          <w:delText>7</w:delText>
        </w:r>
        <w:r w:rsidRPr="00E92610" w:rsidDel="0075711B">
          <w:rPr>
            <w:lang w:val="en-IN" w:eastAsia="en-IN"/>
          </w:rPr>
          <w:delText>.5 la</w:delText>
        </w:r>
        <w:r w:rsidDel="0075711B">
          <w:rPr>
            <w:lang w:val="en-IN" w:eastAsia="en-IN"/>
          </w:rPr>
          <w:delText>kh</w:delText>
        </w:r>
      </w:del>
      <w:ins w:author="Upadhyay , Shubham (SBICard)" w:date="2026-01-06T18:45:00Z" w:id="58">
        <w:del w:author="Namita Salgiya" w:date="2026-01-19T18:31:00Z" w16du:dateUtc="2026-01-19T13:01:00Z" w:id="59">
          <w:r w:rsidDel="0075711B" w:rsidR="00023D91">
            <w:rPr>
              <w:lang w:val="en-IN" w:eastAsia="en-IN"/>
            </w:rPr>
            <w:delText>s</w:delText>
          </w:r>
        </w:del>
      </w:ins>
      <w:del w:author="Namita Salgiya" w:date="2026-01-19T18:31:00Z" w16du:dateUtc="2026-01-19T13:01:00Z" w:id="60">
        <w:r w:rsidRPr="00E92610" w:rsidDel="0075711B">
          <w:rPr>
            <w:lang w:val="en-IN" w:eastAsia="en-IN"/>
          </w:rPr>
          <w:delText xml:space="preserve"> on Singapore Airlines (bookings made via Singapore </w:delText>
        </w:r>
        <w:r w:rsidDel="0075711B">
          <w:rPr>
            <w:lang w:val="en-IN" w:eastAsia="en-IN"/>
          </w:rPr>
          <w:delText>Airlines</w:delText>
        </w:r>
        <w:r w:rsidRPr="00E92610" w:rsidDel="0075711B">
          <w:rPr>
            <w:lang w:val="en-IN" w:eastAsia="en-IN"/>
          </w:rPr>
          <w:delText xml:space="preserve"> </w:delText>
        </w:r>
        <w:r w:rsidRPr="00E92610" w:rsidDel="0075711B" w:rsidR="00023D91">
          <w:rPr>
            <w:lang w:val="en-IN" w:eastAsia="en-IN"/>
          </w:rPr>
          <w:delText xml:space="preserve">App </w:delText>
        </w:r>
        <w:r w:rsidRPr="00E92610" w:rsidDel="0075711B">
          <w:rPr>
            <w:lang w:val="en-IN" w:eastAsia="en-IN"/>
          </w:rPr>
          <w:delText xml:space="preserve">and </w:delText>
        </w:r>
        <w:r w:rsidRPr="00E92610" w:rsidDel="0075711B" w:rsidR="00023D91">
          <w:rPr>
            <w:lang w:val="en-IN" w:eastAsia="en-IN"/>
          </w:rPr>
          <w:delText>Web</w:delText>
        </w:r>
      </w:del>
      <w:ins w:author="Upadhyay , Shubham (SBICard)" w:date="2026-01-06T18:45:00Z" w:id="61">
        <w:del w:author="Namita Salgiya" w:date="2026-01-19T18:31:00Z" w16du:dateUtc="2026-01-19T13:01:00Z" w:id="62">
          <w:r w:rsidDel="0075711B" w:rsidR="00023D91">
            <w:rPr>
              <w:lang w:val="en-IN" w:eastAsia="en-IN"/>
            </w:rPr>
            <w:delText>site</w:delText>
          </w:r>
        </w:del>
      </w:ins>
      <w:del w:author="Namita Salgiya" w:date="2026-01-19T18:31:00Z" w16du:dateUtc="2026-01-19T13:01:00Z" w:id="63">
        <w:r w:rsidRPr="00E92610" w:rsidDel="0075711B">
          <w:rPr>
            <w:lang w:val="en-IN" w:eastAsia="en-IN"/>
          </w:rPr>
          <w:delText>)</w:delText>
        </w:r>
      </w:del>
    </w:p>
    <w:p w:rsidR="0075711B" w:rsidP="0075711B" w:rsidRDefault="0075711B" w14:paraId="0CA95388" w14:textId="77777777">
      <w:pPr>
        <w:pStyle w:val="ListParagraph"/>
        <w:numPr>
          <w:ilvl w:val="0"/>
          <w:numId w:val="19"/>
        </w:numPr>
        <w:rPr>
          <w:ins w:author="Namita Salgiya" w:date="2026-01-19T18:31:00Z" w16du:dateUtc="2026-01-19T13:01:00Z" w:id="64"/>
          <w:lang w:val="en-IN" w:eastAsia="en-IN"/>
        </w:rPr>
      </w:pPr>
    </w:p>
    <w:p w:rsidRPr="0075711B" w:rsidR="00C65B8F" w:rsidP="0075711B" w:rsidRDefault="00C65B8F" w14:paraId="5E2A9B72" w14:textId="26EB43D8">
      <w:pPr>
        <w:pStyle w:val="ListParagraph"/>
        <w:numPr>
          <w:ilvl w:val="0"/>
          <w:numId w:val="19"/>
        </w:numPr>
        <w:rPr>
          <w:lang w:val="en-IN" w:eastAsia="en-IN"/>
        </w:rPr>
      </w:pPr>
      <w:del w:author="Namita Salgiya" w:date="2026-01-19T18:31:00Z" w16du:dateUtc="2026-01-19T13:01:00Z" w:id="65">
        <w:r w:rsidRPr="0075711B" w:rsidDel="0075711B">
          <w:rPr>
            <w:lang w:val="en-IN" w:eastAsia="en-IN"/>
          </w:rPr>
          <w:delText xml:space="preserve">Additional </w:delText>
        </w:r>
      </w:del>
      <w:r w:rsidRPr="0075711B">
        <w:rPr>
          <w:lang w:val="en-IN" w:eastAsia="en-IN"/>
        </w:rPr>
        <w:t xml:space="preserve">3,000 bonus KrisFlyer </w:t>
      </w:r>
      <w:r w:rsidRPr="0075711B" w:rsidR="00023D91">
        <w:rPr>
          <w:lang w:val="en-IN" w:eastAsia="en-IN"/>
        </w:rPr>
        <w:t xml:space="preserve">Miles </w:t>
      </w:r>
      <w:r w:rsidRPr="0075711B">
        <w:rPr>
          <w:lang w:val="en-IN" w:eastAsia="en-IN"/>
        </w:rPr>
        <w:t>on cumulative spend of Rs. 10 lakh</w:t>
      </w:r>
      <w:ins w:author="Upadhyay , Shubham (SBICard)" w:date="2026-01-06T18:45:00Z" w:id="66">
        <w:r w:rsidRPr="0075711B" w:rsidR="00023D91">
          <w:rPr>
            <w:lang w:val="en-IN" w:eastAsia="en-IN"/>
          </w:rPr>
          <w:t>s</w:t>
        </w:r>
      </w:ins>
    </w:p>
    <w:p w:rsidR="00C65B8F" w:rsidP="00A80E72" w:rsidRDefault="00C65B8F" w14:paraId="703ECAAE" w14:textId="77777777">
      <w:pPr>
        <w:jc w:val="center"/>
        <w:rPr>
          <w:b/>
          <w:bCs/>
          <w:i/>
          <w:iCs/>
          <w:u w:val="single"/>
          <w:lang w:val="en-IN"/>
        </w:rPr>
      </w:pPr>
    </w:p>
    <w:p w:rsidRPr="002D38D6" w:rsidR="002D38D6" w:rsidP="00A80E72" w:rsidRDefault="004C50CB" w14:paraId="5605250A" w14:textId="239A4466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4D6419" w14:paraId="07E865B8" w14:textId="3C490AC8">
      <w:pPr>
        <w:pStyle w:val="ListParagraph"/>
        <w:numPr>
          <w:ilvl w:val="0"/>
          <w:numId w:val="3"/>
        </w:numPr>
      </w:pPr>
      <w:r>
        <w:t>Annual</w:t>
      </w:r>
      <w:r w:rsidRPr="002D38D6" w:rsidR="002D38D6">
        <w:t xml:space="preserve"> Fee (one-time): Rs.</w:t>
      </w:r>
      <w:r w:rsidR="002D38D6">
        <w:t xml:space="preserve"> </w:t>
      </w:r>
      <w:r w:rsidR="00C65B8F">
        <w:t>9</w:t>
      </w:r>
      <w:r w:rsidR="00B149BB">
        <w:t>,</w:t>
      </w:r>
      <w:r w:rsidR="00B871AA">
        <w:t>9</w:t>
      </w:r>
      <w:r w:rsidRPr="002D38D6" w:rsidR="002D38D6">
        <w:t>99 + taxes </w:t>
      </w:r>
    </w:p>
    <w:p w:rsidRPr="002D38D6" w:rsidR="002D38D6" w:rsidRDefault="002D38D6" w14:paraId="3CCA290E" w14:textId="09E03CFB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C65B8F">
        <w:t>9</w:t>
      </w:r>
      <w:r w:rsidR="00B149BB">
        <w:t>,</w:t>
      </w:r>
      <w:r w:rsidR="00B871AA">
        <w:t>9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RDefault="004D6419" w14:paraId="7060F76E" w14:textId="04F33938">
      <w:pPr>
        <w:pStyle w:val="ListParagraph"/>
        <w:numPr>
          <w:ilvl w:val="0"/>
          <w:numId w:val="4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C65B8F">
        <w:t>9</w:t>
      </w:r>
      <w:r w:rsidR="00B149BB">
        <w:t>,</w:t>
      </w:r>
      <w:r w:rsidR="00B871AA">
        <w:t>9</w:t>
      </w:r>
      <w:r w:rsidRPr="002D38D6" w:rsidR="00A80E72">
        <w:t>99 + taxes</w:t>
      </w:r>
    </w:p>
    <w:p w:rsidR="00A579B5" w:rsidRDefault="00A579B5" w14:paraId="5301376D" w14:textId="0CE7F600">
      <w:pPr>
        <w:pStyle w:val="ListParagraph"/>
        <w:numPr>
          <w:ilvl w:val="0"/>
          <w:numId w:val="4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C65B8F">
        <w:t>9</w:t>
      </w:r>
      <w:r w:rsidR="00B149BB">
        <w:t>,</w:t>
      </w:r>
      <w:r w:rsidR="00B871AA">
        <w:t>9</w:t>
      </w:r>
      <w:r w:rsidRPr="002D38D6" w:rsidR="00A80E72">
        <w:t>99 + taxes</w:t>
      </w:r>
    </w:p>
    <w:p w:rsidRPr="00A579B5" w:rsidR="00A579B5" w:rsidRDefault="00A579B5" w14:paraId="099A0E29" w14:textId="21899FC1">
      <w:pPr>
        <w:pStyle w:val="ListParagraph"/>
        <w:numPr>
          <w:ilvl w:val="0"/>
          <w:numId w:val="4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9T18:31:00Z" w16du:dateUtc="2026-01-19T13:01:00Z" w:id="67">
        <w:r w:rsidR="0075711B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DC228D" w:rsidR="009164D7" w:rsidRDefault="009164D7" w14:paraId="00955866" w14:textId="7A171D67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5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75711B" w:rsidR="00DC228D" w:rsidP="00DC228D" w:rsidRDefault="00DC228D" w14:paraId="5A722A88" w14:textId="77777777">
      <w:pPr>
        <w:rPr>
          <w:ins w:author="Namita Salgiya" w:date="2026-01-19T18:31:00Z" w16du:dateUtc="2026-01-19T13:01:00Z" w:id="68"/>
          <w:rStyle w:val="Hyperlink"/>
          <w:b/>
          <w:bCs/>
          <w:lang w:val="en-IN"/>
          <w:rPrChange w:author="Namita Salgiya" w:date="2026-01-19T18:31:00Z" w16du:dateUtc="2026-01-19T13:01:00Z" w:id="69">
            <w:rPr>
              <w:ins w:author="Namita Salgiya" w:date="2026-01-19T18:31:00Z" w16du:dateUtc="2026-01-19T13:01:00Z" w:id="70"/>
              <w:rStyle w:val="Hyperlink"/>
              <w:lang w:val="en-IN"/>
            </w:rPr>
          </w:rPrChange>
        </w:rPr>
      </w:pPr>
      <w:r w:rsidRPr="0075711B">
        <w:rPr>
          <w:rStyle w:val="Hyperlink"/>
          <w:b/>
          <w:bCs/>
          <w:lang w:val="en-IN"/>
          <w:rPrChange w:author="Namita Salgiya" w:date="2026-01-19T18:31:00Z" w16du:dateUtc="2026-01-19T13:01:00Z" w:id="71">
            <w:rPr>
              <w:rStyle w:val="Hyperlink"/>
              <w:lang w:val="en-IN"/>
            </w:rPr>
          </w:rPrChange>
        </w:rPr>
        <w:t>FAQs</w:t>
      </w:r>
    </w:p>
    <w:p w:rsidRPr="00BC38CC" w:rsidR="0075711B" w:rsidP="0075711B" w:rsidRDefault="0075711B" w14:paraId="30525131" w14:textId="77777777">
      <w:pPr>
        <w:rPr>
          <w:ins w:author="Namita Salgiya" w:date="2026-01-19T18:31:00Z" w16du:dateUtc="2026-01-19T13:01:00Z" w:id="72"/>
          <w:b/>
          <w:bCs/>
          <w:lang w:val="en-IN"/>
        </w:rPr>
      </w:pPr>
      <w:bookmarkStart w:name="_Hlk219368909" w:id="73"/>
      <w:ins w:author="Namita Salgiya" w:date="2026-01-19T18:31:00Z" w16du:dateUtc="2026-01-19T13:01:00Z" w:id="74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75711B" w:rsidP="0075711B" w:rsidRDefault="0075711B" w14:paraId="61018949" w14:textId="59892AE2">
      <w:pPr>
        <w:rPr>
          <w:ins w:author="Namita Salgiya" w:date="2026-01-19T18:31:00Z" w16du:dateUtc="2026-01-19T13:01:00Z" w:id="75"/>
          <w:lang w:val="en-IN"/>
        </w:rPr>
      </w:pPr>
      <w:ins w:author="Namita Salgiya" w:date="2026-01-19T18:31:00Z" w16du:dateUtc="2026-01-19T13:01:00Z" w:id="76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9</w:t>
        </w:r>
        <w:r w:rsidRPr="00BC38CC">
          <w:rPr>
            <w:lang w:val="en-IN"/>
          </w:rPr>
          <w:t xml:space="preserve">,999 + taxes. The Renewal Fee is Rs. </w:t>
        </w:r>
        <w:r>
          <w:rPr>
            <w:lang w:val="en-IN"/>
          </w:rPr>
          <w:t>9</w:t>
        </w:r>
        <w:r w:rsidRPr="00BC38CC">
          <w:rPr>
            <w:lang w:val="en-IN"/>
          </w:rPr>
          <w:t>,999 + taxes from second year onwards.</w:t>
        </w:r>
      </w:ins>
    </w:p>
    <w:p w:rsidRPr="00BC38CC" w:rsidR="0075711B" w:rsidP="0075711B" w:rsidRDefault="0075711B" w14:paraId="12FC901C" w14:textId="77777777">
      <w:pPr>
        <w:rPr>
          <w:ins w:author="Namita Salgiya" w:date="2026-01-19T18:31:00Z" w16du:dateUtc="2026-01-19T13:01:00Z" w:id="77"/>
          <w:b/>
          <w:bCs/>
          <w:lang w:val="en-IN"/>
        </w:rPr>
      </w:pPr>
      <w:ins w:author="Namita Salgiya" w:date="2026-01-19T18:31:00Z" w16du:dateUtc="2026-01-19T13:01:00Z" w:id="78">
        <w:r w:rsidRPr="00BC38CC">
          <w:rPr>
            <w:b/>
            <w:bCs/>
            <w:lang w:val="en-IN"/>
          </w:rPr>
          <w:t>Can I use my card internationally?</w:t>
        </w:r>
      </w:ins>
    </w:p>
    <w:p w:rsidRPr="00BB7467" w:rsidR="0075711B" w:rsidP="0075711B" w:rsidRDefault="0075711B" w14:paraId="7E314CCC" w14:textId="20AC9727">
      <w:pPr>
        <w:rPr>
          <w:ins w:author="Namita Salgiya" w:date="2026-01-19T18:31:00Z" w16du:dateUtc="2026-01-19T13:01:00Z" w:id="79"/>
          <w:highlight w:val="yellow"/>
          <w:lang w:val="en-IN"/>
        </w:rPr>
      </w:pPr>
      <w:ins w:author="Namita Salgiya" w:date="2026-01-19T18:31:00Z" w16du:dateUtc="2026-01-19T13:01:00Z" w:id="80">
        <w:r w:rsidRPr="00BC38CC">
          <w:rPr>
            <w:lang w:val="en-IN"/>
          </w:rPr>
          <w:lastRenderedPageBreak/>
          <w:t xml:space="preserve">Yes, you can use </w:t>
        </w:r>
        <w:r w:rsidRPr="001F0DBE">
          <w:rPr>
            <w:lang w:val="en-IN"/>
          </w:rPr>
          <w:t xml:space="preserve">your </w:t>
        </w:r>
        <w:r w:rsidRPr="00BB7467">
          <w:rPr>
            <w:lang w:val="en-IN"/>
          </w:rPr>
          <w:t>KrisFlyer SBI Card</w:t>
        </w:r>
        <w:r w:rsidRPr="00BC38CC">
          <w:rPr>
            <w:lang w:val="en-IN"/>
          </w:rPr>
          <w:t xml:space="preserve"> </w:t>
        </w:r>
      </w:ins>
      <w:ins w:author="Namita Salgiya" w:date="2026-01-19T18:32:00Z" w16du:dateUtc="2026-01-19T13:02:00Z" w:id="81">
        <w:r w:rsidR="0044125C">
          <w:rPr>
            <w:lang w:val="en-IN"/>
          </w:rPr>
          <w:t xml:space="preserve">APEX </w:t>
        </w:r>
      </w:ins>
      <w:ins w:author="Namita Salgiya" w:date="2026-01-19T18:31:00Z" w16du:dateUtc="2026-01-19T13:01:00Z" w:id="82">
        <w:del w:author="Upadhyay , Shubham (SBICard)" w:date="2026-01-20T15:17:00Z" w16du:dateUtc="2026-01-20T09:47:00Z" w:id="83">
          <w:r w:rsidRPr="00BC38CC" w:rsidDel="0044125C">
            <w:rPr>
              <w:lang w:val="en-IN"/>
            </w:rPr>
            <w:delText xml:space="preserve">in </w:delText>
          </w:r>
        </w:del>
      </w:ins>
      <w:ins w:author="Upadhyay , Shubham (SBICard)" w:date="2026-01-20T15:17:00Z" w16du:dateUtc="2026-01-20T09:47:00Z" w:id="84">
        <w:r w:rsidR="0044125C">
          <w:rPr>
            <w:lang w:val="en-IN"/>
          </w:rPr>
          <w:t xml:space="preserve">at </w:t>
        </w:r>
      </w:ins>
      <w:ins w:author="Namita Salgiya" w:date="2026-01-19T18:31:00Z" w16du:dateUtc="2026-01-19T13:01:00Z" w:id="85">
        <w:r w:rsidRPr="00BC38CC">
          <w:rPr>
            <w:lang w:val="en-IN"/>
          </w:rPr>
          <w:t xml:space="preserve">over 24 million outlets across the globe, including 3,25,000 outlets in India. You can withdraw cash from over 1 million </w:t>
        </w:r>
      </w:ins>
      <w:ins w:author="Namita Salgiya" w:date="2026-01-19T18:32:00Z" w16du:dateUtc="2026-01-19T13:02:00Z" w:id="86">
        <w:r w:rsidRPr="0026426F">
          <w:rPr>
            <w:lang w:val="en-IN" w:eastAsia="en-IN"/>
          </w:rPr>
          <w:t>MasterCard or Visa ATMs</w:t>
        </w:r>
        <w:r>
          <w:rPr>
            <w:lang w:val="en-IN" w:eastAsia="en-IN"/>
          </w:rPr>
          <w:t xml:space="preserve"> </w:t>
        </w:r>
      </w:ins>
      <w:ins w:author="Namita Salgiya" w:date="2026-01-19T18:31:00Z" w16du:dateUtc="2026-01-19T13:01:00Z" w:id="87">
        <w:r w:rsidRPr="00BC38CC">
          <w:rPr>
            <w:lang w:val="en-IN"/>
          </w:rPr>
          <w:t>across the globe.</w:t>
        </w:r>
      </w:ins>
    </w:p>
    <w:p w:rsidRPr="00BC38CC" w:rsidR="0075711B" w:rsidP="0075711B" w:rsidRDefault="0075711B" w14:paraId="445C2B04" w14:textId="77777777">
      <w:pPr>
        <w:rPr>
          <w:ins w:author="Namita Salgiya" w:date="2026-01-19T18:31:00Z" w16du:dateUtc="2026-01-19T13:01:00Z" w:id="88"/>
          <w:b/>
          <w:bCs/>
          <w:lang w:val="en-IN"/>
        </w:rPr>
      </w:pPr>
      <w:ins w:author="Namita Salgiya" w:date="2026-01-19T18:31:00Z" w16du:dateUtc="2026-01-19T13:01:00Z" w:id="8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75711B" w:rsidP="0075711B" w:rsidRDefault="0075711B" w14:paraId="1EEB0A80" w14:textId="77777777">
      <w:pPr>
        <w:rPr>
          <w:ins w:author="Namita Salgiya" w:date="2026-01-19T18:31:00Z" w16du:dateUtc="2026-01-19T13:01:00Z" w:id="90"/>
          <w:lang w:val="en-IN"/>
        </w:rPr>
      </w:pPr>
      <w:ins w:author="Namita Salgiya" w:date="2026-01-19T18:31:00Z" w16du:dateUtc="2026-01-19T13:01:00Z" w:id="91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73"/>
      </w:ins>
    </w:p>
    <w:p w:rsidR="0075711B" w:rsidP="00DC228D" w:rsidRDefault="0075711B" w14:paraId="361DFF6F" w14:textId="77777777">
      <w:pPr>
        <w:rPr>
          <w:rStyle w:val="Hyperlink"/>
          <w:lang w:val="en-IN"/>
        </w:rPr>
      </w:pPr>
    </w:p>
    <w:p w:rsidRPr="00DC228D" w:rsidR="00DC228D" w:rsidDel="0075711B" w:rsidP="00DC228D" w:rsidRDefault="00DC228D" w14:paraId="53435DCC" w14:textId="391D56A4">
      <w:pPr>
        <w:pStyle w:val="ListParagraph"/>
        <w:numPr>
          <w:ilvl w:val="0"/>
          <w:numId w:val="28"/>
        </w:numPr>
        <w:rPr>
          <w:del w:author="Namita Salgiya" w:date="2026-01-19T18:31:00Z" w16du:dateUtc="2026-01-19T13:01:00Z" w:id="92"/>
          <w:lang w:val="en-IN"/>
        </w:rPr>
      </w:pPr>
      <w:del w:author="Namita Salgiya" w:date="2026-01-19T18:31:00Z" w16du:dateUtc="2026-01-19T13:01:00Z" w:id="93">
        <w:r w:rsidRPr="007E3025" w:rsidDel="0075711B">
          <w:rPr>
            <w:lang w:val="en-IN"/>
          </w:rPr>
          <w:delText>https://www.sbicard.com/en/faq.page</w:delText>
        </w:r>
      </w:del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4C50CB" w:rsidR="00F318DC" w:rsidP="004C50CB" w:rsidRDefault="00F318DC" w14:paraId="67D93AD6" w14:textId="6FDF722E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EC7DF4" w:rsidR="00EC7DF4">
        <w:rPr>
          <w:lang w:val="en-IN"/>
        </w:rPr>
        <w:t>KrisFlyer SBI Card</w:t>
      </w:r>
      <w:r w:rsidR="00C65B8F">
        <w:rPr>
          <w:lang w:val="en-IN"/>
        </w:rPr>
        <w:t xml:space="preserve"> </w:t>
      </w:r>
      <w:r w:rsidR="0044125C">
        <w:rPr>
          <w:lang w:val="en-IN"/>
        </w:rPr>
        <w:t>APEX</w:t>
      </w:r>
      <w:r w:rsidRPr="00C37A02">
        <w:t>. Simply tap your card on a secure reader for instant transactions.</w:t>
      </w:r>
    </w:p>
    <w:p w:rsidRPr="00AC2D69" w:rsidR="00F318DC" w:rsidRDefault="00F318DC" w14:paraId="13B302FB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RDefault="00F318DC" w14:paraId="5586057D" w14:textId="1A4A4F20">
      <w:pPr>
        <w:pStyle w:val="ListParagraph"/>
        <w:numPr>
          <w:ilvl w:val="0"/>
          <w:numId w:val="6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826C1D">
        <w:rPr>
          <w:lang w:val="en-IN"/>
        </w:rPr>
        <w:t>P</w:t>
      </w:r>
      <w:r w:rsidRPr="00AC2D69">
        <w:rPr>
          <w:lang w:val="en-IN"/>
        </w:rPr>
        <w:t xml:space="preserve">ayWave’s </w:t>
      </w:r>
      <w:ins w:author="Namita Salgiya" w:date="2026-01-21T12:37:00Z" w16du:dateUtc="2026-01-21T07:07:00Z" w:id="94">
        <w:r w:rsidR="00997234">
          <w:rPr>
            <w:lang w:val="en-IN"/>
          </w:rPr>
          <w:t xml:space="preserve">or </w:t>
        </w:r>
      </w:ins>
      <w:ins w:author="Namita Salgiya" w:date="2026-01-21T12:37:00Z" w:id="95">
        <w:r w:rsidRPr="00997234" w:rsidR="00997234">
          <w:t xml:space="preserve">Mastercard </w:t>
        </w:r>
      </w:ins>
      <w:ins w:author="Namita Salgiya" w:date="2026-01-21T12:37:00Z" w16du:dateUtc="2026-01-21T07:07:00Z" w:id="96">
        <w:r w:rsidR="00997234">
          <w:t>P</w:t>
        </w:r>
      </w:ins>
      <w:ins w:author="Namita Salgiya" w:date="2026-01-21T12:37:00Z" w:id="97">
        <w:r w:rsidRPr="00997234" w:rsidR="00997234">
          <w:t>ayWave</w:t>
        </w:r>
      </w:ins>
      <w:ins w:author="Namita Salgiya" w:date="2026-01-21T12:37:00Z" w16du:dateUtc="2026-01-21T07:07:00Z" w:id="98">
        <w:r w:rsidR="00997234">
          <w:t xml:space="preserve">’s </w:t>
        </w:r>
      </w:ins>
      <w:r w:rsidRPr="00AC2D69">
        <w:rPr>
          <w:lang w:val="en-IN"/>
        </w:rPr>
        <w:t>unique security key ensures that even if the card is tapped multiple times, only one transaction is processed.</w:t>
      </w:r>
    </w:p>
    <w:bookmarkStart w:name="_Hlk219368972" w:id="99"/>
    <w:p w:rsidRPr="001A04C4" w:rsidR="0075711B" w:rsidP="0075711B" w:rsidRDefault="0075711B" w14:paraId="010C031C" w14:textId="77777777">
      <w:pPr>
        <w:pStyle w:val="ListParagraph"/>
        <w:numPr>
          <w:ilvl w:val="0"/>
          <w:numId w:val="6"/>
        </w:numPr>
        <w:rPr>
          <w:ins w:author="Namita Salgiya" w:date="2026-01-19T18:32:00Z" w16du:dateUtc="2026-01-19T13:02:00Z" w:id="100"/>
        </w:rPr>
      </w:pPr>
      <w:ins w:author="Namita Salgiya" w:date="2026-01-19T18:32:00Z" w16du:dateUtc="2026-01-19T13:02:00Z" w:id="101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75711B" w:rsidP="0075711B" w:rsidRDefault="0075711B" w14:paraId="44E00185" w14:textId="77777777">
      <w:pPr>
        <w:pStyle w:val="ListParagraph"/>
        <w:numPr>
          <w:ilvl w:val="0"/>
          <w:numId w:val="6"/>
        </w:numPr>
        <w:rPr>
          <w:ins w:author="Namita Salgiya" w:date="2026-01-19T18:32:00Z" w16du:dateUtc="2026-01-19T13:02:00Z" w:id="102"/>
        </w:rPr>
      </w:pPr>
      <w:ins w:author="Namita Salgiya" w:date="2026-01-19T18:32:00Z" w16du:dateUtc="2026-01-19T13:02:00Z" w:id="103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99"/>
    <w:p w:rsidRPr="002B5E9C" w:rsidR="00C71606" w:rsidDel="0075711B" w:rsidRDefault="00C71606" w14:paraId="17377E9D" w14:textId="39CBB7E0">
      <w:pPr>
        <w:pStyle w:val="ListParagraph"/>
        <w:numPr>
          <w:ilvl w:val="0"/>
          <w:numId w:val="6"/>
        </w:numPr>
        <w:rPr>
          <w:del w:author="Namita Salgiya" w:date="2026-01-19T18:32:00Z" w16du:dateUtc="2026-01-19T13:02:00Z" w:id="104"/>
        </w:rPr>
      </w:pPr>
      <w:del w:author="Namita Salgiya" w:date="2026-01-19T18:32:00Z" w16du:dateUtc="2026-01-19T13:02:00Z" w:id="105">
        <w:r w:rsidRPr="002B5E9C" w:rsidDel="0075711B">
          <w:delText>Please </w:delText>
        </w:r>
        <w:r w:rsidDel="0075711B">
          <w:fldChar w:fldCharType="begin"/>
        </w:r>
        <w:r w:rsidDel="0075711B">
          <w:delInstrText>HYPERLINK "https://www.sbicard.com/sbi-card-en/assets/docs/pdf/personal/credit-cards/lifestyle/sbi-signature-contactless-card/Signature%20Contactless%20FAQ.pdf" \t "_blank"</w:delInstrText>
        </w:r>
        <w:r w:rsidDel="0075711B">
          <w:fldChar w:fldCharType="separate"/>
        </w:r>
        <w:r w:rsidDel="0075711B">
          <w:rPr>
            <w:rStyle w:val="Hyperlink"/>
          </w:rPr>
          <w:delText>click here</w:delText>
        </w:r>
        <w:r w:rsidDel="0075711B">
          <w:fldChar w:fldCharType="end"/>
        </w:r>
        <w:r w:rsidRPr="002B5E9C" w:rsidDel="0075711B">
          <w:delText> to download the FAQs.</w:delText>
        </w:r>
      </w:del>
    </w:p>
    <w:p w:rsidRPr="003C1523" w:rsidR="00C71606" w:rsidDel="0075711B" w:rsidRDefault="00C71606" w14:paraId="0A7074A4" w14:textId="1B17F483">
      <w:pPr>
        <w:pStyle w:val="ListParagraph"/>
        <w:numPr>
          <w:ilvl w:val="0"/>
          <w:numId w:val="6"/>
        </w:numPr>
        <w:rPr>
          <w:del w:author="Namita Salgiya" w:date="2026-01-19T18:32:00Z" w16du:dateUtc="2026-01-19T13:02:00Z" w:id="106"/>
        </w:rPr>
      </w:pPr>
      <w:del w:author="Namita Salgiya" w:date="2026-01-19T18:32:00Z" w16du:dateUtc="2026-01-19T13:02:00Z" w:id="107">
        <w:r w:rsidRPr="002B5E9C" w:rsidDel="0075711B">
          <w:delText>Please </w:delText>
        </w:r>
        <w:r w:rsidDel="0075711B">
          <w:fldChar w:fldCharType="begin"/>
        </w:r>
        <w:r w:rsidDel="0075711B">
          <w:delInstrText>HYPERLINK "https://www.sbicard.com/sbi-card-en/assets/docs/pdf/personal/cards/list-of-stores.pdf" \t "_blank"</w:delInstrText>
        </w:r>
        <w:r w:rsidDel="0075711B">
          <w:fldChar w:fldCharType="separate"/>
        </w:r>
        <w:r w:rsidDel="0075711B">
          <w:rPr>
            <w:rStyle w:val="Hyperlink"/>
          </w:rPr>
          <w:delText>click here</w:delText>
        </w:r>
        <w:r w:rsidDel="0075711B">
          <w:fldChar w:fldCharType="end"/>
        </w:r>
        <w:r w:rsidRPr="002B5E9C" w:rsidDel="0075711B">
          <w:delText> to download the list of Merchants enabled for transactions.</w:delText>
        </w:r>
      </w:del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RDefault="00F318DC" w14:paraId="7A0E261B" w14:textId="1797D15B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5:18:00Z" w16du:dateUtc="2026-01-20T09:48:00Z" w:id="108">
        <w:r w:rsidRPr="00F23D00" w:rsidDel="0044125C">
          <w:rPr>
            <w:lang w:val="en-IN"/>
          </w:rPr>
          <w:delText xml:space="preserve">in </w:delText>
        </w:r>
      </w:del>
      <w:ins w:author="Upadhyay , Shubham (SBICard)" w:date="2026-01-20T15:18:00Z" w16du:dateUtc="2026-01-20T09:48:00Z" w:id="109">
        <w:r w:rsidR="0044125C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26426F" w:rsidR="0026426F" w:rsidP="0026426F" w:rsidRDefault="0026426F" w14:paraId="321C325B" w14:textId="77777777">
      <w:pPr>
        <w:rPr>
          <w:b/>
          <w:bCs/>
          <w:lang w:val="en-IN" w:eastAsia="en-IN"/>
        </w:rPr>
      </w:pPr>
      <w:r w:rsidRPr="0026426F">
        <w:rPr>
          <w:b/>
          <w:bCs/>
          <w:lang w:val="en-IN" w:eastAsia="en-IN"/>
        </w:rPr>
        <w:t>Cash Access Across the World</w:t>
      </w:r>
    </w:p>
    <w:p w:rsidRPr="0026426F" w:rsidR="0026426F" w:rsidP="0026426F" w:rsidRDefault="0026426F" w14:paraId="4A9AA509" w14:textId="7FDEB25E">
      <w:pPr>
        <w:pStyle w:val="ListParagraph"/>
        <w:numPr>
          <w:ilvl w:val="0"/>
          <w:numId w:val="26"/>
        </w:numPr>
        <w:rPr>
          <w:lang w:val="en-IN" w:eastAsia="en-IN"/>
        </w:rPr>
      </w:pPr>
      <w:r w:rsidRPr="0026426F">
        <w:rPr>
          <w:lang w:val="en-IN" w:eastAsia="en-IN"/>
        </w:rPr>
        <w:t xml:space="preserve">Withdraw cash from over 1 million </w:t>
      </w:r>
      <w:ins w:author="Namita Salgiya" w:date="2026-01-21T12:36:00Z" w16du:dateUtc="2026-01-21T07:06:00Z" w:id="110">
        <w:r w:rsidRPr="0026426F" w:rsidR="00997234">
          <w:rPr>
            <w:lang w:val="en-IN" w:eastAsia="en-IN"/>
          </w:rPr>
          <w:t>MasterCard or Visa ATMs</w:t>
        </w:r>
      </w:ins>
      <w:del w:author="Namita Salgiya" w:date="2026-01-21T12:36:00Z" w16du:dateUtc="2026-01-21T07:06:00Z" w:id="111">
        <w:r w:rsidDel="00997234" w:rsidR="00DC228D">
          <w:rPr>
            <w:lang w:val="en-IN" w:eastAsia="en-IN"/>
          </w:rPr>
          <w:delText>Ru</w:delText>
        </w:r>
        <w:r w:rsidDel="00997234" w:rsidR="0044125C">
          <w:rPr>
            <w:lang w:val="en-IN" w:eastAsia="en-IN"/>
          </w:rPr>
          <w:delText>P</w:delText>
        </w:r>
        <w:r w:rsidDel="00997234" w:rsidR="00DC228D">
          <w:rPr>
            <w:lang w:val="en-IN" w:eastAsia="en-IN"/>
          </w:rPr>
          <w:delText xml:space="preserve">ay or </w:delText>
        </w:r>
        <w:r w:rsidRPr="0026426F" w:rsidDel="00997234">
          <w:rPr>
            <w:lang w:val="en-IN" w:eastAsia="en-IN"/>
          </w:rPr>
          <w:delText>MasterCard or Visa ATMs</w:delText>
        </w:r>
      </w:del>
      <w:r w:rsidRPr="0026426F">
        <w:rPr>
          <w:lang w:val="en-IN" w:eastAsia="en-IN"/>
        </w:rPr>
        <w:t>, including 18,000 ATMs in India and over 10,000 SBI ATMs across 100 plus cities in India</w:t>
      </w:r>
    </w:p>
    <w:p w:rsidR="00AE161E" w:rsidP="00AE161E" w:rsidRDefault="00AE161E" w14:paraId="4C1612D8" w14:textId="1E22B2BD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ins w:author="Upadhyay , Shubham (SBICard)" w:date="2026-01-20T15:19:00Z" w16du:dateUtc="2026-01-20T09:49:00Z" w:id="112">
        <w:r w:rsidR="0044125C">
          <w:rPr>
            <w:b/>
            <w:bCs/>
            <w:lang w:val="en-IN"/>
          </w:rPr>
          <w:t xml:space="preserve"> EMI </w:t>
        </w:r>
      </w:ins>
    </w:p>
    <w:p w:rsidRPr="004A5805" w:rsidR="00AE161E" w:rsidRDefault="00AE161E" w14:paraId="3DB9ACE9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RDefault="00AE161E" w14:paraId="172B2E0E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B5E9C" w:rsidR="00C71606" w:rsidRDefault="00C71606" w14:paraId="56E72D6A" w14:textId="06DB8E1C">
      <w:pPr>
        <w:pStyle w:val="ListParagraph"/>
        <w:numPr>
          <w:ilvl w:val="0"/>
          <w:numId w:val="7"/>
        </w:numPr>
      </w:pPr>
      <w:r w:rsidRPr="002B5E9C">
        <w:t>Click </w:t>
      </w:r>
      <w:hyperlink w:history="1" r:id="rId16">
        <w:r w:rsidRPr="002B5E9C">
          <w:rPr>
            <w:rStyle w:val="Hyperlink"/>
          </w:rPr>
          <w:t>here </w:t>
        </w:r>
      </w:hyperlink>
      <w:r w:rsidRPr="002B5E9C">
        <w:t>to learn how to apply for Flexipay</w:t>
      </w:r>
      <w:ins w:author="Upadhyay , Shubham (SBICard)" w:date="2026-01-20T15:19:00Z" w16du:dateUtc="2026-01-20T09:49:00Z" w:id="113">
        <w:r w:rsidR="0044125C">
          <w:t xml:space="preserve"> EMI </w:t>
        </w:r>
      </w:ins>
    </w:p>
    <w:p w:rsidRPr="00F534F3" w:rsidR="0075711B" w:rsidP="0075711B" w:rsidRDefault="0075711B" w14:paraId="6910238D" w14:textId="77777777">
      <w:pPr>
        <w:rPr>
          <w:ins w:author="Namita Salgiya" w:date="2026-01-19T18:32:00Z" w16du:dateUtc="2026-01-19T13:02:00Z" w:id="114"/>
          <w:b/>
          <w:bCs/>
          <w:lang w:val="en-IN"/>
        </w:rPr>
      </w:pPr>
      <w:bookmarkStart w:name="_Hlk219363897" w:id="115"/>
      <w:ins w:author="Namita Salgiya" w:date="2026-01-19T18:32:00Z" w16du:dateUtc="2026-01-19T13:02:00Z" w:id="116">
        <w:r w:rsidRPr="00F534F3">
          <w:rPr>
            <w:b/>
            <w:bCs/>
            <w:lang w:val="en-IN"/>
          </w:rPr>
          <w:t>Add-on Cards</w:t>
        </w:r>
      </w:ins>
    </w:p>
    <w:p w:rsidRPr="00AC1ED4" w:rsidR="0075711B" w:rsidP="0075711B" w:rsidRDefault="0075711B" w14:paraId="2B30B5F6" w14:textId="77777777">
      <w:pPr>
        <w:pStyle w:val="ListParagraph"/>
        <w:numPr>
          <w:ilvl w:val="0"/>
          <w:numId w:val="30"/>
        </w:numPr>
        <w:rPr>
          <w:ins w:author="Namita Salgiya" w:date="2026-01-19T18:32:00Z" w16du:dateUtc="2026-01-19T13:02:00Z" w:id="117"/>
        </w:rPr>
      </w:pPr>
      <w:ins w:author="Namita Salgiya" w:date="2026-01-19T18:32:00Z" w16du:dateUtc="2026-01-19T13:02:00Z" w:id="118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75711B" w:rsidP="0075711B" w:rsidRDefault="0075711B" w14:paraId="06C15AC3" w14:textId="77777777">
      <w:pPr>
        <w:rPr>
          <w:ins w:author="Namita Salgiya" w:date="2026-01-19T18:32:00Z" w16du:dateUtc="2026-01-19T13:02:00Z" w:id="119"/>
          <w:b/>
          <w:bCs/>
        </w:rPr>
      </w:pPr>
      <w:ins w:author="Namita Salgiya" w:date="2026-01-19T18:32:00Z" w16du:dateUtc="2026-01-19T13:02:00Z" w:id="120">
        <w:r w:rsidRPr="00AC1ED4">
          <w:rPr>
            <w:b/>
            <w:bCs/>
          </w:rPr>
          <w:t>Easy Bill Pay Facility</w:t>
        </w:r>
      </w:ins>
    </w:p>
    <w:p w:rsidRPr="00AC1ED4" w:rsidR="0075711B" w:rsidP="0075711B" w:rsidRDefault="0075711B" w14:paraId="42C3ADC0" w14:textId="77777777">
      <w:pPr>
        <w:pStyle w:val="ListParagraph"/>
        <w:numPr>
          <w:ilvl w:val="0"/>
          <w:numId w:val="30"/>
        </w:numPr>
        <w:rPr>
          <w:ins w:author="Namita Salgiya" w:date="2026-01-19T18:32:00Z" w16du:dateUtc="2026-01-19T13:02:00Z" w:id="121"/>
        </w:rPr>
      </w:pPr>
      <w:ins w:author="Namita Salgiya" w:date="2026-01-19T18:32:00Z" w16du:dateUtc="2026-01-19T13:02:00Z" w:id="122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75711B" w:rsidP="0075711B" w:rsidRDefault="0075711B" w14:paraId="67ED8074" w14:textId="77777777">
      <w:pPr>
        <w:rPr>
          <w:ins w:author="Namita Salgiya" w:date="2026-01-19T18:32:00Z" w16du:dateUtc="2026-01-19T13:02:00Z" w:id="123"/>
          <w:b/>
          <w:bCs/>
        </w:rPr>
      </w:pPr>
      <w:ins w:author="Namita Salgiya" w:date="2026-01-19T18:32:00Z" w16du:dateUtc="2026-01-19T13:02:00Z" w:id="124">
        <w:r w:rsidRPr="005E66AE">
          <w:rPr>
            <w:b/>
            <w:bCs/>
          </w:rPr>
          <w:t>Balance Transfer on EMI</w:t>
        </w:r>
      </w:ins>
    </w:p>
    <w:p w:rsidRPr="005E66AE" w:rsidR="0075711B" w:rsidP="0075711B" w:rsidRDefault="0075711B" w14:paraId="1D65DCF3" w14:textId="77777777">
      <w:pPr>
        <w:pStyle w:val="ListParagraph"/>
        <w:numPr>
          <w:ilvl w:val="0"/>
          <w:numId w:val="7"/>
        </w:numPr>
        <w:rPr>
          <w:ins w:author="Namita Salgiya" w:date="2026-01-19T18:32:00Z" w16du:dateUtc="2026-01-19T13:02:00Z" w:id="125"/>
        </w:rPr>
      </w:pPr>
      <w:ins w:author="Namita Salgiya" w:date="2026-01-19T18:32:00Z" w16du:dateUtc="2026-01-19T13:02:00Z" w:id="126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75711B" w:rsidP="0075711B" w:rsidRDefault="0075711B" w14:paraId="67DA24F3" w14:textId="72CD2CB4">
      <w:pPr>
        <w:pStyle w:val="ListParagraph"/>
        <w:numPr>
          <w:ilvl w:val="0"/>
          <w:numId w:val="7"/>
        </w:numPr>
        <w:rPr>
          <w:ins w:author="Namita Salgiya" w:date="2026-01-19T18:32:00Z" w16du:dateUtc="2026-01-19T13:02:00Z" w:id="127"/>
        </w:rPr>
      </w:pPr>
      <w:ins w:author="Namita Salgiya" w:date="2026-01-19T18:32:00Z" w16du:dateUtc="2026-01-19T13:02:00Z" w:id="128">
        <w:r w:rsidRPr="005E66AE">
          <w:lastRenderedPageBreak/>
          <w:t>Transfer outstanding balance</w:t>
        </w:r>
        <w:r>
          <w:t>s</w:t>
        </w:r>
        <w:r w:rsidRPr="005E66AE">
          <w:t xml:space="preserve"> of other banks’ credit cards to your </w:t>
        </w:r>
        <w:r w:rsidRPr="0075711B">
          <w:rPr>
            <w:rPrChange w:author="Namita Salgiya" w:date="2026-01-19T18:33:00Z" w16du:dateUtc="2026-01-19T13:03:00Z" w:id="129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 xml:space="preserve">KrisFlyer SBI Card </w:t>
        </w:r>
      </w:ins>
      <w:ins w:author="Namita Salgiya" w:date="2026-01-19T18:33:00Z" w16du:dateUtc="2026-01-19T13:03:00Z" w:id="130">
        <w:r w:rsidRPr="0044125C" w:rsidR="0044125C">
          <w:t>APEX</w:t>
        </w:r>
        <w:r w:rsidR="0044125C">
          <w:rPr>
            <w:lang w:val="en-IN"/>
          </w:rPr>
          <w:t xml:space="preserve"> </w:t>
        </w:r>
      </w:ins>
      <w:ins w:author="Namita Salgiya" w:date="2026-01-19T18:32:00Z" w16du:dateUtc="2026-01-19T13:02:00Z" w:id="131"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75711B" w:rsidP="0075711B" w:rsidRDefault="0075711B" w14:paraId="36C873D7" w14:textId="77777777">
      <w:pPr>
        <w:pStyle w:val="ListParagraph"/>
        <w:numPr>
          <w:ilvl w:val="0"/>
          <w:numId w:val="7"/>
        </w:numPr>
        <w:rPr>
          <w:ins w:author="Namita Salgiya" w:date="2026-01-19T18:32:00Z" w16du:dateUtc="2026-01-19T13:02:00Z" w:id="132"/>
        </w:rPr>
      </w:pPr>
      <w:ins w:author="Namita Salgiya" w:date="2026-01-19T18:32:00Z" w16du:dateUtc="2026-01-19T13:02:00Z" w:id="133">
        <w:r w:rsidRPr="00247784">
          <w:t>Login to your account to avail this facility.</w:t>
        </w:r>
      </w:ins>
    </w:p>
    <w:bookmarkEnd w:id="115"/>
    <w:p w:rsidR="00C71606" w:rsidP="00C71606" w:rsidRDefault="00C71606" w14:paraId="353BDCF3" w14:textId="77777777">
      <w:pPr>
        <w:rPr>
          <w:lang w:val="en-IN"/>
        </w:rPr>
      </w:pPr>
    </w:p>
    <w:p w:rsidRPr="00C71606" w:rsidR="00C71606" w:rsidP="003C1523" w:rsidRDefault="00C71606" w14:paraId="0CA22D9E" w14:textId="77777777">
      <w:pPr>
        <w:rPr>
          <w:lang w:val="en-IN"/>
        </w:rPr>
      </w:pPr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21"/>
      <w:footerReference w:type="default" r:id="rId22"/>
      <w:footerReference w:type="first" r:id="rId2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06B7" w:rsidP="00E405C7" w:rsidRDefault="003B06B7" w14:paraId="082C83E8" w14:textId="77777777">
      <w:pPr>
        <w:spacing w:after="0" w:line="240" w:lineRule="auto"/>
      </w:pPr>
      <w:r>
        <w:separator/>
      </w:r>
    </w:p>
  </w:endnote>
  <w:endnote w:type="continuationSeparator" w:id="0">
    <w:p w:rsidR="003B06B7" w:rsidP="00E405C7" w:rsidRDefault="003B06B7" w14:paraId="0E681B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06B7" w:rsidP="00E405C7" w:rsidRDefault="003B06B7" w14:paraId="4CC65311" w14:textId="77777777">
      <w:pPr>
        <w:spacing w:after="0" w:line="240" w:lineRule="auto"/>
      </w:pPr>
      <w:r>
        <w:separator/>
      </w:r>
    </w:p>
  </w:footnote>
  <w:footnote w:type="continuationSeparator" w:id="0">
    <w:p w:rsidR="003B06B7" w:rsidP="00E405C7" w:rsidRDefault="003B06B7" w14:paraId="5BD860D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A3F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04674D"/>
    <w:multiLevelType w:val="multilevel"/>
    <w:tmpl w:val="685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352DB6"/>
    <w:multiLevelType w:val="multilevel"/>
    <w:tmpl w:val="A47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FF796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A559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2514D1"/>
    <w:multiLevelType w:val="multilevel"/>
    <w:tmpl w:val="ADF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AA4AE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589345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5C8164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88E02D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12339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97D2BA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814D7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56822F6"/>
    <w:multiLevelType w:val="hybridMultilevel"/>
    <w:tmpl w:val="F140B09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669526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90A047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EB0307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6283A3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70131287">
    <w:abstractNumId w:val="7"/>
  </w:num>
  <w:num w:numId="2" w16cid:durableId="11542404">
    <w:abstractNumId w:val="22"/>
  </w:num>
  <w:num w:numId="3" w16cid:durableId="289014698">
    <w:abstractNumId w:val="18"/>
  </w:num>
  <w:num w:numId="4" w16cid:durableId="1735009936">
    <w:abstractNumId w:val="15"/>
  </w:num>
  <w:num w:numId="5" w16cid:durableId="985082730">
    <w:abstractNumId w:val="1"/>
  </w:num>
  <w:num w:numId="6" w16cid:durableId="1152017663">
    <w:abstractNumId w:val="27"/>
  </w:num>
  <w:num w:numId="7" w16cid:durableId="182912126">
    <w:abstractNumId w:val="0"/>
  </w:num>
  <w:num w:numId="8" w16cid:durableId="1705905562">
    <w:abstractNumId w:val="25"/>
  </w:num>
  <w:num w:numId="9" w16cid:durableId="1638991340">
    <w:abstractNumId w:val="10"/>
  </w:num>
  <w:num w:numId="10" w16cid:durableId="855465343">
    <w:abstractNumId w:val="21"/>
  </w:num>
  <w:num w:numId="11" w16cid:durableId="445470531">
    <w:abstractNumId w:val="5"/>
  </w:num>
  <w:num w:numId="12" w16cid:durableId="1949779428">
    <w:abstractNumId w:val="9"/>
  </w:num>
  <w:num w:numId="13" w16cid:durableId="1637642119">
    <w:abstractNumId w:val="28"/>
  </w:num>
  <w:num w:numId="14" w16cid:durableId="631180742">
    <w:abstractNumId w:val="8"/>
  </w:num>
  <w:num w:numId="15" w16cid:durableId="1234507513">
    <w:abstractNumId w:val="26"/>
  </w:num>
  <w:num w:numId="16" w16cid:durableId="735784463">
    <w:abstractNumId w:val="6"/>
  </w:num>
  <w:num w:numId="17" w16cid:durableId="60519455">
    <w:abstractNumId w:val="19"/>
  </w:num>
  <w:num w:numId="18" w16cid:durableId="1935938766">
    <w:abstractNumId w:val="11"/>
  </w:num>
  <w:num w:numId="19" w16cid:durableId="2032879227">
    <w:abstractNumId w:val="17"/>
  </w:num>
  <w:num w:numId="20" w16cid:durableId="1682514882">
    <w:abstractNumId w:val="2"/>
  </w:num>
  <w:num w:numId="21" w16cid:durableId="1473406006">
    <w:abstractNumId w:val="12"/>
  </w:num>
  <w:num w:numId="22" w16cid:durableId="1237085503">
    <w:abstractNumId w:val="13"/>
  </w:num>
  <w:num w:numId="23" w16cid:durableId="1630278779">
    <w:abstractNumId w:val="24"/>
  </w:num>
  <w:num w:numId="24" w16cid:durableId="1870218949">
    <w:abstractNumId w:val="16"/>
  </w:num>
  <w:num w:numId="25" w16cid:durableId="1886939489">
    <w:abstractNumId w:val="29"/>
  </w:num>
  <w:num w:numId="26" w16cid:durableId="1931620942">
    <w:abstractNumId w:val="14"/>
  </w:num>
  <w:num w:numId="27" w16cid:durableId="346175758">
    <w:abstractNumId w:val="3"/>
  </w:num>
  <w:num w:numId="28" w16cid:durableId="1049457957">
    <w:abstractNumId w:val="23"/>
  </w:num>
  <w:num w:numId="29" w16cid:durableId="510878608">
    <w:abstractNumId w:val="4"/>
  </w:num>
  <w:num w:numId="30" w16cid:durableId="2140219596">
    <w:abstractNumId w:val="20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00489"/>
    <w:rsid w:val="0001005C"/>
    <w:rsid w:val="00023D91"/>
    <w:rsid w:val="00061D4B"/>
    <w:rsid w:val="00073462"/>
    <w:rsid w:val="0009775C"/>
    <w:rsid w:val="00100C6C"/>
    <w:rsid w:val="00122BDC"/>
    <w:rsid w:val="001535C0"/>
    <w:rsid w:val="001573BC"/>
    <w:rsid w:val="0016440F"/>
    <w:rsid w:val="001C3548"/>
    <w:rsid w:val="001C5B69"/>
    <w:rsid w:val="001E294F"/>
    <w:rsid w:val="00235F80"/>
    <w:rsid w:val="0026426F"/>
    <w:rsid w:val="00276983"/>
    <w:rsid w:val="0029715F"/>
    <w:rsid w:val="002C53AE"/>
    <w:rsid w:val="002D38D6"/>
    <w:rsid w:val="002E67DA"/>
    <w:rsid w:val="00307B56"/>
    <w:rsid w:val="00311B56"/>
    <w:rsid w:val="0032122C"/>
    <w:rsid w:val="0034371F"/>
    <w:rsid w:val="00345E13"/>
    <w:rsid w:val="003B06B7"/>
    <w:rsid w:val="003C1523"/>
    <w:rsid w:val="003C18A8"/>
    <w:rsid w:val="003D715C"/>
    <w:rsid w:val="0042325B"/>
    <w:rsid w:val="00433C5D"/>
    <w:rsid w:val="0044125C"/>
    <w:rsid w:val="00442E3F"/>
    <w:rsid w:val="0046761F"/>
    <w:rsid w:val="004A5805"/>
    <w:rsid w:val="004C50CB"/>
    <w:rsid w:val="004D6419"/>
    <w:rsid w:val="00513A0B"/>
    <w:rsid w:val="005310B6"/>
    <w:rsid w:val="005507E4"/>
    <w:rsid w:val="005643BE"/>
    <w:rsid w:val="0057167F"/>
    <w:rsid w:val="00574F86"/>
    <w:rsid w:val="00586845"/>
    <w:rsid w:val="005D52FF"/>
    <w:rsid w:val="005E4FBA"/>
    <w:rsid w:val="00637D0A"/>
    <w:rsid w:val="006657A1"/>
    <w:rsid w:val="00667EEB"/>
    <w:rsid w:val="00681931"/>
    <w:rsid w:val="00682758"/>
    <w:rsid w:val="00686C0C"/>
    <w:rsid w:val="006938F5"/>
    <w:rsid w:val="006A2631"/>
    <w:rsid w:val="006A7165"/>
    <w:rsid w:val="006F6BAC"/>
    <w:rsid w:val="007275A2"/>
    <w:rsid w:val="007550F8"/>
    <w:rsid w:val="0075711B"/>
    <w:rsid w:val="007E6A3E"/>
    <w:rsid w:val="00805273"/>
    <w:rsid w:val="00826C1D"/>
    <w:rsid w:val="0083076E"/>
    <w:rsid w:val="00832A62"/>
    <w:rsid w:val="0088357A"/>
    <w:rsid w:val="008A27DB"/>
    <w:rsid w:val="008E4E96"/>
    <w:rsid w:val="009164D7"/>
    <w:rsid w:val="00931386"/>
    <w:rsid w:val="00932AB1"/>
    <w:rsid w:val="00946831"/>
    <w:rsid w:val="00947F57"/>
    <w:rsid w:val="00997234"/>
    <w:rsid w:val="009A171C"/>
    <w:rsid w:val="009A176A"/>
    <w:rsid w:val="009C0D9E"/>
    <w:rsid w:val="009C7850"/>
    <w:rsid w:val="009D2D1C"/>
    <w:rsid w:val="009E24A6"/>
    <w:rsid w:val="00A150C5"/>
    <w:rsid w:val="00A27FC1"/>
    <w:rsid w:val="00A3379C"/>
    <w:rsid w:val="00A51A85"/>
    <w:rsid w:val="00A579B5"/>
    <w:rsid w:val="00A653DF"/>
    <w:rsid w:val="00A80E72"/>
    <w:rsid w:val="00A90630"/>
    <w:rsid w:val="00AC2D69"/>
    <w:rsid w:val="00AE161E"/>
    <w:rsid w:val="00AF4631"/>
    <w:rsid w:val="00AF4A2A"/>
    <w:rsid w:val="00B149BB"/>
    <w:rsid w:val="00B23A1E"/>
    <w:rsid w:val="00B74F63"/>
    <w:rsid w:val="00B871AA"/>
    <w:rsid w:val="00BA12D3"/>
    <w:rsid w:val="00BD7285"/>
    <w:rsid w:val="00BF3A60"/>
    <w:rsid w:val="00C0786A"/>
    <w:rsid w:val="00C37A02"/>
    <w:rsid w:val="00C42307"/>
    <w:rsid w:val="00C63C91"/>
    <w:rsid w:val="00C65B8F"/>
    <w:rsid w:val="00C66F71"/>
    <w:rsid w:val="00C712F6"/>
    <w:rsid w:val="00C71606"/>
    <w:rsid w:val="00C74138"/>
    <w:rsid w:val="00C954A3"/>
    <w:rsid w:val="00CA5965"/>
    <w:rsid w:val="00CA61DB"/>
    <w:rsid w:val="00CB45CF"/>
    <w:rsid w:val="00CD511F"/>
    <w:rsid w:val="00D0663E"/>
    <w:rsid w:val="00D34CF6"/>
    <w:rsid w:val="00D41563"/>
    <w:rsid w:val="00D54A2A"/>
    <w:rsid w:val="00D86A35"/>
    <w:rsid w:val="00DB606B"/>
    <w:rsid w:val="00DC1AC4"/>
    <w:rsid w:val="00DC228D"/>
    <w:rsid w:val="00DC2CA4"/>
    <w:rsid w:val="00DF65B5"/>
    <w:rsid w:val="00E07D94"/>
    <w:rsid w:val="00E21728"/>
    <w:rsid w:val="00E405C7"/>
    <w:rsid w:val="00E47C6A"/>
    <w:rsid w:val="00E56665"/>
    <w:rsid w:val="00E61E30"/>
    <w:rsid w:val="00E62FE6"/>
    <w:rsid w:val="00E92610"/>
    <w:rsid w:val="00EC7DF4"/>
    <w:rsid w:val="00EF3DCB"/>
    <w:rsid w:val="00F12A8E"/>
    <w:rsid w:val="00F23D00"/>
    <w:rsid w:val="00F318DC"/>
    <w:rsid w:val="00F31F00"/>
    <w:rsid w:val="00F8669D"/>
    <w:rsid w:val="00FB78C6"/>
    <w:rsid w:val="00FC56CE"/>
    <w:rsid w:val="0FCB3496"/>
    <w:rsid w:val="6FFCD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E9261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microsoft.com/office/2011/relationships/people" Target="people.xm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benefits/lower-interest-option/flexi-pay.page" TargetMode="Externa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en/most-important-terms-and-conditions.page" TargetMode="External" Id="rId15" /><Relationship Type="http://schemas.openxmlformats.org/officeDocument/2006/relationships/footer" Target="footer3.xml" Id="rId23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credit-cards/lifestyle/sbi-card-elite.page" TargetMode="External" Id="rId14" /><Relationship Type="http://schemas.openxmlformats.org/officeDocument/2006/relationships/footer" Target="footer2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2026-01-20T09:50:00.0000000Z</dcterms:created>
  <dcterms:modified xsi:type="dcterms:W3CDTF">2026-03-19T06:22:44.8457463Z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