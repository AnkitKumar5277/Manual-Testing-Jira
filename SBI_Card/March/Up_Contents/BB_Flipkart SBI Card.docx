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440F" w:rsidP="003D715C" w:rsidRDefault="003D47BA" w14:paraId="34CE1EE0" w14:textId="3AF86787">
      <w:pPr>
        <w:jc w:val="center"/>
        <w:rPr>
          <w:b/>
          <w:bCs/>
          <w:lang w:val="en-IN"/>
        </w:rPr>
      </w:pPr>
      <w:hyperlink w:history="1" r:id="rId7">
        <w:r w:rsidRPr="006D5A6D" w:rsidR="006D5A6D">
          <w:rPr>
            <w:rStyle w:val="Hyperlink"/>
            <w:b/>
            <w:bCs/>
            <w:lang w:val="en-IN"/>
          </w:rPr>
          <w:t>Flipkart SBI Card</w:t>
        </w:r>
      </w:hyperlink>
    </w:p>
    <w:p w:rsidRPr="001C5B69" w:rsidR="00DC073E" w:rsidP="00DC073E" w:rsidRDefault="00DC073E" w14:paraId="5729F79F" w14:textId="122F329D">
      <w:pPr>
        <w:jc w:val="center"/>
        <w:rPr>
          <w:lang w:val="en-IN"/>
        </w:rPr>
      </w:pPr>
      <w:r>
        <w:rPr>
          <w:lang w:val="en-IN"/>
        </w:rPr>
        <w:t xml:space="preserve">Cashback </w:t>
      </w:r>
      <w:r w:rsidR="00395418">
        <w:rPr>
          <w:lang w:val="en-IN"/>
        </w:rPr>
        <w:t>That Keeps Up With Your Wishlist</w:t>
      </w:r>
    </w:p>
    <w:p w:rsidRPr="00435C75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435C75">
        <w:rPr>
          <w:b/>
          <w:bCs/>
          <w:i/>
          <w:iCs/>
          <w:u w:val="single"/>
          <w:lang w:val="en-IN"/>
        </w:rPr>
        <w:t>Best For</w:t>
      </w:r>
    </w:p>
    <w:p w:rsidR="0083076E" w:rsidP="00345E13" w:rsidRDefault="0016440F" w14:paraId="5E65984B" w14:textId="453BC333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Cashback</w:t>
      </w:r>
      <w:r w:rsidR="0083076E">
        <w:rPr>
          <w:lang w:val="en-IN"/>
        </w:rPr>
        <w:t xml:space="preserve"> Benefits</w:t>
      </w:r>
    </w:p>
    <w:p w:rsidRPr="0016440F" w:rsidR="00345E13" w:rsidP="00345E13" w:rsidRDefault="0016440F" w14:paraId="3FD5BFD9" w14:textId="25D29933">
      <w:pPr>
        <w:pStyle w:val="ListParagraph"/>
        <w:numPr>
          <w:ilvl w:val="0"/>
          <w:numId w:val="1"/>
        </w:numPr>
        <w:rPr>
          <w:lang w:val="en-IN"/>
        </w:rPr>
      </w:pPr>
      <w:r>
        <w:t>Contactless Advantage</w:t>
      </w:r>
    </w:p>
    <w:p w:rsidR="0016440F" w:rsidP="00345E13" w:rsidRDefault="0016440F" w14:paraId="5036B2D4" w14:textId="38E426C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Spend Based Reversal</w:t>
      </w:r>
    </w:p>
    <w:p w:rsidR="00BF4D27" w:rsidRDefault="00BF4D27" w14:paraId="3F0B3542" w14:textId="7817593F">
      <w:pPr>
        <w:rPr>
          <w:ins w:author="Namita Salgiya" w:date="2026-01-15T11:45:00Z" w16du:dateUtc="2026-01-15T06:15:00Z" w:id="0"/>
        </w:rPr>
        <w:pPrChange w:author="Namita Salgiya" w:date="2026-01-15T11:45:00Z" w16du:dateUtc="2026-01-15T06:15:00Z" w:id="1">
          <w:pPr>
            <w:pStyle w:val="ListParagraph"/>
            <w:numPr>
              <w:numId w:val="1"/>
            </w:numPr>
            <w:ind w:hanging="360"/>
            <w:jc w:val="center"/>
          </w:pPr>
        </w:pPrChange>
      </w:pPr>
      <w:ins w:author="Namita Salgiya" w:date="2026-01-15T11:45:00Z" w16du:dateUtc="2026-01-15T06:15:00Z" w:id="2">
        <w:r w:rsidRPr="00BF4D27">
          <w:t>Shop</w:t>
        </w:r>
        <w:r>
          <w:t xml:space="preserve"> </w:t>
        </w:r>
        <w:r w:rsidRPr="00BF4D27">
          <w:t xml:space="preserve">and save more with </w:t>
        </w:r>
        <w:r w:rsidRPr="00BF4D27" w:rsidR="00395418">
          <w:t xml:space="preserve">Exclusive </w:t>
        </w:r>
        <w:r w:rsidRPr="00BF4D27">
          <w:t>Cashback on Myntra and Flipkart, plus special discounts on Cleartrip.</w:t>
        </w:r>
      </w:ins>
    </w:p>
    <w:p w:rsidRPr="00DC073E" w:rsidR="00DC073E" w:rsidDel="00BF4D27" w:rsidP="00DC073E" w:rsidRDefault="00DC073E" w14:paraId="48FB94DA" w14:textId="6F153519">
      <w:pPr>
        <w:spacing w:after="0"/>
        <w:rPr>
          <w:del w:author="Namita Salgiya" w:date="2026-01-15T11:45:00Z" w16du:dateUtc="2026-01-15T06:15:00Z" w:id="3"/>
          <w:lang w:val="en-IN"/>
        </w:rPr>
      </w:pPr>
      <w:del w:author="Namita Salgiya" w:date="2026-01-15T11:45:00Z" w16du:dateUtc="2026-01-15T06:15:00Z" w:id="4">
        <w:r w:rsidRPr="006D5A6D" w:rsidDel="00BF4D27">
          <w:rPr>
            <w:lang w:val="en-IN"/>
          </w:rPr>
          <w:delText xml:space="preserve">Rs. 250 Flipkart Gift Card on fee </w:delText>
        </w:r>
        <w:r w:rsidDel="00BF4D27">
          <w:rPr>
            <w:lang w:val="en-IN"/>
          </w:rPr>
          <w:delText xml:space="preserve">realisation. </w:delText>
        </w:r>
        <w:r w:rsidRPr="0077708D" w:rsidDel="00BF4D27">
          <w:delText>Rs</w:delText>
        </w:r>
        <w:r w:rsidDel="00BF4D27">
          <w:delText>.</w:delText>
        </w:r>
        <w:r w:rsidRPr="0077708D" w:rsidDel="00BF4D27">
          <w:delText xml:space="preserve"> 1000 </w:delText>
        </w:r>
        <w:r w:rsidDel="00BF4D27">
          <w:delText xml:space="preserve">additional benefit </w:delText>
        </w:r>
        <w:r w:rsidRPr="0077708D" w:rsidDel="00BF4D27">
          <w:delText xml:space="preserve">on </w:delText>
        </w:r>
        <w:r w:rsidDel="00BF4D27">
          <w:delText xml:space="preserve">the </w:delText>
        </w:r>
        <w:r w:rsidRPr="0077708D" w:rsidDel="00BF4D27">
          <w:delText>first transaction on Flipkart</w:delText>
        </w:r>
        <w:r w:rsidDel="00BF4D27">
          <w:delText>.</w:delText>
        </w:r>
      </w:del>
    </w:p>
    <w:p w:rsidRPr="007E6A3E" w:rsidR="00345E13" w:rsidP="004A5805" w:rsidRDefault="003D715C" w14:paraId="011E8CF5" w14:textId="69D700C3">
      <w:pPr>
        <w:jc w:val="center"/>
        <w:rPr>
          <w:b/>
          <w:bCs/>
          <w:u w:val="single"/>
          <w:lang w:val="en-IN"/>
        </w:rPr>
      </w:pPr>
      <w:r w:rsidRPr="00440BB1">
        <w:rPr>
          <w:b/>
          <w:bCs/>
          <w:i/>
          <w:iCs/>
          <w:u w:val="single"/>
          <w:lang w:val="en-IN"/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440BB1">
        <w:rPr>
          <w:b/>
          <w:bCs/>
          <w:caps/>
          <w:u w:val="single"/>
          <w:lang w:val="en-IN"/>
        </w:rPr>
        <w:t>Benefits</w:t>
      </w:r>
    </w:p>
    <w:p w:rsidR="006D5A6D" w:rsidP="003D47BA" w:rsidRDefault="5EBA76E6" w14:paraId="0D41C57B" w14:textId="6CAA562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019DCF71" w:rsidR="5EBA76E6">
        <w:rPr>
          <w:lang w:eastAsia="en-IN"/>
        </w:rPr>
        <w:t xml:space="preserve">7.5% </w:t>
      </w:r>
      <w:r w:rsidRPr="019DCF71" w:rsidR="00BF4D27">
        <w:rPr>
          <w:lang w:eastAsia="en-IN"/>
        </w:rPr>
        <w:t xml:space="preserve">Cashback </w:t>
      </w:r>
      <w:r w:rsidRPr="019DCF71" w:rsidR="5EBA76E6">
        <w:rPr>
          <w:lang w:eastAsia="en-IN"/>
        </w:rPr>
        <w:t>on Myntra</w:t>
      </w:r>
      <w:r w:rsidRPr="019DCF71" w:rsidR="244B949F">
        <w:rPr>
          <w:lang w:eastAsia="en-IN"/>
        </w:rPr>
        <w:t xml:space="preserve"> </w:t>
      </w:r>
    </w:p>
    <w:p w:rsidR="0016440F" w:rsidP="003D47BA" w:rsidRDefault="0167BBB9" w14:paraId="43A15393" w14:textId="1114FF0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019DCF71" w:rsidR="0167BBB9">
        <w:rPr>
          <w:lang w:val="en-IN" w:eastAsia="en-IN"/>
        </w:rPr>
        <w:t xml:space="preserve">5% </w:t>
      </w:r>
      <w:r w:rsidR="00BF4D27">
        <w:rPr/>
        <w:t>C</w:t>
      </w:r>
      <w:r w:rsidRPr="019DCF71" w:rsidR="00BF4D27">
        <w:rPr>
          <w:lang w:val="en-IN" w:eastAsia="en-IN"/>
        </w:rPr>
        <w:t>ashback</w:t>
      </w:r>
      <w:r w:rsidRPr="019DCF71" w:rsidR="00BF4D27">
        <w:rPr>
          <w:lang w:val="en-IN" w:eastAsia="en-IN"/>
        </w:rPr>
        <w:t xml:space="preserve"> </w:t>
      </w:r>
      <w:r w:rsidRPr="019DCF71" w:rsidR="0167BBB9">
        <w:rPr>
          <w:lang w:val="en-IN" w:eastAsia="en-IN"/>
        </w:rPr>
        <w:t xml:space="preserve">on </w:t>
      </w:r>
      <w:r w:rsidRPr="019DCF71" w:rsidR="5EBA76E6">
        <w:rPr>
          <w:lang w:eastAsia="en-IN"/>
        </w:rPr>
        <w:t>Flipkart</w:t>
      </w:r>
      <w:r w:rsidRPr="019DCF71" w:rsidR="2ADD0D40">
        <w:rPr>
          <w:lang w:eastAsia="en-IN"/>
        </w:rPr>
        <w:t xml:space="preserve"> </w:t>
      </w:r>
    </w:p>
    <w:p w:rsidRPr="006D5A6D" w:rsidR="006D5A6D" w:rsidP="003D47BA" w:rsidRDefault="5EBA76E6" w14:paraId="1C00B442" w14:textId="08DB8FC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019DCF71" w:rsidR="5EBA76E6">
        <w:rPr>
          <w:lang w:val="en-IN" w:eastAsia="en-IN"/>
        </w:rPr>
        <w:t xml:space="preserve">12% </w:t>
      </w:r>
      <w:r w:rsidRPr="019DCF71" w:rsidR="00395418">
        <w:rPr>
          <w:lang w:val="en-IN" w:eastAsia="en-IN"/>
        </w:rPr>
        <w:t xml:space="preserve">Off </w:t>
      </w:r>
      <w:r w:rsidRPr="019DCF71" w:rsidR="5EBA76E6">
        <w:rPr>
          <w:lang w:val="en-IN" w:eastAsia="en-IN"/>
        </w:rPr>
        <w:t xml:space="preserve">on </w:t>
      </w:r>
      <w:r w:rsidRPr="019DCF71" w:rsidR="5EBA76E6">
        <w:rPr>
          <w:lang w:val="en-IN" w:eastAsia="en-IN"/>
        </w:rPr>
        <w:t>Cleartrip</w:t>
      </w:r>
      <w:r w:rsidRPr="019DCF71" w:rsidR="69512942">
        <w:rPr>
          <w:lang w:val="en-IN" w:eastAsia="en-IN"/>
        </w:rPr>
        <w:t xml:space="preserve"> </w:t>
      </w:r>
    </w:p>
    <w:p w:rsidRPr="0016440F" w:rsidR="006D5A6D" w:rsidP="006D5A6D" w:rsidRDefault="006D5A6D" w14:paraId="75F2E086" w14:textId="77777777">
      <w:pPr>
        <w:pStyle w:val="ListParagraph"/>
      </w:pPr>
    </w:p>
    <w:p w:rsidRPr="007E6A3E" w:rsidR="00CD511F" w:rsidP="004A5805" w:rsidRDefault="00CD511F" w14:paraId="5970C5BD" w14:textId="114421C9">
      <w:pPr>
        <w:jc w:val="center"/>
        <w:rPr>
          <w:b/>
          <w:bCs/>
          <w:u w:val="single"/>
        </w:rPr>
      </w:pPr>
      <w:r w:rsidRPr="00440BB1">
        <w:rPr>
          <w:b/>
          <w:bCs/>
          <w:i/>
          <w:iCs/>
          <w:u w:val="single"/>
        </w:rPr>
        <w:t>Exclusive</w:t>
      </w:r>
      <w:r w:rsidRPr="007E6A3E">
        <w:rPr>
          <w:b/>
          <w:bCs/>
          <w:u w:val="single"/>
        </w:rPr>
        <w:t xml:space="preserve"> </w:t>
      </w:r>
      <w:r w:rsidRPr="00440BB1">
        <w:rPr>
          <w:b/>
          <w:bCs/>
          <w:caps/>
          <w:u w:val="single"/>
        </w:rPr>
        <w:t>Privileges</w:t>
      </w:r>
    </w:p>
    <w:p w:rsidRPr="006D5A6D" w:rsidR="006D5A6D" w:rsidP="73084C9B" w:rsidRDefault="5EBA76E6" w14:paraId="1A971DE3" w14:textId="5BD89E78">
      <w:pPr>
        <w:rPr>
          <w:rFonts w:ascii="Calibri" w:hAnsi="Calibri" w:eastAsia="Calibri" w:cs="Calibri"/>
          <w:sz w:val="12"/>
          <w:szCs w:val="12"/>
          <w:lang w:val="en-IN"/>
        </w:rPr>
      </w:pPr>
      <w:r w:rsidRPr="019DCF71" w:rsidR="5EBA76E6">
        <w:rPr>
          <w:b w:val="1"/>
          <w:bCs w:val="1"/>
          <w:lang w:val="en-IN"/>
        </w:rPr>
        <w:t>Welcome Benefit</w:t>
      </w:r>
      <w:r w:rsidRPr="019DCF71" w:rsidR="0001FAE4">
        <w:rPr>
          <w:b w:val="1"/>
          <w:bCs w:val="1"/>
          <w:lang w:val="en-IN"/>
        </w:rPr>
        <w:t xml:space="preserve"> </w:t>
      </w:r>
    </w:p>
    <w:p w:rsidR="006D5A6D" w:rsidP="003D47BA" w:rsidRDefault="006D5A6D" w14:paraId="32624AAF" w14:textId="53DD91CB">
      <w:pPr>
        <w:numPr>
          <w:ilvl w:val="0"/>
          <w:numId w:val="9"/>
        </w:numPr>
        <w:spacing w:after="0"/>
        <w:rPr>
          <w:lang w:val="en-IN"/>
        </w:rPr>
      </w:pPr>
      <w:r w:rsidRPr="006D5A6D">
        <w:rPr>
          <w:lang w:val="en-IN"/>
        </w:rPr>
        <w:t xml:space="preserve">Rs. 250 Flipkart Gift Card on fee </w:t>
      </w:r>
      <w:r w:rsidR="0077708D">
        <w:rPr>
          <w:lang w:val="en-IN"/>
        </w:rPr>
        <w:t>realisation</w:t>
      </w:r>
    </w:p>
    <w:p w:rsidRPr="0077708D" w:rsidR="0077708D" w:rsidP="003D47BA" w:rsidRDefault="0077708D" w14:paraId="1E7BA278" w14:textId="34D2FD4A">
      <w:pPr>
        <w:pStyle w:val="ListParagraph"/>
        <w:numPr>
          <w:ilvl w:val="0"/>
          <w:numId w:val="9"/>
        </w:numPr>
      </w:pPr>
      <w:r w:rsidRPr="0077708D">
        <w:t>Rs</w:t>
      </w:r>
      <w:r>
        <w:t>.</w:t>
      </w:r>
      <w:r w:rsidRPr="0077708D">
        <w:t xml:space="preserve"> 1</w:t>
      </w:r>
      <w:ins w:author="Upadhyay , Shubham (SBICard)" w:date="2026-01-15T17:40:00Z" w16du:dateUtc="2026-01-15T12:10:00Z" w:id="5">
        <w:r w:rsidR="00395418">
          <w:t>,</w:t>
        </w:r>
      </w:ins>
      <w:r w:rsidRPr="0077708D">
        <w:t xml:space="preserve">000 </w:t>
      </w:r>
      <w:r>
        <w:t xml:space="preserve">additional benefit </w:t>
      </w:r>
      <w:r w:rsidRPr="0077708D">
        <w:t xml:space="preserve">on </w:t>
      </w:r>
      <w:del w:author="Upadhyay , Shubham (SBICard)" w:date="2026-01-15T17:40:00Z" w16du:dateUtc="2026-01-15T12:10:00Z" w:id="6">
        <w:r w:rsidDel="00395418">
          <w:delText xml:space="preserve">the </w:delText>
        </w:r>
      </w:del>
      <w:r w:rsidRPr="0077708D">
        <w:t>first transaction on Flipkart. Please </w:t>
      </w:r>
      <w:hyperlink w:history="1" r:id="rId12">
        <w:r w:rsidRPr="0077708D">
          <w:rPr>
            <w:rStyle w:val="Hyperlink"/>
          </w:rPr>
          <w:t>click here</w:t>
        </w:r>
      </w:hyperlink>
      <w:r>
        <w:t xml:space="preserve"> </w:t>
      </w:r>
      <w:r w:rsidRPr="0077708D">
        <w:t>for detailed T</w:t>
      </w:r>
      <w:r>
        <w:t>&amp;</w:t>
      </w:r>
      <w:r w:rsidRPr="0077708D">
        <w:t>C</w:t>
      </w:r>
      <w:r>
        <w:t>.</w:t>
      </w:r>
    </w:p>
    <w:p w:rsidRPr="006D5A6D" w:rsidR="006D5A6D" w:rsidP="73084C9B" w:rsidRDefault="57EDB433" w14:paraId="4CA17C2D" w14:textId="60470D1D">
      <w:pPr>
        <w:rPr>
          <w:rFonts w:ascii="Calibri" w:hAnsi="Calibri" w:eastAsia="Calibri" w:cs="Calibri"/>
          <w:sz w:val="12"/>
          <w:szCs w:val="12"/>
          <w:lang w:val="en-IN"/>
        </w:rPr>
      </w:pPr>
      <w:r w:rsidRPr="019DCF71" w:rsidR="57EDB433">
        <w:rPr>
          <w:b w:val="1"/>
          <w:bCs w:val="1"/>
          <w:lang w:val="en-IN"/>
        </w:rPr>
        <w:t xml:space="preserve">Card </w:t>
      </w:r>
      <w:r w:rsidRPr="019DCF71" w:rsidR="5EBA76E6">
        <w:rPr>
          <w:b w:val="1"/>
          <w:bCs w:val="1"/>
          <w:lang w:val="en-IN"/>
        </w:rPr>
        <w:t>Cashback</w:t>
      </w:r>
      <w:r w:rsidRPr="019DCF71" w:rsidR="1DFF6D87">
        <w:rPr>
          <w:b w:val="1"/>
          <w:bCs w:val="1"/>
          <w:lang w:val="en-IN"/>
        </w:rPr>
        <w:t xml:space="preserve"> </w:t>
      </w:r>
    </w:p>
    <w:p w:rsidRPr="006D5A6D" w:rsidR="006D5A6D" w:rsidP="003D47BA" w:rsidRDefault="006D5A6D" w14:paraId="6A25B21F" w14:textId="77777777">
      <w:pPr>
        <w:pStyle w:val="ListParagraph"/>
        <w:numPr>
          <w:ilvl w:val="0"/>
          <w:numId w:val="10"/>
        </w:numPr>
        <w:rPr>
          <w:lang w:val="en-IN"/>
        </w:rPr>
      </w:pPr>
      <w:r w:rsidRPr="006D5A6D">
        <w:rPr>
          <w:lang w:val="en-IN"/>
        </w:rPr>
        <w:t>5% Cashback on Flipkart</w:t>
      </w:r>
    </w:p>
    <w:p w:rsidRPr="00F36367" w:rsidR="006D5A6D" w:rsidP="003D47BA" w:rsidRDefault="006D5A6D" w14:paraId="432F3F0E" w14:textId="0A15D7EF">
      <w:pPr>
        <w:pStyle w:val="ListParagraph"/>
        <w:numPr>
          <w:ilvl w:val="0"/>
          <w:numId w:val="10"/>
        </w:numPr>
      </w:pPr>
      <w:r w:rsidRPr="006D5A6D">
        <w:rPr>
          <w:lang w:val="en-IN"/>
        </w:rPr>
        <w:t xml:space="preserve">12% </w:t>
      </w:r>
      <w:r w:rsidRPr="006D5A6D" w:rsidR="00395418">
        <w:rPr>
          <w:lang w:val="en-IN"/>
        </w:rPr>
        <w:t xml:space="preserve">Off </w:t>
      </w:r>
      <w:r w:rsidRPr="006D5A6D">
        <w:rPr>
          <w:lang w:val="en-IN"/>
        </w:rPr>
        <w:t>on Cleartrip</w:t>
      </w:r>
      <w:r w:rsidR="00F36367">
        <w:rPr>
          <w:lang w:val="en-IN"/>
        </w:rPr>
        <w:t xml:space="preserve">. </w:t>
      </w:r>
      <w:r w:rsidRPr="00F36367" w:rsidR="00F36367">
        <w:t>Please </w:t>
      </w:r>
      <w:hyperlink w:tgtFrame="_blank" w:history="1" r:id="rId13">
        <w:r w:rsidRPr="00F36367" w:rsidR="00F36367">
          <w:rPr>
            <w:rStyle w:val="Hyperlink"/>
          </w:rPr>
          <w:t>click here</w:t>
        </w:r>
      </w:hyperlink>
      <w:r w:rsidRPr="00F36367" w:rsidR="00F36367">
        <w:t> for T&amp;C</w:t>
      </w:r>
      <w:r w:rsidR="00F36367">
        <w:t>.</w:t>
      </w:r>
    </w:p>
    <w:p w:rsidRPr="006D5A6D" w:rsidR="006D5A6D" w:rsidP="003D47BA" w:rsidRDefault="006D5A6D" w14:paraId="0692D63A" w14:textId="503D86F7">
      <w:pPr>
        <w:pStyle w:val="ListParagraph"/>
        <w:numPr>
          <w:ilvl w:val="0"/>
          <w:numId w:val="10"/>
        </w:numPr>
        <w:rPr>
          <w:lang w:val="en-IN"/>
        </w:rPr>
      </w:pPr>
      <w:r w:rsidRPr="006D5A6D">
        <w:rPr>
          <w:lang w:val="en-IN"/>
        </w:rPr>
        <w:t>7.5% Cashback on Myntra</w:t>
      </w:r>
    </w:p>
    <w:p w:rsidRPr="0012030B" w:rsidR="006D5A6D" w:rsidP="003D47BA" w:rsidRDefault="006D5A6D" w14:paraId="4A313640" w14:textId="2391A0A7">
      <w:pPr>
        <w:pStyle w:val="ListParagraph"/>
        <w:numPr>
          <w:ilvl w:val="0"/>
          <w:numId w:val="10"/>
        </w:numPr>
      </w:pPr>
      <w:r w:rsidRPr="006D5A6D">
        <w:rPr>
          <w:lang w:val="en-IN"/>
        </w:rPr>
        <w:t>4% Cashback on Preferred</w:t>
      </w:r>
      <w:ins w:author="Upadhyay , Shubham (SBICard)" w:date="2026-01-15T17:41:00Z" w16du:dateUtc="2026-01-15T12:11:00Z" w:id="7">
        <w:r w:rsidR="00395418">
          <w:rPr>
            <w:lang w:val="en-IN"/>
          </w:rPr>
          <w:t xml:space="preserve"> </w:t>
        </w:r>
      </w:ins>
      <w:r w:rsidRPr="006D5A6D">
        <w:rPr>
          <w:lang w:val="en-IN"/>
        </w:rPr>
        <w:t>/</w:t>
      </w:r>
      <w:ins w:author="Upadhyay , Shubham (SBICard)" w:date="2026-01-15T17:41:00Z" w16du:dateUtc="2026-01-15T12:11:00Z" w:id="8">
        <w:r w:rsidR="00395418">
          <w:rPr>
            <w:lang w:val="en-IN"/>
          </w:rPr>
          <w:t xml:space="preserve"> </w:t>
        </w:r>
      </w:ins>
      <w:r w:rsidRPr="006D5A6D">
        <w:rPr>
          <w:lang w:val="en-IN"/>
        </w:rPr>
        <w:t>Select Merchants</w:t>
      </w:r>
      <w:r w:rsidR="00F36367">
        <w:rPr>
          <w:lang w:val="en-IN"/>
        </w:rPr>
        <w:t xml:space="preserve">. </w:t>
      </w:r>
      <w:r w:rsidRPr="00F36367" w:rsidR="00F36367">
        <w:t>Please </w:t>
      </w:r>
      <w:hyperlink w:tgtFrame="_blank" w:history="1" r:id="rId14">
        <w:r w:rsidRPr="00F36367" w:rsidR="00F36367">
          <w:rPr>
            <w:rStyle w:val="Hyperlink"/>
          </w:rPr>
          <w:t>click here</w:t>
        </w:r>
      </w:hyperlink>
      <w:r w:rsidR="00F36367">
        <w:t xml:space="preserve"> </w:t>
      </w:r>
      <w:r w:rsidRPr="00F36367" w:rsidR="00F36367">
        <w:t>for T&amp;C.</w:t>
      </w:r>
    </w:p>
    <w:p w:rsidR="006D5A6D" w:rsidP="003D47BA" w:rsidRDefault="006D5A6D" w14:paraId="5CFB2484" w14:textId="4AD9BFBC">
      <w:pPr>
        <w:pStyle w:val="ListParagraph"/>
        <w:numPr>
          <w:ilvl w:val="0"/>
          <w:numId w:val="10"/>
        </w:numPr>
        <w:rPr>
          <w:lang w:val="en-IN"/>
        </w:rPr>
      </w:pPr>
      <w:r w:rsidRPr="006D5A6D">
        <w:rPr>
          <w:lang w:val="en-IN"/>
        </w:rPr>
        <w:t>1% Cashback on all other eligible spends</w:t>
      </w:r>
    </w:p>
    <w:p w:rsidRPr="0012030B" w:rsidR="006D5A6D" w:rsidP="003D47BA" w:rsidRDefault="00F36367" w14:paraId="2E92EB7C" w14:textId="5E173D84">
      <w:pPr>
        <w:pStyle w:val="ListParagraph"/>
        <w:numPr>
          <w:ilvl w:val="0"/>
          <w:numId w:val="10"/>
        </w:numPr>
      </w:pPr>
      <w:r w:rsidRPr="00F36367">
        <w:t>Please </w:t>
      </w:r>
      <w:hyperlink w:tgtFrame="_blank" w:history="1" r:id="rId15">
        <w:r w:rsidRPr="00F36367">
          <w:rPr>
            <w:rStyle w:val="Hyperlink"/>
          </w:rPr>
          <w:t>click here</w:t>
        </w:r>
      </w:hyperlink>
      <w:r>
        <w:t xml:space="preserve"> </w:t>
      </w:r>
      <w:r w:rsidRPr="00F36367">
        <w:t>for detailed T&amp;C.</w:t>
      </w:r>
    </w:p>
    <w:p w:rsidRPr="009D2D1C" w:rsidR="009D2D1C" w:rsidP="73084C9B" w:rsidRDefault="0740830B" w14:paraId="26F41874" w14:textId="595CF492">
      <w:pPr>
        <w:rPr>
          <w:rFonts w:ascii="Calibri" w:hAnsi="Calibri" w:eastAsia="Calibri" w:cs="Calibri"/>
          <w:sz w:val="12"/>
          <w:szCs w:val="12"/>
          <w:lang w:val="en-IN"/>
        </w:rPr>
      </w:pPr>
      <w:r w:rsidRPr="019DCF71" w:rsidR="0740830B">
        <w:rPr>
          <w:b w:val="1"/>
          <w:bCs w:val="1"/>
          <w:lang w:val="en-IN"/>
        </w:rPr>
        <w:t>Spend Based Reversal</w:t>
      </w:r>
    </w:p>
    <w:p w:rsidRPr="009D2D1C" w:rsidR="009D2D1C" w:rsidP="003D47BA" w:rsidRDefault="009D2D1C" w14:paraId="7D5AEF08" w14:textId="506B93F1">
      <w:pPr>
        <w:numPr>
          <w:ilvl w:val="0"/>
          <w:numId w:val="8"/>
        </w:numPr>
        <w:rPr>
          <w:lang w:val="en-IN"/>
        </w:rPr>
      </w:pPr>
      <w:r w:rsidRPr="009D2D1C">
        <w:rPr>
          <w:lang w:val="en-IN"/>
        </w:rPr>
        <w:t xml:space="preserve">Reversal of </w:t>
      </w:r>
      <w:r w:rsidRPr="009D2D1C" w:rsidR="00395418">
        <w:rPr>
          <w:lang w:val="en-IN"/>
        </w:rPr>
        <w:t xml:space="preserve">Renewal Fee </w:t>
      </w:r>
      <w:r w:rsidRPr="009D2D1C">
        <w:rPr>
          <w:lang w:val="en-IN"/>
        </w:rPr>
        <w:t>on annual spends of Rs.</w:t>
      </w:r>
      <w:r>
        <w:rPr>
          <w:lang w:val="en-IN"/>
        </w:rPr>
        <w:t xml:space="preserve"> </w:t>
      </w:r>
      <w:r w:rsidR="0077708D">
        <w:rPr>
          <w:lang w:val="en-IN"/>
        </w:rPr>
        <w:t>3.5</w:t>
      </w:r>
      <w:r w:rsidRPr="009D2D1C">
        <w:rPr>
          <w:lang w:val="en-IN"/>
        </w:rPr>
        <w:t xml:space="preserve"> </w:t>
      </w:r>
      <w:r w:rsidRPr="009D2D1C" w:rsidR="00395418">
        <w:rPr>
          <w:lang w:val="en-IN"/>
        </w:rPr>
        <w:t>l</w:t>
      </w:r>
      <w:r w:rsidRPr="009D2D1C">
        <w:rPr>
          <w:lang w:val="en-IN"/>
        </w:rPr>
        <w:t>akh</w:t>
      </w:r>
      <w:ins w:author="Upadhyay , Shubham (SBICard)" w:date="2026-01-15T17:41:00Z" w16du:dateUtc="2026-01-15T12:11:00Z" w:id="9">
        <w:r w:rsidR="00395418">
          <w:rPr>
            <w:lang w:val="en-IN"/>
          </w:rPr>
          <w:t>s</w:t>
        </w:r>
      </w:ins>
    </w:p>
    <w:p w:rsidRPr="009164D7" w:rsidR="009D2D1C" w:rsidP="73084C9B" w:rsidRDefault="0740830B" w14:paraId="09BC7A6E" w14:textId="117F3851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019DCF71" w:rsidR="0740830B">
        <w:rPr>
          <w:b w:val="1"/>
          <w:bCs w:val="1"/>
          <w:lang w:val="en-IN"/>
        </w:rPr>
        <w:t>Fuel Surcharge Waiver</w:t>
      </w:r>
    </w:p>
    <w:p w:rsidRPr="00F23D00" w:rsidR="009D2D1C" w:rsidP="003D47BA" w:rsidRDefault="009D2D1C" w14:paraId="1EB19239" w14:textId="25155422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="0077708D">
        <w:rPr>
          <w:lang w:val="en-IN"/>
        </w:rPr>
        <w:t>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9D2D1C" w:rsidR="009D2D1C" w:rsidP="003D47BA" w:rsidRDefault="009D2D1C" w14:paraId="43FA391B" w14:textId="66D3CB9F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77708D">
        <w:rPr>
          <w:lang w:val="en-IN"/>
        </w:rPr>
        <w:t>4</w:t>
      </w:r>
      <w:r>
        <w:rPr>
          <w:lang w:val="en-IN"/>
        </w:rPr>
        <w:t>0</w:t>
      </w:r>
      <w:r w:rsidRPr="00F23D00">
        <w:rPr>
          <w:lang w:val="en-IN"/>
        </w:rPr>
        <w:t>0 per statement cycle, per credit card account.</w:t>
      </w:r>
    </w:p>
    <w:p w:rsidRPr="00166BEB" w:rsidR="00DC073E" w:rsidP="00DC073E" w:rsidRDefault="00DC073E" w14:paraId="6E2DE081" w14:textId="1F31CE62">
      <w:pPr>
        <w:rPr>
          <w:b/>
          <w:bCs/>
          <w:u w:val="single"/>
          <w:lang w:val="en-IN"/>
        </w:rPr>
      </w:pPr>
    </w:p>
    <w:p w:rsidRPr="00657510" w:rsidR="00657510" w:rsidRDefault="00657510" w14:paraId="632A1DC8" w14:textId="77777777">
      <w:pPr>
        <w:jc w:val="center"/>
        <w:rPr>
          <w:ins w:author="Namita Salgiya" w:date="2026-01-15T12:11:00Z" w:id="10"/>
          <w:b/>
          <w:bCs/>
          <w:u w:val="single"/>
          <w:lang w:val="en-IN"/>
        </w:rPr>
        <w:pPrChange w:author="Namita Salgiya" w:date="2026-01-15T12:11:00Z" w16du:dateUtc="2026-01-15T06:41:00Z" w:id="11">
          <w:pPr/>
        </w:pPrChange>
      </w:pPr>
      <w:ins w:author="Namita Salgiya" w:date="2026-01-15T12:11:00Z" w:id="12">
        <w:r w:rsidRPr="00657510">
          <w:rPr>
            <w:b/>
            <w:bCs/>
            <w:i/>
            <w:iCs/>
            <w:u w:val="single"/>
            <w:lang w:val="en-IN"/>
          </w:rPr>
          <w:t>Explore</w:t>
        </w:r>
        <w:r w:rsidRPr="00657510">
          <w:rPr>
            <w:b/>
            <w:bCs/>
            <w:u w:val="single"/>
            <w:lang w:val="en-IN"/>
          </w:rPr>
          <w:t xml:space="preserve"> REWARDS</w:t>
        </w:r>
      </w:ins>
    </w:p>
    <w:p w:rsidRPr="006D5A6D" w:rsidR="00657510" w:rsidP="00657510" w:rsidRDefault="00657510" w14:paraId="250A08F7" w14:textId="4C580A8C">
      <w:pPr>
        <w:rPr>
          <w:ins w:author="Namita Salgiya" w:date="2026-01-15T12:10:00Z" w16du:dateUtc="2026-01-15T06:40:00Z" w:id="735291557"/>
          <w:rFonts w:ascii="Calibri" w:hAnsi="Calibri" w:eastAsia="Calibri" w:cs="Calibri"/>
          <w:sz w:val="12"/>
          <w:szCs w:val="12"/>
          <w:lang w:val="en-IN"/>
        </w:rPr>
      </w:pPr>
      <w:ins w:author="Namita Salgiya" w:date="2026-01-15T12:10:00Z" w16du:dateUtc="2026-01-15T06:40:00Z" w:id="356058812">
        <w:r w:rsidRPr="019DCF71" w:rsidR="00657510">
          <w:rPr>
            <w:b w:val="1"/>
            <w:bCs w:val="1"/>
            <w:lang w:val="en-IN"/>
          </w:rPr>
          <w:t xml:space="preserve">Card Cashback </w:t>
        </w:r>
      </w:ins>
    </w:p>
    <w:p w:rsidRPr="006D5A6D" w:rsidR="00657510" w:rsidP="00657510" w:rsidRDefault="00657510" w14:paraId="0D06A68D" w14:textId="77777777">
      <w:pPr>
        <w:pStyle w:val="ListParagraph"/>
        <w:numPr>
          <w:ilvl w:val="0"/>
          <w:numId w:val="10"/>
        </w:numPr>
        <w:rPr>
          <w:ins w:author="Namita Salgiya" w:date="2026-01-15T12:10:00Z" w16du:dateUtc="2026-01-15T06:40:00Z" w:id="15"/>
          <w:lang w:val="en-IN"/>
        </w:rPr>
      </w:pPr>
      <w:ins w:author="Namita Salgiya" w:date="2026-01-15T12:10:00Z" w16du:dateUtc="2026-01-15T06:40:00Z" w:id="16">
        <w:r w:rsidRPr="006D5A6D">
          <w:rPr>
            <w:lang w:val="en-IN"/>
          </w:rPr>
          <w:t>5% Cashback on Flipkart</w:t>
        </w:r>
      </w:ins>
    </w:p>
    <w:p w:rsidRPr="00657510" w:rsidR="00657510" w:rsidP="00657510" w:rsidRDefault="00657510" w14:paraId="7471C268" w14:textId="5792CDCA">
      <w:pPr>
        <w:pStyle w:val="ListParagraph"/>
        <w:numPr>
          <w:ilvl w:val="0"/>
          <w:numId w:val="10"/>
        </w:numPr>
        <w:rPr>
          <w:ins w:author="Namita Salgiya" w:date="2026-01-15T12:11:00Z" w16du:dateUtc="2026-01-15T06:41:00Z" w:id="17"/>
          <w:lang w:val="en-IN"/>
          <w:rPrChange w:author="Namita Salgiya" w:date="2026-01-15T12:11:00Z" w16du:dateUtc="2026-01-15T06:41:00Z" w:id="18">
            <w:rPr>
              <w:ins w:author="Namita Salgiya" w:date="2026-01-15T12:11:00Z" w16du:dateUtc="2026-01-15T06:41:00Z" w:id="19"/>
            </w:rPr>
          </w:rPrChange>
        </w:rPr>
      </w:pPr>
      <w:ins w:author="Namita Salgiya" w:date="2026-01-15T12:10:00Z" w16du:dateUtc="2026-01-15T06:40:00Z" w:id="20">
        <w:r w:rsidRPr="00657510">
          <w:rPr>
            <w:lang w:val="en-IN"/>
          </w:rPr>
          <w:t xml:space="preserve">12% </w:t>
        </w:r>
        <w:r w:rsidRPr="00657510" w:rsidR="00395418">
          <w:rPr>
            <w:lang w:val="en-IN"/>
          </w:rPr>
          <w:t xml:space="preserve">Off </w:t>
        </w:r>
        <w:r w:rsidRPr="00657510">
          <w:rPr>
            <w:lang w:val="en-IN"/>
          </w:rPr>
          <w:t>on Cleartrip</w:t>
        </w:r>
      </w:ins>
    </w:p>
    <w:p w:rsidRPr="00657510" w:rsidR="00657510" w:rsidP="00657510" w:rsidRDefault="00657510" w14:paraId="7C1137C5" w14:textId="23E07192">
      <w:pPr>
        <w:pStyle w:val="ListParagraph"/>
        <w:numPr>
          <w:ilvl w:val="0"/>
          <w:numId w:val="10"/>
        </w:numPr>
        <w:rPr>
          <w:ins w:author="Namita Salgiya" w:date="2026-01-15T12:10:00Z" w16du:dateUtc="2026-01-15T06:40:00Z" w:id="21"/>
          <w:lang w:val="en-IN"/>
        </w:rPr>
      </w:pPr>
      <w:ins w:author="Namita Salgiya" w:date="2026-01-15T12:10:00Z" w16du:dateUtc="2026-01-15T06:40:00Z" w:id="22">
        <w:r w:rsidRPr="00657510">
          <w:rPr>
            <w:lang w:val="en-IN"/>
          </w:rPr>
          <w:t>7.5% Cashback on Myntra</w:t>
        </w:r>
      </w:ins>
    </w:p>
    <w:p w:rsidRPr="00657510" w:rsidR="00657510" w:rsidP="00657510" w:rsidRDefault="00657510" w14:paraId="0512CFC2" w14:textId="0F5C2D6E">
      <w:pPr>
        <w:pStyle w:val="ListParagraph"/>
        <w:numPr>
          <w:ilvl w:val="0"/>
          <w:numId w:val="10"/>
        </w:numPr>
        <w:rPr>
          <w:ins w:author="Namita Salgiya" w:date="2026-01-15T12:11:00Z" w16du:dateUtc="2026-01-15T06:41:00Z" w:id="23"/>
          <w:lang w:val="en-IN"/>
          <w:rPrChange w:author="Namita Salgiya" w:date="2026-01-15T12:11:00Z" w16du:dateUtc="2026-01-15T06:41:00Z" w:id="24">
            <w:rPr>
              <w:ins w:author="Namita Salgiya" w:date="2026-01-15T12:11:00Z" w16du:dateUtc="2026-01-15T06:41:00Z" w:id="25"/>
            </w:rPr>
          </w:rPrChange>
        </w:rPr>
      </w:pPr>
      <w:ins w:author="Namita Salgiya" w:date="2026-01-15T12:10:00Z" w16du:dateUtc="2026-01-15T06:40:00Z" w:id="26">
        <w:r w:rsidRPr="00657510">
          <w:rPr>
            <w:lang w:val="en-IN"/>
          </w:rPr>
          <w:t>4% Cashback on Preferred</w:t>
        </w:r>
      </w:ins>
      <w:ins w:author="Upadhyay , Shubham (SBICard)" w:date="2026-01-15T17:41:00Z" w16du:dateUtc="2026-01-15T12:11:00Z" w:id="27">
        <w:r w:rsidR="00395418">
          <w:rPr>
            <w:lang w:val="en-IN"/>
          </w:rPr>
          <w:t xml:space="preserve"> </w:t>
        </w:r>
      </w:ins>
      <w:ins w:author="Namita Salgiya" w:date="2026-01-15T12:10:00Z" w16du:dateUtc="2026-01-15T06:40:00Z" w:id="28">
        <w:r w:rsidRPr="00657510">
          <w:rPr>
            <w:lang w:val="en-IN"/>
          </w:rPr>
          <w:t>/</w:t>
        </w:r>
      </w:ins>
      <w:ins w:author="Upadhyay , Shubham (SBICard)" w:date="2026-01-15T17:41:00Z" w16du:dateUtc="2026-01-15T12:11:00Z" w:id="29">
        <w:r w:rsidR="00395418">
          <w:rPr>
            <w:lang w:val="en-IN"/>
          </w:rPr>
          <w:t xml:space="preserve"> </w:t>
        </w:r>
      </w:ins>
      <w:ins w:author="Namita Salgiya" w:date="2026-01-15T12:10:00Z" w16du:dateUtc="2026-01-15T06:40:00Z" w:id="30">
        <w:r w:rsidRPr="00657510">
          <w:rPr>
            <w:lang w:val="en-IN"/>
          </w:rPr>
          <w:t>Select Merchants</w:t>
        </w:r>
      </w:ins>
    </w:p>
    <w:p w:rsidRPr="00A54619" w:rsidR="00657510" w:rsidP="00A54619" w:rsidRDefault="00657510" w14:paraId="5E4E5B99" w14:textId="79C636BB">
      <w:pPr>
        <w:pStyle w:val="ListParagraph"/>
        <w:numPr>
          <w:ilvl w:val="0"/>
          <w:numId w:val="10"/>
        </w:numPr>
        <w:rPr>
          <w:ins w:author="Namita Salgiya" w:date="2026-01-15T12:10:00Z" w16du:dateUtc="2026-01-15T06:40:00Z" w:id="31"/>
          <w:lang w:val="en-IN"/>
        </w:rPr>
      </w:pPr>
      <w:ins w:author="Namita Salgiya" w:date="2026-01-15T12:10:00Z" w16du:dateUtc="2026-01-15T06:40:00Z" w:id="32">
        <w:r w:rsidRPr="00657510">
          <w:rPr>
            <w:lang w:val="en-IN"/>
          </w:rPr>
          <w:t>1% Cashback on all other eligible spends</w:t>
        </w:r>
      </w:ins>
    </w:p>
    <w:p w:rsidR="00DC073E" w:rsidDel="00657510" w:rsidRDefault="00DC073E" w14:paraId="4B577B56" w14:textId="66FC1C33">
      <w:pPr>
        <w:pStyle w:val="ListParagraph"/>
        <w:numPr>
          <w:ilvl w:val="0"/>
          <w:numId w:val="10"/>
        </w:numPr>
        <w:rPr>
          <w:del w:author="Namita Salgiya" w:date="2026-01-15T12:11:00Z" w16du:dateUtc="2026-01-15T06:41:00Z" w:id="33"/>
        </w:rPr>
        <w:pPrChange w:author="Namita Salgiya" w:date="2026-01-15T12:10:00Z" w16du:dateUtc="2026-01-15T06:40:00Z" w:id="34">
          <w:pPr>
            <w:jc w:val="center"/>
          </w:pPr>
        </w:pPrChange>
      </w:pPr>
    </w:p>
    <w:p w:rsidRPr="002D38D6" w:rsidR="002D38D6" w:rsidP="00A80E72" w:rsidRDefault="00440BB1" w14:paraId="5605250A" w14:textId="2ECE5FF2">
      <w:pPr>
        <w:jc w:val="center"/>
        <w:rPr>
          <w:b/>
          <w:bCs/>
          <w:u w:val="single"/>
          <w:lang w:val="en-IN"/>
        </w:rPr>
      </w:pPr>
      <w:r w:rsidRPr="00440BB1">
        <w:rPr>
          <w:b/>
          <w:bCs/>
          <w:i/>
          <w:iCs/>
          <w:u w:val="single"/>
          <w:lang w:val="en-IN"/>
        </w:rPr>
        <w:t>Credit Card</w:t>
      </w:r>
      <w:r>
        <w:rPr>
          <w:b/>
          <w:bCs/>
          <w:u w:val="single"/>
          <w:lang w:val="en-IN"/>
        </w:rPr>
        <w:t xml:space="preserve"> </w:t>
      </w:r>
      <w:r w:rsidRPr="00440BB1" w:rsidR="002D38D6">
        <w:rPr>
          <w:b/>
          <w:bCs/>
          <w:caps/>
          <w:u w:val="single"/>
          <w:lang w:val="en-IN"/>
        </w:rPr>
        <w:t>Fee &amp; Charges</w:t>
      </w:r>
    </w:p>
    <w:p w:rsidRPr="002D38D6" w:rsidR="002D38D6" w:rsidP="003D47BA" w:rsidRDefault="009D2D1C" w14:paraId="07E865B8" w14:textId="01588DF2">
      <w:pPr>
        <w:pStyle w:val="ListParagraph"/>
        <w:numPr>
          <w:ilvl w:val="0"/>
          <w:numId w:val="2"/>
        </w:numPr>
      </w:pPr>
      <w:r>
        <w:t>Joining</w:t>
      </w:r>
      <w:r w:rsidRPr="002D38D6" w:rsidR="002D38D6">
        <w:t xml:space="preserve"> Fee (one-time): Rs.</w:t>
      </w:r>
      <w:r w:rsidR="002D38D6">
        <w:t xml:space="preserve"> </w:t>
      </w:r>
      <w:r w:rsidR="0077708D">
        <w:t>500</w:t>
      </w:r>
      <w:r w:rsidRPr="002D38D6" w:rsidR="002D38D6">
        <w:t xml:space="preserve"> + taxes </w:t>
      </w:r>
    </w:p>
    <w:p w:rsidRPr="002D38D6" w:rsidR="002D38D6" w:rsidP="003D47BA" w:rsidRDefault="002D38D6" w14:paraId="3CCA290E" w14:textId="25AA328B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77708D">
        <w:t>500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3D47BA" w:rsidRDefault="009D2D1C" w14:paraId="7060F76E" w14:textId="7BB2A40F">
      <w:pPr>
        <w:pStyle w:val="ListParagraph"/>
        <w:numPr>
          <w:ilvl w:val="0"/>
          <w:numId w:val="3"/>
        </w:numPr>
        <w:rPr>
          <w:lang w:val="en-IN"/>
        </w:rPr>
      </w:pPr>
      <w:r>
        <w:t>Joining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77708D">
        <w:t>500</w:t>
      </w:r>
      <w:r w:rsidRPr="002D38D6" w:rsidR="00A80E72">
        <w:t xml:space="preserve"> + taxes</w:t>
      </w:r>
    </w:p>
    <w:p w:rsidR="00A579B5" w:rsidP="003D47BA" w:rsidRDefault="00A579B5" w14:paraId="5301376D" w14:textId="190AB102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77708D">
        <w:t xml:space="preserve">500 </w:t>
      </w:r>
      <w:r w:rsidRPr="002D38D6" w:rsidR="00A80E72">
        <w:t>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80E72" w:rsidP="003D47BA" w:rsidRDefault="00A80E72" w14:paraId="06754056" w14:textId="7E7BCAEC">
      <w:pPr>
        <w:pStyle w:val="ListParagraph"/>
        <w:numPr>
          <w:ilvl w:val="0"/>
          <w:numId w:val="3"/>
        </w:numPr>
        <w:rPr>
          <w:lang w:val="en-IN"/>
        </w:rPr>
      </w:pPr>
      <w:r w:rsidRPr="00A80E72">
        <w:t xml:space="preserve">Renewal Fee </w:t>
      </w:r>
      <w:r>
        <w:t xml:space="preserve">is </w:t>
      </w:r>
      <w:r w:rsidRPr="00A80E72">
        <w:t xml:space="preserve">reversed if annual spends for last year &gt;= Rs. </w:t>
      </w:r>
      <w:r w:rsidR="0077708D">
        <w:t>3</w:t>
      </w:r>
      <w:r w:rsidRPr="00A80E72">
        <w:t>,</w:t>
      </w:r>
      <w:r w:rsidR="0077708D">
        <w:t>5</w:t>
      </w:r>
      <w:r w:rsidRPr="00A80E72">
        <w:t>0,000.</w:t>
      </w:r>
    </w:p>
    <w:p w:rsidRPr="00A579B5" w:rsidR="00A579B5" w:rsidP="003D47BA" w:rsidRDefault="00A579B5" w14:paraId="099A0E29" w14:textId="78E3C354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Add-on</w:t>
      </w:r>
      <w:ins w:author="Namita Salgiya" w:date="2026-01-15T11:46:00Z" w16du:dateUtc="2026-01-15T06:16:00Z" w:id="35">
        <w:r w:rsidR="00BF4D27">
          <w:rPr>
            <w:lang w:val="en-IN"/>
          </w:rPr>
          <w:t xml:space="preserve"> Card</w:t>
        </w:r>
      </w:ins>
      <w:r w:rsidRPr="00A579B5">
        <w:rPr>
          <w:lang w:val="en-IN"/>
        </w:rPr>
        <w:t xml:space="preserve"> 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3D47BA" w:rsidR="009164D7" w:rsidP="003D47BA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8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D44EFB" w:rsidR="003D47BA" w:rsidP="003D47BA" w:rsidRDefault="003D47BA" w14:paraId="3B1EC3EC" w14:textId="77777777">
      <w:pPr>
        <w:rPr>
          <w:rStyle w:val="Hyperlink"/>
          <w:b/>
          <w:bCs/>
          <w:color w:val="auto"/>
          <w:u w:val="none"/>
        </w:rPr>
      </w:pPr>
      <w:r w:rsidRPr="00D44EFB">
        <w:rPr>
          <w:rStyle w:val="Hyperlink"/>
          <w:b/>
          <w:bCs/>
          <w:color w:val="auto"/>
          <w:u w:val="none"/>
          <w:lang w:val="en-IN"/>
        </w:rPr>
        <w:t>FAQ</w:t>
      </w:r>
    </w:p>
    <w:p w:rsidRPr="00BC38CC" w:rsidR="00BF4D27" w:rsidP="00BF4D27" w:rsidRDefault="00BF4D27" w14:paraId="71B7033C" w14:textId="6EA4C45C">
      <w:pPr>
        <w:rPr>
          <w:ins w:author="Namita Salgiya" w:date="2026-01-15T11:46:00Z" w16du:dateUtc="2026-01-15T06:16:00Z" w:id="36"/>
          <w:b/>
          <w:bCs/>
          <w:lang w:val="en-IN"/>
        </w:rPr>
      </w:pPr>
      <w:bookmarkStart w:name="_Hlk219368909" w:id="37"/>
      <w:ins w:author="Namita Salgiya" w:date="2026-01-15T11:46:00Z" w16du:dateUtc="2026-01-15T06:16:00Z" w:id="38">
        <w:r w:rsidRPr="00BC38CC">
          <w:rPr>
            <w:b/>
            <w:bCs/>
            <w:lang w:val="en-IN"/>
          </w:rPr>
          <w:t xml:space="preserve">What is </w:t>
        </w:r>
        <w:r>
          <w:rPr>
            <w:b/>
            <w:bCs/>
            <w:lang w:val="en-IN"/>
          </w:rPr>
          <w:t>Joining</w:t>
        </w:r>
        <w:r w:rsidRPr="00BC38CC">
          <w:rPr>
            <w:b/>
            <w:bCs/>
            <w:lang w:val="en-IN"/>
          </w:rPr>
          <w:t xml:space="preserve"> Fee and Renewal Fee of the card?</w:t>
        </w:r>
      </w:ins>
    </w:p>
    <w:p w:rsidRPr="00BC38CC" w:rsidR="00BF4D27" w:rsidP="00BF4D27" w:rsidRDefault="00BF4D27" w14:paraId="15040A96" w14:textId="5295EAAC">
      <w:pPr>
        <w:rPr>
          <w:ins w:author="Namita Salgiya" w:date="2026-01-15T11:46:00Z" w16du:dateUtc="2026-01-15T06:16:00Z" w:id="39"/>
          <w:lang w:val="en-IN"/>
        </w:rPr>
      </w:pPr>
      <w:ins w:author="Namita Salgiya" w:date="2026-01-15T11:46:00Z" w16du:dateUtc="2026-01-15T06:16:00Z" w:id="40">
        <w:r w:rsidRPr="00BF4D27">
          <w:rPr>
            <w:lang w:val="en-IN"/>
          </w:rPr>
          <w:t xml:space="preserve">The </w:t>
        </w:r>
        <w:r w:rsidRPr="00BF4D27">
          <w:rPr>
            <w:lang w:val="en-IN"/>
            <w:rPrChange w:author="Namita Salgiya" w:date="2026-01-15T11:47:00Z" w16du:dateUtc="2026-01-15T06:17:00Z" w:id="41">
              <w:rPr>
                <w:b/>
                <w:bCs/>
                <w:lang w:val="en-IN"/>
              </w:rPr>
            </w:rPrChange>
          </w:rPr>
          <w:t>Joining</w:t>
        </w:r>
        <w:r w:rsidRPr="00BF4D27">
          <w:rPr>
            <w:lang w:val="en-IN"/>
          </w:rPr>
          <w:t xml:space="preserve"> Fee of the card is Rs. </w:t>
        </w:r>
      </w:ins>
      <w:ins w:author="Namita Salgiya" w:date="2026-01-15T11:47:00Z" w16du:dateUtc="2026-01-15T06:17:00Z" w:id="42">
        <w:r w:rsidRPr="00BF4D27">
          <w:rPr>
            <w:lang w:val="en-IN"/>
          </w:rPr>
          <w:t>500</w:t>
        </w:r>
      </w:ins>
      <w:ins w:author="Namita Salgiya" w:date="2026-01-15T11:46:00Z" w16du:dateUtc="2026-01-15T06:16:00Z" w:id="43">
        <w:r w:rsidRPr="00BF4D27">
          <w:rPr>
            <w:lang w:val="en-IN"/>
          </w:rPr>
          <w:t xml:space="preserve"> + taxes. The Renewal Fee is Rs. </w:t>
        </w:r>
      </w:ins>
      <w:ins w:author="Namita Salgiya" w:date="2026-01-15T11:47:00Z" w16du:dateUtc="2026-01-15T06:17:00Z" w:id="44">
        <w:r w:rsidRPr="00BF4D27">
          <w:rPr>
            <w:lang w:val="en-IN"/>
          </w:rPr>
          <w:t>500</w:t>
        </w:r>
      </w:ins>
      <w:ins w:author="Namita Salgiya" w:date="2026-01-15T11:46:00Z" w16du:dateUtc="2026-01-15T06:16:00Z" w:id="45">
        <w:r w:rsidRPr="00BF4D27">
          <w:rPr>
            <w:lang w:val="en-IN"/>
          </w:rPr>
          <w:t xml:space="preserve"> + taxes from second year onwards.</w:t>
        </w:r>
      </w:ins>
      <w:ins w:author="Namita Salgiya" w:date="2026-01-15T11:47:00Z" w16du:dateUtc="2026-01-15T06:17:00Z" w:id="46">
        <w:r w:rsidRPr="00BF4D27">
          <w:rPr>
            <w:lang w:val="en-IN"/>
          </w:rPr>
          <w:t xml:space="preserve"> </w:t>
        </w:r>
        <w:r w:rsidRPr="00A80E72">
          <w:t xml:space="preserve">Renewal Fee </w:t>
        </w:r>
        <w:r>
          <w:t xml:space="preserve">is </w:t>
        </w:r>
        <w:r w:rsidRPr="00A80E72">
          <w:t xml:space="preserve">reversed if annual spends for last year &gt;= Rs. </w:t>
        </w:r>
        <w:r>
          <w:t>3</w:t>
        </w:r>
        <w:r w:rsidRPr="00A80E72">
          <w:t>,</w:t>
        </w:r>
        <w:r>
          <w:t>5</w:t>
        </w:r>
        <w:r w:rsidRPr="00A80E72">
          <w:t>0,000.</w:t>
        </w:r>
      </w:ins>
    </w:p>
    <w:p w:rsidRPr="00BC38CC" w:rsidR="00BF4D27" w:rsidP="00BF4D27" w:rsidRDefault="00BF4D27" w14:paraId="5716E4A6" w14:textId="77777777">
      <w:pPr>
        <w:rPr>
          <w:ins w:author="Namita Salgiya" w:date="2026-01-15T11:46:00Z" w16du:dateUtc="2026-01-15T06:16:00Z" w:id="47"/>
          <w:b/>
          <w:bCs/>
          <w:lang w:val="en-IN"/>
        </w:rPr>
      </w:pPr>
      <w:ins w:author="Namita Salgiya" w:date="2026-01-15T11:46:00Z" w16du:dateUtc="2026-01-15T06:16:00Z" w:id="48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BF4D27" w:rsidP="00BF4D27" w:rsidRDefault="00BF4D27" w14:paraId="244E8B13" w14:textId="461721B7">
      <w:pPr>
        <w:rPr>
          <w:ins w:author="Namita Salgiya" w:date="2026-01-15T11:46:00Z" w16du:dateUtc="2026-01-15T06:16:00Z" w:id="49"/>
          <w:lang w:val="en-IN"/>
        </w:rPr>
      </w:pPr>
      <w:ins w:author="Namita Salgiya" w:date="2026-01-15T11:46:00Z" w16du:dateUtc="2026-01-15T06:16:00Z" w:id="50">
        <w:r w:rsidRPr="00BC38CC">
          <w:rPr>
            <w:lang w:val="en-IN"/>
          </w:rPr>
          <w:t xml:space="preserve">Yes, </w:t>
        </w:r>
      </w:ins>
      <w:ins w:author="Namita Salgiya" w:date="2026-01-15T11:48:00Z" w16du:dateUtc="2026-01-15T06:18:00Z" w:id="51">
        <w:r>
          <w:rPr>
            <w:lang w:val="en-IN"/>
          </w:rPr>
          <w:t>y</w:t>
        </w:r>
      </w:ins>
      <w:ins w:author="Namita Salgiya" w:date="2026-01-15T11:46:00Z" w16du:dateUtc="2026-01-15T06:16:00Z" w:id="52">
        <w:r w:rsidRPr="00BC38CC">
          <w:rPr>
            <w:lang w:val="en-IN"/>
          </w:rPr>
          <w:t>ou can withdraw cash from over 1 million ATMs across the globe.</w:t>
        </w:r>
      </w:ins>
    </w:p>
    <w:p w:rsidRPr="00BC38CC" w:rsidR="00BF4D27" w:rsidP="00BF4D27" w:rsidRDefault="00BF4D27" w14:paraId="743A186A" w14:textId="77777777">
      <w:pPr>
        <w:rPr>
          <w:ins w:author="Namita Salgiya" w:date="2026-01-15T11:46:00Z" w16du:dateUtc="2026-01-15T06:16:00Z" w:id="53"/>
          <w:b/>
          <w:bCs/>
          <w:lang w:val="en-IN"/>
        </w:rPr>
      </w:pPr>
      <w:ins w:author="Namita Salgiya" w:date="2026-01-15T11:46:00Z" w16du:dateUtc="2026-01-15T06:16:00Z" w:id="54">
        <w:r w:rsidRPr="00BC38CC">
          <w:rPr>
            <w:b/>
            <w:bCs/>
            <w:lang w:val="en-IN"/>
          </w:rPr>
          <w:t>How can I apply for the card?</w:t>
        </w:r>
      </w:ins>
    </w:p>
    <w:p w:rsidRPr="00BF4D27" w:rsidR="003D47BA" w:rsidDel="00BF4D27" w:rsidRDefault="00BF4D27" w14:paraId="4D4E7343" w14:textId="052CBF01">
      <w:pPr>
        <w:rPr>
          <w:del w:author="Namita Salgiya" w:date="2026-01-15T11:46:00Z" w16du:dateUtc="2026-01-15T06:16:00Z" w:id="55"/>
          <w:lang w:val="en-IN"/>
        </w:rPr>
        <w:pPrChange w:author="Namita Salgiya" w:date="2026-01-15T11:46:00Z" w16du:dateUtc="2026-01-15T06:16:00Z" w:id="56">
          <w:pPr>
            <w:jc w:val="center"/>
          </w:pPr>
        </w:pPrChange>
      </w:pPr>
      <w:ins w:author="Namita Salgiya" w:date="2026-01-15T11:46:00Z" w16du:dateUtc="2026-01-15T06:16:00Z" w:id="57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  <w:bookmarkEnd w:id="37"/>
      <w:del w:author="Namita Salgiya" w:date="2026-01-15T11:46:00Z" w16du:dateUtc="2026-01-15T06:16:00Z" w:id="58">
        <w:r w:rsidRPr="00BF4D27" w:rsidDel="00BF4D27" w:rsidR="003D47BA">
          <w:rPr>
            <w:lang w:val="en-IN"/>
          </w:rPr>
          <w:delText>https://www.sbicard.com/en/faq.page</w:delText>
        </w:r>
      </w:del>
    </w:p>
    <w:p w:rsidRPr="003D47BA" w:rsidR="00BF4D27" w:rsidRDefault="00BF4D27" w14:paraId="16683906" w14:textId="77777777">
      <w:pPr>
        <w:rPr>
          <w:ins w:author="Namita Salgiya" w:date="2026-01-15T11:46:00Z" w16du:dateUtc="2026-01-15T06:16:00Z" w:id="59"/>
        </w:rPr>
        <w:pPrChange w:author="Namita Salgiya" w:date="2026-01-15T11:46:00Z" w16du:dateUtc="2026-01-15T06:16:00Z" w:id="60">
          <w:pPr>
            <w:pStyle w:val="ListParagraph"/>
            <w:numPr>
              <w:numId w:val="4"/>
            </w:numPr>
            <w:tabs>
              <w:tab w:val="num" w:pos="720"/>
            </w:tabs>
            <w:ind w:hanging="360"/>
          </w:pPr>
        </w:pPrChange>
      </w:pPr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0E6499">
        <w:rPr>
          <w:b/>
          <w:bCs/>
          <w:i/>
          <w:iCs/>
          <w:u w:val="single"/>
          <w:lang w:val="en-IN"/>
        </w:rPr>
        <w:t>Other</w:t>
      </w:r>
      <w:r w:rsidRPr="009164D7">
        <w:rPr>
          <w:b/>
          <w:bCs/>
          <w:u w:val="single"/>
          <w:lang w:val="en-IN"/>
        </w:rPr>
        <w:t xml:space="preserve"> </w:t>
      </w:r>
      <w:r w:rsidRPr="000E6499">
        <w:rPr>
          <w:b/>
          <w:bCs/>
          <w:caps/>
          <w:u w:val="single"/>
          <w:lang w:val="en-IN"/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C37A02" w:rsidR="00F318DC" w:rsidP="003D47BA" w:rsidRDefault="00F318DC" w14:paraId="67D93AD6" w14:textId="478EE74C">
      <w:pPr>
        <w:pStyle w:val="ListParagraph"/>
        <w:numPr>
          <w:ilvl w:val="0"/>
          <w:numId w:val="4"/>
        </w:num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</w:t>
      </w:r>
      <w:r w:rsidRPr="006D5A6D" w:rsidR="006D5A6D">
        <w:rPr>
          <w:lang w:val="en-IN"/>
        </w:rPr>
        <w:t>Flipkart SBI Card</w:t>
      </w:r>
      <w:r w:rsidRPr="00C37A02">
        <w:t>. Simply tap your card on a secure reader for instant transactions.</w:t>
      </w:r>
    </w:p>
    <w:p w:rsidRPr="00AC2D69" w:rsidR="00F318DC" w:rsidP="003D47BA" w:rsidRDefault="00F318DC" w14:paraId="13B302FB" w14:textId="77777777">
      <w:pPr>
        <w:pStyle w:val="ListParagraph"/>
        <w:numPr>
          <w:ilvl w:val="0"/>
          <w:numId w:val="4"/>
        </w:numPr>
        <w:rPr>
          <w:lang w:val="en-IN"/>
        </w:rPr>
      </w:pPr>
      <w:r w:rsidRPr="00AC2D69">
        <w:rPr>
          <w:b/>
          <w:bCs/>
          <w:lang w:val="en-IN"/>
        </w:rPr>
        <w:lastRenderedPageBreak/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P="003D47BA" w:rsidRDefault="00F318DC" w14:paraId="5586057D" w14:textId="1A845A15">
      <w:pPr>
        <w:pStyle w:val="ListParagraph"/>
        <w:numPr>
          <w:ilvl w:val="0"/>
          <w:numId w:val="5"/>
        </w:numPr>
        <w:rPr>
          <w:ins w:author="Namita Salgiya" w:date="2026-01-15T12:07:00Z" w16du:dateUtc="2026-01-15T06:37:00Z" w:id="61"/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ins w:author="Namita Salgiya" w:date="2026-01-15T12:07:00Z" w16du:dateUtc="2026-01-15T06:37:00Z" w:id="62">
        <w:r w:rsidR="006D0493">
          <w:rPr>
            <w:lang w:val="en-IN"/>
          </w:rPr>
          <w:t>P</w:t>
        </w:r>
      </w:ins>
      <w:del w:author="Namita Salgiya" w:date="2026-01-15T12:07:00Z" w16du:dateUtc="2026-01-15T06:37:00Z" w:id="63">
        <w:r w:rsidRPr="00AC2D69" w:rsidDel="006D0493">
          <w:rPr>
            <w:lang w:val="en-IN"/>
          </w:rPr>
          <w:delText>p</w:delText>
        </w:r>
      </w:del>
      <w:r w:rsidRPr="00AC2D69">
        <w:rPr>
          <w:lang w:val="en-IN"/>
        </w:rPr>
        <w:t>ayWave’s unique security key ensures that even if the card is tapped multiple times, only one transaction is processed.</w:t>
      </w:r>
    </w:p>
    <w:bookmarkStart w:name="_Hlk219368972" w:id="64"/>
    <w:p w:rsidRPr="001A04C4" w:rsidR="006D0493" w:rsidP="006D0493" w:rsidRDefault="006D0493" w14:paraId="0D7B9585" w14:textId="77777777">
      <w:pPr>
        <w:pStyle w:val="ListParagraph"/>
        <w:numPr>
          <w:ilvl w:val="0"/>
          <w:numId w:val="5"/>
        </w:numPr>
        <w:rPr>
          <w:ins w:author="Namita Salgiya" w:date="2026-01-15T12:07:00Z" w16du:dateUtc="2026-01-15T06:37:00Z" w:id="65"/>
        </w:rPr>
      </w:pPr>
      <w:ins w:author="Namita Salgiya" w:date="2026-01-15T12:07:00Z" w16du:dateUtc="2026-01-15T06:37:00Z" w:id="66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6D0493" w:rsidP="006D0493" w:rsidRDefault="006D0493" w14:paraId="5923C8C9" w14:textId="77777777">
      <w:pPr>
        <w:pStyle w:val="ListParagraph"/>
        <w:numPr>
          <w:ilvl w:val="0"/>
          <w:numId w:val="5"/>
        </w:numPr>
        <w:rPr>
          <w:ins w:author="Namita Salgiya" w:date="2026-01-15T12:07:00Z" w16du:dateUtc="2026-01-15T06:37:00Z" w:id="67"/>
        </w:rPr>
      </w:pPr>
      <w:ins w:author="Namita Salgiya" w:date="2026-01-15T12:07:00Z" w16du:dateUtc="2026-01-15T06:37:00Z" w:id="68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64"/>
    <w:p w:rsidRPr="00AC2D69" w:rsidR="006D0493" w:rsidRDefault="006D0493" w14:paraId="66AF73EA" w14:textId="77777777">
      <w:pPr>
        <w:pStyle w:val="ListParagraph"/>
        <w:ind w:left="1440"/>
        <w:rPr>
          <w:lang w:val="en-IN"/>
        </w:rPr>
        <w:pPrChange w:author="Namita Salgiya" w:date="2026-01-15T12:07:00Z" w16du:dateUtc="2026-01-15T06:37:00Z" w:id="69">
          <w:pPr>
            <w:pStyle w:val="ListParagraph"/>
            <w:numPr>
              <w:numId w:val="5"/>
            </w:numPr>
            <w:ind w:hanging="360"/>
          </w:pPr>
        </w:pPrChange>
      </w:pPr>
    </w:p>
    <w:p w:rsidRPr="009164D7" w:rsidR="004A5805" w:rsidP="004A5805" w:rsidRDefault="004A5805" w14:paraId="5C097B34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77708D" w:rsidR="004A5805" w:rsidP="003D47BA" w:rsidRDefault="004A5805" w14:paraId="4D90663A" w14:textId="278200B8">
      <w:pPr>
        <w:pStyle w:val="ListParagraph"/>
        <w:numPr>
          <w:ilvl w:val="0"/>
          <w:numId w:val="6"/>
        </w:numPr>
        <w:rPr>
          <w:lang w:val="en-IN" w:eastAsia="en-IN"/>
        </w:rPr>
      </w:pPr>
      <w:r w:rsidRPr="004A5805">
        <w:rPr>
          <w:lang w:val="en-IN" w:eastAsia="en-IN"/>
        </w:rPr>
        <w:t>Withdraw cash from over 1 million</w:t>
      </w:r>
      <w:r w:rsidR="00F318DC">
        <w:rPr>
          <w:lang w:val="en-IN" w:eastAsia="en-IN"/>
        </w:rPr>
        <w:t xml:space="preserve"> </w:t>
      </w:r>
      <w:r w:rsidRPr="004A5805">
        <w:rPr>
          <w:lang w:val="en-IN" w:eastAsia="en-IN"/>
        </w:rPr>
        <w:t>ATMs across the globe</w:t>
      </w:r>
    </w:p>
    <w:p w:rsidRPr="004A5805" w:rsidR="0077708D" w:rsidP="0077708D" w:rsidRDefault="0077708D" w14:paraId="5FD54FA8" w14:textId="7916CB18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ins w:author="Upadhyay , Shubham (SBICard)" w:date="2026-01-15T17:43:00Z" w16du:dateUtc="2026-01-15T12:13:00Z" w:id="70">
        <w:r w:rsidR="00395418">
          <w:rPr>
            <w:b/>
            <w:bCs/>
            <w:lang w:val="en-IN"/>
          </w:rPr>
          <w:t xml:space="preserve"> EMI</w:t>
        </w:r>
      </w:ins>
    </w:p>
    <w:p w:rsidRPr="004A5805" w:rsidR="0077708D" w:rsidP="003D47BA" w:rsidRDefault="0077708D" w14:paraId="155DC603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77708D" w:rsidP="003D47BA" w:rsidRDefault="0077708D" w14:paraId="49821CBC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="0077708D" w:rsidP="003D47BA" w:rsidRDefault="00173FDA" w14:paraId="6AA53B00" w14:textId="3DDCDC18">
      <w:pPr>
        <w:pStyle w:val="ListParagraph"/>
        <w:numPr>
          <w:ilvl w:val="0"/>
          <w:numId w:val="6"/>
        </w:numPr>
      </w:pPr>
      <w:hyperlink w:tgtFrame="_blank" w:history="1" r:id="rId19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6D0493" w:rsidP="006D0493" w:rsidRDefault="006D0493" w14:paraId="67F67C3B" w14:textId="77777777">
      <w:pPr>
        <w:rPr>
          <w:ins w:author="Namita Salgiya" w:date="2026-01-15T12:09:00Z" w16du:dateUtc="2026-01-15T06:39:00Z" w:id="71"/>
          <w:b/>
          <w:bCs/>
          <w:lang w:val="en-IN"/>
        </w:rPr>
      </w:pPr>
      <w:bookmarkStart w:name="_Hlk219363897" w:id="72"/>
      <w:ins w:author="Namita Salgiya" w:date="2026-01-15T12:09:00Z" w16du:dateUtc="2026-01-15T06:39:00Z" w:id="73">
        <w:r w:rsidRPr="00F534F3">
          <w:rPr>
            <w:b/>
            <w:bCs/>
            <w:lang w:val="en-IN"/>
          </w:rPr>
          <w:t>Add-on Cards</w:t>
        </w:r>
      </w:ins>
    </w:p>
    <w:p w:rsidRPr="00AC1ED4" w:rsidR="006D0493" w:rsidP="006D0493" w:rsidRDefault="006D0493" w14:paraId="7608DC11" w14:textId="77777777">
      <w:pPr>
        <w:pStyle w:val="ListParagraph"/>
        <w:numPr>
          <w:ilvl w:val="0"/>
          <w:numId w:val="11"/>
        </w:numPr>
        <w:rPr>
          <w:ins w:author="Namita Salgiya" w:date="2026-01-15T12:09:00Z" w16du:dateUtc="2026-01-15T06:39:00Z" w:id="74"/>
        </w:rPr>
      </w:pPr>
      <w:ins w:author="Namita Salgiya" w:date="2026-01-15T12:09:00Z" w16du:dateUtc="2026-01-15T06:39:00Z" w:id="75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6D0493" w:rsidP="006D0493" w:rsidRDefault="006D0493" w14:paraId="4CEF62F3" w14:textId="77777777">
      <w:pPr>
        <w:rPr>
          <w:ins w:author="Namita Salgiya" w:date="2026-01-15T12:09:00Z" w16du:dateUtc="2026-01-15T06:39:00Z" w:id="76"/>
          <w:b/>
          <w:bCs/>
        </w:rPr>
      </w:pPr>
      <w:ins w:author="Namita Salgiya" w:date="2026-01-15T12:09:00Z" w16du:dateUtc="2026-01-15T06:39:00Z" w:id="77">
        <w:r w:rsidRPr="00AC1ED4">
          <w:rPr>
            <w:b/>
            <w:bCs/>
          </w:rPr>
          <w:t>Easy Bill Pay Facility</w:t>
        </w:r>
      </w:ins>
    </w:p>
    <w:p w:rsidRPr="00AC1ED4" w:rsidR="006D0493" w:rsidP="006D0493" w:rsidRDefault="006D0493" w14:paraId="16B3D7FA" w14:textId="77777777">
      <w:pPr>
        <w:pStyle w:val="ListParagraph"/>
        <w:numPr>
          <w:ilvl w:val="0"/>
          <w:numId w:val="11"/>
        </w:numPr>
        <w:rPr>
          <w:ins w:author="Namita Salgiya" w:date="2026-01-15T12:09:00Z" w16du:dateUtc="2026-01-15T06:39:00Z" w:id="78"/>
        </w:rPr>
      </w:pPr>
      <w:ins w:author="Namita Salgiya" w:date="2026-01-15T12:09:00Z" w16du:dateUtc="2026-01-15T06:39:00Z" w:id="79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6D0493" w:rsidP="006D0493" w:rsidRDefault="006D0493" w14:paraId="0C71412E" w14:textId="77777777">
      <w:pPr>
        <w:rPr>
          <w:ins w:author="Namita Salgiya" w:date="2026-01-15T12:09:00Z" w16du:dateUtc="2026-01-15T06:39:00Z" w:id="80"/>
          <w:b/>
          <w:bCs/>
        </w:rPr>
      </w:pPr>
      <w:ins w:author="Namita Salgiya" w:date="2026-01-15T12:09:00Z" w16du:dateUtc="2026-01-15T06:39:00Z" w:id="81">
        <w:r w:rsidRPr="005E66AE">
          <w:rPr>
            <w:b/>
            <w:bCs/>
          </w:rPr>
          <w:t>Balance Transfer on EMI</w:t>
        </w:r>
      </w:ins>
    </w:p>
    <w:p w:rsidRPr="005E66AE" w:rsidR="006D0493" w:rsidP="006D0493" w:rsidRDefault="006D0493" w14:paraId="6FDE2D64" w14:textId="77777777">
      <w:pPr>
        <w:pStyle w:val="ListParagraph"/>
        <w:numPr>
          <w:ilvl w:val="0"/>
          <w:numId w:val="6"/>
        </w:numPr>
        <w:rPr>
          <w:ins w:author="Namita Salgiya" w:date="2026-01-15T12:09:00Z" w16du:dateUtc="2026-01-15T06:39:00Z" w:id="82"/>
        </w:rPr>
      </w:pPr>
      <w:ins w:author="Namita Salgiya" w:date="2026-01-15T12:09:00Z" w16du:dateUtc="2026-01-15T06:39:00Z" w:id="83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6D0493" w:rsidP="006D0493" w:rsidRDefault="006D0493" w14:paraId="3980518F" w14:textId="0031985C">
      <w:pPr>
        <w:pStyle w:val="ListParagraph"/>
        <w:numPr>
          <w:ilvl w:val="0"/>
          <w:numId w:val="6"/>
        </w:numPr>
        <w:rPr>
          <w:ins w:author="Namita Salgiya" w:date="2026-01-15T12:09:00Z" w16du:dateUtc="2026-01-15T06:39:00Z" w:id="84"/>
        </w:rPr>
      </w:pPr>
      <w:ins w:author="Namita Salgiya" w:date="2026-01-15T12:09:00Z" w16du:dateUtc="2026-01-15T06:39:00Z" w:id="85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</w:ins>
      <w:ins w:author="Namita Salgiya" w:date="2026-01-15T12:10:00Z" w16du:dateUtc="2026-01-15T06:40:00Z" w:id="86">
        <w:r w:rsidRPr="006D5A6D">
          <w:rPr>
            <w:lang w:val="en-IN"/>
          </w:rPr>
          <w:t>Flipkart SBI Card</w:t>
        </w:r>
        <w:r>
          <w:rPr>
            <w:lang w:val="en-IN"/>
          </w:rPr>
          <w:t xml:space="preserve"> </w:t>
        </w:r>
      </w:ins>
      <w:ins w:author="Namita Salgiya" w:date="2026-01-15T12:09:00Z" w16du:dateUtc="2026-01-15T06:39:00Z" w:id="87"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6D0493" w:rsidP="006D0493" w:rsidRDefault="006D0493" w14:paraId="0AC5BB16" w14:textId="77777777">
      <w:pPr>
        <w:pStyle w:val="ListParagraph"/>
        <w:numPr>
          <w:ilvl w:val="0"/>
          <w:numId w:val="6"/>
        </w:numPr>
        <w:rPr>
          <w:ins w:author="Namita Salgiya" w:date="2026-01-15T12:09:00Z" w16du:dateUtc="2026-01-15T06:39:00Z" w:id="88"/>
        </w:rPr>
      </w:pPr>
      <w:ins w:author="Namita Salgiya" w:date="2026-01-15T12:09:00Z" w16du:dateUtc="2026-01-15T06:39:00Z" w:id="89">
        <w:r w:rsidRPr="00247784">
          <w:t>Login to your account to avail this facility.</w:t>
        </w:r>
      </w:ins>
    </w:p>
    <w:bookmarkEnd w:id="72"/>
    <w:p w:rsidR="00DC073E" w:rsidP="00DC073E" w:rsidRDefault="00DC073E" w14:paraId="7CDC63CB" w14:textId="77777777"/>
    <w:p w:rsidRPr="00173FDA" w:rsidR="00DC073E" w:rsidP="00DC073E" w:rsidRDefault="00DC073E" w14:paraId="08F546D1" w14:textId="77777777"/>
    <w:sectPr w:rsidRPr="00173FDA" w:rsidR="00DC073E">
      <w:footerReference w:type="even" r:id="rId24"/>
      <w:footerReference w:type="default" r:id="rId25"/>
      <w:footerReference w:type="first" r:id="rId26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7DEC" w:rsidP="00051EF3" w:rsidRDefault="00FF7DEC" w14:paraId="42367408" w14:textId="77777777">
      <w:pPr>
        <w:spacing w:after="0" w:line="240" w:lineRule="auto"/>
      </w:pPr>
      <w:r>
        <w:separator/>
      </w:r>
    </w:p>
  </w:endnote>
  <w:endnote w:type="continuationSeparator" w:id="0">
    <w:p w:rsidR="00FF7DEC" w:rsidP="00051EF3" w:rsidRDefault="00FF7DEC" w14:paraId="412BE4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51EF3" w:rsidRDefault="00051EF3" w14:paraId="1D2DE990" w14:textId="088BBA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6F16C3" wp14:editId="470677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74181479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51EF3" w:rsidR="00051EF3" w:rsidP="00051EF3" w:rsidRDefault="00051EF3" w14:paraId="6A380B89" w14:textId="031F690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51EF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36F16C3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fill o:detectmouseclick="t"/>
              <v:textbox style="mso-fit-shape-to-text:t" inset="0,0,0,15pt">
                <w:txbxContent>
                  <w:p w:rsidRPr="00051EF3" w:rsidR="00051EF3" w:rsidP="00051EF3" w:rsidRDefault="00051EF3" w14:paraId="6A380B89" w14:textId="031F690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51EF3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51EF3" w:rsidRDefault="00051EF3" w14:paraId="31E0B711" w14:textId="53CCEC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8D0582" wp14:editId="568DBF27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356896918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51EF3" w:rsidR="00051EF3" w:rsidP="00051EF3" w:rsidRDefault="00051EF3" w14:paraId="32446BB6" w14:textId="05E4E06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51EF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78D0582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fill o:detectmouseclick="t"/>
              <v:textbox style="mso-fit-shape-to-text:t" inset="0,0,0,15pt">
                <w:txbxContent>
                  <w:p w:rsidRPr="00051EF3" w:rsidR="00051EF3" w:rsidP="00051EF3" w:rsidRDefault="00051EF3" w14:paraId="32446BB6" w14:textId="05E4E06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51EF3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51EF3" w:rsidRDefault="00051EF3" w14:paraId="5DACA7FC" w14:textId="2B95D1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8669EA" wp14:editId="60B9ED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917711156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51EF3" w:rsidR="00051EF3" w:rsidP="00051EF3" w:rsidRDefault="00051EF3" w14:paraId="27E94BBC" w14:textId="3C0B209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51EF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D8669EA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fill o:detectmouseclick="t"/>
              <v:textbox style="mso-fit-shape-to-text:t" inset="0,0,0,15pt">
                <w:txbxContent>
                  <w:p w:rsidRPr="00051EF3" w:rsidR="00051EF3" w:rsidP="00051EF3" w:rsidRDefault="00051EF3" w14:paraId="27E94BBC" w14:textId="3C0B209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051EF3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7DEC" w:rsidP="00051EF3" w:rsidRDefault="00FF7DEC" w14:paraId="0BE9954E" w14:textId="77777777">
      <w:pPr>
        <w:spacing w:after="0" w:line="240" w:lineRule="auto"/>
      </w:pPr>
      <w:r>
        <w:separator/>
      </w:r>
    </w:p>
  </w:footnote>
  <w:footnote w:type="continuationSeparator" w:id="0">
    <w:p w:rsidR="00FF7DEC" w:rsidP="00051EF3" w:rsidRDefault="00FF7DEC" w14:paraId="0860856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E380247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BC3EE1"/>
    <w:multiLevelType w:val="multilevel"/>
    <w:tmpl w:val="FC6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E71137"/>
    <w:multiLevelType w:val="hybridMultilevel"/>
    <w:tmpl w:val="A9768B2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A24178"/>
    <w:multiLevelType w:val="hybridMultilevel"/>
    <w:tmpl w:val="ACF6F7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7825D2E"/>
    <w:multiLevelType w:val="hybridMultilevel"/>
    <w:tmpl w:val="CB68C8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A6906DD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AF049FF"/>
    <w:multiLevelType w:val="hybridMultilevel"/>
    <w:tmpl w:val="1D14E6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90033116">
    <w:abstractNumId w:val="4"/>
  </w:num>
  <w:num w:numId="2" w16cid:durableId="2078162124">
    <w:abstractNumId w:val="6"/>
  </w:num>
  <w:num w:numId="3" w16cid:durableId="2056272943">
    <w:abstractNumId w:val="5"/>
  </w:num>
  <w:num w:numId="4" w16cid:durableId="1613200572">
    <w:abstractNumId w:val="1"/>
  </w:num>
  <w:num w:numId="5" w16cid:durableId="593637815">
    <w:abstractNumId w:val="10"/>
  </w:num>
  <w:num w:numId="6" w16cid:durableId="527374765">
    <w:abstractNumId w:val="0"/>
  </w:num>
  <w:num w:numId="7" w16cid:durableId="1567109780">
    <w:abstractNumId w:val="3"/>
  </w:num>
  <w:num w:numId="8" w16cid:durableId="1341203490">
    <w:abstractNumId w:val="9"/>
  </w:num>
  <w:num w:numId="9" w16cid:durableId="2027058209">
    <w:abstractNumId w:val="2"/>
  </w:num>
  <w:num w:numId="10" w16cid:durableId="1298300711">
    <w:abstractNumId w:val="8"/>
  </w:num>
  <w:num w:numId="11" w16cid:durableId="2140219596">
    <w:abstractNumId w:val="7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0630B"/>
    <w:rsid w:val="0001FAE4"/>
    <w:rsid w:val="00051EF3"/>
    <w:rsid w:val="00061D4B"/>
    <w:rsid w:val="0009775C"/>
    <w:rsid w:val="000E6499"/>
    <w:rsid w:val="00100E33"/>
    <w:rsid w:val="0012030B"/>
    <w:rsid w:val="00122BDC"/>
    <w:rsid w:val="001535C0"/>
    <w:rsid w:val="001573BC"/>
    <w:rsid w:val="0016440F"/>
    <w:rsid w:val="00173FDA"/>
    <w:rsid w:val="001C5B69"/>
    <w:rsid w:val="00217F8A"/>
    <w:rsid w:val="00235F80"/>
    <w:rsid w:val="0029715F"/>
    <w:rsid w:val="002D38D6"/>
    <w:rsid w:val="00311B56"/>
    <w:rsid w:val="00345E13"/>
    <w:rsid w:val="00395418"/>
    <w:rsid w:val="003C18A8"/>
    <w:rsid w:val="003D47BA"/>
    <w:rsid w:val="003D715C"/>
    <w:rsid w:val="0042325B"/>
    <w:rsid w:val="00435C75"/>
    <w:rsid w:val="00440BB1"/>
    <w:rsid w:val="0049200C"/>
    <w:rsid w:val="004A5805"/>
    <w:rsid w:val="00513A0B"/>
    <w:rsid w:val="00525DAE"/>
    <w:rsid w:val="005310B6"/>
    <w:rsid w:val="005643BE"/>
    <w:rsid w:val="00573E9C"/>
    <w:rsid w:val="00637D0A"/>
    <w:rsid w:val="00641D77"/>
    <w:rsid w:val="00657510"/>
    <w:rsid w:val="00681931"/>
    <w:rsid w:val="006938F5"/>
    <w:rsid w:val="006A2631"/>
    <w:rsid w:val="006D0493"/>
    <w:rsid w:val="006D5A6D"/>
    <w:rsid w:val="00724537"/>
    <w:rsid w:val="007275A2"/>
    <w:rsid w:val="007550F8"/>
    <w:rsid w:val="0077708D"/>
    <w:rsid w:val="007E6A3E"/>
    <w:rsid w:val="00804968"/>
    <w:rsid w:val="0083076E"/>
    <w:rsid w:val="00832A62"/>
    <w:rsid w:val="008E4E96"/>
    <w:rsid w:val="009164D7"/>
    <w:rsid w:val="00931386"/>
    <w:rsid w:val="009A176A"/>
    <w:rsid w:val="009C0D9E"/>
    <w:rsid w:val="009C50BA"/>
    <w:rsid w:val="009D2D1C"/>
    <w:rsid w:val="00A150C5"/>
    <w:rsid w:val="00A27FC1"/>
    <w:rsid w:val="00A54619"/>
    <w:rsid w:val="00A579B5"/>
    <w:rsid w:val="00A80E72"/>
    <w:rsid w:val="00AC2D69"/>
    <w:rsid w:val="00AF4A2A"/>
    <w:rsid w:val="00B74F63"/>
    <w:rsid w:val="00BA12D3"/>
    <w:rsid w:val="00BF4D27"/>
    <w:rsid w:val="00C0786A"/>
    <w:rsid w:val="00C37A02"/>
    <w:rsid w:val="00C42307"/>
    <w:rsid w:val="00C63C91"/>
    <w:rsid w:val="00C66F71"/>
    <w:rsid w:val="00C712F6"/>
    <w:rsid w:val="00C74138"/>
    <w:rsid w:val="00CA0D52"/>
    <w:rsid w:val="00CA5965"/>
    <w:rsid w:val="00CB45CF"/>
    <w:rsid w:val="00CD511F"/>
    <w:rsid w:val="00D34CF6"/>
    <w:rsid w:val="00D41563"/>
    <w:rsid w:val="00D44EFB"/>
    <w:rsid w:val="00DB606B"/>
    <w:rsid w:val="00DC073E"/>
    <w:rsid w:val="00E07D94"/>
    <w:rsid w:val="00E56665"/>
    <w:rsid w:val="00E62FE6"/>
    <w:rsid w:val="00F23D00"/>
    <w:rsid w:val="00F318DC"/>
    <w:rsid w:val="00F31F00"/>
    <w:rsid w:val="00F36367"/>
    <w:rsid w:val="00FB78C6"/>
    <w:rsid w:val="00FC56CE"/>
    <w:rsid w:val="00FF7DEC"/>
    <w:rsid w:val="0167BBB9"/>
    <w:rsid w:val="019DCF71"/>
    <w:rsid w:val="0740830B"/>
    <w:rsid w:val="0CAE81BF"/>
    <w:rsid w:val="1BFAC0FF"/>
    <w:rsid w:val="1DFF6D87"/>
    <w:rsid w:val="20CD070C"/>
    <w:rsid w:val="244B949F"/>
    <w:rsid w:val="2ADD0D40"/>
    <w:rsid w:val="2B1EFC17"/>
    <w:rsid w:val="2BA28135"/>
    <w:rsid w:val="34F47211"/>
    <w:rsid w:val="365D65AC"/>
    <w:rsid w:val="3806E5A5"/>
    <w:rsid w:val="4EB91E46"/>
    <w:rsid w:val="55CB43B3"/>
    <w:rsid w:val="57EDB433"/>
    <w:rsid w:val="594F1BF0"/>
    <w:rsid w:val="5EBA76E6"/>
    <w:rsid w:val="6384B6A6"/>
    <w:rsid w:val="69512942"/>
    <w:rsid w:val="6EC05F35"/>
    <w:rsid w:val="73084C9B"/>
    <w:rsid w:val="7F888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BF4D27"/>
    <w:pPr>
      <w:spacing w:after="0" w:line="240" w:lineRule="auto"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51EF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51EF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4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sbi-card-en/assets/docs/pdf/personal/cards/Cleartrip-SBIC-TnCs.pdf" TargetMode="External" Id="rId13" /><Relationship Type="http://schemas.openxmlformats.org/officeDocument/2006/relationships/hyperlink" Target="https://www.sbicard.com/en/most-important-terms-and-conditions.page" TargetMode="External" Id="rId18" /><Relationship Type="http://schemas.openxmlformats.org/officeDocument/2006/relationships/footer" Target="footer3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personal/credit-cards/rewards/flipkart-sbi-card.page" TargetMode="External" Id="rId7" /><Relationship Type="http://schemas.openxmlformats.org/officeDocument/2006/relationships/hyperlink" Target="https://www.sbicard.com/sbi-card-en/assets/docs/pdf/personal/cards/Detailed-TCs-Rs1000.docx.pdf" TargetMode="External" Id="rId12" /><Relationship Type="http://schemas.openxmlformats.org/officeDocument/2006/relationships/footer" Target="footer2.xml" Id="rId25" /><Relationship Type="http://schemas.openxmlformats.org/officeDocument/2006/relationships/styles" Target="styles.xml" Id="rId2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hyperlink" Target="https://www.sbicard.com/sbi-card-en/assets/docs/pdf/personal/cards/Flipkart-SBI-CreditCard-TandC-Booklet.pdf" TargetMode="External" Id="rId15" /><Relationship Type="http://schemas.microsoft.com/office/2011/relationships/people" Target="people.xml" Id="rId28" /><Relationship Type="http://schemas.openxmlformats.org/officeDocument/2006/relationships/hyperlink" Target="https://www.sbicard.com/en/personal/benefits/lower-interest-option/flexi-pay.pag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sbicard.com/sbi-card-en/assets/docs/pdf/personal/cards/Preferred-Partners-TandC.pdf" TargetMode="External" Id="rId14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2026-01-21T06:13:00.0000000Z</dcterms:created>
  <dcterms:modified xsi:type="dcterms:W3CDTF">2026-03-19T06:12:40.2213101Z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36b32934,7ba17f67,50e09a96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2026-01-21T06:13:25Z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5cdde993-3015-4b5f-9872-2dace28d4689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