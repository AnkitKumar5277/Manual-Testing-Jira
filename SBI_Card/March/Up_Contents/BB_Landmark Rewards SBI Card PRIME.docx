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1F05" w:rsidP="00F15C67" w:rsidRDefault="008C1F05" w14:paraId="50B0AF6F" w14:textId="47AF7E02">
      <w:pPr>
        <w:jc w:val="center"/>
        <w:rPr>
          <w:b/>
          <w:bCs/>
          <w:lang w:val="en-IN"/>
        </w:rPr>
      </w:pPr>
      <w:r>
        <w:fldChar w:fldCharType="begin"/>
      </w:r>
      <w:r>
        <w:instrText>HYPERLINK "https://www.sbicard.com/en/personal/credit-cards/shopping/hc-sbi-card-prime.page"</w:instrText>
      </w:r>
      <w:r>
        <w:fldChar w:fldCharType="separate"/>
      </w:r>
      <w:r w:rsidRPr="001A674F">
        <w:rPr>
          <w:rStyle w:val="Hyperlink"/>
          <w:b/>
          <w:bCs/>
          <w:caps/>
          <w:lang w:val="en-IN"/>
        </w:rPr>
        <w:t>L</w:t>
      </w:r>
      <w:r w:rsidRPr="001A674F" w:rsidR="001A674F">
        <w:rPr>
          <w:rStyle w:val="Hyperlink"/>
          <w:b/>
          <w:bCs/>
          <w:caps/>
          <w:lang w:val="en-IN"/>
        </w:rPr>
        <w:t>andmark</w:t>
      </w:r>
      <w:r w:rsidR="001A674F">
        <w:rPr>
          <w:rStyle w:val="Hyperlink"/>
          <w:b/>
          <w:bCs/>
          <w:lang w:val="en-IN"/>
        </w:rPr>
        <w:t xml:space="preserve"> </w:t>
      </w:r>
      <w:r w:rsidRPr="001A674F" w:rsidR="001A674F">
        <w:rPr>
          <w:rStyle w:val="Hyperlink"/>
          <w:b/>
          <w:bCs/>
          <w:caps/>
          <w:lang w:val="en-IN"/>
        </w:rPr>
        <w:t>Rewards</w:t>
      </w:r>
      <w:r w:rsidRPr="008C1F05">
        <w:rPr>
          <w:rStyle w:val="Hyperlink"/>
          <w:b/>
          <w:bCs/>
          <w:lang w:val="en-IN"/>
        </w:rPr>
        <w:t xml:space="preserve"> SBI </w:t>
      </w:r>
      <w:r w:rsidRPr="001A674F">
        <w:rPr>
          <w:rStyle w:val="Hyperlink"/>
          <w:b/>
          <w:bCs/>
          <w:caps/>
          <w:lang w:val="en-IN"/>
        </w:rPr>
        <w:t>Card</w:t>
      </w:r>
      <w:r w:rsidRPr="008C1F05">
        <w:rPr>
          <w:rStyle w:val="Hyperlink"/>
          <w:b/>
          <w:bCs/>
          <w:lang w:val="en-IN"/>
        </w:rPr>
        <w:t xml:space="preserve"> PRIME</w:t>
      </w:r>
      <w:r>
        <w:fldChar w:fldCharType="end"/>
      </w:r>
    </w:p>
    <w:p w:rsidRPr="00F15C67" w:rsidR="00F15C67" w:rsidP="00F15C67" w:rsidRDefault="008C1F05" w14:paraId="7B6684A4" w14:textId="39230486">
      <w:pPr>
        <w:jc w:val="center"/>
        <w:rPr>
          <w:lang w:val="en-IN"/>
        </w:rPr>
      </w:pPr>
      <w:r>
        <w:rPr>
          <w:lang w:val="en-IN"/>
        </w:rPr>
        <w:t xml:space="preserve">Get </w:t>
      </w:r>
      <w:r w:rsidR="00252A0A">
        <w:rPr>
          <w:lang w:val="en-IN"/>
        </w:rPr>
        <w:t xml:space="preserve">More Out </w:t>
      </w:r>
      <w:r>
        <w:rPr>
          <w:lang w:val="en-IN"/>
        </w:rPr>
        <w:t xml:space="preserve">of </w:t>
      </w:r>
      <w:r w:rsidR="00252A0A">
        <w:rPr>
          <w:lang w:val="en-IN"/>
        </w:rPr>
        <w:t>Shopping</w:t>
      </w:r>
    </w:p>
    <w:p w:rsidRPr="00AD11D6" w:rsidR="003D715C" w:rsidP="004A5805" w:rsidRDefault="003D715C" w14:paraId="55587B08" w14:textId="76CEA1C4">
      <w:pPr>
        <w:jc w:val="center"/>
        <w:rPr>
          <w:b/>
          <w:bCs/>
          <w:i/>
          <w:iCs/>
          <w:u w:val="single"/>
          <w:lang w:val="en-IN"/>
        </w:rPr>
      </w:pPr>
      <w:r w:rsidRPr="00AD11D6">
        <w:rPr>
          <w:b/>
          <w:bCs/>
          <w:i/>
          <w:iCs/>
          <w:u w:val="single"/>
          <w:lang w:val="en-IN"/>
        </w:rPr>
        <w:t>Best For</w:t>
      </w:r>
    </w:p>
    <w:p w:rsidR="00F711A7" w:rsidP="00F711A7" w:rsidRDefault="00F711A7" w14:paraId="52403991" w14:textId="13A322C2">
      <w:pPr>
        <w:pStyle w:val="ListParagraph"/>
        <w:numPr>
          <w:ilvl w:val="0"/>
          <w:numId w:val="1"/>
        </w:numPr>
        <w:rPr>
          <w:lang w:val="en-IN" w:eastAsia="en-IN"/>
        </w:rPr>
      </w:pPr>
      <w:r>
        <w:rPr>
          <w:lang w:val="en-IN" w:eastAsia="en-IN"/>
        </w:rPr>
        <w:t>Milestone Benefits</w:t>
      </w:r>
    </w:p>
    <w:p w:rsidR="008A79B8" w:rsidP="008A79B8" w:rsidRDefault="00903441" w14:paraId="0A8DBA04" w14:textId="42986ACC">
      <w:pPr>
        <w:pStyle w:val="ListParagraph"/>
        <w:numPr>
          <w:ilvl w:val="0"/>
          <w:numId w:val="1"/>
        </w:numPr>
        <w:rPr>
          <w:lang w:val="en-IN" w:eastAsia="en-IN"/>
        </w:rPr>
      </w:pPr>
      <w:r>
        <w:rPr>
          <w:lang w:val="en-IN" w:eastAsia="en-IN"/>
        </w:rPr>
        <w:t>Reward</w:t>
      </w:r>
      <w:r w:rsidRPr="008A79B8" w:rsidR="008A79B8">
        <w:rPr>
          <w:lang w:val="en-IN" w:eastAsia="en-IN"/>
        </w:rPr>
        <w:t xml:space="preserve"> Benefits</w:t>
      </w:r>
    </w:p>
    <w:p w:rsidR="00FD42CD" w:rsidP="00FD42CD" w:rsidRDefault="00FD42CD" w14:paraId="22580705" w14:textId="63427472">
      <w:pPr>
        <w:pStyle w:val="ListParagraph"/>
        <w:numPr>
          <w:ilvl w:val="0"/>
          <w:numId w:val="1"/>
        </w:numPr>
        <w:rPr>
          <w:lang w:val="en-IN" w:eastAsia="en-IN"/>
        </w:rPr>
      </w:pPr>
      <w:r>
        <w:rPr>
          <w:lang w:val="en-IN" w:eastAsia="en-IN"/>
        </w:rPr>
        <w:t>Lounge Benefits</w:t>
      </w:r>
    </w:p>
    <w:p w:rsidRPr="00064D28" w:rsidR="00064D28" w:rsidP="00DB41A6" w:rsidRDefault="00C15207" w14:paraId="6F0CFB54" w14:textId="591EECE8">
      <w:pPr>
        <w:rPr>
          <w:lang w:val="en-IN" w:eastAsia="en-IN"/>
          <w:rPrChange w:author="Namita Salgiya" w:date="2026-01-16T13:53:00Z" w16du:dateUtc="2026-01-16T08:23:00Z" w:id="0">
            <w:rPr>
              <w:lang w:eastAsia="en-IN"/>
            </w:rPr>
          </w:rPrChange>
        </w:rPr>
      </w:pPr>
      <w:del w:author="Namita Salgiya" w:date="2026-01-16T13:53:00Z" w16du:dateUtc="2026-01-16T08:23:00Z" w:id="1">
        <w:r w:rsidRPr="00EC3BB6" w:rsidDel="00064D28">
          <w:rPr>
            <w:lang w:eastAsia="en-IN"/>
          </w:rPr>
          <w:delText xml:space="preserve">Get 12,000 bonus </w:delText>
        </w:r>
        <w:r w:rsidRPr="00C15207" w:rsidDel="00064D28">
          <w:rPr>
            <w:lang w:eastAsia="en-IN"/>
          </w:rPr>
          <w:delText xml:space="preserve">reward points worth Rs. 3000 on payment of annual fees. </w:delText>
        </w:r>
        <w:r w:rsidRPr="00C15207" w:rsidDel="00064D28" w:rsidR="00FD42CD">
          <w:rPr>
            <w:lang w:eastAsia="en-IN"/>
          </w:rPr>
          <w:delText xml:space="preserve">Enjoy </w:delText>
        </w:r>
        <w:r w:rsidRPr="00C15207" w:rsidDel="00064D28">
          <w:rPr>
            <w:lang w:eastAsia="en-IN"/>
          </w:rPr>
          <w:delText>8</w:delText>
        </w:r>
        <w:r w:rsidRPr="00C15207" w:rsidDel="00064D28" w:rsidR="00FD42CD">
          <w:rPr>
            <w:lang w:eastAsia="en-IN"/>
          </w:rPr>
          <w:delText xml:space="preserve"> complimentary domestic airport lounge visits </w:delText>
        </w:r>
        <w:r w:rsidRPr="00C15207" w:rsidDel="00064D28">
          <w:rPr>
            <w:lang w:eastAsia="en-IN"/>
          </w:rPr>
          <w:delText>every year.</w:delText>
        </w:r>
      </w:del>
      <w:ins w:author="Namita Salgiya" w:date="2026-01-16T13:52:00Z" w:id="2">
        <w:r w:rsidRPr="00064D28" w:rsidR="00064D28">
          <w:rPr>
            <w:lang w:val="en-IN" w:eastAsia="en-IN"/>
          </w:rPr>
          <w:t xml:space="preserve">A premium rewards card offering generous welcome and milestone points, accelerated rewards lounge access, and complimentary Priority Pass </w:t>
        </w:r>
        <w:r w:rsidRPr="00064D28" w:rsidR="00252A0A">
          <w:rPr>
            <w:lang w:val="en-IN" w:eastAsia="en-IN"/>
          </w:rPr>
          <w:t>Membership</w:t>
        </w:r>
        <w:r w:rsidRPr="00064D28" w:rsidR="00064D28">
          <w:rPr>
            <w:lang w:val="en-IN" w:eastAsia="en-IN"/>
          </w:rPr>
          <w:t>.</w:t>
        </w:r>
      </w:ins>
    </w:p>
    <w:p w:rsidRPr="00C15207" w:rsidR="00345E13" w:rsidP="004A5805" w:rsidRDefault="003D715C" w14:paraId="011E8CF5" w14:textId="6F08ACAB">
      <w:pPr>
        <w:jc w:val="center"/>
        <w:rPr>
          <w:b/>
          <w:bCs/>
          <w:u w:val="single"/>
          <w:lang w:val="en-IN"/>
        </w:rPr>
      </w:pPr>
      <w:r w:rsidRPr="00C15207">
        <w:rPr>
          <w:b/>
          <w:bCs/>
          <w:i/>
          <w:iCs/>
          <w:u w:val="single"/>
          <w:lang w:val="en-IN"/>
        </w:rPr>
        <w:t>Key</w:t>
      </w:r>
      <w:r w:rsidRPr="00C15207">
        <w:rPr>
          <w:b/>
          <w:bCs/>
          <w:u w:val="single"/>
          <w:lang w:val="en-IN"/>
        </w:rPr>
        <w:t xml:space="preserve"> </w:t>
      </w:r>
      <w:r w:rsidRPr="00C15207" w:rsidR="00AD11D6">
        <w:rPr>
          <w:b/>
          <w:bCs/>
          <w:u w:val="single"/>
          <w:lang w:val="en-IN"/>
        </w:rPr>
        <w:t>BENEFITS</w:t>
      </w:r>
    </w:p>
    <w:p w:rsidRPr="00C15207" w:rsidR="00C15207" w:rsidP="6DC8AD42" w:rsidRDefault="00C15207" w14:paraId="26350BA6" w14:textId="1112D952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sz w:val="12"/>
          <w:szCs w:val="12"/>
          <w:lang w:val="en-IN"/>
        </w:rPr>
      </w:pPr>
      <w:r w:rsidRPr="2F9766F1" w:rsidR="00C15207">
        <w:rPr>
          <w:lang w:eastAsia="en-IN"/>
        </w:rPr>
        <w:t xml:space="preserve">12,000 </w:t>
      </w:r>
      <w:r w:rsidRPr="2F9766F1" w:rsidR="00064D28">
        <w:rPr>
          <w:lang w:eastAsia="en-IN"/>
        </w:rPr>
        <w:t>Reward Points</w:t>
      </w:r>
      <w:r w:rsidRPr="2F9766F1" w:rsidR="00C15207">
        <w:rPr>
          <w:lang w:eastAsia="en-IN"/>
        </w:rPr>
        <w:t xml:space="preserve"> worth Rs. 3</w:t>
      </w:r>
      <w:ins w:author="Upadhyay , Shubham (SBICard)" w:date="2026-01-20T11:39:00Z" w16du:dateUtc="2026-01-20T06:09:00Z" w:id="1749166204">
        <w:r w:rsidRPr="2F9766F1" w:rsidR="00252A0A">
          <w:rPr>
            <w:lang w:eastAsia="en-IN"/>
          </w:rPr>
          <w:t>,</w:t>
        </w:r>
      </w:ins>
      <w:r w:rsidRPr="2F9766F1" w:rsidR="00C15207">
        <w:rPr>
          <w:lang w:eastAsia="en-IN"/>
        </w:rPr>
        <w:t xml:space="preserve">000 </w:t>
      </w:r>
      <w:del w:author="Namita Salgiya" w:date="2026-01-16T13:51:00Z" w16du:dateUtc="2026-01-16T08:21:00Z" w:id="22199686">
        <w:r w:rsidRPr="2F9766F1" w:rsidDel="00C15207">
          <w:rPr>
            <w:lang w:eastAsia="en-IN"/>
          </w:rPr>
          <w:delText>on annual fees payment</w:delText>
        </w:r>
        <w:r w:rsidRPr="2F9766F1" w:rsidDel="6903EE48">
          <w:rPr>
            <w:lang w:eastAsia="en-IN"/>
          </w:rPr>
          <w:delText xml:space="preserve"> </w:delText>
        </w:r>
      </w:del>
    </w:p>
    <w:p w:rsidRPr="00C15207" w:rsidR="00C15207" w:rsidP="6DC8AD42" w:rsidRDefault="00C15207" w14:paraId="240FA4D9" w14:textId="5005EEB7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sz w:val="12"/>
          <w:szCs w:val="12"/>
          <w:lang w:val="en-IN"/>
        </w:rPr>
      </w:pPr>
      <w:del w:author="Namita Salgiya" w:date="2026-01-16T13:50:00Z" w16du:dateUtc="2026-01-16T08:20:00Z" w:id="1345270254">
        <w:r w:rsidRPr="2F9766F1" w:rsidDel="00C15207">
          <w:rPr>
            <w:lang w:eastAsia="en-IN"/>
          </w:rPr>
          <w:delText xml:space="preserve">Complimentary </w:delText>
        </w:r>
      </w:del>
      <w:r w:rsidRPr="2F9766F1" w:rsidR="00C15207">
        <w:rPr>
          <w:lang w:eastAsia="en-IN"/>
        </w:rPr>
        <w:t xml:space="preserve">8 </w:t>
      </w:r>
      <w:r w:rsidRPr="2F9766F1" w:rsidR="00252A0A">
        <w:rPr>
          <w:lang w:eastAsia="en-IN"/>
        </w:rPr>
        <w:t xml:space="preserve">Domestic </w:t>
      </w:r>
      <w:r w:rsidRPr="2F9766F1" w:rsidR="00064D28">
        <w:rPr>
          <w:lang w:eastAsia="en-IN"/>
        </w:rPr>
        <w:t xml:space="preserve">Airport Lounge </w:t>
      </w:r>
      <w:r w:rsidRPr="2F9766F1" w:rsidR="00C15207">
        <w:rPr>
          <w:lang w:eastAsia="en-IN"/>
        </w:rPr>
        <w:t xml:space="preserve">visits </w:t>
      </w:r>
    </w:p>
    <w:p w:rsidRPr="00C15207" w:rsidR="00C15207" w:rsidP="6DC8AD42" w:rsidRDefault="00C15207" w14:paraId="04795482" w14:textId="5936D020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sz w:val="12"/>
          <w:szCs w:val="12"/>
          <w:lang w:val="en-IN"/>
        </w:rPr>
      </w:pPr>
      <w:del w:author="Namita Salgiya" w:date="2026-01-16T13:50:00Z" w16du:dateUtc="2026-01-16T08:20:00Z" w:id="1653453846">
        <w:r w:rsidDel="00C15207">
          <w:delText>C</w:delText>
        </w:r>
        <w:r w:rsidRPr="2F9766F1" w:rsidDel="00C15207">
          <w:rPr>
            <w:lang w:val="en-IN"/>
          </w:rPr>
          <w:delText xml:space="preserve">omplimentary </w:delText>
        </w:r>
      </w:del>
      <w:r w:rsidRPr="2F9766F1" w:rsidR="00064D28">
        <w:rPr>
          <w:lang w:val="en-IN"/>
        </w:rPr>
        <w:t xml:space="preserve">Priority Pass Membership </w:t>
      </w:r>
      <w:r w:rsidRPr="2F9766F1" w:rsidR="00C15207">
        <w:rPr>
          <w:lang w:val="en-IN"/>
        </w:rPr>
        <w:t>worth USD 99</w:t>
      </w:r>
      <w:r w:rsidRPr="2F9766F1" w:rsidR="1C3468E1">
        <w:rPr>
          <w:lang w:val="en-IN"/>
        </w:rPr>
        <w:t xml:space="preserve"> </w:t>
      </w:r>
    </w:p>
    <w:p w:rsidR="2F9766F1" w:rsidP="2F9766F1" w:rsidRDefault="2F9766F1" w14:paraId="6F6A2C5F" w14:textId="1A0836BF">
      <w:pPr>
        <w:jc w:val="center"/>
        <w:rPr>
          <w:b w:val="1"/>
          <w:bCs w:val="1"/>
          <w:i w:val="1"/>
          <w:iCs w:val="1"/>
          <w:u w:val="single"/>
        </w:rPr>
      </w:pPr>
    </w:p>
    <w:p w:rsidRPr="007E6A3E" w:rsidR="00CD511F" w:rsidP="004A5805" w:rsidRDefault="00CD511F" w14:paraId="5970C5BD" w14:textId="6A1DDB02">
      <w:pPr>
        <w:jc w:val="center"/>
        <w:rPr>
          <w:b/>
          <w:bCs/>
          <w:u w:val="single"/>
        </w:rPr>
      </w:pPr>
      <w:r w:rsidRPr="00AD11D6">
        <w:rPr>
          <w:b/>
          <w:bCs/>
          <w:i/>
          <w:iCs/>
          <w:u w:val="single"/>
        </w:rPr>
        <w:t xml:space="preserve">Exclusive </w:t>
      </w:r>
      <w:r w:rsidRPr="007E6A3E" w:rsidR="00AD11D6">
        <w:rPr>
          <w:b/>
          <w:bCs/>
          <w:u w:val="single"/>
        </w:rPr>
        <w:t>PRIVILEGES</w:t>
      </w:r>
    </w:p>
    <w:p w:rsidRPr="00F711A7" w:rsidR="00F711A7" w:rsidP="2F9766F1" w:rsidRDefault="00F711A7" w14:paraId="13471A09" w14:textId="42D70FD8">
      <w:pPr>
        <w:rPr>
          <w:rFonts w:ascii="Calibri" w:hAnsi="Calibri" w:eastAsia="Calibri" w:cs="Calibri"/>
          <w:sz w:val="12"/>
          <w:szCs w:val="12"/>
          <w:lang w:val="en-IN"/>
        </w:rPr>
      </w:pPr>
      <w:r w:rsidRPr="2F9766F1" w:rsidR="00F711A7">
        <w:rPr>
          <w:b w:val="1"/>
          <w:bCs w:val="1"/>
          <w:lang w:val="en-IN"/>
        </w:rPr>
        <w:t>Welcome Benefit</w:t>
      </w:r>
      <w:r w:rsidRPr="2F9766F1" w:rsidR="34BB2BD0">
        <w:rPr>
          <w:b w:val="1"/>
          <w:bCs w:val="1"/>
          <w:lang w:val="en-IN"/>
        </w:rPr>
        <w:t xml:space="preserve"> </w:t>
      </w:r>
    </w:p>
    <w:p w:rsidR="00EC3BB6" w:rsidP="001A674F" w:rsidRDefault="00EC3BB6" w14:paraId="349D3304" w14:textId="53635300">
      <w:pPr>
        <w:pStyle w:val="ListParagraph"/>
        <w:numPr>
          <w:ilvl w:val="0"/>
          <w:numId w:val="10"/>
        </w:numPr>
        <w:rPr>
          <w:lang w:eastAsia="en-IN"/>
        </w:rPr>
      </w:pPr>
      <w:del w:author="Namita Salgiya" w:date="2026-01-16T13:51:00Z" w16du:dateUtc="2026-01-16T08:21:00Z" w:id="7">
        <w:r w:rsidRPr="00EC3BB6" w:rsidDel="00064D28">
          <w:rPr>
            <w:lang w:eastAsia="en-IN"/>
          </w:rPr>
          <w:delText xml:space="preserve">Get </w:delText>
        </w:r>
      </w:del>
      <w:r w:rsidRPr="00EC3BB6">
        <w:rPr>
          <w:lang w:eastAsia="en-IN"/>
        </w:rPr>
        <w:t xml:space="preserve">12,000 </w:t>
      </w:r>
      <w:r w:rsidRPr="00EC3BB6" w:rsidR="00252A0A">
        <w:rPr>
          <w:lang w:eastAsia="en-IN"/>
        </w:rPr>
        <w:t xml:space="preserve">Bonus </w:t>
      </w:r>
      <w:r w:rsidRPr="00EC3BB6" w:rsidR="00064D28">
        <w:rPr>
          <w:lang w:eastAsia="en-IN"/>
        </w:rPr>
        <w:t xml:space="preserve">Reward Points </w:t>
      </w:r>
      <w:r w:rsidR="00C15207">
        <w:rPr>
          <w:lang w:eastAsia="en-IN"/>
        </w:rPr>
        <w:t xml:space="preserve">worth Rs. </w:t>
      </w:r>
      <w:r w:rsidRPr="00EC3BB6">
        <w:rPr>
          <w:lang w:eastAsia="en-IN"/>
        </w:rPr>
        <w:t>3</w:t>
      </w:r>
      <w:ins w:author="Upadhyay , Shubham (SBICard)" w:date="2026-01-20T11:39:00Z" w16du:dateUtc="2026-01-20T06:09:00Z" w:id="8">
        <w:r w:rsidR="00252A0A">
          <w:rPr>
            <w:lang w:eastAsia="en-IN"/>
          </w:rPr>
          <w:t>,</w:t>
        </w:r>
      </w:ins>
      <w:r w:rsidRPr="00EC3BB6">
        <w:rPr>
          <w:lang w:eastAsia="en-IN"/>
        </w:rPr>
        <w:t xml:space="preserve">000 on payment of </w:t>
      </w:r>
      <w:r w:rsidRPr="00EC3BB6" w:rsidR="00252A0A">
        <w:rPr>
          <w:lang w:eastAsia="en-IN"/>
        </w:rPr>
        <w:t>Annual Fees</w:t>
      </w:r>
    </w:p>
    <w:p w:rsidRPr="00EC3BB6" w:rsidR="003465A7" w:rsidP="2F9766F1" w:rsidRDefault="003465A7" w14:paraId="61BEC3A2" w14:textId="3EAA6D1A">
      <w:pPr>
        <w:rPr>
          <w:rFonts w:ascii="Calibri" w:hAnsi="Calibri" w:eastAsia="Calibri" w:cs="Calibri"/>
          <w:sz w:val="12"/>
          <w:szCs w:val="12"/>
          <w:lang w:val="en-IN"/>
        </w:rPr>
      </w:pPr>
      <w:r w:rsidRPr="2F9766F1" w:rsidR="003465A7">
        <w:rPr>
          <w:b w:val="1"/>
          <w:bCs w:val="1"/>
          <w:lang w:val="en-IN"/>
        </w:rPr>
        <w:t>Milestone Benefit</w:t>
      </w:r>
    </w:p>
    <w:p w:rsidR="00537AB4" w:rsidRDefault="00537AB4" w14:paraId="07F2890E" w14:textId="22E409EF">
      <w:pPr>
        <w:pStyle w:val="ListParagraph"/>
        <w:numPr>
          <w:ilvl w:val="0"/>
          <w:numId w:val="10"/>
        </w:numPr>
        <w:rPr>
          <w:lang w:eastAsia="en-IN"/>
        </w:rPr>
        <w:pPrChange w:author="Namita Salgiya" w:date="2026-01-16T13:51:00Z" w16du:dateUtc="2026-01-16T08:21:00Z" w:id="9">
          <w:pPr/>
        </w:pPrChange>
      </w:pPr>
      <w:r w:rsidRPr="00537AB4">
        <w:rPr>
          <w:lang w:eastAsia="en-IN"/>
        </w:rPr>
        <w:t xml:space="preserve">20,000 </w:t>
      </w:r>
      <w:r w:rsidRPr="00537AB4" w:rsidR="00252A0A">
        <w:rPr>
          <w:lang w:eastAsia="en-IN"/>
        </w:rPr>
        <w:t xml:space="preserve">Bonus </w:t>
      </w:r>
      <w:r w:rsidRPr="00537AB4">
        <w:rPr>
          <w:lang w:eastAsia="en-IN"/>
        </w:rPr>
        <w:t>Reward Points on overall annual retail spends of Rs. 5,00,000</w:t>
      </w:r>
    </w:p>
    <w:p w:rsidR="008A79B8" w:rsidP="6DC8AD42" w:rsidRDefault="00371E00" w14:paraId="16E44A03" w14:textId="22FDC375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2F9766F1" w:rsidR="00371E00">
        <w:rPr>
          <w:b w:val="1"/>
          <w:bCs w:val="1"/>
          <w:lang w:val="en-IN"/>
        </w:rPr>
        <w:t>Reward Benefits</w:t>
      </w:r>
    </w:p>
    <w:p w:rsidRPr="00537AB4" w:rsidR="00EC3BB6" w:rsidP="001A674F" w:rsidRDefault="00537AB4" w14:paraId="13E13E48" w14:textId="5F2519C5">
      <w:pPr>
        <w:pStyle w:val="ListParagraph"/>
        <w:numPr>
          <w:ilvl w:val="0"/>
          <w:numId w:val="11"/>
        </w:numPr>
        <w:rPr>
          <w:lang w:val="en-IN" w:eastAsia="en-IN"/>
        </w:rPr>
      </w:pPr>
      <w:r>
        <w:rPr>
          <w:lang w:val="en-IN" w:eastAsia="en-IN"/>
        </w:rPr>
        <w:t>2</w:t>
      </w:r>
      <w:r w:rsidRPr="00EC3BB6" w:rsidR="00EC3BB6">
        <w:rPr>
          <w:lang w:val="en-IN" w:eastAsia="en-IN"/>
        </w:rPr>
        <w:t xml:space="preserve">5 Reward Points on every Rs. 100 spent at </w:t>
      </w:r>
      <w:r w:rsidRPr="00537AB4">
        <w:rPr>
          <w:lang w:eastAsia="en-IN"/>
        </w:rPr>
        <w:t>Online &amp; Retail Landmark Stores (Lifestyle, Home Centre, Max, Spar, Baby Shop and EasyBuy)</w:t>
      </w:r>
    </w:p>
    <w:p w:rsidRPr="00537AB4" w:rsidR="00537AB4" w:rsidP="00537AB4" w:rsidRDefault="00537AB4" w14:paraId="3F4D7EB8" w14:textId="5E36AB4E">
      <w:pPr>
        <w:pStyle w:val="ListParagraph"/>
        <w:numPr>
          <w:ilvl w:val="0"/>
          <w:numId w:val="11"/>
        </w:numPr>
        <w:rPr>
          <w:lang w:val="en-IN" w:eastAsia="en-IN"/>
        </w:rPr>
      </w:pPr>
      <w:r w:rsidRPr="00537AB4">
        <w:rPr>
          <w:lang w:val="en-IN" w:eastAsia="en-IN"/>
        </w:rPr>
        <w:t xml:space="preserve">10 Reward </w:t>
      </w:r>
      <w:r w:rsidRPr="00537AB4" w:rsidR="00C43B80">
        <w:rPr>
          <w:lang w:val="en-IN" w:eastAsia="en-IN"/>
        </w:rPr>
        <w:t xml:space="preserve">Points </w:t>
      </w:r>
      <w:r w:rsidRPr="00537AB4">
        <w:rPr>
          <w:lang w:val="en-IN" w:eastAsia="en-IN"/>
        </w:rPr>
        <w:t xml:space="preserve">per Rs. 100 </w:t>
      </w:r>
      <w:del w:author="Upadhyay , Shubham (SBICard)" w:date="2026-01-20T11:50:00Z" w16du:dateUtc="2026-01-20T06:20:00Z" w:id="10">
        <w:r w:rsidDel="00C43B80">
          <w:rPr>
            <w:lang w:val="en-IN" w:eastAsia="en-IN"/>
          </w:rPr>
          <w:delText xml:space="preserve">spent </w:delText>
        </w:r>
        <w:r w:rsidRPr="00537AB4" w:rsidDel="00C43B80">
          <w:rPr>
            <w:lang w:val="en-IN" w:eastAsia="en-IN"/>
          </w:rPr>
          <w:delText xml:space="preserve">at </w:delText>
        </w:r>
      </w:del>
      <w:ins w:author="Upadhyay , Shubham (SBICard)" w:date="2026-01-20T11:50:00Z" w16du:dateUtc="2026-01-20T06:20:00Z" w:id="11">
        <w:r w:rsidR="00C43B80">
          <w:rPr>
            <w:lang w:val="en-IN" w:eastAsia="en-IN"/>
          </w:rPr>
          <w:t xml:space="preserve">on </w:t>
        </w:r>
      </w:ins>
      <w:r w:rsidRPr="00537AB4">
        <w:rPr>
          <w:lang w:val="en-IN" w:eastAsia="en-IN"/>
        </w:rPr>
        <w:t xml:space="preserve">Dining, Movies &amp; International </w:t>
      </w:r>
      <w:r w:rsidRPr="00537AB4" w:rsidR="00C43B80">
        <w:rPr>
          <w:lang w:val="en-IN" w:eastAsia="en-IN"/>
        </w:rPr>
        <w:t>spends</w:t>
      </w:r>
      <w:r w:rsidRPr="00537AB4">
        <w:rPr>
          <w:lang w:val="en-IN" w:eastAsia="en-IN"/>
        </w:rPr>
        <w:t>.</w:t>
      </w:r>
    </w:p>
    <w:p w:rsidRPr="00EC3BB6" w:rsidR="00EC3BB6" w:rsidP="001A674F" w:rsidRDefault="00EC3BB6" w14:paraId="41A1791E" w14:textId="5F0B437F">
      <w:pPr>
        <w:pStyle w:val="ListParagraph"/>
        <w:numPr>
          <w:ilvl w:val="0"/>
          <w:numId w:val="11"/>
        </w:numPr>
        <w:rPr>
          <w:lang w:val="en-IN" w:eastAsia="en-IN"/>
        </w:rPr>
      </w:pPr>
      <w:r w:rsidRPr="00EC3BB6">
        <w:rPr>
          <w:lang w:val="en-IN" w:eastAsia="en-IN"/>
        </w:rPr>
        <w:t>2 Reward Point</w:t>
      </w:r>
      <w:r>
        <w:rPr>
          <w:lang w:val="en-IN" w:eastAsia="en-IN"/>
        </w:rPr>
        <w:t>s</w:t>
      </w:r>
      <w:r w:rsidRPr="00EC3BB6">
        <w:rPr>
          <w:lang w:val="en-IN" w:eastAsia="en-IN"/>
        </w:rPr>
        <w:t xml:space="preserve"> per Rs. 100 </w:t>
      </w:r>
      <w:del w:author="Upadhyay , Shubham (SBICard)" w:date="2026-01-20T11:50:00Z" w16du:dateUtc="2026-01-20T06:20:00Z" w:id="12">
        <w:r w:rsidRPr="00EC3BB6" w:rsidDel="00C43B80">
          <w:rPr>
            <w:lang w:val="en-IN" w:eastAsia="en-IN"/>
          </w:rPr>
          <w:delText xml:space="preserve">spent </w:delText>
        </w:r>
      </w:del>
      <w:r w:rsidRPr="00EC3BB6">
        <w:rPr>
          <w:lang w:val="en-IN" w:eastAsia="en-IN"/>
        </w:rPr>
        <w:t xml:space="preserve">on other retail </w:t>
      </w:r>
      <w:del w:author="Upadhyay , Shubham (SBICard)" w:date="2026-01-20T11:50:00Z" w16du:dateUtc="2026-01-20T06:20:00Z" w:id="13">
        <w:r w:rsidRPr="00EC3BB6" w:rsidDel="00C43B80">
          <w:rPr>
            <w:lang w:val="en-IN" w:eastAsia="en-IN"/>
          </w:rPr>
          <w:delText xml:space="preserve">purchases </w:delText>
        </w:r>
      </w:del>
      <w:ins w:author="Upadhyay , Shubham (SBICard)" w:date="2026-01-20T11:50:00Z" w16du:dateUtc="2026-01-20T06:20:00Z" w:id="14">
        <w:r w:rsidR="00C43B80">
          <w:rPr>
            <w:lang w:val="en-IN" w:eastAsia="en-IN"/>
          </w:rPr>
          <w:t xml:space="preserve">spends </w:t>
        </w:r>
      </w:ins>
      <w:r w:rsidRPr="00EC3BB6">
        <w:rPr>
          <w:lang w:val="en-IN" w:eastAsia="en-IN"/>
        </w:rPr>
        <w:t>(</w:t>
      </w:r>
      <w:r w:rsidRPr="00EC3BB6" w:rsidR="00C15207">
        <w:rPr>
          <w:lang w:val="en-IN" w:eastAsia="en-IN"/>
        </w:rPr>
        <w:t>non-fuel</w:t>
      </w:r>
      <w:r w:rsidRPr="00EC3BB6">
        <w:rPr>
          <w:lang w:val="en-IN" w:eastAsia="en-IN"/>
        </w:rPr>
        <w:t>).</w:t>
      </w:r>
    </w:p>
    <w:p w:rsidR="00EC3BB6" w:rsidP="001A674F" w:rsidRDefault="00EC3BB6" w14:paraId="6AB047AA" w14:textId="0BB8478F">
      <w:pPr>
        <w:pStyle w:val="ListParagraph"/>
        <w:numPr>
          <w:ilvl w:val="0"/>
          <w:numId w:val="11"/>
        </w:numPr>
        <w:rPr>
          <w:lang w:val="en-IN" w:eastAsia="en-IN"/>
        </w:rPr>
      </w:pPr>
      <w:r w:rsidRPr="00EC3BB6">
        <w:rPr>
          <w:lang w:val="en-IN" w:eastAsia="en-IN"/>
        </w:rPr>
        <w:t>4 Reward Point = R</w:t>
      </w:r>
      <w:ins w:author="Upadhyay , Shubham (SBICard)" w:date="2026-01-20T11:50:00Z" w16du:dateUtc="2026-01-20T06:20:00Z" w:id="15">
        <w:r w:rsidR="00C43B80">
          <w:rPr>
            <w:lang w:val="en-IN" w:eastAsia="en-IN"/>
          </w:rPr>
          <w:t>e</w:t>
        </w:r>
      </w:ins>
      <w:del w:author="Upadhyay , Shubham (SBICard)" w:date="2026-01-20T11:50:00Z" w16du:dateUtc="2026-01-20T06:20:00Z" w:id="16">
        <w:r w:rsidRPr="00EC3BB6" w:rsidDel="00C43B80">
          <w:rPr>
            <w:lang w:val="en-IN" w:eastAsia="en-IN"/>
          </w:rPr>
          <w:delText>s</w:delText>
        </w:r>
      </w:del>
      <w:r w:rsidR="00D85B4A">
        <w:rPr>
          <w:lang w:val="en-IN" w:eastAsia="en-IN"/>
        </w:rPr>
        <w:t>.</w:t>
      </w:r>
      <w:r>
        <w:rPr>
          <w:lang w:val="en-IN" w:eastAsia="en-IN"/>
        </w:rPr>
        <w:t xml:space="preserve"> </w:t>
      </w:r>
      <w:r w:rsidRPr="00EC3BB6">
        <w:rPr>
          <w:lang w:val="en-IN" w:eastAsia="en-IN"/>
        </w:rPr>
        <w:t>1.</w:t>
      </w:r>
    </w:p>
    <w:p w:rsidRPr="00D85B4A" w:rsidR="00D85B4A" w:rsidP="001A674F" w:rsidRDefault="00D85B4A" w14:paraId="65956774" w14:textId="4B31FCA9">
      <w:pPr>
        <w:pStyle w:val="ListParagraph"/>
        <w:numPr>
          <w:ilvl w:val="0"/>
          <w:numId w:val="11"/>
        </w:numPr>
        <w:rPr>
          <w:lang w:val="en-IN" w:eastAsia="en-IN"/>
        </w:rPr>
      </w:pPr>
      <w:r w:rsidRPr="00D85B4A">
        <w:rPr>
          <w:lang w:val="en-IN" w:eastAsia="en-IN"/>
        </w:rPr>
        <w:t xml:space="preserve">Redeem Reward Points instantly at </w:t>
      </w:r>
      <w:r w:rsidRPr="00537AB4" w:rsidR="00537AB4">
        <w:rPr>
          <w:lang w:eastAsia="en-IN"/>
        </w:rPr>
        <w:t>Lifestyle, Home Centre, Spar, Max, Baby Shop and EasyBuy stores.</w:t>
      </w:r>
    </w:p>
    <w:p w:rsidRPr="00F91914" w:rsidR="00F91914" w:rsidP="6DC8AD42" w:rsidRDefault="00F91914" w14:paraId="20181FA4" w14:textId="32F3FBBD">
      <w:pPr>
        <w:spacing w:before="240"/>
        <w:rPr>
          <w:rFonts w:ascii="Calibri" w:hAnsi="Calibri" w:eastAsia="Calibri" w:cs="Calibri"/>
          <w:sz w:val="12"/>
          <w:szCs w:val="12"/>
          <w:lang w:val="en-IN"/>
        </w:rPr>
      </w:pPr>
      <w:r w:rsidRPr="2F9766F1" w:rsidR="00F91914">
        <w:rPr>
          <w:b w:val="1"/>
          <w:bCs w:val="1"/>
          <w:lang w:val="en-IN"/>
        </w:rPr>
        <w:t>Domestic Lounge Program</w:t>
      </w:r>
      <w:r w:rsidRPr="2F9766F1" w:rsidR="026E9397">
        <w:rPr>
          <w:b w:val="1"/>
          <w:bCs w:val="1"/>
          <w:lang w:val="en-IN"/>
        </w:rPr>
        <w:t xml:space="preserve"> </w:t>
      </w:r>
    </w:p>
    <w:p w:rsidRPr="00C15207" w:rsidR="00F91914" w:rsidP="001A674F" w:rsidRDefault="00D85B4A" w14:paraId="5882AAA6" w14:textId="32E277D7">
      <w:pPr>
        <w:pStyle w:val="ListParagraph"/>
        <w:numPr>
          <w:ilvl w:val="0"/>
          <w:numId w:val="9"/>
        </w:numPr>
        <w:rPr>
          <w:lang w:val="en-IN"/>
        </w:rPr>
      </w:pPr>
      <w:r>
        <w:rPr>
          <w:lang w:val="en-IN"/>
        </w:rPr>
        <w:t>8</w:t>
      </w:r>
      <w:r w:rsidRPr="00F91914" w:rsidR="00F91914">
        <w:rPr>
          <w:lang w:val="en-IN"/>
        </w:rPr>
        <w:t xml:space="preserve"> complimentary Domestic Airport Lounge </w:t>
      </w:r>
      <w:r w:rsidRPr="00D85B4A">
        <w:t>visits per year</w:t>
      </w:r>
      <w:r>
        <w:t xml:space="preserve"> (</w:t>
      </w:r>
      <w:r w:rsidRPr="00D85B4A">
        <w:t>max</w:t>
      </w:r>
      <w:ins w:author="Upadhyay , Shubham (SBICard)" w:date="2026-01-20T11:50:00Z" w16du:dateUtc="2026-01-20T06:20:00Z" w:id="17">
        <w:r w:rsidR="00C43B80">
          <w:t>.</w:t>
        </w:r>
      </w:ins>
      <w:r w:rsidRPr="00D85B4A">
        <w:t xml:space="preserve"> </w:t>
      </w:r>
      <w:del w:author="Upadhyay , Shubham (SBICard)" w:date="2026-01-20T11:50:00Z" w16du:dateUtc="2026-01-20T06:20:00Z" w:id="18">
        <w:r w:rsidRPr="00D85B4A" w:rsidDel="00C43B80">
          <w:delText xml:space="preserve">of </w:delText>
        </w:r>
      </w:del>
      <w:r w:rsidRPr="00D85B4A">
        <w:t>2 per quarter)</w:t>
      </w:r>
    </w:p>
    <w:p w:rsidRPr="00C15207" w:rsidR="00C15207" w:rsidP="6DC8AD42" w:rsidRDefault="00C15207" w14:paraId="0BEC3DB2" w14:textId="18277A0E">
      <w:pPr>
        <w:spacing w:before="240"/>
        <w:rPr>
          <w:rFonts w:ascii="Calibri" w:hAnsi="Calibri" w:eastAsia="Calibri" w:cs="Calibri"/>
          <w:sz w:val="12"/>
          <w:szCs w:val="12"/>
          <w:lang w:val="en-IN"/>
        </w:rPr>
      </w:pPr>
      <w:r w:rsidRPr="2F9766F1" w:rsidR="00C15207">
        <w:rPr>
          <w:b w:val="1"/>
          <w:bCs w:val="1"/>
          <w:lang w:val="en-IN"/>
        </w:rPr>
        <w:t>Complimentary Priority Pass Membership</w:t>
      </w:r>
      <w:r w:rsidRPr="2F9766F1" w:rsidR="5E052BBB">
        <w:rPr>
          <w:b w:val="1"/>
          <w:bCs w:val="1"/>
          <w:lang w:val="en-IN"/>
        </w:rPr>
        <w:t xml:space="preserve"> </w:t>
      </w:r>
    </w:p>
    <w:p w:rsidRPr="00C15207" w:rsidR="00C15207" w:rsidP="001A674F" w:rsidRDefault="00C15207" w14:paraId="7BF4E1C8" w14:textId="42F61D3E">
      <w:pPr>
        <w:pStyle w:val="ListParagraph"/>
        <w:numPr>
          <w:ilvl w:val="0"/>
          <w:numId w:val="12"/>
        </w:numPr>
      </w:pPr>
      <w:r w:rsidRPr="00C15207">
        <w:t>C</w:t>
      </w:r>
      <w:r w:rsidRPr="00C15207">
        <w:rPr>
          <w:lang w:val="en-IN"/>
        </w:rPr>
        <w:t xml:space="preserve">omplimentary </w:t>
      </w:r>
      <w:r w:rsidRPr="00C15207" w:rsidR="00064D28">
        <w:rPr>
          <w:lang w:val="en-IN"/>
        </w:rPr>
        <w:t xml:space="preserve">Priority Pass Membership </w:t>
      </w:r>
      <w:r w:rsidRPr="00C15207">
        <w:rPr>
          <w:lang w:val="en-IN"/>
        </w:rPr>
        <w:t>worth USD 99</w:t>
      </w:r>
    </w:p>
    <w:p w:rsidR="00C15207" w:rsidP="001A674F" w:rsidRDefault="00C15207" w14:paraId="010781F3" w14:textId="00BEF1CF">
      <w:pPr>
        <w:pStyle w:val="ListParagraph"/>
        <w:numPr>
          <w:ilvl w:val="0"/>
          <w:numId w:val="12"/>
        </w:numPr>
        <w:rPr>
          <w:lang w:val="en-IN"/>
        </w:rPr>
      </w:pPr>
      <w:r w:rsidRPr="00C15207">
        <w:rPr>
          <w:lang w:val="en-IN"/>
        </w:rPr>
        <w:t>4 complimentary visits per year (</w:t>
      </w:r>
      <w:r>
        <w:rPr>
          <w:lang w:val="en-IN"/>
        </w:rPr>
        <w:t xml:space="preserve">max. </w:t>
      </w:r>
      <w:r w:rsidRPr="00C15207">
        <w:rPr>
          <w:lang w:val="en-IN"/>
        </w:rPr>
        <w:t xml:space="preserve">2 </w:t>
      </w:r>
      <w:del w:author="Upadhyay , Shubham (SBICard)" w:date="2026-01-20T11:51:00Z" w16du:dateUtc="2026-01-20T06:21:00Z" w:id="19">
        <w:r w:rsidRPr="00C15207" w:rsidDel="00C43B80">
          <w:rPr>
            <w:lang w:val="en-IN"/>
          </w:rPr>
          <w:delText xml:space="preserve">visits </w:delText>
        </w:r>
      </w:del>
      <w:r w:rsidRPr="00C15207">
        <w:rPr>
          <w:lang w:val="en-IN"/>
        </w:rPr>
        <w:t>per quarter)</w:t>
      </w:r>
    </w:p>
    <w:p w:rsidRPr="00C15207" w:rsidR="00C15207" w:rsidP="001A674F" w:rsidRDefault="00C15207" w14:paraId="57E05222" w14:textId="74EBF9C6">
      <w:pPr>
        <w:pStyle w:val="ListParagraph"/>
        <w:numPr>
          <w:ilvl w:val="0"/>
          <w:numId w:val="12"/>
        </w:numPr>
        <w:rPr>
          <w:lang w:val="en-IN"/>
        </w:rPr>
      </w:pPr>
      <w:r>
        <w:rPr>
          <w:lang w:val="en-IN"/>
        </w:rPr>
        <w:t xml:space="preserve">Post complimentary visits, </w:t>
      </w:r>
      <w:r>
        <w:t>a u</w:t>
      </w:r>
      <w:r w:rsidRPr="00C15207">
        <w:t>sage</w:t>
      </w:r>
      <w:r>
        <w:t xml:space="preserve"> fee</w:t>
      </w:r>
      <w:r w:rsidRPr="00C15207">
        <w:t xml:space="preserve"> of </w:t>
      </w:r>
      <w:r>
        <w:t>$</w:t>
      </w:r>
      <w:r w:rsidRPr="00C15207">
        <w:t xml:space="preserve">27 </w:t>
      </w:r>
      <w:r>
        <w:t>+</w:t>
      </w:r>
      <w:r w:rsidRPr="00C15207">
        <w:t xml:space="preserve"> taxes will be charged</w:t>
      </w:r>
    </w:p>
    <w:p w:rsidRPr="00995FCF" w:rsidR="000401FB" w:rsidP="2F9766F1" w:rsidRDefault="000401FB" w14:paraId="6563FFBC" w14:textId="17BFF38D">
      <w:pPr>
        <w:spacing w:before="240"/>
        <w:rPr>
          <w:rFonts w:ascii="Calibri" w:hAnsi="Calibri" w:eastAsia="Calibri" w:cs="Calibri"/>
          <w:sz w:val="12"/>
          <w:szCs w:val="12"/>
          <w:lang w:val="en-IN"/>
        </w:rPr>
      </w:pPr>
      <w:r w:rsidRPr="2F9766F1" w:rsidR="000401FB">
        <w:rPr>
          <w:b w:val="1"/>
          <w:bCs w:val="1"/>
          <w:lang w:val="en-IN"/>
        </w:rPr>
        <w:t>Fuel Surcharge Waiver</w:t>
      </w:r>
      <w:r w:rsidRPr="2F9766F1" w:rsidR="3FF08A17">
        <w:rPr>
          <w:b w:val="1"/>
          <w:bCs w:val="1"/>
          <w:lang w:val="en-IN"/>
        </w:rPr>
        <w:t xml:space="preserve"> </w:t>
      </w:r>
    </w:p>
    <w:p w:rsidRPr="00F23D00" w:rsidR="000401FB" w:rsidP="001A674F" w:rsidRDefault="000401FB" w14:paraId="4856C456" w14:textId="6445F041">
      <w:pPr>
        <w:pStyle w:val="ListParagraph"/>
        <w:numPr>
          <w:ilvl w:val="0"/>
          <w:numId w:val="5"/>
        </w:numPr>
        <w:rPr>
          <w:lang w:val="en-IN"/>
        </w:rPr>
      </w:pPr>
      <w:r w:rsidRPr="00F23D00">
        <w:rPr>
          <w:lang w:val="en-IN"/>
        </w:rPr>
        <w:t>Enjoy a 1% fuel surcharge waiver on</w:t>
      </w:r>
      <w:r>
        <w:rPr>
          <w:lang w:val="en-IN"/>
        </w:rPr>
        <w:t xml:space="preserve"> </w:t>
      </w:r>
      <w:r w:rsidRPr="00F23D00">
        <w:rPr>
          <w:lang w:val="en-IN"/>
        </w:rPr>
        <w:t>transaction</w:t>
      </w:r>
      <w:r>
        <w:rPr>
          <w:lang w:val="en-IN"/>
        </w:rPr>
        <w:t>s</w:t>
      </w:r>
      <w:r w:rsidRPr="00F23D00">
        <w:rPr>
          <w:lang w:val="en-IN"/>
        </w:rPr>
        <w:t xml:space="preserve"> </w:t>
      </w:r>
      <w:r>
        <w:rPr>
          <w:lang w:val="en-IN"/>
        </w:rPr>
        <w:t xml:space="preserve">between Rs. 500 and Rs. </w:t>
      </w:r>
      <w:r w:rsidR="00F91914">
        <w:rPr>
          <w:lang w:val="en-IN"/>
        </w:rPr>
        <w:t>4</w:t>
      </w:r>
      <w:r w:rsidRPr="00F23D00">
        <w:rPr>
          <w:lang w:val="en-IN"/>
        </w:rPr>
        <w:t xml:space="preserve">,000 at </w:t>
      </w:r>
      <w:r>
        <w:rPr>
          <w:lang w:val="en-IN"/>
        </w:rPr>
        <w:t xml:space="preserve">all </w:t>
      </w:r>
      <w:r w:rsidRPr="00F23D00">
        <w:rPr>
          <w:lang w:val="en-IN"/>
        </w:rPr>
        <w:t>petrol pumps across India.</w:t>
      </w:r>
    </w:p>
    <w:p w:rsidR="00371E00" w:rsidP="001A674F" w:rsidRDefault="000401FB" w14:paraId="4A3A14F3" w14:textId="7901638D">
      <w:pPr>
        <w:pStyle w:val="ListParagraph"/>
        <w:numPr>
          <w:ilvl w:val="0"/>
          <w:numId w:val="5"/>
        </w:numPr>
        <w:rPr>
          <w:lang w:val="en-IN"/>
        </w:rPr>
      </w:pPr>
      <w:r w:rsidRPr="00F23D00">
        <w:rPr>
          <w:lang w:val="en-IN"/>
        </w:rPr>
        <w:t xml:space="preserve">Maximum waiver of </w:t>
      </w:r>
      <w:r>
        <w:rPr>
          <w:lang w:val="en-IN"/>
        </w:rPr>
        <w:t xml:space="preserve">Rs. </w:t>
      </w:r>
      <w:r w:rsidR="00D85B4A">
        <w:rPr>
          <w:lang w:val="en-IN"/>
        </w:rPr>
        <w:t>25</w:t>
      </w:r>
      <w:r w:rsidRPr="00F23D00">
        <w:rPr>
          <w:lang w:val="en-IN"/>
        </w:rPr>
        <w:t>0 per statement cycle</w:t>
      </w:r>
      <w:r>
        <w:rPr>
          <w:lang w:val="en-IN"/>
        </w:rPr>
        <w:t>.</w:t>
      </w:r>
    </w:p>
    <w:p w:rsidRPr="00F91914" w:rsidR="00F91914" w:rsidP="00F91914" w:rsidRDefault="00F91914" w14:paraId="7FED97F3" w14:textId="77777777">
      <w:pPr>
        <w:pStyle w:val="ListParagraph"/>
      </w:pPr>
    </w:p>
    <w:p w:rsidRPr="00166BEB" w:rsidR="00166BEB" w:rsidP="00166BEB" w:rsidRDefault="00166BEB" w14:paraId="3B8132F8" w14:textId="2228F475">
      <w:pPr>
        <w:jc w:val="center"/>
        <w:rPr>
          <w:b/>
          <w:bCs/>
          <w:u w:val="single"/>
          <w:lang w:val="en-IN"/>
        </w:rPr>
      </w:pPr>
      <w:r w:rsidRPr="00AD11D6">
        <w:rPr>
          <w:b/>
          <w:bCs/>
          <w:i/>
          <w:iCs/>
          <w:u w:val="single"/>
          <w:lang w:val="en-IN"/>
        </w:rPr>
        <w:t>Explore</w:t>
      </w:r>
      <w:r w:rsidRPr="00166BEB" w:rsidR="00AD11D6">
        <w:rPr>
          <w:b/>
          <w:bCs/>
          <w:u w:val="single"/>
          <w:lang w:val="en-IN"/>
        </w:rPr>
        <w:t xml:space="preserve"> REWARDS</w:t>
      </w:r>
    </w:p>
    <w:p w:rsidRPr="00EC3BB6" w:rsidR="00CF66EF" w:rsidP="2F9766F1" w:rsidRDefault="00CF66EF" w14:paraId="7C5734BD" w14:textId="1E5C874F">
      <w:pPr>
        <w:rPr>
          <w:rFonts w:ascii="Calibri" w:hAnsi="Calibri" w:eastAsia="Calibri" w:cs="Calibri"/>
          <w:sz w:val="12"/>
          <w:szCs w:val="12"/>
          <w:lang w:val="en-IN"/>
        </w:rPr>
      </w:pPr>
      <w:r w:rsidRPr="2F9766F1" w:rsidR="00CF66EF">
        <w:rPr>
          <w:b w:val="1"/>
          <w:bCs w:val="1"/>
          <w:lang w:val="en-IN"/>
        </w:rPr>
        <w:t xml:space="preserve">Milestone Benefit </w:t>
      </w:r>
    </w:p>
    <w:p w:rsidR="00CF66EF" w:rsidRDefault="00CF66EF" w14:paraId="388F276E" w14:textId="7A7CC356">
      <w:pPr>
        <w:pStyle w:val="ListParagraph"/>
        <w:numPr>
          <w:ilvl w:val="0"/>
          <w:numId w:val="14"/>
        </w:numPr>
        <w:rPr>
          <w:lang w:eastAsia="en-IN"/>
        </w:rPr>
        <w:pPrChange w:author="Namita Salgiya" w:date="2026-01-16T13:53:00Z" w16du:dateUtc="2026-01-16T08:23:00Z" w:id="20">
          <w:pPr/>
        </w:pPrChange>
      </w:pPr>
      <w:r w:rsidRPr="00537AB4">
        <w:rPr>
          <w:lang w:eastAsia="en-IN"/>
        </w:rPr>
        <w:t xml:space="preserve">20,000 </w:t>
      </w:r>
      <w:del w:author="Namita Salgiya" w:date="2026-01-16T13:53:00Z" w16du:dateUtc="2026-01-16T08:23:00Z" w:id="21">
        <w:r w:rsidRPr="00537AB4" w:rsidDel="00064D28">
          <w:rPr>
            <w:lang w:eastAsia="en-IN"/>
          </w:rPr>
          <w:delText xml:space="preserve">bonus </w:delText>
        </w:r>
      </w:del>
      <w:r w:rsidRPr="00537AB4">
        <w:rPr>
          <w:lang w:eastAsia="en-IN"/>
        </w:rPr>
        <w:t xml:space="preserve">Reward Points on </w:t>
      </w:r>
      <w:del w:author="Namita Salgiya" w:date="2026-01-16T13:53:00Z" w16du:dateUtc="2026-01-16T08:23:00Z" w:id="22">
        <w:r w:rsidRPr="00537AB4" w:rsidDel="00064D28">
          <w:rPr>
            <w:lang w:eastAsia="en-IN"/>
          </w:rPr>
          <w:delText xml:space="preserve">overall annual retail </w:delText>
        </w:r>
      </w:del>
      <w:r w:rsidRPr="00537AB4">
        <w:rPr>
          <w:lang w:eastAsia="en-IN"/>
        </w:rPr>
        <w:t>spends of Rs. 5,00,000</w:t>
      </w:r>
      <w:ins w:author="Namita Salgiya" w:date="2026-01-16T13:53:00Z" w16du:dateUtc="2026-01-16T08:23:00Z" w:id="23">
        <w:r w:rsidR="00064D28">
          <w:rPr>
            <w:lang w:eastAsia="en-IN"/>
          </w:rPr>
          <w:t xml:space="preserve"> </w:t>
        </w:r>
        <w:del w:author="Upadhyay , Shubham (SBICard)" w:date="2026-01-20T11:51:00Z" w16du:dateUtc="2026-01-20T06:21:00Z" w:id="24">
          <w:r w:rsidRPr="00537AB4" w:rsidDel="00C43B80" w:rsidR="00064D28">
            <w:rPr>
              <w:lang w:eastAsia="en-IN"/>
            </w:rPr>
            <w:delText xml:space="preserve">spends </w:delText>
          </w:r>
        </w:del>
      </w:ins>
    </w:p>
    <w:p w:rsidR="00CF66EF" w:rsidP="00CF66EF" w:rsidRDefault="00CF66EF" w14:paraId="66E868AC" w14:textId="00B94D72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2F9766F1" w:rsidR="00CF66EF">
        <w:rPr>
          <w:b w:val="1"/>
          <w:bCs w:val="1"/>
          <w:lang w:val="en-IN"/>
        </w:rPr>
        <w:t xml:space="preserve">Reward Benefits </w:t>
      </w:r>
    </w:p>
    <w:p w:rsidRPr="00537AB4" w:rsidR="00CF66EF" w:rsidP="00CF66EF" w:rsidRDefault="00CF66EF" w14:paraId="7D0473C9" w14:textId="0F380D0D">
      <w:pPr>
        <w:pStyle w:val="ListParagraph"/>
        <w:numPr>
          <w:ilvl w:val="0"/>
          <w:numId w:val="11"/>
        </w:numPr>
        <w:rPr>
          <w:lang w:val="en-IN" w:eastAsia="en-IN"/>
        </w:rPr>
      </w:pPr>
      <w:r>
        <w:rPr>
          <w:lang w:val="en-IN" w:eastAsia="en-IN"/>
        </w:rPr>
        <w:t>2</w:t>
      </w:r>
      <w:r w:rsidRPr="00EC3BB6">
        <w:rPr>
          <w:lang w:val="en-IN" w:eastAsia="en-IN"/>
        </w:rPr>
        <w:t xml:space="preserve">5 Reward Points on every Rs. 100 spent at </w:t>
      </w:r>
      <w:r w:rsidRPr="00537AB4">
        <w:rPr>
          <w:lang w:eastAsia="en-IN"/>
        </w:rPr>
        <w:t>Online &amp; Retail Landmark Stores</w:t>
      </w:r>
      <w:del w:author="Namita Salgiya" w:date="2026-01-16T13:54:00Z" w16du:dateUtc="2026-01-16T08:24:00Z" w:id="25">
        <w:r w:rsidRPr="00537AB4" w:rsidDel="00064D28">
          <w:rPr>
            <w:lang w:eastAsia="en-IN"/>
          </w:rPr>
          <w:delText xml:space="preserve"> (Lifestyle, Home Centre, Max, Spar, Baby Shop and EasyBuy)</w:delText>
        </w:r>
      </w:del>
    </w:p>
    <w:p w:rsidRPr="00537AB4" w:rsidR="00CF66EF" w:rsidP="00CF66EF" w:rsidRDefault="00CF66EF" w14:paraId="2EDAD60A" w14:textId="6720F7C0">
      <w:pPr>
        <w:pStyle w:val="ListParagraph"/>
        <w:numPr>
          <w:ilvl w:val="0"/>
          <w:numId w:val="11"/>
        </w:numPr>
        <w:rPr>
          <w:lang w:val="en-IN" w:eastAsia="en-IN"/>
        </w:rPr>
      </w:pPr>
      <w:r w:rsidRPr="00537AB4">
        <w:rPr>
          <w:lang w:val="en-IN" w:eastAsia="en-IN"/>
        </w:rPr>
        <w:t xml:space="preserve">10 Reward </w:t>
      </w:r>
      <w:r w:rsidRPr="00537AB4" w:rsidR="00C43B80">
        <w:rPr>
          <w:lang w:val="en-IN" w:eastAsia="en-IN"/>
        </w:rPr>
        <w:t xml:space="preserve">Points </w:t>
      </w:r>
      <w:r w:rsidRPr="00537AB4">
        <w:rPr>
          <w:lang w:val="en-IN" w:eastAsia="en-IN"/>
        </w:rPr>
        <w:t xml:space="preserve">per Rs. 100 </w:t>
      </w:r>
      <w:del w:author="Upadhyay , Shubham (SBICard)" w:date="2026-01-20T11:51:00Z" w16du:dateUtc="2026-01-20T06:21:00Z" w:id="26">
        <w:r w:rsidDel="00C43B80">
          <w:rPr>
            <w:lang w:val="en-IN" w:eastAsia="en-IN"/>
          </w:rPr>
          <w:delText xml:space="preserve">spent </w:delText>
        </w:r>
        <w:r w:rsidRPr="00537AB4" w:rsidDel="00C43B80">
          <w:rPr>
            <w:lang w:val="en-IN" w:eastAsia="en-IN"/>
          </w:rPr>
          <w:delText xml:space="preserve">at </w:delText>
        </w:r>
      </w:del>
      <w:ins w:author="Upadhyay , Shubham (SBICard)" w:date="2026-01-20T11:51:00Z" w16du:dateUtc="2026-01-20T06:21:00Z" w:id="27">
        <w:r w:rsidR="00C43B80">
          <w:rPr>
            <w:lang w:val="en-IN" w:eastAsia="en-IN"/>
          </w:rPr>
          <w:t xml:space="preserve">on </w:t>
        </w:r>
      </w:ins>
      <w:r w:rsidRPr="00537AB4">
        <w:rPr>
          <w:lang w:val="en-IN" w:eastAsia="en-IN"/>
        </w:rPr>
        <w:t xml:space="preserve">Dining, Movies &amp; International </w:t>
      </w:r>
      <w:ins w:author="Namita Salgiya" w:date="2026-01-16T13:54:00Z" w16du:dateUtc="2026-01-16T08:24:00Z" w:id="28">
        <w:r w:rsidR="00064D28">
          <w:rPr>
            <w:lang w:val="en-IN" w:eastAsia="en-IN"/>
          </w:rPr>
          <w:t>s</w:t>
        </w:r>
      </w:ins>
      <w:del w:author="Namita Salgiya" w:date="2026-01-16T13:54:00Z" w16du:dateUtc="2026-01-16T08:24:00Z" w:id="29">
        <w:r w:rsidRPr="00537AB4" w:rsidDel="00064D28">
          <w:rPr>
            <w:lang w:val="en-IN" w:eastAsia="en-IN"/>
          </w:rPr>
          <w:delText>S</w:delText>
        </w:r>
      </w:del>
      <w:r w:rsidRPr="00537AB4">
        <w:rPr>
          <w:lang w:val="en-IN" w:eastAsia="en-IN"/>
        </w:rPr>
        <w:t>pends.</w:t>
      </w:r>
    </w:p>
    <w:p w:rsidR="00CF66EF" w:rsidDel="00064D28" w:rsidP="00064D28" w:rsidRDefault="00CF66EF" w14:paraId="1C520664" w14:textId="3C43E378">
      <w:pPr>
        <w:pStyle w:val="ListParagraph"/>
        <w:numPr>
          <w:ilvl w:val="0"/>
          <w:numId w:val="11"/>
        </w:numPr>
        <w:rPr>
          <w:del w:author="Namita Salgiya" w:date="2026-01-16T13:54:00Z" w16du:dateUtc="2026-01-16T08:24:00Z" w:id="30"/>
          <w:lang w:val="en-IN" w:eastAsia="en-IN"/>
        </w:rPr>
      </w:pPr>
      <w:r w:rsidRPr="00064D28">
        <w:rPr>
          <w:lang w:val="en-IN" w:eastAsia="en-IN"/>
        </w:rPr>
        <w:t xml:space="preserve">2 Reward Points per Rs. 100 </w:t>
      </w:r>
      <w:del w:author="Upadhyay , Shubham (SBICard)" w:date="2026-01-20T11:53:00Z" w16du:dateUtc="2026-01-20T06:23:00Z" w:id="31">
        <w:r w:rsidRPr="00064D28" w:rsidDel="00C43B80">
          <w:rPr>
            <w:lang w:val="en-IN" w:eastAsia="en-IN"/>
          </w:rPr>
          <w:delText xml:space="preserve">spent </w:delText>
        </w:r>
      </w:del>
      <w:r w:rsidRPr="00064D28">
        <w:rPr>
          <w:lang w:val="en-IN" w:eastAsia="en-IN"/>
        </w:rPr>
        <w:t xml:space="preserve">on other </w:t>
      </w:r>
      <w:del w:author="Namita Salgiya" w:date="2026-01-16T13:54:00Z" w16du:dateUtc="2026-01-16T08:24:00Z" w:id="32">
        <w:r w:rsidRPr="00EC3BB6" w:rsidDel="00064D28">
          <w:rPr>
            <w:lang w:val="en-IN" w:eastAsia="en-IN"/>
          </w:rPr>
          <w:delText>retail purchases (non-fuel).</w:delText>
        </w:r>
      </w:del>
    </w:p>
    <w:p w:rsidR="00064D28" w:rsidP="00064D28" w:rsidRDefault="00064D28" w14:paraId="4A8D7916" w14:textId="77777777">
      <w:pPr>
        <w:pStyle w:val="ListParagraph"/>
        <w:numPr>
          <w:ilvl w:val="0"/>
          <w:numId w:val="11"/>
        </w:numPr>
        <w:rPr>
          <w:ins w:author="Namita Salgiya" w:date="2026-01-16T13:54:00Z" w16du:dateUtc="2026-01-16T08:24:00Z" w:id="33"/>
          <w:lang w:val="en-IN" w:eastAsia="en-IN"/>
        </w:rPr>
      </w:pPr>
      <w:ins w:author="Namita Salgiya" w:date="2026-01-16T13:54:00Z" w16du:dateUtc="2026-01-16T08:24:00Z" w:id="34">
        <w:r>
          <w:rPr>
            <w:lang w:val="en-IN" w:eastAsia="en-IN"/>
          </w:rPr>
          <w:t>spends</w:t>
        </w:r>
      </w:ins>
    </w:p>
    <w:p w:rsidRPr="00064D28" w:rsidR="00CF66EF" w:rsidDel="00064D28" w:rsidP="00064D28" w:rsidRDefault="00CF66EF" w14:paraId="11CBEC1E" w14:textId="0A9460DF">
      <w:pPr>
        <w:pStyle w:val="ListParagraph"/>
        <w:numPr>
          <w:ilvl w:val="0"/>
          <w:numId w:val="11"/>
        </w:numPr>
        <w:rPr>
          <w:del w:author="Namita Salgiya" w:date="2026-01-16T13:54:00Z" w16du:dateUtc="2026-01-16T08:24:00Z" w:id="35"/>
          <w:lang w:val="en-IN" w:eastAsia="en-IN"/>
        </w:rPr>
      </w:pPr>
      <w:del w:author="Namita Salgiya" w:date="2026-01-16T13:54:00Z" w16du:dateUtc="2026-01-16T08:24:00Z" w:id="36">
        <w:r w:rsidRPr="00064D28" w:rsidDel="00064D28">
          <w:rPr>
            <w:lang w:val="en-IN" w:eastAsia="en-IN"/>
          </w:rPr>
          <w:delText>4 Reward Point = Rs. 1.</w:delText>
        </w:r>
      </w:del>
    </w:p>
    <w:p w:rsidRPr="00D85B4A" w:rsidR="00CF66EF" w:rsidDel="00064D28" w:rsidP="00CF66EF" w:rsidRDefault="00CF66EF" w14:paraId="572E00CE" w14:textId="56608DBC">
      <w:pPr>
        <w:pStyle w:val="ListParagraph"/>
        <w:numPr>
          <w:ilvl w:val="0"/>
          <w:numId w:val="11"/>
        </w:numPr>
        <w:rPr>
          <w:del w:author="Namita Salgiya" w:date="2026-01-16T13:54:00Z" w16du:dateUtc="2026-01-16T08:24:00Z" w:id="37"/>
          <w:lang w:val="en-IN" w:eastAsia="en-IN"/>
        </w:rPr>
      </w:pPr>
      <w:del w:author="Namita Salgiya" w:date="2026-01-16T13:54:00Z" w16du:dateUtc="2026-01-16T08:24:00Z" w:id="38">
        <w:r w:rsidRPr="00D85B4A" w:rsidDel="00064D28">
          <w:rPr>
            <w:lang w:val="en-IN" w:eastAsia="en-IN"/>
          </w:rPr>
          <w:delText xml:space="preserve">Redeem Reward Points instantly at </w:delText>
        </w:r>
        <w:r w:rsidRPr="00537AB4" w:rsidDel="00064D28">
          <w:rPr>
            <w:lang w:eastAsia="en-IN"/>
          </w:rPr>
          <w:delText>Lifestyle, Home Centre, Spar, Max, Baby Shop and EasyBuy stores.</w:delText>
        </w:r>
      </w:del>
    </w:p>
    <w:p w:rsidRPr="002D38D6" w:rsidR="002D38D6" w:rsidP="00A80E72" w:rsidRDefault="00E56665" w14:paraId="5605250A" w14:textId="005B0DB1">
      <w:pPr>
        <w:jc w:val="center"/>
        <w:rPr>
          <w:b/>
          <w:bCs/>
          <w:u w:val="single"/>
          <w:lang w:val="en-IN"/>
        </w:rPr>
      </w:pPr>
      <w:hyperlink w:history="1" r:id="rId14">
        <w:r w:rsidRPr="002D38D6">
          <w:rPr>
            <w:rStyle w:val="Hyperlink"/>
            <w:b/>
            <w:bCs/>
            <w:lang w:val="en-IN"/>
          </w:rPr>
          <w:br/>
        </w:r>
      </w:hyperlink>
      <w:r w:rsidRPr="00130F13" w:rsidR="00130F13">
        <w:rPr>
          <w:b/>
          <w:bCs/>
          <w:i/>
          <w:iCs/>
          <w:u w:val="single"/>
          <w:lang w:val="en-IN"/>
        </w:rPr>
        <w:t>Credit Card</w:t>
      </w:r>
      <w:r w:rsidRPr="00130F13" w:rsidR="00130F13">
        <w:rPr>
          <w:b/>
          <w:bCs/>
          <w:u w:val="single"/>
          <w:lang w:val="en-IN"/>
        </w:rPr>
        <w:t xml:space="preserve"> </w:t>
      </w:r>
      <w:r w:rsidRPr="002D38D6" w:rsidR="00130F13">
        <w:rPr>
          <w:b/>
          <w:bCs/>
          <w:u w:val="single"/>
          <w:lang w:val="en-IN"/>
        </w:rPr>
        <w:t>FEE &amp; CHARGES</w:t>
      </w:r>
    </w:p>
    <w:p w:rsidRPr="002D38D6" w:rsidR="002D38D6" w:rsidP="001A674F" w:rsidRDefault="00E831EB" w14:paraId="07E865B8" w14:textId="1E4B7A1D">
      <w:pPr>
        <w:pStyle w:val="ListParagraph"/>
        <w:numPr>
          <w:ilvl w:val="0"/>
          <w:numId w:val="2"/>
        </w:numPr>
      </w:pPr>
      <w:r>
        <w:t>Annual</w:t>
      </w:r>
      <w:r w:rsidRPr="002D38D6" w:rsidR="002D38D6">
        <w:t xml:space="preserve"> Fee (one-time): Rs.</w:t>
      </w:r>
      <w:r w:rsidR="00687E6A">
        <w:t xml:space="preserve"> </w:t>
      </w:r>
      <w:bookmarkStart w:name="_Hlk218164992" w:id="39"/>
      <w:r>
        <w:t>2</w:t>
      </w:r>
      <w:ins w:author="Upadhyay , Shubham (SBICard)" w:date="2026-01-20T11:53:00Z" w16du:dateUtc="2026-01-20T06:23:00Z" w:id="40">
        <w:r w:rsidR="00C43B80">
          <w:t>,</w:t>
        </w:r>
      </w:ins>
      <w:r>
        <w:t>9</w:t>
      </w:r>
      <w:r w:rsidRPr="002D38D6" w:rsidR="002D38D6">
        <w:t xml:space="preserve">99 </w:t>
      </w:r>
      <w:bookmarkEnd w:id="39"/>
      <w:r w:rsidRPr="002D38D6" w:rsidR="002D38D6">
        <w:t>+ taxes </w:t>
      </w:r>
    </w:p>
    <w:p w:rsidRPr="002D38D6" w:rsidR="002D38D6" w:rsidP="001A674F" w:rsidRDefault="002D38D6" w14:paraId="3CCA290E" w14:textId="41D58895">
      <w:pPr>
        <w:pStyle w:val="ListParagraph"/>
        <w:numPr>
          <w:ilvl w:val="0"/>
          <w:numId w:val="2"/>
        </w:numPr>
        <w:rPr>
          <w:lang w:val="en-IN"/>
        </w:rPr>
      </w:pPr>
      <w:r w:rsidRPr="002D38D6">
        <w:t>Renewal Fee (per annum): Rs.</w:t>
      </w:r>
      <w:r>
        <w:t xml:space="preserve"> </w:t>
      </w:r>
      <w:r w:rsidR="00E831EB">
        <w:t>2</w:t>
      </w:r>
      <w:ins w:author="Upadhyay , Shubham (SBICard)" w:date="2026-01-20T11:53:00Z" w16du:dateUtc="2026-01-20T06:23:00Z" w:id="41">
        <w:r w:rsidR="00C43B80">
          <w:t>,</w:t>
        </w:r>
      </w:ins>
      <w:r w:rsidR="00E831EB">
        <w:t>9</w:t>
      </w:r>
      <w:r w:rsidRPr="002D38D6" w:rsidR="00E831EB">
        <w:t>99</w:t>
      </w:r>
      <w:r w:rsidRPr="002D38D6" w:rsidR="00AB6998">
        <w:t xml:space="preserve"> </w:t>
      </w:r>
      <w:r w:rsidRPr="002D38D6">
        <w:t>+ taxes</w:t>
      </w:r>
    </w:p>
    <w:p w:rsidR="00E56665" w:rsidP="00E56665" w:rsidRDefault="00A579B5" w14:paraId="0EBF00D7" w14:textId="493D5546">
      <w:pPr>
        <w:rPr>
          <w:b/>
          <w:bCs/>
        </w:rPr>
      </w:pPr>
      <w:r w:rsidRPr="00A579B5">
        <w:rPr>
          <w:b/>
          <w:bCs/>
        </w:rPr>
        <w:t>Fees</w:t>
      </w:r>
    </w:p>
    <w:p w:rsidRPr="00A579B5" w:rsidR="00A579B5" w:rsidP="001A674F" w:rsidRDefault="00E831EB" w14:paraId="7060F76E" w14:textId="7F7A782F">
      <w:pPr>
        <w:pStyle w:val="ListParagraph"/>
        <w:numPr>
          <w:ilvl w:val="0"/>
          <w:numId w:val="3"/>
        </w:numPr>
        <w:rPr>
          <w:lang w:val="en-IN"/>
        </w:rPr>
      </w:pPr>
      <w:r>
        <w:t>Annual</w:t>
      </w:r>
      <w:r w:rsidRPr="00A579B5" w:rsidR="00A579B5">
        <w:rPr>
          <w:lang w:val="en-IN"/>
        </w:rPr>
        <w:t xml:space="preserve"> Fee (one-time):</w:t>
      </w:r>
      <w:r w:rsidR="00A579B5">
        <w:rPr>
          <w:lang w:val="en-IN"/>
        </w:rPr>
        <w:t xml:space="preserve"> </w:t>
      </w:r>
      <w:r w:rsidRPr="002D38D6" w:rsidR="00A80E72">
        <w:t>Rs.</w:t>
      </w:r>
      <w:r w:rsidR="00A80E72">
        <w:t xml:space="preserve"> </w:t>
      </w:r>
      <w:r>
        <w:t>2</w:t>
      </w:r>
      <w:ins w:author="Upadhyay , Shubham (SBICard)" w:date="2026-01-20T11:53:00Z" w16du:dateUtc="2026-01-20T06:23:00Z" w:id="42">
        <w:r w:rsidR="00C43B80">
          <w:t>,</w:t>
        </w:r>
      </w:ins>
      <w:r>
        <w:t>9</w:t>
      </w:r>
      <w:r w:rsidRPr="002D38D6">
        <w:t xml:space="preserve">99 </w:t>
      </w:r>
      <w:r w:rsidRPr="002D38D6" w:rsidR="00A80E72">
        <w:t>+ taxes</w:t>
      </w:r>
    </w:p>
    <w:p w:rsidR="00A579B5" w:rsidP="001A674F" w:rsidRDefault="00A579B5" w14:paraId="5301376D" w14:textId="0E3D1693">
      <w:pPr>
        <w:pStyle w:val="ListParagraph"/>
        <w:numPr>
          <w:ilvl w:val="0"/>
          <w:numId w:val="3"/>
        </w:numPr>
        <w:rPr>
          <w:lang w:val="en-IN"/>
        </w:rPr>
      </w:pPr>
      <w:r w:rsidRPr="00A579B5">
        <w:rPr>
          <w:lang w:val="en-IN"/>
        </w:rPr>
        <w:t>Renewal Fee (per annum): </w:t>
      </w:r>
      <w:r w:rsidRPr="002D38D6" w:rsidR="00A80E72">
        <w:t>Rs.</w:t>
      </w:r>
      <w:r w:rsidR="00A80E72">
        <w:t xml:space="preserve"> </w:t>
      </w:r>
      <w:r w:rsidR="00E831EB">
        <w:t>2</w:t>
      </w:r>
      <w:ins w:author="Upadhyay , Shubham (SBICard)" w:date="2026-01-20T11:53:00Z" w16du:dateUtc="2026-01-20T06:23:00Z" w:id="43">
        <w:r w:rsidR="00C43B80">
          <w:t>,</w:t>
        </w:r>
      </w:ins>
      <w:r w:rsidR="00E831EB">
        <w:t>9</w:t>
      </w:r>
      <w:r w:rsidRPr="002D38D6" w:rsidR="00E831EB">
        <w:t>99</w:t>
      </w:r>
      <w:r w:rsidR="00E831EB">
        <w:t xml:space="preserve"> </w:t>
      </w:r>
      <w:r w:rsidRPr="002D38D6" w:rsidR="00A80E72">
        <w:t>+ taxes</w:t>
      </w:r>
      <w:r w:rsidR="00A80E72">
        <w:t xml:space="preserve"> </w:t>
      </w:r>
      <w:r w:rsidRPr="00A579B5">
        <w:rPr>
          <w:lang w:val="en-IN"/>
        </w:rPr>
        <w:t>from second year onwards</w:t>
      </w:r>
    </w:p>
    <w:p w:rsidRPr="00A579B5" w:rsidR="00A579B5" w:rsidP="001A674F" w:rsidRDefault="00A579B5" w14:paraId="099A0E29" w14:textId="55E38AED">
      <w:pPr>
        <w:pStyle w:val="ListParagraph"/>
        <w:numPr>
          <w:ilvl w:val="0"/>
          <w:numId w:val="3"/>
        </w:numPr>
        <w:rPr>
          <w:lang w:val="en-IN"/>
        </w:rPr>
      </w:pPr>
      <w:r w:rsidRPr="00A579B5">
        <w:rPr>
          <w:lang w:val="en-IN"/>
        </w:rPr>
        <w:t>Add-on</w:t>
      </w:r>
      <w:ins w:author="Namita Salgiya" w:date="2026-01-16T13:50:00Z" w16du:dateUtc="2026-01-16T08:20:00Z" w:id="44">
        <w:r w:rsidR="00064D28">
          <w:rPr>
            <w:lang w:val="en-IN"/>
          </w:rPr>
          <w:t xml:space="preserve"> Card </w:t>
        </w:r>
      </w:ins>
      <w:del w:author="Namita Salgiya" w:date="2026-01-16T13:50:00Z" w16du:dateUtc="2026-01-16T08:20:00Z" w:id="45">
        <w:r w:rsidRPr="00A579B5" w:rsidDel="00064D28">
          <w:rPr>
            <w:lang w:val="en-IN"/>
          </w:rPr>
          <w:delText xml:space="preserve"> </w:delText>
        </w:r>
      </w:del>
      <w:r w:rsidRPr="00A579B5">
        <w:rPr>
          <w:lang w:val="en-IN"/>
        </w:rPr>
        <w:t>Fee (per annum): Nil</w:t>
      </w:r>
    </w:p>
    <w:p w:rsidR="00A579B5" w:rsidP="00E56665" w:rsidRDefault="00A579B5" w14:paraId="2BD3B2ED" w14:textId="7C3448F9">
      <w:pPr>
        <w:rPr>
          <w:b/>
          <w:bCs/>
        </w:rPr>
      </w:pPr>
      <w:r w:rsidRPr="00A579B5">
        <w:rPr>
          <w:b/>
          <w:bCs/>
        </w:rPr>
        <w:t>Fees and Charges</w:t>
      </w:r>
    </w:p>
    <w:p w:rsidRPr="001727A5" w:rsidR="009164D7" w:rsidP="001A674F" w:rsidRDefault="009164D7" w14:paraId="00955866" w14:textId="09E03FD2">
      <w:pPr>
        <w:numPr>
          <w:ilvl w:val="0"/>
          <w:numId w:val="4"/>
        </w:numPr>
        <w:rPr>
          <w:rStyle w:val="Hyperlink"/>
          <w:color w:val="auto"/>
          <w:u w:val="none"/>
          <w:lang w:val="en-IN"/>
        </w:rPr>
      </w:pPr>
      <w:r w:rsidRPr="009164D7">
        <w:rPr>
          <w:lang w:val="en-IN"/>
        </w:rPr>
        <w:t xml:space="preserve">For information regarding fees and other applicable charges, please refer to </w:t>
      </w:r>
      <w:del w:author="Upadhyay , Shubham (SBICard)" w:date="2026-01-20T11:53:00Z" w16du:dateUtc="2026-01-20T06:23:00Z" w:id="46">
        <w:r w:rsidRPr="009164D7" w:rsidDel="00C43B80">
          <w:rPr>
            <w:lang w:val="en-IN"/>
          </w:rPr>
          <w:delText>the</w:delText>
        </w:r>
        <w:r w:rsidDel="00C43B80">
          <w:rPr>
            <w:lang w:val="en-IN"/>
          </w:rPr>
          <w:delText xml:space="preserve"> </w:delText>
        </w:r>
      </w:del>
      <w:hyperlink w:tgtFrame="_blank" w:history="1" r:id="rId15">
        <w:r w:rsidRPr="009164D7">
          <w:rPr>
            <w:rStyle w:val="Hyperlink"/>
            <w:lang w:val="en-IN"/>
          </w:rPr>
          <w:t>Most Important Terms &amp; Conditions</w:t>
        </w:r>
      </w:hyperlink>
    </w:p>
    <w:p w:rsidR="001727A5" w:rsidP="001727A5" w:rsidRDefault="001727A5" w14:paraId="127B3612" w14:textId="77777777">
      <w:pPr>
        <w:rPr>
          <w:ins w:author="Namita Salgiya" w:date="2026-01-16T13:54:00Z" w16du:dateUtc="2026-01-16T08:24:00Z" w:id="47"/>
          <w:rStyle w:val="Hyperlink"/>
          <w:b/>
          <w:bCs/>
          <w:lang w:val="en-IN"/>
        </w:rPr>
      </w:pPr>
      <w:r w:rsidRPr="001727A5">
        <w:rPr>
          <w:rStyle w:val="Hyperlink"/>
          <w:b/>
          <w:bCs/>
          <w:lang w:val="en-IN"/>
        </w:rPr>
        <w:t>FAQ</w:t>
      </w:r>
    </w:p>
    <w:p w:rsidRPr="00BC38CC" w:rsidR="00064D28" w:rsidP="00064D28" w:rsidRDefault="00064D28" w14:paraId="4B0ABB83" w14:textId="77777777">
      <w:pPr>
        <w:rPr>
          <w:ins w:author="Namita Salgiya" w:date="2026-01-16T13:54:00Z" w16du:dateUtc="2026-01-16T08:24:00Z" w:id="48"/>
          <w:b/>
          <w:bCs/>
          <w:lang w:val="en-IN"/>
        </w:rPr>
      </w:pPr>
      <w:bookmarkStart w:name="_Hlk219368909" w:id="49"/>
      <w:ins w:author="Namita Salgiya" w:date="2026-01-16T13:54:00Z" w16du:dateUtc="2026-01-16T08:24:00Z" w:id="50">
        <w:r w:rsidRPr="00BC38CC">
          <w:rPr>
            <w:b/>
            <w:bCs/>
            <w:lang w:val="en-IN"/>
          </w:rPr>
          <w:t>What is Annual Fee and Renewal Fee of the card?</w:t>
        </w:r>
      </w:ins>
    </w:p>
    <w:p w:rsidRPr="00BC38CC" w:rsidR="00064D28" w:rsidP="00064D28" w:rsidRDefault="00064D28" w14:paraId="75C86CF9" w14:textId="4FD96BD0">
      <w:pPr>
        <w:rPr>
          <w:ins w:author="Namita Salgiya" w:date="2026-01-16T13:54:00Z" w16du:dateUtc="2026-01-16T08:24:00Z" w:id="51"/>
          <w:lang w:val="en-IN"/>
        </w:rPr>
      </w:pPr>
      <w:ins w:author="Namita Salgiya" w:date="2026-01-16T13:54:00Z" w16du:dateUtc="2026-01-16T08:24:00Z" w:id="52">
        <w:r w:rsidRPr="00BC38CC">
          <w:rPr>
            <w:lang w:val="en-IN"/>
          </w:rPr>
          <w:t xml:space="preserve">The Annual Fee of the card is Rs. </w:t>
        </w:r>
      </w:ins>
      <w:ins w:author="Namita Salgiya" w:date="2026-01-16T13:55:00Z" w16du:dateUtc="2026-01-16T08:25:00Z" w:id="53">
        <w:r>
          <w:rPr>
            <w:lang w:val="en-IN"/>
          </w:rPr>
          <w:t>2</w:t>
        </w:r>
      </w:ins>
      <w:ins w:author="Upadhyay , Shubham (SBICard)" w:date="2026-01-20T11:53:00Z" w16du:dateUtc="2026-01-20T06:23:00Z" w:id="54">
        <w:r w:rsidR="00C43B80">
          <w:rPr>
            <w:lang w:val="en-IN"/>
          </w:rPr>
          <w:t>,</w:t>
        </w:r>
      </w:ins>
      <w:ins w:author="Namita Salgiya" w:date="2026-01-16T13:54:00Z" w16du:dateUtc="2026-01-16T08:24:00Z" w:id="55">
        <w:r w:rsidRPr="00BC38CC">
          <w:rPr>
            <w:lang w:val="en-IN"/>
          </w:rPr>
          <w:t xml:space="preserve">999 + taxes. The Renewal Fee is Rs. </w:t>
        </w:r>
      </w:ins>
      <w:ins w:author="Namita Salgiya" w:date="2026-01-16T13:55:00Z" w16du:dateUtc="2026-01-16T08:25:00Z" w:id="56">
        <w:r>
          <w:rPr>
            <w:lang w:val="en-IN"/>
          </w:rPr>
          <w:t>2</w:t>
        </w:r>
      </w:ins>
      <w:ins w:author="Upadhyay , Shubham (SBICard)" w:date="2026-01-20T11:53:00Z" w16du:dateUtc="2026-01-20T06:23:00Z" w:id="57">
        <w:r w:rsidR="00C43B80">
          <w:rPr>
            <w:lang w:val="en-IN"/>
          </w:rPr>
          <w:t>,</w:t>
        </w:r>
      </w:ins>
      <w:ins w:author="Namita Salgiya" w:date="2026-01-16T13:54:00Z" w16du:dateUtc="2026-01-16T08:24:00Z" w:id="58">
        <w:r w:rsidRPr="00BC38CC">
          <w:rPr>
            <w:lang w:val="en-IN"/>
          </w:rPr>
          <w:t>999 + taxes from second year onwards.</w:t>
        </w:r>
      </w:ins>
    </w:p>
    <w:p w:rsidRPr="00BC38CC" w:rsidR="00064D28" w:rsidP="00064D28" w:rsidRDefault="00064D28" w14:paraId="25098B3D" w14:textId="77777777">
      <w:pPr>
        <w:rPr>
          <w:ins w:author="Namita Salgiya" w:date="2026-01-16T13:54:00Z" w16du:dateUtc="2026-01-16T08:24:00Z" w:id="59"/>
          <w:b/>
          <w:bCs/>
          <w:lang w:val="en-IN"/>
        </w:rPr>
      </w:pPr>
      <w:ins w:author="Namita Salgiya" w:date="2026-01-16T13:54:00Z" w16du:dateUtc="2026-01-16T08:24:00Z" w:id="60">
        <w:r w:rsidRPr="00BC38CC">
          <w:rPr>
            <w:b/>
            <w:bCs/>
            <w:lang w:val="en-IN"/>
          </w:rPr>
          <w:t>Can I use my card internationally?</w:t>
        </w:r>
      </w:ins>
    </w:p>
    <w:p w:rsidRPr="00BC38CC" w:rsidR="00064D28" w:rsidP="00064D28" w:rsidRDefault="00064D28" w14:paraId="7A2F6385" w14:textId="1A705320">
      <w:pPr>
        <w:rPr>
          <w:ins w:author="Namita Salgiya" w:date="2026-01-16T13:54:00Z" w16du:dateUtc="2026-01-16T08:24:00Z" w:id="61"/>
          <w:lang w:val="en-IN"/>
        </w:rPr>
      </w:pPr>
      <w:ins w:author="Namita Salgiya" w:date="2026-01-16T13:54:00Z" w16du:dateUtc="2026-01-16T08:24:00Z" w:id="62">
        <w:r w:rsidRPr="00BC38CC">
          <w:rPr>
            <w:lang w:val="en-IN"/>
          </w:rPr>
          <w:t xml:space="preserve">Yes, you can use your </w:t>
        </w:r>
      </w:ins>
      <w:ins w:author="Namita Salgiya" w:date="2026-01-16T13:55:00Z" w16du:dateUtc="2026-01-16T08:25:00Z" w:id="63">
        <w:r>
          <w:t>Landmark Rewards</w:t>
        </w:r>
        <w:r w:rsidRPr="00C15207">
          <w:t xml:space="preserve"> SBI Card PRIME</w:t>
        </w:r>
        <w:r>
          <w:t xml:space="preserve"> </w:t>
        </w:r>
      </w:ins>
      <w:ins w:author="Namita Salgiya" w:date="2026-01-16T13:54:00Z" w16du:dateUtc="2026-01-16T08:24:00Z" w:id="64">
        <w:del w:author="Upadhyay , Shubham (SBICard)" w:date="2026-01-20T11:54:00Z" w16du:dateUtc="2026-01-20T06:24:00Z" w:id="65">
          <w:r w:rsidRPr="00BC38CC" w:rsidDel="00C43B80">
            <w:rPr>
              <w:lang w:val="en-IN"/>
            </w:rPr>
            <w:delText xml:space="preserve">in </w:delText>
          </w:r>
        </w:del>
      </w:ins>
      <w:ins w:author="Upadhyay , Shubham (SBICard)" w:date="2026-01-20T11:54:00Z" w16du:dateUtc="2026-01-20T06:24:00Z" w:id="66">
        <w:r w:rsidR="00C43B80">
          <w:rPr>
            <w:lang w:val="en-IN"/>
          </w:rPr>
          <w:t xml:space="preserve">at </w:t>
        </w:r>
      </w:ins>
      <w:ins w:author="Namita Salgiya" w:date="2026-01-16T13:54:00Z" w16du:dateUtc="2026-01-16T08:24:00Z" w:id="67">
        <w:r w:rsidRPr="00BC38CC">
          <w:rPr>
            <w:lang w:val="en-IN"/>
          </w:rPr>
          <w:t>over 24 million outlets across the globe, including 3,25,000 outlets in India. You can withdraw cash from over 1 million ATMs across the globe.</w:t>
        </w:r>
      </w:ins>
    </w:p>
    <w:p w:rsidRPr="00BC38CC" w:rsidR="00064D28" w:rsidP="00064D28" w:rsidRDefault="00064D28" w14:paraId="0709E6A5" w14:textId="77777777">
      <w:pPr>
        <w:rPr>
          <w:ins w:author="Namita Salgiya" w:date="2026-01-16T13:54:00Z" w16du:dateUtc="2026-01-16T08:24:00Z" w:id="68"/>
          <w:b/>
          <w:bCs/>
          <w:lang w:val="en-IN"/>
        </w:rPr>
      </w:pPr>
      <w:ins w:author="Namita Salgiya" w:date="2026-01-16T13:54:00Z" w16du:dateUtc="2026-01-16T08:24:00Z" w:id="69">
        <w:r w:rsidRPr="00BC38CC">
          <w:rPr>
            <w:b/>
            <w:bCs/>
            <w:lang w:val="en-IN"/>
          </w:rPr>
          <w:t>How can I apply for the card?</w:t>
        </w:r>
      </w:ins>
    </w:p>
    <w:p w:rsidRPr="00BC38CC" w:rsidR="00064D28" w:rsidP="00064D28" w:rsidRDefault="00064D28" w14:paraId="21E20F33" w14:textId="77777777">
      <w:pPr>
        <w:rPr>
          <w:ins w:author="Namita Salgiya" w:date="2026-01-16T13:54:00Z" w16du:dateUtc="2026-01-16T08:24:00Z" w:id="70"/>
          <w:lang w:val="en-IN"/>
        </w:rPr>
      </w:pPr>
      <w:ins w:author="Namita Salgiya" w:date="2026-01-16T13:54:00Z" w16du:dateUtc="2026-01-16T08:24:00Z" w:id="71">
        <w:r w:rsidRPr="00BC38CC">
          <w:rPr>
            <w:lang w:val="en-IN"/>
          </w:rPr>
          <w:t>You can apply for an SBI Credit Card through our Website </w:t>
        </w:r>
        <w:r w:rsidRPr="00BC38CC">
          <w:rPr>
            <w:lang w:val="en-IN"/>
          </w:rPr>
          <w:fldChar w:fldCharType="begin"/>
        </w:r>
        <w:r w:rsidRPr="00BC38CC">
          <w:rPr>
            <w:lang w:val="en-IN"/>
          </w:rPr>
          <w:instrText>HYPERLINK "https://www.sbicard.com/en/eapply.page" \t "_blank"</w:instrText>
        </w:r>
        <w:r w:rsidRPr="00BC38CC">
          <w:rPr>
            <w:lang w:val="en-IN"/>
          </w:rPr>
        </w:r>
        <w:r w:rsidRPr="00BC38CC">
          <w:rPr>
            <w:lang w:val="en-IN"/>
          </w:rPr>
          <w:fldChar w:fldCharType="separate"/>
        </w:r>
        <w:r w:rsidRPr="00BC38CC">
          <w:t>sbicard.com</w:t>
        </w:r>
        <w:r w:rsidRPr="00BC38CC">
          <w:rPr>
            <w:lang w:val="en-IN"/>
          </w:rPr>
          <w:fldChar w:fldCharType="end"/>
        </w:r>
        <w:r w:rsidRPr="00BC38CC">
          <w:rPr>
            <w:lang w:val="en-IN"/>
          </w:rPr>
          <w:t xml:space="preserve"> or via our Chatbot ILA. Alternatively, you can call SBI Card Helpline 39 02 02 02 (prefix your city STD code) or visit the nearest SBI branch.</w:t>
        </w:r>
        <w:bookmarkEnd w:id="49"/>
      </w:ins>
    </w:p>
    <w:p w:rsidRPr="001727A5" w:rsidR="00064D28" w:rsidP="001727A5" w:rsidRDefault="00064D28" w14:paraId="31E366F6" w14:textId="77777777">
      <w:pPr>
        <w:rPr>
          <w:rStyle w:val="Hyperlink"/>
          <w:b/>
          <w:bCs/>
          <w:u w:val="none"/>
        </w:rPr>
      </w:pPr>
    </w:p>
    <w:p w:rsidRPr="001727A5" w:rsidR="001727A5" w:rsidDel="00064D28" w:rsidP="001727A5" w:rsidRDefault="001727A5" w14:paraId="279FF750" w14:textId="2DA3BF38">
      <w:pPr>
        <w:pStyle w:val="ListParagraph"/>
        <w:numPr>
          <w:ilvl w:val="0"/>
          <w:numId w:val="4"/>
        </w:numPr>
        <w:rPr>
          <w:del w:author="Namita Salgiya" w:date="2026-01-16T13:54:00Z" w16du:dateUtc="2026-01-16T08:24:00Z" w:id="72"/>
        </w:rPr>
      </w:pPr>
      <w:del w:author="Namita Salgiya" w:date="2026-01-16T13:54:00Z" w16du:dateUtc="2026-01-16T08:24:00Z" w:id="73">
        <w:r w:rsidDel="00064D28">
          <w:rPr>
            <w:lang w:val="en-IN"/>
          </w:rPr>
          <w:lastRenderedPageBreak/>
          <w:delText>https://www.sbicard.com/en/faq.page</w:delText>
        </w:r>
      </w:del>
    </w:p>
    <w:p w:rsidR="009164D7" w:rsidP="004A5805" w:rsidRDefault="009164D7" w14:paraId="7415B9E1" w14:textId="2C711C4F">
      <w:pPr>
        <w:jc w:val="center"/>
        <w:rPr>
          <w:b/>
          <w:bCs/>
          <w:u w:val="single"/>
          <w:lang w:val="en-IN"/>
        </w:rPr>
      </w:pPr>
      <w:r w:rsidRPr="005B4827">
        <w:rPr>
          <w:b/>
          <w:bCs/>
          <w:i/>
          <w:iCs/>
          <w:u w:val="single"/>
          <w:lang w:val="en-IN"/>
        </w:rPr>
        <w:t xml:space="preserve">Other </w:t>
      </w:r>
      <w:r w:rsidRPr="0041023F" w:rsidR="005B4827">
        <w:rPr>
          <w:b/>
          <w:bCs/>
          <w:u w:val="single"/>
          <w:lang w:val="en-IN"/>
        </w:rPr>
        <w:t>FEATURES</w:t>
      </w:r>
    </w:p>
    <w:p w:rsidRPr="005055D0" w:rsidR="00AB6998" w:rsidP="00AB6998" w:rsidRDefault="00AB6998" w14:paraId="582A7FFC" w14:textId="77777777">
      <w:pPr>
        <w:rPr>
          <w:b/>
          <w:bCs/>
          <w:lang w:val="en-IN"/>
        </w:rPr>
      </w:pPr>
      <w:r w:rsidRPr="005055D0">
        <w:rPr>
          <w:b/>
          <w:bCs/>
          <w:lang w:val="en-IN"/>
        </w:rPr>
        <w:t>Contactless Advantage</w:t>
      </w:r>
    </w:p>
    <w:p w:rsidRPr="005055D0" w:rsidR="00AB6998" w:rsidRDefault="00AB6998" w14:paraId="717CC9D3" w14:textId="064AB597">
      <w:pPr>
        <w:pStyle w:val="ListParagraph"/>
        <w:numPr>
          <w:ilvl w:val="0"/>
          <w:numId w:val="4"/>
        </w:numPr>
        <w:pPrChange w:author="Namita Salgiya" w:date="2026-01-16T13:56:00Z" w16du:dateUtc="2026-01-16T08:26:00Z" w:id="74">
          <w:pPr>
            <w:numPr>
              <w:numId w:val="4"/>
            </w:numPr>
            <w:tabs>
              <w:tab w:val="num" w:pos="720"/>
            </w:tabs>
            <w:ind w:left="720" w:hanging="360"/>
          </w:pPr>
        </w:pPrChange>
      </w:pPr>
      <w:r w:rsidRPr="00064D28">
        <w:rPr>
          <w:lang w:val="en-IN"/>
        </w:rPr>
        <w:t xml:space="preserve">Tap &amp; Pay with Ease: </w:t>
      </w:r>
      <w:r w:rsidRPr="005055D0">
        <w:t xml:space="preserve">Make everyday payments effortlessly with </w:t>
      </w:r>
      <w:r w:rsidR="00B47F08">
        <w:t>Landmark Rewards</w:t>
      </w:r>
      <w:r w:rsidRPr="00C15207" w:rsidR="00C15207">
        <w:t xml:space="preserve"> SBI Card PRIME</w:t>
      </w:r>
      <w:r w:rsidRPr="005055D0">
        <w:t>. Simply tap your card on a secure reader for instant transactions.</w:t>
      </w:r>
    </w:p>
    <w:p w:rsidRPr="00064D28" w:rsidR="00AB6998" w:rsidRDefault="00AB6998" w14:paraId="5B579757" w14:textId="77777777">
      <w:pPr>
        <w:pStyle w:val="ListParagraph"/>
        <w:numPr>
          <w:ilvl w:val="0"/>
          <w:numId w:val="4"/>
        </w:numPr>
        <w:rPr>
          <w:lang w:val="en-IN"/>
        </w:rPr>
        <w:pPrChange w:author="Namita Salgiya" w:date="2026-01-16T13:56:00Z" w16du:dateUtc="2026-01-16T08:26:00Z" w:id="75">
          <w:pPr>
            <w:numPr>
              <w:numId w:val="4"/>
            </w:numPr>
            <w:tabs>
              <w:tab w:val="num" w:pos="720"/>
            </w:tabs>
            <w:ind w:left="720" w:hanging="360"/>
          </w:pPr>
        </w:pPrChange>
      </w:pPr>
      <w:r w:rsidRPr="00064D28">
        <w:rPr>
          <w:lang w:val="en-IN"/>
        </w:rPr>
        <w:t>Fast &amp; Convenient: No need to hand over your card or fumble for cash or coins. Tap and go for small, everyday payments in seconds.</w:t>
      </w:r>
    </w:p>
    <w:p w:rsidRPr="003442DC" w:rsidR="00AB6998" w:rsidRDefault="00AB6998" w14:paraId="4A55CFD4" w14:textId="0CCBB491">
      <w:pPr>
        <w:pStyle w:val="ListParagraph"/>
        <w:numPr>
          <w:ilvl w:val="0"/>
          <w:numId w:val="4"/>
        </w:numPr>
        <w:pPrChange w:author="Namita Salgiya" w:date="2026-01-16T13:55:00Z" w16du:dateUtc="2026-01-16T08:25:00Z" w:id="76">
          <w:pPr/>
        </w:pPrChange>
      </w:pPr>
      <w:r w:rsidRPr="00064D28">
        <w:rPr>
          <w:lang w:val="en-IN"/>
        </w:rPr>
        <w:t xml:space="preserve">Secure Transactions: Your card stays in your hand during the transaction, reducing the risk of loss or fraud. Visa PayWave’s unique security key ensures that even if the card is tapped </w:t>
      </w:r>
      <w:r w:rsidRPr="003442DC">
        <w:t>multiple times, only one transaction is processed.</w:t>
      </w:r>
    </w:p>
    <w:bookmarkStart w:name="_Hlk219368972" w:id="77"/>
    <w:p w:rsidRPr="001A04C4" w:rsidR="00064D28" w:rsidP="00064D28" w:rsidRDefault="00064D28" w14:paraId="4D643462" w14:textId="77777777">
      <w:pPr>
        <w:pStyle w:val="ListParagraph"/>
        <w:numPr>
          <w:ilvl w:val="0"/>
          <w:numId w:val="5"/>
        </w:numPr>
        <w:rPr>
          <w:ins w:author="Namita Salgiya" w:date="2026-01-16T13:55:00Z" w16du:dateUtc="2026-01-16T08:25:00Z" w:id="78"/>
        </w:rPr>
      </w:pPr>
      <w:ins w:author="Namita Salgiya" w:date="2026-01-16T13:55:00Z" w16du:dateUtc="2026-01-16T08:25:00Z" w:id="79">
        <w:r w:rsidRPr="001A04C4">
          <w:fldChar w:fldCharType="begin"/>
        </w:r>
        <w:r w:rsidRPr="001A04C4">
          <w:instrText>HYPERLINK "https://www.sbicard.com/sbi-card-en/assets/docs/pdf/personal/credit-cards/lifestyle/sbi-signature-contactless-card/Signature%20Contactless%20FAQ.pdf" \t "_blank"</w:instrText>
        </w:r>
        <w:r w:rsidRPr="001A04C4"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 w:rsidRPr="001A04C4">
          <w:fldChar w:fldCharType="end"/>
        </w:r>
        <w:r>
          <w:t xml:space="preserve"> for </w:t>
        </w:r>
        <w:r w:rsidRPr="001A04C4">
          <w:t>FAQs</w:t>
        </w:r>
        <w:r>
          <w:t xml:space="preserve"> on contactless credit card</w:t>
        </w:r>
        <w:r w:rsidRPr="001A04C4">
          <w:t>.</w:t>
        </w:r>
      </w:ins>
    </w:p>
    <w:p w:rsidRPr="00AC1ED4" w:rsidR="00064D28" w:rsidP="00064D28" w:rsidRDefault="00064D28" w14:paraId="183A851F" w14:textId="77777777">
      <w:pPr>
        <w:pStyle w:val="ListParagraph"/>
        <w:numPr>
          <w:ilvl w:val="0"/>
          <w:numId w:val="5"/>
        </w:numPr>
        <w:rPr>
          <w:ins w:author="Namita Salgiya" w:date="2026-01-16T13:55:00Z" w16du:dateUtc="2026-01-16T08:25:00Z" w:id="80"/>
        </w:rPr>
      </w:pPr>
      <w:ins w:author="Namita Salgiya" w:date="2026-01-16T13:55:00Z" w16du:dateUtc="2026-01-16T08:25:00Z" w:id="81">
        <w:r w:rsidRPr="001A04C4">
          <w:fldChar w:fldCharType="begin"/>
        </w:r>
        <w:r w:rsidRPr="001A04C4">
          <w:instrText>HYPERLINK "https://www.sbicard.com/sbi-card-en/assets/docs/pdf/personal/cards/list-of-stores.pdf" \t "_blank"</w:instrText>
        </w:r>
        <w:r w:rsidRPr="001A04C4"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 w:rsidRPr="001A04C4">
          <w:fldChar w:fldCharType="end"/>
        </w:r>
        <w:r>
          <w:t xml:space="preserve"> for the </w:t>
        </w:r>
        <w:r w:rsidRPr="001A04C4">
          <w:t>list of Merchants enabled for</w:t>
        </w:r>
        <w:r>
          <w:t xml:space="preserve"> contactless</w:t>
        </w:r>
        <w:r w:rsidRPr="001A04C4">
          <w:t xml:space="preserve"> transactions.</w:t>
        </w:r>
      </w:ins>
    </w:p>
    <w:bookmarkEnd w:id="77"/>
    <w:p w:rsidRPr="003442DC" w:rsidR="003442DC" w:rsidDel="00064D28" w:rsidP="003442DC" w:rsidRDefault="003442DC" w14:paraId="3C888F44" w14:textId="6B1A9450">
      <w:pPr>
        <w:rPr>
          <w:del w:author="Namita Salgiya" w:date="2026-01-16T13:55:00Z" w16du:dateUtc="2026-01-16T08:25:00Z" w:id="82"/>
        </w:rPr>
      </w:pPr>
      <w:del w:author="Namita Salgiya" w:date="2026-01-16T13:55:00Z" w16du:dateUtc="2026-01-16T08:25:00Z" w:id="83">
        <w:r w:rsidRPr="003442DC" w:rsidDel="00064D28">
          <w:delText>Please click </w:delText>
        </w:r>
        <w:r w:rsidDel="00064D28">
          <w:fldChar w:fldCharType="begin"/>
        </w:r>
        <w:r w:rsidDel="00064D28">
          <w:delInstrText>HYPERLINK "https://www.sbicard.com/sbi-card-en/assets/docs/pdf/personal/credit-cards/lifestyle/sbi-signature-contactless-card/Signature%20Contactless%20FAQ.pdf" \t "_blank"</w:delInstrText>
        </w:r>
        <w:r w:rsidDel="00064D28">
          <w:fldChar w:fldCharType="separate"/>
        </w:r>
        <w:r w:rsidRPr="003442DC" w:rsidDel="00064D28">
          <w:rPr>
            <w:rStyle w:val="Hyperlink"/>
          </w:rPr>
          <w:delText>here</w:delText>
        </w:r>
        <w:r w:rsidDel="00064D28">
          <w:fldChar w:fldCharType="end"/>
        </w:r>
        <w:r w:rsidRPr="003442DC" w:rsidDel="00064D28">
          <w:delText> to download the FAQ’s</w:delText>
        </w:r>
      </w:del>
    </w:p>
    <w:p w:rsidRPr="003442DC" w:rsidR="003442DC" w:rsidDel="00064D28" w:rsidP="003442DC" w:rsidRDefault="003442DC" w14:paraId="5DECE6A6" w14:textId="1C8FA2C6">
      <w:pPr>
        <w:rPr>
          <w:del w:author="Namita Salgiya" w:date="2026-01-16T13:55:00Z" w16du:dateUtc="2026-01-16T08:25:00Z" w:id="84"/>
        </w:rPr>
      </w:pPr>
      <w:del w:author="Namita Salgiya" w:date="2026-01-16T13:55:00Z" w16du:dateUtc="2026-01-16T08:25:00Z" w:id="85">
        <w:r w:rsidRPr="003442DC" w:rsidDel="00064D28">
          <w:delText>Please click</w:delText>
        </w:r>
        <w:r w:rsidDel="00064D28">
          <w:delText xml:space="preserve"> </w:delText>
        </w:r>
        <w:r w:rsidDel="00064D28">
          <w:fldChar w:fldCharType="begin"/>
        </w:r>
        <w:r w:rsidDel="00064D28">
          <w:delInstrText>HYPERLINK "https://www.sbicard.com/sbi-card-en/assets/docs/pdf/personal/cards/list-of-stores.pdf" \t "_blank"</w:delInstrText>
        </w:r>
        <w:r w:rsidDel="00064D28">
          <w:fldChar w:fldCharType="separate"/>
        </w:r>
        <w:r w:rsidRPr="003442DC" w:rsidDel="00064D28">
          <w:rPr>
            <w:rStyle w:val="Hyperlink"/>
          </w:rPr>
          <w:delText>here</w:delText>
        </w:r>
        <w:r w:rsidDel="00064D28">
          <w:fldChar w:fldCharType="end"/>
        </w:r>
        <w:r w:rsidRPr="003442DC" w:rsidDel="00064D28">
          <w:delText> to download the list of Merchants enabled for transactions.</w:delText>
        </w:r>
      </w:del>
    </w:p>
    <w:p w:rsidRPr="009164D7" w:rsidR="003442DC" w:rsidP="003442DC" w:rsidRDefault="003442DC" w14:paraId="314FD65B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Global Acceptance</w:t>
      </w:r>
    </w:p>
    <w:p w:rsidR="003442DC" w:rsidP="001A674F" w:rsidRDefault="003442DC" w14:paraId="5EDF2192" w14:textId="767EB7FD">
      <w:pPr>
        <w:pStyle w:val="ListParagraph"/>
        <w:numPr>
          <w:ilvl w:val="0"/>
          <w:numId w:val="5"/>
        </w:numPr>
        <w:rPr>
          <w:lang w:val="en-IN"/>
        </w:rPr>
      </w:pPr>
      <w:r w:rsidRPr="00F23D00">
        <w:rPr>
          <w:lang w:val="en-IN"/>
        </w:rPr>
        <w:t>Accepted </w:t>
      </w:r>
      <w:del w:author="Upadhyay , Shubham (SBICard)" w:date="2026-01-20T11:57:00Z" w16du:dateUtc="2026-01-20T06:27:00Z" w:id="86">
        <w:r w:rsidRPr="00F23D00" w:rsidDel="00C43B80">
          <w:rPr>
            <w:lang w:val="en-IN"/>
          </w:rPr>
          <w:delText xml:space="preserve">in </w:delText>
        </w:r>
      </w:del>
      <w:ins w:author="Upadhyay , Shubham (SBICard)" w:date="2026-01-20T11:57:00Z" w16du:dateUtc="2026-01-20T06:27:00Z" w:id="87">
        <w:r w:rsidR="00C43B80">
          <w:rPr>
            <w:lang w:val="en-IN"/>
          </w:rPr>
          <w:t xml:space="preserve">at </w:t>
        </w:r>
      </w:ins>
      <w:r w:rsidRPr="00F23D00">
        <w:rPr>
          <w:lang w:val="en-IN"/>
        </w:rPr>
        <w:t>over 24 million outlets glob</w:t>
      </w:r>
      <w:r>
        <w:rPr>
          <w:lang w:val="en-IN"/>
        </w:rPr>
        <w:t>ally</w:t>
      </w:r>
      <w:r w:rsidRPr="00F23D00">
        <w:rPr>
          <w:lang w:val="en-IN"/>
        </w:rPr>
        <w:t xml:space="preserve">, including 3,25,000 </w:t>
      </w:r>
      <w:r>
        <w:rPr>
          <w:lang w:val="en-IN"/>
        </w:rPr>
        <w:t xml:space="preserve">in </w:t>
      </w:r>
      <w:r w:rsidRPr="00F23D00">
        <w:rPr>
          <w:lang w:val="en-IN"/>
        </w:rPr>
        <w:t>India</w:t>
      </w:r>
    </w:p>
    <w:p w:rsidRPr="009164D7" w:rsidR="003442DC" w:rsidP="003442DC" w:rsidRDefault="003442DC" w14:paraId="04D5239B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Cash Access Across the World</w:t>
      </w:r>
    </w:p>
    <w:p w:rsidRPr="003442DC" w:rsidR="003442DC" w:rsidP="001A674F" w:rsidRDefault="003442DC" w14:paraId="7197FC95" w14:textId="2DF29B19">
      <w:pPr>
        <w:numPr>
          <w:ilvl w:val="0"/>
          <w:numId w:val="7"/>
        </w:numPr>
        <w:rPr>
          <w:lang w:val="en-IN" w:eastAsia="en-IN"/>
        </w:rPr>
      </w:pPr>
      <w:r w:rsidRPr="003442DC">
        <w:rPr>
          <w:lang w:val="en-IN" w:eastAsia="en-IN"/>
        </w:rPr>
        <w:t>Withdraw cash from over 1 million ATMs across the globe</w:t>
      </w:r>
    </w:p>
    <w:p w:rsidRPr="004A5805" w:rsidR="003442DC" w:rsidP="003442DC" w:rsidRDefault="003442DC" w14:paraId="7837CA6A" w14:textId="18D128DB">
      <w:pPr>
        <w:rPr>
          <w:b/>
          <w:bCs/>
          <w:lang w:val="en-IN"/>
        </w:rPr>
      </w:pPr>
      <w:r w:rsidRPr="004A5805">
        <w:rPr>
          <w:b/>
          <w:bCs/>
          <w:lang w:val="en-IN"/>
        </w:rPr>
        <w:t>Flexipay</w:t>
      </w:r>
      <w:r w:rsidR="00AA5224">
        <w:rPr>
          <w:b/>
          <w:bCs/>
          <w:lang w:val="en-IN"/>
        </w:rPr>
        <w:t xml:space="preserve"> EMI</w:t>
      </w:r>
    </w:p>
    <w:p w:rsidRPr="004A5805" w:rsidR="003442DC" w:rsidP="001A674F" w:rsidRDefault="003442DC" w14:paraId="0F5D2D90" w14:textId="77777777">
      <w:pPr>
        <w:pStyle w:val="ListParagraph"/>
        <w:numPr>
          <w:ilvl w:val="0"/>
          <w:numId w:val="6"/>
        </w:numPr>
        <w:rPr>
          <w:lang w:val="en-IN"/>
        </w:rPr>
      </w:pPr>
      <w:r w:rsidRPr="004A5805">
        <w:rPr>
          <w:lang w:val="en-IN"/>
        </w:rPr>
        <w:t>Convert eligible purchases into easy monthly EMIs</w:t>
      </w:r>
    </w:p>
    <w:p w:rsidR="003442DC" w:rsidP="001A674F" w:rsidRDefault="003442DC" w14:paraId="04A993E8" w14:textId="77777777">
      <w:pPr>
        <w:pStyle w:val="ListParagraph"/>
        <w:numPr>
          <w:ilvl w:val="0"/>
          <w:numId w:val="6"/>
        </w:numPr>
        <w:rPr>
          <w:lang w:val="en-IN"/>
        </w:rPr>
      </w:pPr>
      <w:r w:rsidRPr="00681931">
        <w:rPr>
          <w:lang w:val="en-IN"/>
        </w:rPr>
        <w:t>Applicable on transactions of Rs. 2,500 or more</w:t>
      </w:r>
    </w:p>
    <w:p w:rsidRPr="00CA2AD8" w:rsidR="003442DC" w:rsidP="001A674F" w:rsidRDefault="003442DC" w14:paraId="789BCD4C" w14:textId="77777777">
      <w:pPr>
        <w:pStyle w:val="ListParagraph"/>
        <w:numPr>
          <w:ilvl w:val="0"/>
          <w:numId w:val="6"/>
        </w:numPr>
      </w:pPr>
      <w:hyperlink w:tgtFrame="_blank" w:history="1" r:id="rId16">
        <w:r w:rsidRPr="00173FDA">
          <w:rPr>
            <w:rStyle w:val="Hyperlink"/>
          </w:rPr>
          <w:t>Click here</w:t>
        </w:r>
      </w:hyperlink>
      <w:r w:rsidRPr="00173FDA">
        <w:t xml:space="preserve"> to know more</w:t>
      </w:r>
    </w:p>
    <w:p w:rsidRPr="00F534F3" w:rsidR="00064D28" w:rsidP="00064D28" w:rsidRDefault="00064D28" w14:paraId="15EA9241" w14:textId="77777777">
      <w:pPr>
        <w:rPr>
          <w:ins w:author="Namita Salgiya" w:date="2026-01-16T13:56:00Z" w16du:dateUtc="2026-01-16T08:26:00Z" w:id="88"/>
          <w:b/>
          <w:bCs/>
          <w:lang w:val="en-IN"/>
        </w:rPr>
      </w:pPr>
      <w:bookmarkStart w:name="_Hlk219363897" w:id="89"/>
      <w:ins w:author="Namita Salgiya" w:date="2026-01-16T13:56:00Z" w16du:dateUtc="2026-01-16T08:26:00Z" w:id="90">
        <w:r w:rsidRPr="00F534F3">
          <w:rPr>
            <w:b/>
            <w:bCs/>
            <w:lang w:val="en-IN"/>
          </w:rPr>
          <w:t>Add-on Cards</w:t>
        </w:r>
      </w:ins>
    </w:p>
    <w:p w:rsidRPr="00AC1ED4" w:rsidR="00064D28" w:rsidP="00064D28" w:rsidRDefault="00064D28" w14:paraId="62F99071" w14:textId="77777777">
      <w:pPr>
        <w:pStyle w:val="ListParagraph"/>
        <w:numPr>
          <w:ilvl w:val="0"/>
          <w:numId w:val="15"/>
        </w:numPr>
        <w:rPr>
          <w:ins w:author="Namita Salgiya" w:date="2026-01-16T13:56:00Z" w16du:dateUtc="2026-01-16T08:26:00Z" w:id="91"/>
        </w:rPr>
      </w:pPr>
      <w:ins w:author="Namita Salgiya" w:date="2026-01-16T13:56:00Z" w16du:dateUtc="2026-01-16T08:26:00Z" w:id="92">
        <w:r>
          <w:t>E</w:t>
        </w:r>
        <w:r w:rsidRPr="00AC1ED4">
          <w:t>mpower your family with </w:t>
        </w:r>
        <w:r w:rsidRPr="00AC1ED4">
          <w:fldChar w:fldCharType="begin"/>
        </w:r>
        <w:r w:rsidRPr="00AC1ED4">
          <w:instrText>HYPERLINK "https://www.sbicard.com/en/personal/benefits/add-on-card.page"</w:instrText>
        </w:r>
        <w:r w:rsidRPr="00AC1ED4">
          <w:fldChar w:fldCharType="separate"/>
        </w:r>
        <w:r w:rsidRPr="00AC1ED4">
          <w:rPr>
            <w:rStyle w:val="Hyperlink"/>
          </w:rPr>
          <w:t>add-on cards</w:t>
        </w:r>
        <w:r w:rsidRPr="00AC1ED4">
          <w:fldChar w:fldCharType="end"/>
        </w:r>
        <w:r>
          <w:t xml:space="preserve"> </w:t>
        </w:r>
        <w:r w:rsidRPr="00AC1ED4">
          <w:t>for your parents, spouse, children or siblings above the age of 18</w:t>
        </w:r>
      </w:ins>
    </w:p>
    <w:p w:rsidRPr="00AC1ED4" w:rsidR="00064D28" w:rsidP="00064D28" w:rsidRDefault="00064D28" w14:paraId="1B272E2C" w14:textId="77777777">
      <w:pPr>
        <w:rPr>
          <w:ins w:author="Namita Salgiya" w:date="2026-01-16T13:56:00Z" w16du:dateUtc="2026-01-16T08:26:00Z" w:id="93"/>
          <w:b/>
          <w:bCs/>
        </w:rPr>
      </w:pPr>
      <w:ins w:author="Namita Salgiya" w:date="2026-01-16T13:56:00Z" w16du:dateUtc="2026-01-16T08:26:00Z" w:id="94">
        <w:r w:rsidRPr="00AC1ED4">
          <w:rPr>
            <w:b/>
            <w:bCs/>
          </w:rPr>
          <w:t>Easy Bill Pay Facility</w:t>
        </w:r>
      </w:ins>
    </w:p>
    <w:p w:rsidRPr="00AC1ED4" w:rsidR="00064D28" w:rsidP="00064D28" w:rsidRDefault="00064D28" w14:paraId="49230FC5" w14:textId="77777777">
      <w:pPr>
        <w:pStyle w:val="ListParagraph"/>
        <w:numPr>
          <w:ilvl w:val="0"/>
          <w:numId w:val="15"/>
        </w:numPr>
        <w:rPr>
          <w:ins w:author="Namita Salgiya" w:date="2026-01-16T13:56:00Z" w16du:dateUtc="2026-01-16T08:26:00Z" w:id="95"/>
        </w:rPr>
      </w:pPr>
      <w:ins w:author="Namita Salgiya" w:date="2026-01-16T13:56:00Z" w16du:dateUtc="2026-01-16T08:26:00Z" w:id="96">
        <w:r w:rsidRPr="00AC1ED4">
          <w:t>Pay your electricity, telephone, mobile and other utility bills using the Easy Bill Pay facility</w:t>
        </w:r>
        <w:r>
          <w:t xml:space="preserve">. </w:t>
        </w:r>
        <w:r w:rsidRPr="00AC1ED4">
          <w:t>Click</w:t>
        </w:r>
        <w:r>
          <w:t xml:space="preserve"> </w:t>
        </w:r>
        <w:r w:rsidRPr="00AC1ED4">
          <w:fldChar w:fldCharType="begin"/>
        </w:r>
        <w:r w:rsidRPr="00AC1ED4">
          <w:instrText>HYPERLINK "https://www.sbicard.com/en/personal/benefits.page" \l "area5"</w:instrText>
        </w:r>
        <w:r w:rsidRPr="00AC1ED4">
          <w:fldChar w:fldCharType="separate"/>
        </w:r>
        <w:r w:rsidRPr="00AC1ED4">
          <w:rPr>
            <w:rStyle w:val="Hyperlink"/>
          </w:rPr>
          <w:t>here</w:t>
        </w:r>
        <w:r w:rsidRPr="00AC1ED4">
          <w:fldChar w:fldCharType="end"/>
        </w:r>
        <w:r>
          <w:t xml:space="preserve"> </w:t>
        </w:r>
        <w:r w:rsidRPr="00AC1ED4">
          <w:t>to know more</w:t>
        </w:r>
      </w:ins>
    </w:p>
    <w:p w:rsidRPr="005E66AE" w:rsidR="00064D28" w:rsidP="00064D28" w:rsidRDefault="00064D28" w14:paraId="6120E4D6" w14:textId="77777777">
      <w:pPr>
        <w:rPr>
          <w:ins w:author="Namita Salgiya" w:date="2026-01-16T13:56:00Z" w16du:dateUtc="2026-01-16T08:26:00Z" w:id="97"/>
          <w:b/>
          <w:bCs/>
        </w:rPr>
      </w:pPr>
      <w:ins w:author="Namita Salgiya" w:date="2026-01-16T13:56:00Z" w16du:dateUtc="2026-01-16T08:26:00Z" w:id="98">
        <w:r w:rsidRPr="005E66AE">
          <w:rPr>
            <w:b/>
            <w:bCs/>
          </w:rPr>
          <w:t>Balance Transfer on EMI</w:t>
        </w:r>
      </w:ins>
    </w:p>
    <w:p w:rsidRPr="005E66AE" w:rsidR="00064D28" w:rsidP="00064D28" w:rsidRDefault="00064D28" w14:paraId="45F7D1A4" w14:textId="77777777">
      <w:pPr>
        <w:pStyle w:val="ListParagraph"/>
        <w:numPr>
          <w:ilvl w:val="0"/>
          <w:numId w:val="6"/>
        </w:numPr>
        <w:rPr>
          <w:ins w:author="Namita Salgiya" w:date="2026-01-16T13:56:00Z" w16du:dateUtc="2026-01-16T08:26:00Z" w:id="99"/>
        </w:rPr>
      </w:pPr>
      <w:ins w:author="Namita Salgiya" w:date="2026-01-16T13:56:00Z" w16du:dateUtc="2026-01-16T08:26:00Z" w:id="100">
        <w:r w:rsidRPr="005E66AE">
          <w:t xml:space="preserve">Save money </w:t>
        </w:r>
        <w:r w:rsidRPr="00377F55">
          <w:t>on your credit card repayments</w:t>
        </w:r>
        <w:r>
          <w:t xml:space="preserve">. </w:t>
        </w:r>
      </w:ins>
    </w:p>
    <w:p w:rsidRPr="005E66AE" w:rsidR="00064D28" w:rsidP="00064D28" w:rsidRDefault="00064D28" w14:paraId="4F3249A2" w14:textId="048C3FE7">
      <w:pPr>
        <w:pStyle w:val="ListParagraph"/>
        <w:numPr>
          <w:ilvl w:val="0"/>
          <w:numId w:val="6"/>
        </w:numPr>
        <w:rPr>
          <w:ins w:author="Namita Salgiya" w:date="2026-01-16T13:56:00Z" w16du:dateUtc="2026-01-16T08:26:00Z" w:id="101"/>
        </w:rPr>
      </w:pPr>
      <w:ins w:author="Namita Salgiya" w:date="2026-01-16T13:56:00Z" w16du:dateUtc="2026-01-16T08:26:00Z" w:id="102">
        <w:r w:rsidRPr="005E66AE">
          <w:t>Transfer outstanding balance</w:t>
        </w:r>
        <w:r>
          <w:t>s</w:t>
        </w:r>
        <w:r w:rsidRPr="005E66AE">
          <w:t xml:space="preserve"> of other banks’ credit cards to your </w:t>
        </w:r>
        <w:r>
          <w:t>Landmark Rewards</w:t>
        </w:r>
        <w:r w:rsidRPr="00C15207">
          <w:t xml:space="preserve"> SBI Card PRIME</w:t>
        </w:r>
        <w:r>
          <w:t xml:space="preserve"> </w:t>
        </w:r>
        <w:r w:rsidRPr="00377F55">
          <w:t>at a lower interest rate and repay in easy EMIs.</w:t>
        </w:r>
        <w:r>
          <w:t xml:space="preserve"> </w:t>
        </w:r>
        <w:r w:rsidRPr="005E66AE">
          <w:fldChar w:fldCharType="begin"/>
        </w:r>
        <w:r w:rsidRPr="005E66AE">
          <w:instrText>HYPERLINK "https://www.sbicard.com/en/personal/benefits/lower-interest-option/balance-transfer-on-emi.page" \t "_blank"</w:instrText>
        </w:r>
        <w:r w:rsidRPr="005E66AE">
          <w:fldChar w:fldCharType="separate"/>
        </w:r>
        <w:r w:rsidRPr="005E66AE">
          <w:rPr>
            <w:rStyle w:val="Hyperlink"/>
          </w:rPr>
          <w:t>Click here</w:t>
        </w:r>
        <w:r w:rsidRPr="005E66AE">
          <w:fldChar w:fldCharType="end"/>
        </w:r>
        <w:r>
          <w:t xml:space="preserve"> </w:t>
        </w:r>
        <w:r w:rsidRPr="005E66AE">
          <w:t>to know about Balance Transfer on EMI</w:t>
        </w:r>
        <w:r>
          <w:t>.</w:t>
        </w:r>
      </w:ins>
    </w:p>
    <w:p w:rsidRPr="005E66AE" w:rsidR="00064D28" w:rsidP="00064D28" w:rsidRDefault="00064D28" w14:paraId="573FA983" w14:textId="77777777">
      <w:pPr>
        <w:pStyle w:val="ListParagraph"/>
        <w:numPr>
          <w:ilvl w:val="0"/>
          <w:numId w:val="6"/>
        </w:numPr>
        <w:rPr>
          <w:ins w:author="Namita Salgiya" w:date="2026-01-16T13:56:00Z" w16du:dateUtc="2026-01-16T08:26:00Z" w:id="103"/>
        </w:rPr>
      </w:pPr>
      <w:ins w:author="Namita Salgiya" w:date="2026-01-16T13:56:00Z" w16du:dateUtc="2026-01-16T08:26:00Z" w:id="104">
        <w:r w:rsidRPr="00247784">
          <w:t>Login to your account to avail this facility.</w:t>
        </w:r>
      </w:ins>
    </w:p>
    <w:bookmarkEnd w:id="89"/>
    <w:p w:rsidR="00AB6998" w:rsidP="00AB6998" w:rsidRDefault="00AB6998" w14:paraId="768DB249" w14:textId="77777777">
      <w:pPr>
        <w:rPr>
          <w:b/>
          <w:bCs/>
          <w:u w:val="single"/>
          <w:lang w:val="en-IN"/>
        </w:rPr>
      </w:pPr>
    </w:p>
    <w:p w:rsidR="0055656D" w:rsidP="0055656D" w:rsidRDefault="0055656D" w14:paraId="7DF2500B" w14:textId="77777777">
      <w:pPr>
        <w:pStyle w:val="ListParagraph"/>
        <w:rPr>
          <w:lang w:val="en-IN"/>
        </w:rPr>
      </w:pPr>
    </w:p>
    <w:sectPr w:rsidR="0055656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ri Offc">
    <w:panose1 w:val="020B0504040101020102"/>
    <w:charset w:val="00"/>
    <w:family w:val="swiss"/>
    <w:pitch w:val="variable"/>
    <w:sig w:usb0="800000EF" w:usb1="40002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20F"/>
    <w:multiLevelType w:val="hybridMultilevel"/>
    <w:tmpl w:val="20CA3B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3AA3694"/>
    <w:multiLevelType w:val="hybridMultilevel"/>
    <w:tmpl w:val="2F88C4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69C5169"/>
    <w:multiLevelType w:val="multilevel"/>
    <w:tmpl w:val="E0A0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A3C415F"/>
    <w:multiLevelType w:val="hybridMultilevel"/>
    <w:tmpl w:val="682E15A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754195F"/>
    <w:multiLevelType w:val="multilevel"/>
    <w:tmpl w:val="1C76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8A24178"/>
    <w:multiLevelType w:val="hybridMultilevel"/>
    <w:tmpl w:val="E244D57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BB644E7"/>
    <w:multiLevelType w:val="hybridMultilevel"/>
    <w:tmpl w:val="446687A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FAC3CED"/>
    <w:multiLevelType w:val="hybridMultilevel"/>
    <w:tmpl w:val="817C033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30B3BD4"/>
    <w:multiLevelType w:val="multilevel"/>
    <w:tmpl w:val="C9CA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B356DBB"/>
    <w:multiLevelType w:val="hybridMultilevel"/>
    <w:tmpl w:val="AB16E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AF049FF"/>
    <w:multiLevelType w:val="hybridMultilevel"/>
    <w:tmpl w:val="EF1831F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7293F0B"/>
    <w:multiLevelType w:val="hybridMultilevel"/>
    <w:tmpl w:val="B128DF7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68889016">
    <w:abstractNumId w:val="6"/>
  </w:num>
  <w:num w:numId="2" w16cid:durableId="282074688">
    <w:abstractNumId w:val="10"/>
  </w:num>
  <w:num w:numId="3" w16cid:durableId="1368025412">
    <w:abstractNumId w:val="9"/>
  </w:num>
  <w:num w:numId="4" w16cid:durableId="1809399355">
    <w:abstractNumId w:val="1"/>
  </w:num>
  <w:num w:numId="5" w16cid:durableId="1836340971">
    <w:abstractNumId w:val="13"/>
  </w:num>
  <w:num w:numId="6" w16cid:durableId="1612467499">
    <w:abstractNumId w:val="0"/>
  </w:num>
  <w:num w:numId="7" w16cid:durableId="1903173407">
    <w:abstractNumId w:val="5"/>
  </w:num>
  <w:num w:numId="8" w16cid:durableId="1619751586">
    <w:abstractNumId w:val="14"/>
  </w:num>
  <w:num w:numId="9" w16cid:durableId="2119331372">
    <w:abstractNumId w:val="3"/>
  </w:num>
  <w:num w:numId="10" w16cid:durableId="682317001">
    <w:abstractNumId w:val="4"/>
  </w:num>
  <w:num w:numId="11" w16cid:durableId="379746524">
    <w:abstractNumId w:val="7"/>
  </w:num>
  <w:num w:numId="12" w16cid:durableId="1487746902">
    <w:abstractNumId w:val="8"/>
  </w:num>
  <w:num w:numId="13" w16cid:durableId="1990937068">
    <w:abstractNumId w:val="11"/>
  </w:num>
  <w:num w:numId="14" w16cid:durableId="1111583987">
    <w:abstractNumId w:val="2"/>
  </w:num>
  <w:num w:numId="15" w16cid:durableId="2140219596">
    <w:abstractNumId w:val="12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mita Salgiya">
    <w15:presenceInfo w15:providerId="Windows Live" w15:userId="4e5e558c91ea66bf"/>
  </w15:person>
  <w15:person w15:author="Upadhyay , Shubham (SBICard)">
    <w15:presenceInfo w15:providerId="AD" w15:userId="S-1-5-21-1521157601-2888471106-1901687981-658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3616C"/>
    <w:rsid w:val="000401FB"/>
    <w:rsid w:val="00052DB0"/>
    <w:rsid w:val="00061D4B"/>
    <w:rsid w:val="00064D28"/>
    <w:rsid w:val="00066BFA"/>
    <w:rsid w:val="0009775C"/>
    <w:rsid w:val="000B34BB"/>
    <w:rsid w:val="00122BDC"/>
    <w:rsid w:val="00130F13"/>
    <w:rsid w:val="00144A33"/>
    <w:rsid w:val="001535C0"/>
    <w:rsid w:val="001573BC"/>
    <w:rsid w:val="00160CD9"/>
    <w:rsid w:val="0016334A"/>
    <w:rsid w:val="00166BEB"/>
    <w:rsid w:val="001703CE"/>
    <w:rsid w:val="001727A5"/>
    <w:rsid w:val="00172B63"/>
    <w:rsid w:val="001A674F"/>
    <w:rsid w:val="001B367E"/>
    <w:rsid w:val="001C5B69"/>
    <w:rsid w:val="001D6345"/>
    <w:rsid w:val="00217F8A"/>
    <w:rsid w:val="00252A0A"/>
    <w:rsid w:val="0029715F"/>
    <w:rsid w:val="002A4D5C"/>
    <w:rsid w:val="002D38D6"/>
    <w:rsid w:val="002F0DDF"/>
    <w:rsid w:val="00311B56"/>
    <w:rsid w:val="00336966"/>
    <w:rsid w:val="003442DC"/>
    <w:rsid w:val="00345E13"/>
    <w:rsid w:val="003465A7"/>
    <w:rsid w:val="00371E00"/>
    <w:rsid w:val="00396F00"/>
    <w:rsid w:val="00397F9C"/>
    <w:rsid w:val="003A570E"/>
    <w:rsid w:val="003D5A56"/>
    <w:rsid w:val="003D715C"/>
    <w:rsid w:val="003E5D0A"/>
    <w:rsid w:val="0041023F"/>
    <w:rsid w:val="00420D19"/>
    <w:rsid w:val="0042325B"/>
    <w:rsid w:val="004A5805"/>
    <w:rsid w:val="004D7712"/>
    <w:rsid w:val="00513A0B"/>
    <w:rsid w:val="00524A79"/>
    <w:rsid w:val="005310B6"/>
    <w:rsid w:val="00537AB4"/>
    <w:rsid w:val="00555A8B"/>
    <w:rsid w:val="0055656D"/>
    <w:rsid w:val="005643BE"/>
    <w:rsid w:val="005B4827"/>
    <w:rsid w:val="005B4E27"/>
    <w:rsid w:val="005E11EA"/>
    <w:rsid w:val="005E5098"/>
    <w:rsid w:val="0061261C"/>
    <w:rsid w:val="00623C5E"/>
    <w:rsid w:val="0063055D"/>
    <w:rsid w:val="00633BFD"/>
    <w:rsid w:val="00654AA7"/>
    <w:rsid w:val="00681931"/>
    <w:rsid w:val="00687E6A"/>
    <w:rsid w:val="006938F5"/>
    <w:rsid w:val="006A2631"/>
    <w:rsid w:val="006E42F3"/>
    <w:rsid w:val="007275A2"/>
    <w:rsid w:val="00746951"/>
    <w:rsid w:val="007550F8"/>
    <w:rsid w:val="00760ED7"/>
    <w:rsid w:val="007D1F95"/>
    <w:rsid w:val="007E6A3E"/>
    <w:rsid w:val="0083076E"/>
    <w:rsid w:val="00832A62"/>
    <w:rsid w:val="00834B4F"/>
    <w:rsid w:val="00854DAB"/>
    <w:rsid w:val="0088605F"/>
    <w:rsid w:val="008A3841"/>
    <w:rsid w:val="008A79B8"/>
    <w:rsid w:val="008B33B9"/>
    <w:rsid w:val="008C1F05"/>
    <w:rsid w:val="008E4E96"/>
    <w:rsid w:val="008E77ED"/>
    <w:rsid w:val="00903441"/>
    <w:rsid w:val="0090374C"/>
    <w:rsid w:val="009164D7"/>
    <w:rsid w:val="00931386"/>
    <w:rsid w:val="009445F5"/>
    <w:rsid w:val="009863B2"/>
    <w:rsid w:val="00995FCF"/>
    <w:rsid w:val="009A176A"/>
    <w:rsid w:val="009B506E"/>
    <w:rsid w:val="009C0D9E"/>
    <w:rsid w:val="009E56DF"/>
    <w:rsid w:val="00A150C5"/>
    <w:rsid w:val="00A27FC1"/>
    <w:rsid w:val="00A3750F"/>
    <w:rsid w:val="00A579B5"/>
    <w:rsid w:val="00A80E72"/>
    <w:rsid w:val="00AA5224"/>
    <w:rsid w:val="00AB255A"/>
    <w:rsid w:val="00AB6998"/>
    <w:rsid w:val="00AC2D69"/>
    <w:rsid w:val="00AD11D6"/>
    <w:rsid w:val="00AF4A2A"/>
    <w:rsid w:val="00B006CC"/>
    <w:rsid w:val="00B2066F"/>
    <w:rsid w:val="00B2334D"/>
    <w:rsid w:val="00B37132"/>
    <w:rsid w:val="00B47F08"/>
    <w:rsid w:val="00B5223F"/>
    <w:rsid w:val="00B67576"/>
    <w:rsid w:val="00B74F63"/>
    <w:rsid w:val="00B850D2"/>
    <w:rsid w:val="00BA54D0"/>
    <w:rsid w:val="00BE1E8A"/>
    <w:rsid w:val="00C0674E"/>
    <w:rsid w:val="00C116B5"/>
    <w:rsid w:val="00C15207"/>
    <w:rsid w:val="00C17224"/>
    <w:rsid w:val="00C23CA0"/>
    <w:rsid w:val="00C37A02"/>
    <w:rsid w:val="00C42307"/>
    <w:rsid w:val="00C43B80"/>
    <w:rsid w:val="00C63C91"/>
    <w:rsid w:val="00C66F71"/>
    <w:rsid w:val="00C712F6"/>
    <w:rsid w:val="00C74138"/>
    <w:rsid w:val="00CA5965"/>
    <w:rsid w:val="00CB3D23"/>
    <w:rsid w:val="00CD511F"/>
    <w:rsid w:val="00CF66EF"/>
    <w:rsid w:val="00D00240"/>
    <w:rsid w:val="00D203EB"/>
    <w:rsid w:val="00D34CF6"/>
    <w:rsid w:val="00D41563"/>
    <w:rsid w:val="00D651FB"/>
    <w:rsid w:val="00D85B4A"/>
    <w:rsid w:val="00DB41A6"/>
    <w:rsid w:val="00DB479D"/>
    <w:rsid w:val="00DB606B"/>
    <w:rsid w:val="00DB690D"/>
    <w:rsid w:val="00DC1E35"/>
    <w:rsid w:val="00E40FC4"/>
    <w:rsid w:val="00E52331"/>
    <w:rsid w:val="00E56665"/>
    <w:rsid w:val="00E606BF"/>
    <w:rsid w:val="00E62FE6"/>
    <w:rsid w:val="00E76AA0"/>
    <w:rsid w:val="00E831EB"/>
    <w:rsid w:val="00EC3BB6"/>
    <w:rsid w:val="00ED42B1"/>
    <w:rsid w:val="00EE6928"/>
    <w:rsid w:val="00F13E04"/>
    <w:rsid w:val="00F15C67"/>
    <w:rsid w:val="00F23D00"/>
    <w:rsid w:val="00F318DC"/>
    <w:rsid w:val="00F31F00"/>
    <w:rsid w:val="00F711A7"/>
    <w:rsid w:val="00F7333B"/>
    <w:rsid w:val="00F87E03"/>
    <w:rsid w:val="00F91914"/>
    <w:rsid w:val="00FB78C6"/>
    <w:rsid w:val="00FD42CD"/>
    <w:rsid w:val="026E9397"/>
    <w:rsid w:val="02815F0F"/>
    <w:rsid w:val="1265695D"/>
    <w:rsid w:val="1A0F631C"/>
    <w:rsid w:val="1A0F919E"/>
    <w:rsid w:val="1C3468E1"/>
    <w:rsid w:val="250661E5"/>
    <w:rsid w:val="2F9766F1"/>
    <w:rsid w:val="34BB2BD0"/>
    <w:rsid w:val="35B52629"/>
    <w:rsid w:val="3FF08A17"/>
    <w:rsid w:val="43E4DFC4"/>
    <w:rsid w:val="452D1E03"/>
    <w:rsid w:val="4822C51A"/>
    <w:rsid w:val="496C3DF6"/>
    <w:rsid w:val="5E052BBB"/>
    <w:rsid w:val="6903EE48"/>
    <w:rsid w:val="6DC8AD42"/>
    <w:rsid w:val="76440185"/>
    <w:rsid w:val="7B406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Revision">
    <w:name w:val="Revision"/>
    <w:hidden/>
    <w:uiPriority w:val="99"/>
    <w:semiHidden/>
    <w:rsid w:val="00064D28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76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fontTable" Target="fontTable.xml" Id="rId21" /><Relationship Type="http://schemas.openxmlformats.org/officeDocument/2006/relationships/numbering" Target="numbering.xml" Id="rId2" /><Relationship Type="http://schemas.openxmlformats.org/officeDocument/2006/relationships/hyperlink" Target="https://www.sbicard.com/en/personal/benefits/lower-interest-option/flexi-pay.page" TargetMode="Externa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hyperlink" Target="https://www.sbicard.com/en/most-important-terms-and-conditions.page" TargetMode="External" Id="rId15" /><Relationship Type="http://schemas.openxmlformats.org/officeDocument/2006/relationships/theme" Target="theme/theme1.xml" Id="rId23" /><Relationship Type="http://schemas.openxmlformats.org/officeDocument/2006/relationships/settings" Target="settings.xml" Id="rId4" /><Relationship Type="http://schemas.openxmlformats.org/officeDocument/2006/relationships/hyperlink" Target="https://www.sbicard.com/en/personal/credit-cards/lifestyle/sbi-card-elite.page" TargetMode="External" Id="rId14" /><Relationship Type="http://schemas.microsoft.com/office/2011/relationships/people" Target="people.xml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3D3CA-C7BB-4F6D-AC7A-DCF3A367A8A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3</revision>
  <dcterms:created xsi:type="dcterms:W3CDTF">2026-01-20T06:28:00.0000000Z</dcterms:created>
  <dcterms:modified xsi:type="dcterms:W3CDTF">2026-03-19T06:28:33.0885450Z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</Properties>
</file>