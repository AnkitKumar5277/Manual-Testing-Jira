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1BE2" w:rsidP="003C1523" w:rsidRDefault="00C51BE2" w14:paraId="1536E760" w14:textId="3A4032E9">
      <w:pPr>
        <w:jc w:val="center"/>
        <w:rPr>
          <w:b/>
          <w:bCs/>
        </w:rPr>
      </w:pPr>
      <w:hyperlink w:history="1" r:id="rId7">
        <w:r w:rsidRPr="00C51BE2">
          <w:rPr>
            <w:rStyle w:val="Hyperlink"/>
            <w:b/>
            <w:bCs/>
          </w:rPr>
          <w:t>South Indian Bank SBI Platinum Credit Card</w:t>
        </w:r>
      </w:hyperlink>
    </w:p>
    <w:p w:rsidRPr="00C51BE2" w:rsidR="00C51BE2" w:rsidP="003C1523" w:rsidRDefault="00C51BE2" w14:paraId="0BEB56C7" w14:textId="58FD2AB8">
      <w:pPr>
        <w:jc w:val="center"/>
      </w:pPr>
      <w:r w:rsidRPr="00C51BE2">
        <w:t xml:space="preserve">Experience </w:t>
      </w:r>
      <w:r w:rsidRPr="00C51BE2" w:rsidR="00482497">
        <w:t xml:space="preserve">Life </w:t>
      </w:r>
      <w:r w:rsidRPr="00C51BE2">
        <w:t xml:space="preserve">in </w:t>
      </w:r>
      <w:r w:rsidRPr="00C51BE2" w:rsidR="00482497">
        <w:t>True Platinum</w:t>
      </w:r>
    </w:p>
    <w:p w:rsidRPr="004C50CB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</w:t>
      </w:r>
      <w:r w:rsidR="003C1523">
        <w:rPr>
          <w:lang w:val="en-IN"/>
        </w:rPr>
        <w:t xml:space="preserve"> Benefits</w:t>
      </w:r>
    </w:p>
    <w:p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Milestone Benefits</w:t>
      </w:r>
    </w:p>
    <w:p w:rsidRPr="00C51BE2" w:rsidR="00C51BE2" w:rsidP="00CB7074" w:rsidRDefault="003C1523" w14:paraId="6A11AA8D" w14:textId="24ABC068">
      <w:pPr>
        <w:pStyle w:val="ListParagraph"/>
        <w:numPr>
          <w:ilvl w:val="0"/>
          <w:numId w:val="1"/>
        </w:numPr>
      </w:pPr>
      <w:r>
        <w:rPr>
          <w:lang w:val="en-IN"/>
        </w:rPr>
        <w:t>Lounge Benefit</w:t>
      </w:r>
      <w:r w:rsidR="0075555C">
        <w:rPr>
          <w:lang w:val="en-IN"/>
        </w:rPr>
        <w:t>s</w:t>
      </w:r>
    </w:p>
    <w:p w:rsidRPr="00482497" w:rsidR="00C51BE2" w:rsidP="00C51BE2" w:rsidRDefault="00C51BE2" w14:paraId="0392A3B0" w14:textId="44C13EDB">
      <w:pPr>
        <w:rPr>
          <w:i/>
          <w:iCs/>
          <w:rPrChange w:author="Upadhyay , Shubham (SBICard)" w:date="2026-02-19T16:50:00Z" w16du:dateUtc="2026-02-19T11:20:00Z" w:id="0">
            <w:rPr/>
          </w:rPrChange>
        </w:rPr>
      </w:pPr>
      <w:r w:rsidRPr="00482497">
        <w:rPr>
          <w:i/>
          <w:iCs/>
          <w:rPrChange w:author="Upadhyay , Shubham (SBICard)" w:date="2026-02-19T16:50:00Z" w16du:dateUtc="2026-02-19T11:20:00Z" w:id="1">
            <w:rPr/>
          </w:rPrChange>
        </w:rPr>
        <w:t xml:space="preserve">Add </w:t>
      </w:r>
      <w:r w:rsidRPr="00482497" w:rsidR="00482497">
        <w:rPr>
          <w:i/>
          <w:iCs/>
          <w:rPrChange w:author="Upadhyay , Shubham (SBICard)" w:date="2026-02-19T16:50:00Z" w16du:dateUtc="2026-02-19T11:20:00Z" w:id="2">
            <w:rPr/>
          </w:rPrChange>
        </w:rPr>
        <w:t xml:space="preserve">Value </w:t>
      </w:r>
      <w:r w:rsidRPr="00482497">
        <w:rPr>
          <w:i/>
          <w:iCs/>
          <w:rPrChange w:author="Upadhyay , Shubham (SBICard)" w:date="2026-02-19T16:50:00Z" w16du:dateUtc="2026-02-19T11:20:00Z" w:id="3">
            <w:rPr/>
          </w:rPrChange>
        </w:rPr>
        <w:t xml:space="preserve">to </w:t>
      </w:r>
      <w:r w:rsidRPr="00482497" w:rsidR="00482497">
        <w:rPr>
          <w:i/>
          <w:iCs/>
          <w:rPrChange w:author="Upadhyay , Shubham (SBICard)" w:date="2026-02-19T16:50:00Z" w16du:dateUtc="2026-02-19T11:20:00Z" w:id="4">
            <w:rPr/>
          </w:rPrChange>
        </w:rPr>
        <w:t xml:space="preserve">Every Moment With Exclusive Rewards </w:t>
      </w:r>
      <w:r w:rsidRPr="00482497">
        <w:rPr>
          <w:i/>
          <w:iCs/>
          <w:rPrChange w:author="Upadhyay , Shubham (SBICard)" w:date="2026-02-19T16:50:00Z" w16du:dateUtc="2026-02-19T11:20:00Z" w:id="5">
            <w:rPr/>
          </w:rPrChange>
        </w:rPr>
        <w:t xml:space="preserve">and </w:t>
      </w:r>
      <w:r w:rsidRPr="00482497" w:rsidR="00482497">
        <w:rPr>
          <w:i/>
          <w:iCs/>
          <w:rPrChange w:author="Upadhyay , Shubham (SBICard)" w:date="2026-02-19T16:50:00Z" w16du:dateUtc="2026-02-19T11:20:00Z" w:id="6">
            <w:rPr/>
          </w:rPrChange>
        </w:rPr>
        <w:t>Privileges</w:t>
      </w:r>
      <w:r w:rsidRPr="00482497">
        <w:rPr>
          <w:i/>
          <w:iCs/>
          <w:rPrChange w:author="Upadhyay , Shubham (SBICard)" w:date="2026-02-19T16:50:00Z" w16du:dateUtc="2026-02-19T11:20:00Z" w:id="7">
            <w:rPr/>
          </w:rPrChange>
        </w:rPr>
        <w:t xml:space="preserve">, </w:t>
      </w:r>
      <w:r w:rsidRPr="00482497" w:rsidR="00482497">
        <w:rPr>
          <w:i/>
          <w:iCs/>
          <w:rPrChange w:author="Upadhyay , Shubham (SBICard)" w:date="2026-02-19T16:50:00Z" w16du:dateUtc="2026-02-19T11:20:00Z" w:id="8">
            <w:rPr/>
          </w:rPrChange>
        </w:rPr>
        <w:t xml:space="preserve">Seamless Travel </w:t>
      </w:r>
      <w:r w:rsidRPr="00482497">
        <w:rPr>
          <w:i/>
          <w:iCs/>
          <w:rPrChange w:author="Upadhyay , Shubham (SBICard)" w:date="2026-02-19T16:50:00Z" w16du:dateUtc="2026-02-19T11:20:00Z" w:id="9">
            <w:rPr/>
          </w:rPrChange>
        </w:rPr>
        <w:t xml:space="preserve">and </w:t>
      </w:r>
      <w:r w:rsidRPr="00482497" w:rsidR="00482497">
        <w:rPr>
          <w:i/>
          <w:iCs/>
          <w:rPrChange w:author="Upadhyay , Shubham (SBICard)" w:date="2026-02-19T16:50:00Z" w16du:dateUtc="2026-02-19T11:20:00Z" w:id="10">
            <w:rPr/>
          </w:rPrChange>
        </w:rPr>
        <w:t>Dining Benefits</w:t>
      </w:r>
      <w:r w:rsidRPr="00482497">
        <w:rPr>
          <w:i/>
          <w:iCs/>
          <w:rPrChange w:author="Upadhyay , Shubham (SBICard)" w:date="2026-02-19T16:50:00Z" w16du:dateUtc="2026-02-19T11:20:00Z" w:id="11">
            <w:rPr/>
          </w:rPrChange>
        </w:rPr>
        <w:t>.</w:t>
      </w:r>
    </w:p>
    <w:p w:rsidRPr="00A005E2" w:rsidR="00345E13" w:rsidP="004A5805" w:rsidRDefault="004C50CB" w14:paraId="011E8CF5" w14:textId="746339A8">
      <w:pPr>
        <w:jc w:val="center"/>
        <w:rPr>
          <w:b/>
          <w:bCs/>
          <w:u w:val="single"/>
          <w:lang w:val="en-IN"/>
        </w:rPr>
      </w:pPr>
      <w:r w:rsidRPr="00A005E2">
        <w:rPr>
          <w:b/>
          <w:bCs/>
          <w:i/>
          <w:iCs/>
          <w:u w:val="single"/>
          <w:lang w:val="en-IN"/>
        </w:rPr>
        <w:t>Key</w:t>
      </w:r>
      <w:r w:rsidRPr="00A005E2">
        <w:rPr>
          <w:b/>
          <w:bCs/>
          <w:u w:val="single"/>
          <w:lang w:val="en-IN"/>
        </w:rPr>
        <w:t xml:space="preserve"> BENEFITS</w:t>
      </w:r>
    </w:p>
    <w:p w:rsidRPr="00E103AD" w:rsidR="003F5BE7" w:rsidP="215F1F03" w:rsidRDefault="00C51BE2" w14:paraId="0F108C7B" w14:textId="03FAB475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sz w:val="12"/>
          <w:szCs w:val="12"/>
        </w:rPr>
      </w:pPr>
      <w:r>
        <w:t>Rs. 3</w:t>
      </w:r>
      <w:r w:rsidR="003F5BE7">
        <w:t xml:space="preserve">,000 </w:t>
      </w:r>
      <w:r>
        <w:t xml:space="preserve">e-Gift Voucher as a </w:t>
      </w:r>
      <w:r w:rsidR="00482497">
        <w:t>Welcome Gift</w:t>
      </w:r>
    </w:p>
    <w:p w:rsidRPr="00C51BE2" w:rsidR="003F5BE7" w:rsidP="215F1F03" w:rsidRDefault="00C51BE2" w14:paraId="3D3AAD20" w14:textId="14A87869">
      <w:pPr>
        <w:pStyle w:val="ListParagraph"/>
        <w:numPr>
          <w:ilvl w:val="0"/>
          <w:numId w:val="17"/>
        </w:numPr>
      </w:pPr>
      <w:r>
        <w:t xml:space="preserve">Accelerated </w:t>
      </w:r>
      <w:r w:rsidR="003F5BE7">
        <w:t xml:space="preserve">Reward Points on </w:t>
      </w:r>
      <w:r w:rsidR="00482497">
        <w:t>Various Spends</w:t>
      </w:r>
    </w:p>
    <w:p w:rsidRPr="00C51BE2" w:rsidR="00C51BE2" w:rsidP="215F1F03" w:rsidRDefault="00C51BE2" w14:paraId="5CF1E124" w14:textId="510AE109">
      <w:pPr>
        <w:pStyle w:val="ListParagraph"/>
        <w:numPr>
          <w:ilvl w:val="0"/>
          <w:numId w:val="17"/>
        </w:numPr>
      </w:pPr>
      <w:r w:rsidRPr="00C51BE2">
        <w:t xml:space="preserve">Domestic and </w:t>
      </w:r>
      <w:r>
        <w:t>International</w:t>
      </w:r>
      <w:r w:rsidRPr="00C51BE2">
        <w:t xml:space="preserve"> Lounge Access</w:t>
      </w:r>
    </w:p>
    <w:p w:rsidRPr="007E6A3E" w:rsidR="00CD511F" w:rsidP="004A5805" w:rsidRDefault="004C50CB" w14:paraId="5970C5BD" w14:textId="739D33F4">
      <w:pPr>
        <w:jc w:val="center"/>
        <w:rPr>
          <w:b/>
          <w:bCs/>
          <w:u w:val="single"/>
        </w:rPr>
      </w:pPr>
      <w:r w:rsidRPr="00E103AD">
        <w:rPr>
          <w:b/>
          <w:bCs/>
          <w:i/>
          <w:iCs/>
          <w:u w:val="single"/>
        </w:rPr>
        <w:t xml:space="preserve">Exclusive </w:t>
      </w:r>
      <w:r w:rsidRPr="00E103AD">
        <w:rPr>
          <w:b/>
          <w:bCs/>
          <w:u w:val="single"/>
        </w:rPr>
        <w:t>PRIVILEGES</w:t>
      </w:r>
    </w:p>
    <w:p w:rsidRPr="00947F57" w:rsidR="00947F57" w:rsidP="2239DC15" w:rsidRDefault="00947F57" w14:paraId="440B98E9" w14:textId="018EE3CF">
      <w:pPr>
        <w:rPr>
          <w:rFonts w:ascii="Calibri" w:hAnsi="Calibri" w:eastAsia="Calibri" w:cs="Calibri"/>
          <w:sz w:val="12"/>
          <w:szCs w:val="12"/>
          <w:lang w:val="en-IN"/>
        </w:rPr>
      </w:pPr>
      <w:r w:rsidRPr="2239DC15" w:rsidR="00947F57">
        <w:rPr>
          <w:b w:val="1"/>
          <w:bCs w:val="1"/>
          <w:lang w:val="en-IN"/>
        </w:rPr>
        <w:t xml:space="preserve">Welcome </w:t>
      </w:r>
      <w:r w:rsidRPr="2239DC15" w:rsidR="003C1523">
        <w:rPr>
          <w:b w:val="1"/>
          <w:bCs w:val="1"/>
          <w:lang w:val="en-IN"/>
        </w:rPr>
        <w:t>Benefit</w:t>
      </w:r>
      <w:r w:rsidRPr="2239DC15" w:rsidR="00875996">
        <w:rPr>
          <w:b w:val="1"/>
          <w:bCs w:val="1"/>
          <w:lang w:val="en-IN"/>
        </w:rPr>
        <w:t>s</w:t>
      </w:r>
      <w:r w:rsidRPr="2239DC15" w:rsidR="2442A49E">
        <w:rPr>
          <w:b w:val="1"/>
          <w:bCs w:val="1"/>
          <w:lang w:val="en-IN"/>
        </w:rPr>
        <w:t xml:space="preserve"> </w:t>
      </w:r>
    </w:p>
    <w:p w:rsidRPr="00C51BE2" w:rsidR="00C51BE2" w:rsidP="00C51BE2" w:rsidRDefault="00C51BE2" w14:paraId="47A9065A" w14:textId="3284B65A">
      <w:pPr>
        <w:pStyle w:val="ListParagraph"/>
        <w:numPr>
          <w:ilvl w:val="0"/>
          <w:numId w:val="50"/>
        </w:numPr>
      </w:pPr>
      <w:r w:rsidRPr="00C51BE2">
        <w:rPr>
          <w:lang w:val="en-IN" w:eastAsia="en-IN"/>
        </w:rPr>
        <w:t>Welcome e-Gift Voucher worth Rs.</w:t>
      </w:r>
      <w:r w:rsidRPr="00C51BE2">
        <w:t xml:space="preserve"> </w:t>
      </w:r>
      <w:r w:rsidRPr="00C51BE2">
        <w:rPr>
          <w:lang w:val="en-IN" w:eastAsia="en-IN"/>
        </w:rPr>
        <w:t>3,000 from any of the following brands: Bata</w:t>
      </w:r>
      <w:ins w:author="Upadhyay , Shubham (SBICard)" w:date="2026-02-19T16:51:00Z" w16du:dateUtc="2026-02-19T11:21:00Z" w:id="12">
        <w:r w:rsidR="00482497">
          <w:rPr>
            <w:lang w:val="en-IN" w:eastAsia="en-IN"/>
          </w:rPr>
          <w:t xml:space="preserve"> </w:t>
        </w:r>
      </w:ins>
      <w:r w:rsidRPr="00C51BE2">
        <w:rPr>
          <w:lang w:val="en-IN" w:eastAsia="en-IN"/>
        </w:rPr>
        <w:t>/</w:t>
      </w:r>
      <w:ins w:author="Upadhyay , Shubham (SBICard)" w:date="2026-02-19T16:51:00Z" w16du:dateUtc="2026-02-19T11:21:00Z" w:id="13">
        <w:r w:rsidR="00482497">
          <w:rPr>
            <w:lang w:val="en-IN" w:eastAsia="en-IN"/>
          </w:rPr>
          <w:t xml:space="preserve"> </w:t>
        </w:r>
      </w:ins>
      <w:r w:rsidRPr="00C51BE2">
        <w:rPr>
          <w:lang w:val="en-IN" w:eastAsia="en-IN"/>
        </w:rPr>
        <w:t>Hush Puppies, Aditya Birla Fashion, Westside, Shoppers Stop and Yatra.com</w:t>
      </w:r>
    </w:p>
    <w:p w:rsidRPr="00C51BE2" w:rsidR="00C51BE2" w:rsidP="00C51BE2" w:rsidRDefault="00C51BE2" w14:paraId="507584A1" w14:textId="141FE053">
      <w:pPr>
        <w:pStyle w:val="ListParagraph"/>
        <w:numPr>
          <w:ilvl w:val="0"/>
          <w:numId w:val="50"/>
        </w:numPr>
        <w:rPr>
          <w:lang w:val="en-IN" w:eastAsia="en-IN"/>
        </w:rPr>
      </w:pPr>
      <w:r w:rsidRPr="00C51BE2">
        <w:rPr>
          <w:lang w:val="en-IN" w:eastAsia="en-IN"/>
        </w:rPr>
        <w:t xml:space="preserve">Aditya Birla Fashion e-Gift </w:t>
      </w:r>
      <w:r>
        <w:rPr>
          <w:lang w:val="en-IN" w:eastAsia="en-IN"/>
        </w:rPr>
        <w:t>Voucher</w:t>
      </w:r>
      <w:r w:rsidRPr="00C51BE2">
        <w:rPr>
          <w:lang w:val="en-IN" w:eastAsia="en-IN"/>
        </w:rPr>
        <w:t xml:space="preserve"> </w:t>
      </w:r>
      <w:r>
        <w:rPr>
          <w:lang w:val="en-IN" w:eastAsia="en-IN"/>
        </w:rPr>
        <w:t xml:space="preserve">is </w:t>
      </w:r>
      <w:r w:rsidRPr="00C51BE2">
        <w:rPr>
          <w:lang w:val="en-IN" w:eastAsia="en-IN"/>
        </w:rPr>
        <w:t xml:space="preserve">acceptable on Louis Philippe, Van Heusen, Allen Solly, Peter England, Planet Fashion, </w:t>
      </w:r>
      <w:r>
        <w:rPr>
          <w:lang w:val="en-IN" w:eastAsia="en-IN"/>
        </w:rPr>
        <w:t xml:space="preserve">and </w:t>
      </w:r>
      <w:r w:rsidRPr="00C51BE2">
        <w:rPr>
          <w:lang w:val="en-IN" w:eastAsia="en-IN"/>
        </w:rPr>
        <w:t>Simon Carter brand stores</w:t>
      </w:r>
      <w:r>
        <w:rPr>
          <w:lang w:val="en-IN" w:eastAsia="en-IN"/>
        </w:rPr>
        <w:t>.</w:t>
      </w:r>
    </w:p>
    <w:p w:rsidRPr="003C1523" w:rsidR="003C1523" w:rsidP="215F1F03" w:rsidRDefault="003C1523" w14:paraId="198DC140" w14:textId="512FFC55">
      <w:pPr>
        <w:rPr>
          <w:rFonts w:ascii="Calibri" w:hAnsi="Calibri" w:eastAsia="Calibri" w:cs="Calibri"/>
          <w:sz w:val="12"/>
          <w:szCs w:val="12"/>
          <w:lang w:val="en-IN"/>
        </w:rPr>
      </w:pPr>
      <w:r w:rsidRPr="2239DC15" w:rsidR="003C1523">
        <w:rPr>
          <w:b w:val="1"/>
          <w:bCs w:val="1"/>
          <w:lang w:val="en-IN"/>
        </w:rPr>
        <w:t>Re</w:t>
      </w:r>
      <w:r w:rsidRPr="2239DC15" w:rsidR="00876000">
        <w:rPr>
          <w:b w:val="1"/>
          <w:bCs w:val="1"/>
          <w:lang w:val="en-IN"/>
        </w:rPr>
        <w:t>ward</w:t>
      </w:r>
      <w:r w:rsidRPr="2239DC15" w:rsidR="003C1523">
        <w:rPr>
          <w:b w:val="1"/>
          <w:bCs w:val="1"/>
          <w:lang w:val="en-IN"/>
        </w:rPr>
        <w:t xml:space="preserve"> Benefits</w:t>
      </w:r>
      <w:r w:rsidRPr="2239DC15" w:rsidR="2006029E">
        <w:rPr>
          <w:b w:val="1"/>
          <w:bCs w:val="1"/>
          <w:lang w:val="en-IN"/>
        </w:rPr>
        <w:t xml:space="preserve"> </w:t>
      </w:r>
    </w:p>
    <w:p w:rsidRPr="007B722B" w:rsidR="007B722B" w:rsidP="007B722B" w:rsidRDefault="007B722B" w14:paraId="558ADD6B" w14:textId="50536543">
      <w:pPr>
        <w:pStyle w:val="ListParagraph"/>
        <w:numPr>
          <w:ilvl w:val="0"/>
          <w:numId w:val="22"/>
        </w:numPr>
        <w:rPr>
          <w:lang w:val="en-IN" w:eastAsia="en-IN"/>
        </w:rPr>
      </w:pPr>
      <w:commentRangeStart w:id="14"/>
      <w:r>
        <w:rPr>
          <w:lang w:val="en-IN" w:eastAsia="en-IN"/>
        </w:rPr>
        <w:t>5X</w:t>
      </w:r>
      <w:r w:rsidRPr="00C65BBC">
        <w:rPr>
          <w:lang w:val="en-IN" w:eastAsia="en-IN"/>
        </w:rPr>
        <w:t xml:space="preserve"> Reward </w:t>
      </w:r>
      <w:r w:rsidRPr="00C65BBC" w:rsidR="00482497">
        <w:rPr>
          <w:lang w:val="en-IN" w:eastAsia="en-IN"/>
        </w:rPr>
        <w:t xml:space="preserve">Points </w:t>
      </w:r>
      <w:r>
        <w:rPr>
          <w:lang w:val="en-IN" w:eastAsia="en-IN"/>
        </w:rPr>
        <w:t xml:space="preserve">on </w:t>
      </w:r>
      <w:r w:rsidR="00482497">
        <w:rPr>
          <w:lang w:val="en-IN" w:eastAsia="en-IN"/>
        </w:rPr>
        <w:t>Dining, Departmental Stores</w:t>
      </w:r>
      <w:r>
        <w:rPr>
          <w:lang w:val="en-IN" w:eastAsia="en-IN"/>
        </w:rPr>
        <w:t xml:space="preserve">, and </w:t>
      </w:r>
      <w:r w:rsidR="00482497">
        <w:rPr>
          <w:lang w:val="en-IN" w:eastAsia="en-IN"/>
        </w:rPr>
        <w:t xml:space="preserve">International </w:t>
      </w:r>
      <w:r>
        <w:rPr>
          <w:lang w:val="en-IN" w:eastAsia="en-IN"/>
        </w:rPr>
        <w:t>spends</w:t>
      </w:r>
    </w:p>
    <w:p w:rsidR="00EF7B69" w:rsidP="00EF7B69" w:rsidRDefault="00EF7B69" w14:paraId="11520FF1" w14:textId="77F8F04C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2</w:t>
      </w:r>
      <w:r w:rsidRPr="00C65BBC">
        <w:rPr>
          <w:lang w:val="en-IN" w:eastAsia="en-IN"/>
        </w:rPr>
        <w:t xml:space="preserve"> Reward </w:t>
      </w:r>
      <w:r w:rsidRPr="00C65BBC" w:rsidR="00482497">
        <w:rPr>
          <w:lang w:val="en-IN" w:eastAsia="en-IN"/>
        </w:rPr>
        <w:t xml:space="preserve">Points </w:t>
      </w:r>
      <w:r w:rsidRPr="00C65BBC">
        <w:rPr>
          <w:lang w:val="en-IN" w:eastAsia="en-IN"/>
        </w:rPr>
        <w:t>for every Rs. 100 spent</w:t>
      </w:r>
      <w:r w:rsidR="007B722B">
        <w:rPr>
          <w:lang w:val="en-IN" w:eastAsia="en-IN"/>
        </w:rPr>
        <w:t xml:space="preserve"> on other categories (4 Reward Points = Re. 1) </w:t>
      </w:r>
      <w:commentRangeEnd w:id="14"/>
      <w:r w:rsidR="007B722B">
        <w:rPr>
          <w:rStyle w:val="CommentReference"/>
          <w:sz w:val="22"/>
          <w:szCs w:val="22"/>
          <w:lang w:val="en-IN" w:eastAsia="en-IN"/>
        </w:rPr>
        <w:commentReference w:id="14"/>
      </w:r>
    </w:p>
    <w:p w:rsidRPr="007B722B" w:rsidR="007B722B" w:rsidP="007B722B" w:rsidRDefault="007B722B" w14:paraId="6CCC38D5" w14:textId="0CEDE9C6">
      <w:pPr>
        <w:pStyle w:val="ListParagraph"/>
        <w:numPr>
          <w:ilvl w:val="0"/>
          <w:numId w:val="22"/>
        </w:numPr>
        <w:rPr>
          <w:lang w:val="en-IN" w:eastAsia="en-IN"/>
        </w:rPr>
      </w:pPr>
      <w:r w:rsidRPr="007B722B">
        <w:rPr>
          <w:lang w:val="en-IN" w:eastAsia="en-IN"/>
        </w:rPr>
        <w:t xml:space="preserve">Redeem </w:t>
      </w:r>
      <w:r w:rsidRPr="007B722B" w:rsidR="00482497">
        <w:rPr>
          <w:lang w:val="en-IN" w:eastAsia="en-IN"/>
        </w:rPr>
        <w:t xml:space="preserve">Reward </w:t>
      </w:r>
      <w:r w:rsidRPr="007B722B">
        <w:rPr>
          <w:lang w:val="en-IN" w:eastAsia="en-IN"/>
        </w:rPr>
        <w:t xml:space="preserve">Points against outstanding credit card </w:t>
      </w:r>
      <w:r>
        <w:rPr>
          <w:lang w:val="en-IN" w:eastAsia="en-IN"/>
        </w:rPr>
        <w:t xml:space="preserve">dues </w:t>
      </w:r>
      <w:r w:rsidRPr="007B722B">
        <w:rPr>
          <w:lang w:val="en-IN" w:eastAsia="en-IN"/>
        </w:rPr>
        <w:t xml:space="preserve">or for exciting items from </w:t>
      </w:r>
      <w:r>
        <w:rPr>
          <w:lang w:val="en-IN" w:eastAsia="en-IN"/>
        </w:rPr>
        <w:t xml:space="preserve">the </w:t>
      </w:r>
      <w:r w:rsidRPr="007B722B">
        <w:rPr>
          <w:lang w:val="en-IN" w:eastAsia="en-IN"/>
        </w:rPr>
        <w:t>Rewards Catalogue</w:t>
      </w:r>
    </w:p>
    <w:p w:rsidRPr="007B722B" w:rsidR="007B722B" w:rsidP="007B722B" w:rsidRDefault="007B722B" w14:paraId="15340AD3" w14:textId="7D3F4B28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E</w:t>
      </w:r>
      <w:r w:rsidRPr="007B722B">
        <w:rPr>
          <w:lang w:val="en-IN" w:eastAsia="en-IN"/>
        </w:rPr>
        <w:t xml:space="preserve">arn up to 7,500 Reward </w:t>
      </w:r>
      <w:r w:rsidRPr="007B722B" w:rsidR="00482497">
        <w:rPr>
          <w:lang w:val="en-IN" w:eastAsia="en-IN"/>
        </w:rPr>
        <w:t xml:space="preserve">Points </w:t>
      </w:r>
      <w:r>
        <w:rPr>
          <w:lang w:val="en-IN" w:eastAsia="en-IN"/>
        </w:rPr>
        <w:t xml:space="preserve">per </w:t>
      </w:r>
      <w:r w:rsidRPr="007B722B">
        <w:rPr>
          <w:lang w:val="en-IN" w:eastAsia="en-IN"/>
        </w:rPr>
        <w:t xml:space="preserve">month. After reaching the capping limit, 2 Reward </w:t>
      </w:r>
      <w:r>
        <w:rPr>
          <w:lang w:val="en-IN" w:eastAsia="en-IN"/>
        </w:rPr>
        <w:t>Points</w:t>
      </w:r>
      <w:r w:rsidRPr="007B722B">
        <w:rPr>
          <w:lang w:val="en-IN" w:eastAsia="en-IN"/>
        </w:rPr>
        <w:t xml:space="preserve"> for every </w:t>
      </w:r>
      <w:r>
        <w:rPr>
          <w:lang w:val="en-IN" w:eastAsia="en-IN"/>
        </w:rPr>
        <w:t>Rs.</w:t>
      </w:r>
      <w:r w:rsidRPr="007B722B">
        <w:rPr>
          <w:lang w:val="en-IN" w:eastAsia="en-IN"/>
        </w:rPr>
        <w:t xml:space="preserve"> 100 spent</w:t>
      </w:r>
      <w:r>
        <w:rPr>
          <w:lang w:val="en-IN" w:eastAsia="en-IN"/>
        </w:rPr>
        <w:t xml:space="preserve"> </w:t>
      </w:r>
      <w:r w:rsidRPr="007B722B">
        <w:rPr>
          <w:lang w:val="en-IN" w:eastAsia="en-IN"/>
        </w:rPr>
        <w:t>will continue to accrue</w:t>
      </w:r>
    </w:p>
    <w:p w:rsidRPr="006657A1" w:rsidR="006657A1" w:rsidP="215F1F03" w:rsidRDefault="006657A1" w14:paraId="20F6C685" w14:textId="7D8B9912">
      <w:pPr>
        <w:rPr>
          <w:rFonts w:ascii="Calibri" w:hAnsi="Calibri" w:eastAsia="Calibri" w:cs="Calibri"/>
          <w:sz w:val="12"/>
          <w:szCs w:val="12"/>
          <w:lang w:val="en-IN"/>
        </w:rPr>
      </w:pPr>
      <w:r w:rsidRPr="2239DC15" w:rsidR="006657A1">
        <w:rPr>
          <w:b w:val="1"/>
          <w:bCs w:val="1"/>
          <w:lang w:val="en-IN"/>
        </w:rPr>
        <w:t>Milestone Benefits</w:t>
      </w:r>
      <w:r w:rsidRPr="2239DC15" w:rsidR="4D9EF831">
        <w:rPr>
          <w:b w:val="1"/>
          <w:bCs w:val="1"/>
          <w:lang w:val="en-IN"/>
        </w:rPr>
        <w:t xml:space="preserve"> </w:t>
      </w:r>
    </w:p>
    <w:p w:rsidRPr="007B722B" w:rsidR="007B722B" w:rsidP="007B722B" w:rsidRDefault="007B722B" w14:paraId="37CE2DC1" w14:textId="1FF0D6F0">
      <w:pPr>
        <w:pStyle w:val="ListParagraph"/>
        <w:numPr>
          <w:ilvl w:val="0"/>
          <w:numId w:val="54"/>
        </w:numPr>
        <w:rPr>
          <w:lang w:val="en-IN" w:eastAsia="en-IN"/>
        </w:rPr>
      </w:pPr>
      <w:r>
        <w:rPr>
          <w:lang w:val="en-IN" w:eastAsia="en-IN"/>
        </w:rPr>
        <w:t>Rs. 3</w:t>
      </w:r>
      <w:ins w:author="Upadhyay , Shubham (SBICard)" w:date="2026-02-19T16:53:00Z" w16du:dateUtc="2026-02-19T11:23:00Z" w:id="15">
        <w:r w:rsidR="00482497">
          <w:rPr>
            <w:lang w:val="en-IN" w:eastAsia="en-IN"/>
          </w:rPr>
          <w:t>,</w:t>
        </w:r>
      </w:ins>
      <w:r>
        <w:rPr>
          <w:lang w:val="en-IN" w:eastAsia="en-IN"/>
        </w:rPr>
        <w:t xml:space="preserve">000 e-Gift Voucher </w:t>
      </w:r>
      <w:r w:rsidRPr="007B722B">
        <w:rPr>
          <w:lang w:val="en-IN" w:eastAsia="en-IN"/>
        </w:rPr>
        <w:t xml:space="preserve">on annual spends of Rs. </w:t>
      </w:r>
      <w:r>
        <w:rPr>
          <w:lang w:val="en-IN" w:eastAsia="en-IN"/>
        </w:rPr>
        <w:t>4</w:t>
      </w:r>
      <w:r w:rsidRPr="007B722B">
        <w:rPr>
          <w:lang w:val="en-IN" w:eastAsia="en-IN"/>
        </w:rPr>
        <w:t xml:space="preserve"> lakh</w:t>
      </w:r>
      <w:ins w:author="Upadhyay , Shubham (SBICard)" w:date="2026-02-19T16:55:00Z" w16du:dateUtc="2026-02-19T11:25:00Z" w:id="16">
        <w:r w:rsidR="00482497">
          <w:rPr>
            <w:lang w:val="en-IN" w:eastAsia="en-IN"/>
          </w:rPr>
          <w:t>s</w:t>
        </w:r>
      </w:ins>
      <w:r>
        <w:rPr>
          <w:lang w:val="en-IN" w:eastAsia="en-IN"/>
        </w:rPr>
        <w:t xml:space="preserve"> and Rs. 5 lakh</w:t>
      </w:r>
      <w:ins w:author="Upadhyay , Shubham (SBICard)" w:date="2026-02-19T16:55:00Z" w16du:dateUtc="2026-02-19T11:25:00Z" w:id="17">
        <w:r w:rsidR="00482497">
          <w:rPr>
            <w:lang w:val="en-IN" w:eastAsia="en-IN"/>
          </w:rPr>
          <w:t>s</w:t>
        </w:r>
      </w:ins>
      <w:r>
        <w:rPr>
          <w:lang w:val="en-IN" w:eastAsia="en-IN"/>
        </w:rPr>
        <w:t xml:space="preserve"> </w:t>
      </w:r>
      <w:r w:rsidRPr="007B722B">
        <w:rPr>
          <w:lang w:eastAsia="en-IN"/>
        </w:rPr>
        <w:t>from any of the following brands: Yatra, Hush Puppies</w:t>
      </w:r>
      <w:ins w:author="Upadhyay , Shubham (SBICard)" w:date="2026-02-19T16:55:00Z" w16du:dateUtc="2026-02-19T11:25:00Z" w:id="18">
        <w:r w:rsidR="00482497">
          <w:rPr>
            <w:lang w:eastAsia="en-IN"/>
          </w:rPr>
          <w:t xml:space="preserve"> </w:t>
        </w:r>
      </w:ins>
      <w:r w:rsidRPr="007B722B">
        <w:rPr>
          <w:lang w:eastAsia="en-IN"/>
        </w:rPr>
        <w:t>/</w:t>
      </w:r>
      <w:ins w:author="Upadhyay , Shubham (SBICard)" w:date="2026-02-19T16:55:00Z" w16du:dateUtc="2026-02-19T11:25:00Z" w:id="19">
        <w:r w:rsidR="00482497">
          <w:rPr>
            <w:lang w:eastAsia="en-IN"/>
          </w:rPr>
          <w:t xml:space="preserve"> </w:t>
        </w:r>
      </w:ins>
      <w:r w:rsidRPr="007B722B">
        <w:rPr>
          <w:lang w:eastAsia="en-IN"/>
        </w:rPr>
        <w:t>Bata, Aditya Birla Fashion, Westside and Shoppers Stop</w:t>
      </w:r>
    </w:p>
    <w:p w:rsidRPr="008A742C" w:rsidR="008A742C" w:rsidP="008A742C" w:rsidRDefault="00BB22C4" w14:paraId="4A0C8F27" w14:textId="034561DF">
      <w:pPr>
        <w:rPr>
          <w:rFonts w:ascii="Calibri" w:hAnsi="Calibri" w:eastAsia="Calibri" w:cs="Calibri"/>
          <w:sz w:val="12"/>
          <w:szCs w:val="12"/>
          <w:lang w:val="en-IN"/>
        </w:rPr>
      </w:pPr>
      <w:r w:rsidRPr="2239DC15" w:rsidR="00BB22C4">
        <w:rPr>
          <w:b w:val="1"/>
          <w:bCs w:val="1"/>
          <w:lang w:val="en-IN"/>
        </w:rPr>
        <w:t>Lounge Benefit</w:t>
      </w:r>
      <w:r w:rsidRPr="2239DC15" w:rsidR="1CA849AC">
        <w:rPr>
          <w:b w:val="1"/>
          <w:bCs w:val="1"/>
          <w:lang w:val="en-IN"/>
        </w:rPr>
        <w:t xml:space="preserve"> </w:t>
      </w:r>
    </w:p>
    <w:p w:rsidRPr="008A742C" w:rsidR="008A742C" w:rsidP="008A742C" w:rsidRDefault="008A742C" w14:paraId="7C492F12" w14:textId="29D2262A">
      <w:pPr>
        <w:pStyle w:val="ListParagraph"/>
        <w:numPr>
          <w:ilvl w:val="0"/>
          <w:numId w:val="29"/>
        </w:numPr>
        <w:rPr>
          <w:lang w:val="en-IN"/>
        </w:rPr>
      </w:pPr>
      <w:r w:rsidRPr="008A742C">
        <w:t xml:space="preserve">2 </w:t>
      </w:r>
      <w:r w:rsidRPr="008A742C" w:rsidR="00482497">
        <w:t xml:space="preserve">Complimentary </w:t>
      </w:r>
      <w:r w:rsidRPr="008A742C">
        <w:t>Domestic Airport Lounge visits every quarter in India</w:t>
      </w:r>
      <w:r>
        <w:t xml:space="preserve">. </w:t>
      </w:r>
      <w:hyperlink w:history="1" r:id="rId16">
        <w:r w:rsidRPr="00724EC5">
          <w:rPr>
            <w:rStyle w:val="Hyperlink"/>
          </w:rPr>
          <w:t xml:space="preserve">Click </w:t>
        </w:r>
        <w:r w:rsidRPr="00724EC5" w:rsidR="00724EC5">
          <w:rPr>
            <w:rStyle w:val="Hyperlink"/>
          </w:rPr>
          <w:t>here</w:t>
        </w:r>
      </w:hyperlink>
      <w:r>
        <w:t xml:space="preserve"> for list of lounges.</w:t>
      </w:r>
    </w:p>
    <w:p w:rsidRPr="00B57F0A" w:rsidR="00F3724D" w:rsidP="00F3724D" w:rsidRDefault="008A742C" w14:paraId="415CAC13" w14:textId="5BFB8709">
      <w:pPr>
        <w:pStyle w:val="ListParagraph"/>
        <w:numPr>
          <w:ilvl w:val="0"/>
          <w:numId w:val="71"/>
        </w:numPr>
        <w:rPr>
          <w:color w:val="EE0000"/>
          <w:lang w:val="en-US"/>
        </w:rPr>
      </w:pPr>
      <w:r w:rsidRPr="008A742C">
        <w:rPr>
          <w:lang w:val="en-IN" w:eastAsia="en-IN"/>
        </w:rPr>
        <w:t xml:space="preserve">Complimentary </w:t>
      </w:r>
      <w:r w:rsidRPr="008A742C" w:rsidR="00482497">
        <w:rPr>
          <w:lang w:val="en-IN" w:eastAsia="en-IN"/>
        </w:rPr>
        <w:t xml:space="preserve">Membership </w:t>
      </w:r>
      <w:r w:rsidRPr="008A742C">
        <w:rPr>
          <w:lang w:val="en-IN" w:eastAsia="en-IN"/>
        </w:rPr>
        <w:t xml:space="preserve">to </w:t>
      </w:r>
      <w:del w:author="Upadhyay , Shubham (SBICard)" w:date="2026-02-19T16:55:00Z" w16du:dateUtc="2026-02-19T11:25:00Z" w:id="20">
        <w:r w:rsidRPr="008A742C" w:rsidDel="00482497">
          <w:rPr>
            <w:lang w:val="en-IN" w:eastAsia="en-IN"/>
          </w:rPr>
          <w:delText xml:space="preserve">the </w:delText>
        </w:r>
      </w:del>
      <w:r w:rsidRPr="008A742C">
        <w:rPr>
          <w:lang w:val="en-IN" w:eastAsia="en-IN"/>
        </w:rPr>
        <w:t xml:space="preserve">Priority Pass Program </w:t>
      </w:r>
      <w:r w:rsidRPr="00EA3E9E">
        <w:rPr>
          <w:lang w:val="en-IN" w:eastAsia="en-IN"/>
        </w:rPr>
        <w:t>worth $99</w:t>
      </w:r>
      <w:r w:rsidRPr="00EA3E9E" w:rsidR="00F3724D">
        <w:rPr>
          <w:lang w:val="en-IN" w:eastAsia="en-IN"/>
        </w:rPr>
        <w:t xml:space="preserve"> -</w:t>
      </w:r>
      <w:r w:rsidRPr="00EA3E9E" w:rsidR="00F3724D">
        <w:rPr>
          <w:lang w:val="en-US"/>
        </w:rPr>
        <w:t xml:space="preserve"> A usage fee of only $27 +</w:t>
      </w:r>
      <w:ins w:author="Upadhyay , Shubham (SBICard)" w:date="2026-02-19T16:55:00Z" w16du:dateUtc="2026-02-19T11:25:00Z" w:id="21">
        <w:r w:rsidR="00482497">
          <w:rPr>
            <w:lang w:val="en-US"/>
          </w:rPr>
          <w:t xml:space="preserve"> </w:t>
        </w:r>
      </w:ins>
      <w:r w:rsidRPr="00EA3E9E" w:rsidR="00F3724D">
        <w:rPr>
          <w:lang w:val="en-US"/>
        </w:rPr>
        <w:t xml:space="preserve">taxes will be charged to South Indian Bank </w:t>
      </w:r>
      <w:r w:rsidRPr="00EA3E9E" w:rsidR="00F3724D">
        <w:t>SBI Platinum Credit Card</w:t>
      </w:r>
      <w:r w:rsidRPr="00EA3E9E" w:rsidR="00F3724D">
        <w:rPr>
          <w:lang w:val="en-US"/>
        </w:rPr>
        <w:t>, every time you visit an airport lounge</w:t>
      </w:r>
    </w:p>
    <w:p w:rsidRPr="008A742C" w:rsidR="008A742C" w:rsidP="00EA3E9E" w:rsidRDefault="008A742C" w14:paraId="763322CB" w14:textId="1B423856">
      <w:pPr>
        <w:pStyle w:val="ListParagraph"/>
        <w:rPr>
          <w:lang w:val="en-IN" w:eastAsia="en-IN"/>
        </w:rPr>
      </w:pPr>
    </w:p>
    <w:p w:rsidRPr="008A742C" w:rsidR="008A742C" w:rsidP="008A742C" w:rsidRDefault="008A742C" w14:paraId="56B07A4B" w14:textId="53780DF4">
      <w:pPr>
        <w:pStyle w:val="ListParagraph"/>
        <w:numPr>
          <w:ilvl w:val="0"/>
          <w:numId w:val="29"/>
        </w:numPr>
        <w:rPr>
          <w:lang w:val="en-IN" w:eastAsia="en-IN"/>
        </w:rPr>
      </w:pPr>
      <w:r w:rsidRPr="008A742C">
        <w:rPr>
          <w:lang w:val="en-IN" w:eastAsia="en-IN"/>
        </w:rPr>
        <w:lastRenderedPageBreak/>
        <w:t>Access over 1</w:t>
      </w:r>
      <w:ins w:author="Upadhyay , Shubham (SBICard)" w:date="2026-02-19T16:55:00Z" w16du:dateUtc="2026-02-19T11:25:00Z" w:id="22">
        <w:r w:rsidR="00482497">
          <w:rPr>
            <w:lang w:val="en-IN" w:eastAsia="en-IN"/>
          </w:rPr>
          <w:t>,</w:t>
        </w:r>
      </w:ins>
      <w:r w:rsidRPr="008A742C">
        <w:rPr>
          <w:lang w:val="en-IN" w:eastAsia="en-IN"/>
        </w:rPr>
        <w:t>000 Airport Lounges worldwide</w:t>
      </w:r>
    </w:p>
    <w:p w:rsidRPr="008A742C" w:rsidR="008A742C" w:rsidP="008A742C" w:rsidRDefault="008A742C" w14:paraId="6E654218" w14:textId="5CE0B20A">
      <w:pPr>
        <w:pStyle w:val="ListParagraph"/>
        <w:numPr>
          <w:ilvl w:val="0"/>
          <w:numId w:val="29"/>
        </w:numPr>
      </w:pPr>
      <w:hyperlink w:history="1" r:id="rId17">
        <w:r w:rsidRPr="008A742C">
          <w:rPr>
            <w:rStyle w:val="Hyperlink"/>
          </w:rPr>
          <w:t>Click here</w:t>
        </w:r>
      </w:hyperlink>
      <w:r w:rsidRPr="008A742C">
        <w:t xml:space="preserve"> to know more about Priority Pass </w:t>
      </w:r>
      <w:r w:rsidRPr="008A742C" w:rsidR="00482497">
        <w:t xml:space="preserve">Member </w:t>
      </w:r>
      <w:r w:rsidRPr="008A742C">
        <w:t>Lounges</w:t>
      </w:r>
    </w:p>
    <w:p w:rsidR="008A742C" w:rsidP="008A742C" w:rsidRDefault="008A742C" w14:paraId="15D26152" w14:textId="77777777">
      <w:pPr>
        <w:pStyle w:val="ListParagraph"/>
        <w:numPr>
          <w:ilvl w:val="0"/>
          <w:numId w:val="29"/>
        </w:numPr>
        <w:rPr>
          <w:lang w:val="en-IN" w:eastAsia="en-IN"/>
        </w:rPr>
      </w:pPr>
      <w:r w:rsidRPr="008A742C">
        <w:rPr>
          <w:lang w:val="en-IN" w:eastAsia="en-IN"/>
        </w:rPr>
        <w:t>Only Primary Cardholders are eligible for Priority Pass</w:t>
      </w:r>
    </w:p>
    <w:p w:rsidRPr="008A742C" w:rsidR="008A742C" w:rsidP="008A742C" w:rsidRDefault="008A742C" w14:paraId="6EEEA0F1" w14:textId="4AE7ED33">
      <w:pPr>
        <w:pStyle w:val="ListParagraph"/>
        <w:numPr>
          <w:ilvl w:val="0"/>
          <w:numId w:val="29"/>
        </w:numPr>
        <w:rPr>
          <w:lang w:val="en-IN" w:eastAsia="en-IN"/>
        </w:rPr>
      </w:pPr>
      <w:r>
        <w:rPr>
          <w:lang w:val="en-IN" w:eastAsia="en-IN"/>
        </w:rPr>
        <w:t>C</w:t>
      </w:r>
      <w:r w:rsidRPr="008A742C">
        <w:rPr>
          <w:lang w:val="en-IN" w:eastAsia="en-IN"/>
        </w:rPr>
        <w:t>omplimentary membership will be valid for 2 years only</w:t>
      </w:r>
    </w:p>
    <w:p w:rsidRPr="00BB22C4" w:rsidR="003C1523" w:rsidP="215F1F03" w:rsidRDefault="003C1523" w14:paraId="501692A8" w14:textId="1BB30ABE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239DC15" w:rsidR="003C1523">
        <w:rPr>
          <w:b w:val="1"/>
          <w:bCs w:val="1"/>
          <w:lang w:val="en-IN"/>
        </w:rPr>
        <w:t>Fuel Surcharge Waiver</w:t>
      </w:r>
      <w:r w:rsidRPr="2239DC15" w:rsidR="5940B8C0">
        <w:rPr>
          <w:b w:val="1"/>
          <w:bCs w:val="1"/>
          <w:lang w:val="en-IN"/>
        </w:rPr>
        <w:t xml:space="preserve"> </w:t>
      </w:r>
    </w:p>
    <w:p w:rsidRPr="00F23D00" w:rsidR="003C1523" w:rsidRDefault="003C1523" w14:paraId="0D051345" w14:textId="3FE9C4A3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Enjoy a 1% </w:t>
      </w:r>
      <w:r w:rsidRPr="00F23D00" w:rsidR="00482497">
        <w:rPr>
          <w:lang w:val="en-IN"/>
        </w:rPr>
        <w:t xml:space="preserve">Fuel Surcharge Waiver </w:t>
      </w:r>
      <w:r w:rsidRPr="00F23D00">
        <w:rPr>
          <w:lang w:val="en-IN"/>
        </w:rPr>
        <w:t xml:space="preserve">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>Rs. 4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BB22C4" w:rsidR="003C1523" w:rsidP="00BB22C4" w:rsidRDefault="003C1523" w14:paraId="37A500A5" w14:textId="4C0172F4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BB22C4">
        <w:rPr>
          <w:lang w:val="en-IN"/>
        </w:rPr>
        <w:t>25</w:t>
      </w:r>
      <w:r>
        <w:rPr>
          <w:lang w:val="en-IN"/>
        </w:rPr>
        <w:t>0</w:t>
      </w:r>
      <w:r w:rsidRPr="00F23D00">
        <w:rPr>
          <w:lang w:val="en-IN"/>
        </w:rPr>
        <w:t xml:space="preserve"> per statement cycle, per credit card account.</w:t>
      </w:r>
    </w:p>
    <w:p w:rsidR="00DC2CA4" w:rsidP="004B491E" w:rsidRDefault="00E56665" w14:paraId="1346349D" w14:textId="77777777">
      <w:pPr>
        <w:jc w:val="center"/>
        <w:rPr>
          <w:b/>
          <w:bCs/>
          <w:u w:val="single"/>
          <w:lang w:val="en-IN"/>
        </w:rPr>
      </w:pPr>
      <w:hyperlink w:history="1" r:id="rId19">
        <w:r w:rsidRPr="002D38D6">
          <w:rPr>
            <w:rStyle w:val="Hyperlink"/>
            <w:b/>
            <w:bCs/>
            <w:lang w:val="en-IN"/>
          </w:rPr>
          <w:br/>
        </w:r>
      </w:hyperlink>
      <w:r w:rsidRPr="00AD11D6" w:rsidR="00DC2CA4">
        <w:rPr>
          <w:b/>
          <w:bCs/>
          <w:i/>
          <w:iCs/>
          <w:u w:val="single"/>
          <w:lang w:val="en-IN"/>
        </w:rPr>
        <w:t>Explore</w:t>
      </w:r>
      <w:r w:rsidRPr="00166BEB" w:rsidR="00DC2CA4">
        <w:rPr>
          <w:b/>
          <w:bCs/>
          <w:u w:val="single"/>
          <w:lang w:val="en-IN"/>
        </w:rPr>
        <w:t xml:space="preserve"> REWARDS</w:t>
      </w:r>
    </w:p>
    <w:p w:rsidRPr="003C1523" w:rsidR="00842C6F" w:rsidP="00842C6F" w:rsidRDefault="00842C6F" w14:paraId="3A6D53D5" w14:textId="24304859">
      <w:pPr>
        <w:rPr>
          <w:b/>
          <w:bCs/>
          <w:lang w:val="en-IN"/>
        </w:rPr>
      </w:pPr>
      <w:r w:rsidRPr="003C1523">
        <w:rPr>
          <w:b/>
          <w:bCs/>
          <w:lang w:val="en-IN"/>
        </w:rPr>
        <w:t>Re</w:t>
      </w:r>
      <w:r w:rsidR="001B6136">
        <w:rPr>
          <w:b/>
          <w:bCs/>
          <w:lang w:val="en-IN"/>
        </w:rPr>
        <w:t>ward</w:t>
      </w:r>
      <w:r w:rsidRPr="003C1523">
        <w:rPr>
          <w:b/>
          <w:bCs/>
          <w:lang w:val="en-IN"/>
        </w:rPr>
        <w:t xml:space="preserve"> Benefits</w:t>
      </w:r>
    </w:p>
    <w:p w:rsidR="008A742C" w:rsidP="00DC3FB8" w:rsidRDefault="008A742C" w14:paraId="7959B230" w14:textId="5F9A922D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5X</w:t>
      </w:r>
      <w:r w:rsidRPr="00C65BBC">
        <w:rPr>
          <w:lang w:val="en-IN" w:eastAsia="en-IN"/>
        </w:rPr>
        <w:t xml:space="preserve"> Reward </w:t>
      </w:r>
      <w:r w:rsidRPr="00C65BBC" w:rsidR="00482497">
        <w:rPr>
          <w:lang w:val="en-IN" w:eastAsia="en-IN"/>
        </w:rPr>
        <w:t xml:space="preserve">Points </w:t>
      </w:r>
      <w:r>
        <w:rPr>
          <w:lang w:val="en-IN" w:eastAsia="en-IN"/>
        </w:rPr>
        <w:t xml:space="preserve">on </w:t>
      </w:r>
      <w:r w:rsidR="00482497">
        <w:rPr>
          <w:lang w:val="en-IN" w:eastAsia="en-IN"/>
        </w:rPr>
        <w:t>Dining, Departmental Stores</w:t>
      </w:r>
      <w:r>
        <w:rPr>
          <w:lang w:val="en-IN" w:eastAsia="en-IN"/>
        </w:rPr>
        <w:t xml:space="preserve">, and </w:t>
      </w:r>
      <w:r w:rsidR="00482497">
        <w:rPr>
          <w:lang w:val="en-IN" w:eastAsia="en-IN"/>
        </w:rPr>
        <w:t xml:space="preserve">International </w:t>
      </w:r>
      <w:r>
        <w:rPr>
          <w:lang w:val="en-IN" w:eastAsia="en-IN"/>
        </w:rPr>
        <w:t>spends</w:t>
      </w:r>
    </w:p>
    <w:p w:rsidRPr="00DC3FB8" w:rsidR="00DC3FB8" w:rsidP="00DC3FB8" w:rsidRDefault="00DC3FB8" w14:paraId="3B801C41" w14:textId="638265D1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2</w:t>
      </w:r>
      <w:r w:rsidRPr="00C65BBC">
        <w:rPr>
          <w:lang w:val="en-IN" w:eastAsia="en-IN"/>
        </w:rPr>
        <w:t xml:space="preserve"> Reward </w:t>
      </w:r>
      <w:r w:rsidRPr="00C65BBC" w:rsidR="00482497">
        <w:rPr>
          <w:lang w:val="en-IN" w:eastAsia="en-IN"/>
        </w:rPr>
        <w:t xml:space="preserve">Points </w:t>
      </w:r>
      <w:r w:rsidRPr="00C65BBC">
        <w:rPr>
          <w:lang w:val="en-IN" w:eastAsia="en-IN"/>
        </w:rPr>
        <w:t>for every Rs. 100 spent</w:t>
      </w:r>
      <w:r w:rsidR="008A742C">
        <w:rPr>
          <w:lang w:val="en-IN" w:eastAsia="en-IN"/>
        </w:rPr>
        <w:t xml:space="preserve"> on other categories </w:t>
      </w:r>
    </w:p>
    <w:p w:rsidRPr="009B3F85" w:rsidR="00842C6F" w:rsidP="009B3F85" w:rsidRDefault="00842C6F" w14:paraId="58CDD190" w14:textId="2AE1E444">
      <w:pPr>
        <w:rPr>
          <w:b/>
          <w:bCs/>
          <w:lang w:val="en-IN"/>
        </w:rPr>
      </w:pPr>
      <w:r w:rsidRPr="009B3F85">
        <w:rPr>
          <w:b/>
          <w:bCs/>
          <w:lang w:val="en-IN"/>
        </w:rPr>
        <w:t>Milestone Benefits</w:t>
      </w:r>
    </w:p>
    <w:p w:rsidRPr="008A742C" w:rsidR="008A742C" w:rsidP="008A742C" w:rsidRDefault="008A742C" w14:paraId="3B71A29C" w14:textId="44EA0B88">
      <w:pPr>
        <w:pStyle w:val="ListParagraph"/>
        <w:numPr>
          <w:ilvl w:val="0"/>
          <w:numId w:val="60"/>
        </w:numPr>
        <w:rPr>
          <w:lang w:val="en-IN" w:eastAsia="en-IN"/>
        </w:rPr>
      </w:pPr>
      <w:r w:rsidRPr="008A742C">
        <w:rPr>
          <w:lang w:val="en-IN" w:eastAsia="en-IN"/>
        </w:rPr>
        <w:t>Rs. 3000 e-Gift Voucher on annual spends of Rs. 4 lakh</w:t>
      </w:r>
      <w:ins w:author="Upadhyay , Shubham (SBICard)" w:date="2026-02-19T16:56:00Z" w16du:dateUtc="2026-02-19T11:26:00Z" w:id="23">
        <w:r w:rsidR="00482497">
          <w:rPr>
            <w:lang w:val="en-IN" w:eastAsia="en-IN"/>
          </w:rPr>
          <w:t>s</w:t>
        </w:r>
      </w:ins>
      <w:r w:rsidRPr="008A742C">
        <w:rPr>
          <w:lang w:val="en-IN" w:eastAsia="en-IN"/>
        </w:rPr>
        <w:t xml:space="preserve"> and Rs. 5 lakh</w:t>
      </w:r>
      <w:ins w:author="Upadhyay , Shubham (SBICard)" w:date="2026-02-19T16:56:00Z" w16du:dateUtc="2026-02-19T11:26:00Z" w:id="24">
        <w:r w:rsidR="00482497">
          <w:rPr>
            <w:lang w:val="en-IN" w:eastAsia="en-IN"/>
          </w:rPr>
          <w:t>s</w:t>
        </w:r>
      </w:ins>
    </w:p>
    <w:p w:rsidRPr="008A742C" w:rsidR="008A742C" w:rsidP="008A742C" w:rsidRDefault="008A742C" w14:paraId="3F798F68" w14:textId="77777777">
      <w:pPr>
        <w:rPr>
          <w:lang w:val="en-IN" w:eastAsia="en-IN"/>
        </w:rPr>
      </w:pPr>
    </w:p>
    <w:p w:rsidRPr="002D38D6" w:rsidR="002D38D6" w:rsidP="00A80E72" w:rsidRDefault="004C50CB" w14:paraId="5605250A" w14:textId="3A78C77F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:rsidRPr="002D38D6" w:rsidR="002D38D6" w:rsidRDefault="004D6419" w14:paraId="07E865B8" w14:textId="4AF2A5F5">
      <w:pPr>
        <w:pStyle w:val="ListParagraph"/>
        <w:numPr>
          <w:ilvl w:val="0"/>
          <w:numId w:val="3"/>
        </w:numPr>
      </w:pPr>
      <w:r>
        <w:t>Annual</w:t>
      </w:r>
      <w:r w:rsidRPr="002D38D6" w:rsidR="002D38D6">
        <w:t xml:space="preserve"> Fee (one-time): Rs.</w:t>
      </w:r>
      <w:r w:rsidR="002D38D6">
        <w:t xml:space="preserve"> </w:t>
      </w:r>
      <w:r w:rsidR="008A742C">
        <w:t>2</w:t>
      </w:r>
      <w:r w:rsidR="00D06D5A">
        <w:t>,</w:t>
      </w:r>
      <w:r w:rsidR="008A742C">
        <w:t>9</w:t>
      </w:r>
      <w:r w:rsidRPr="002D38D6" w:rsidR="002D38D6">
        <w:t>99 + taxes </w:t>
      </w:r>
    </w:p>
    <w:p w:rsidRPr="002D38D6" w:rsidR="002D38D6" w:rsidRDefault="002D38D6" w14:paraId="3CCA290E" w14:textId="01F995D8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8A742C">
        <w:t>2,9</w:t>
      </w:r>
      <w:r w:rsidRPr="002D38D6" w:rsidR="008A742C">
        <w:t>99</w:t>
      </w:r>
      <w:r w:rsidRPr="002D38D6">
        <w:t xml:space="preserve"> + taxes</w:t>
      </w:r>
    </w:p>
    <w:p w:rsidR="00E56665" w:rsidP="00E56665" w:rsidRDefault="00A579B5" w14:paraId="0EBF00D7" w14:textId="30B1FCE7">
      <w:pPr>
        <w:rPr>
          <w:b/>
          <w:bCs/>
        </w:rPr>
      </w:pPr>
      <w:r w:rsidRPr="00A579B5">
        <w:rPr>
          <w:b/>
          <w:bCs/>
        </w:rPr>
        <w:t>Fees</w:t>
      </w:r>
      <w:r w:rsidR="007058FE">
        <w:rPr>
          <w:b/>
          <w:bCs/>
        </w:rPr>
        <w:t xml:space="preserve"> &amp; Charges</w:t>
      </w:r>
    </w:p>
    <w:p w:rsidRPr="00A579B5" w:rsidR="00A579B5" w:rsidRDefault="004D6419" w14:paraId="7060F76E" w14:textId="47EC252E">
      <w:pPr>
        <w:pStyle w:val="ListParagraph"/>
        <w:numPr>
          <w:ilvl w:val="0"/>
          <w:numId w:val="4"/>
        </w:numPr>
        <w:rPr>
          <w:lang w:val="en-IN"/>
        </w:rPr>
      </w:pPr>
      <w:r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8A742C">
        <w:t>2,9</w:t>
      </w:r>
      <w:r w:rsidRPr="002D38D6" w:rsidR="008A742C">
        <w:t xml:space="preserve">99 </w:t>
      </w:r>
      <w:r w:rsidRPr="002D38D6" w:rsidR="00A80E72">
        <w:t>+ taxes</w:t>
      </w:r>
    </w:p>
    <w:p w:rsidRPr="003D0064" w:rsidR="00A579B5" w:rsidRDefault="00A579B5" w14:paraId="5301376D" w14:textId="11BECE40">
      <w:pPr>
        <w:pStyle w:val="ListParagraph"/>
        <w:numPr>
          <w:ilvl w:val="0"/>
          <w:numId w:val="4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842C6F">
        <w:t xml:space="preserve"> </w:t>
      </w:r>
      <w:r w:rsidR="008A742C">
        <w:t>2,9</w:t>
      </w:r>
      <w:r w:rsidRPr="002D38D6" w:rsidR="008A742C">
        <w:t xml:space="preserve">99 </w:t>
      </w:r>
      <w:r w:rsidRPr="002D38D6" w:rsidR="00A80E72">
        <w:t>+ taxes</w:t>
      </w:r>
    </w:p>
    <w:p w:rsidR="007058FE" w:rsidRDefault="00A579B5" w14:paraId="32F7E08C" w14:textId="77777777">
      <w:pPr>
        <w:numPr>
          <w:ilvl w:val="0"/>
          <w:numId w:val="5"/>
        </w:numPr>
        <w:rPr>
          <w:lang w:val="en-IN"/>
        </w:rPr>
      </w:pPr>
      <w:r w:rsidRPr="00A579B5">
        <w:rPr>
          <w:lang w:val="en-IN"/>
        </w:rPr>
        <w:t xml:space="preserve">Add-on </w:t>
      </w:r>
      <w:r w:rsidR="009B3F85">
        <w:rPr>
          <w:lang w:val="en-IN"/>
        </w:rPr>
        <w:t xml:space="preserve">Card </w:t>
      </w:r>
      <w:r w:rsidRPr="00A579B5">
        <w:rPr>
          <w:lang w:val="en-IN"/>
        </w:rPr>
        <w:t>Fee (per annum): Nil</w:t>
      </w:r>
    </w:p>
    <w:p w:rsidRPr="00F63B1F" w:rsidR="009164D7" w:rsidRDefault="009164D7" w14:paraId="00955866" w14:textId="3E112652">
      <w:pPr>
        <w:numPr>
          <w:ilvl w:val="0"/>
          <w:numId w:val="5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0">
        <w:r w:rsidRPr="009164D7">
          <w:rPr>
            <w:rStyle w:val="Hyperlink"/>
            <w:lang w:val="en-IN"/>
          </w:rPr>
          <w:t>Most Important Terms &amp; Conditions</w:t>
        </w:r>
      </w:hyperlink>
    </w:p>
    <w:p w:rsidR="00F63B1F" w:rsidP="00F63B1F" w:rsidRDefault="00F63B1F" w14:paraId="3A82B4F2" w14:textId="77777777">
      <w:pPr>
        <w:rPr>
          <w:rStyle w:val="Hyperlink"/>
          <w:b/>
          <w:bCs/>
          <w:color w:val="auto"/>
          <w:u w:val="none"/>
          <w:lang w:val="en-IN"/>
        </w:rPr>
      </w:pPr>
      <w:r w:rsidRPr="009E6377">
        <w:rPr>
          <w:rStyle w:val="Hyperlink"/>
          <w:b/>
          <w:bCs/>
          <w:color w:val="auto"/>
          <w:u w:val="none"/>
          <w:lang w:val="en-IN"/>
        </w:rPr>
        <w:t>FAQ</w:t>
      </w:r>
    </w:p>
    <w:p w:rsidRPr="00BC38CC" w:rsidR="009B3F85" w:rsidP="009B3F85" w:rsidRDefault="009B3F85" w14:paraId="244504CE" w14:textId="77777777">
      <w:pPr>
        <w:rPr>
          <w:b/>
          <w:bCs/>
          <w:lang w:val="en-IN"/>
        </w:rPr>
      </w:pPr>
      <w:bookmarkStart w:name="_Hlk219368909" w:id="25"/>
      <w:r w:rsidRPr="00BC38CC">
        <w:rPr>
          <w:b/>
          <w:bCs/>
          <w:lang w:val="en-IN"/>
        </w:rPr>
        <w:t>What is Annual Fee and Renewal Fee of the card?</w:t>
      </w:r>
    </w:p>
    <w:p w:rsidRPr="00BC38CC" w:rsidR="009B3F85" w:rsidP="009B3F85" w:rsidRDefault="009B3F85" w14:paraId="06D6215D" w14:textId="5DF8FB0C">
      <w:pPr>
        <w:rPr>
          <w:lang w:val="en-IN"/>
        </w:rPr>
      </w:pPr>
      <w:r w:rsidRPr="00BC38CC">
        <w:rPr>
          <w:lang w:val="en-IN"/>
        </w:rPr>
        <w:t xml:space="preserve">The Annual Fee of the card is Rs. </w:t>
      </w:r>
      <w:r w:rsidR="008A742C">
        <w:rPr>
          <w:lang w:val="en-IN"/>
        </w:rPr>
        <w:t>2</w:t>
      </w:r>
      <w:ins w:author="Upadhyay , Shubham (SBICard)" w:date="2026-02-19T16:56:00Z" w16du:dateUtc="2026-02-19T11:26:00Z" w:id="26">
        <w:r w:rsidR="00482497">
          <w:rPr>
            <w:lang w:val="en-IN"/>
          </w:rPr>
          <w:t>,</w:t>
        </w:r>
      </w:ins>
      <w:r w:rsidR="008A742C">
        <w:rPr>
          <w:lang w:val="en-IN"/>
        </w:rPr>
        <w:t>9</w:t>
      </w:r>
      <w:r w:rsidRPr="00BC38CC">
        <w:rPr>
          <w:lang w:val="en-IN"/>
        </w:rPr>
        <w:t xml:space="preserve">99 + taxes. The Renewal Fee is Rs. </w:t>
      </w:r>
      <w:r w:rsidR="008A742C">
        <w:rPr>
          <w:lang w:val="en-IN"/>
        </w:rPr>
        <w:t>2</w:t>
      </w:r>
      <w:ins w:author="Upadhyay , Shubham (SBICard)" w:date="2026-02-19T16:56:00Z" w16du:dateUtc="2026-02-19T11:26:00Z" w:id="27">
        <w:r w:rsidR="00482497">
          <w:rPr>
            <w:lang w:val="en-IN"/>
          </w:rPr>
          <w:t>,</w:t>
        </w:r>
      </w:ins>
      <w:r w:rsidR="008A742C">
        <w:rPr>
          <w:lang w:val="en-IN"/>
        </w:rPr>
        <w:t>9</w:t>
      </w:r>
      <w:r>
        <w:rPr>
          <w:lang w:val="en-IN"/>
        </w:rPr>
        <w:t>9</w:t>
      </w:r>
      <w:r w:rsidRPr="00BC38CC">
        <w:rPr>
          <w:lang w:val="en-IN"/>
        </w:rPr>
        <w:t>9 + taxes from second year onwards.</w:t>
      </w:r>
    </w:p>
    <w:p w:rsidRPr="00BC38CC" w:rsidR="009B3F85" w:rsidP="009B3F85" w:rsidRDefault="009B3F85" w14:paraId="5FCAAE0C" w14:textId="77777777">
      <w:pPr>
        <w:rPr>
          <w:b/>
          <w:bCs/>
          <w:lang w:val="en-IN"/>
        </w:rPr>
      </w:pPr>
      <w:r w:rsidRPr="00BC38CC">
        <w:rPr>
          <w:b/>
          <w:bCs/>
          <w:lang w:val="en-IN"/>
        </w:rPr>
        <w:t>Can I use my card internationally?</w:t>
      </w:r>
    </w:p>
    <w:p w:rsidRPr="00BC38CC" w:rsidR="008A742C" w:rsidP="009B3F85" w:rsidRDefault="009B3F85" w14:paraId="05CD329A" w14:textId="7785D592">
      <w:pPr>
        <w:rPr>
          <w:lang w:val="en-IN"/>
        </w:rPr>
      </w:pPr>
      <w:r w:rsidRPr="00BC38CC">
        <w:rPr>
          <w:lang w:val="en-IN"/>
        </w:rPr>
        <w:t xml:space="preserve">Yes, you can use your </w:t>
      </w:r>
      <w:r w:rsidRPr="008A742C" w:rsidR="008A742C">
        <w:rPr>
          <w:lang w:val="en-IN"/>
        </w:rPr>
        <w:t xml:space="preserve">South Indian Bank SBI Platinum Credit Card </w:t>
      </w:r>
      <w:r w:rsidRPr="00BC38CC">
        <w:rPr>
          <w:lang w:val="en-IN"/>
        </w:rPr>
        <w:t xml:space="preserve">in over </w:t>
      </w:r>
      <w:r w:rsidRPr="00D9552B">
        <w:t xml:space="preserve">2 million </w:t>
      </w:r>
      <w:commentRangeStart w:id="28"/>
      <w:r w:rsidRPr="00DE1B41">
        <w:rPr>
          <w:highlight w:val="yellow"/>
          <w:rPrChange w:author="Upadhyay , Shubham (SBICard)" w:date="2026-02-19T17:10:00Z" w16du:dateUtc="2026-02-19T11:40:00Z" w:id="29">
            <w:rPr/>
          </w:rPrChange>
        </w:rPr>
        <w:t>Visa</w:t>
      </w:r>
      <w:r w:rsidRPr="00D9552B">
        <w:t xml:space="preserve"> </w:t>
      </w:r>
      <w:commentRangeEnd w:id="28"/>
      <w:r w:rsidRPr="00D9552B" w:rsidR="00DE1B41">
        <w:rPr>
          <w:rStyle w:val="CommentReference"/>
          <w:sz w:val="22"/>
          <w:szCs w:val="22"/>
        </w:rPr>
        <w:commentReference w:id="28"/>
      </w:r>
      <w:r w:rsidRPr="00D9552B">
        <w:t>outlets </w:t>
      </w:r>
      <w:r w:rsidRPr="00BC38CC">
        <w:rPr>
          <w:lang w:val="en-IN"/>
        </w:rPr>
        <w:t xml:space="preserve">across the globe, including </w:t>
      </w:r>
      <w:r w:rsidRPr="00D9552B">
        <w:t>2,85,000</w:t>
      </w:r>
      <w:r>
        <w:t xml:space="preserve"> </w:t>
      </w:r>
      <w:r w:rsidRPr="00BC38CC">
        <w:rPr>
          <w:lang w:val="en-IN"/>
        </w:rPr>
        <w:t xml:space="preserve">in India. You can withdraw cash from over 1 million </w:t>
      </w:r>
      <w:commentRangeStart w:id="30"/>
      <w:r w:rsidRPr="00DE1B41">
        <w:rPr>
          <w:highlight w:val="yellow"/>
          <w:lang w:val="en-IN"/>
          <w:rPrChange w:author="Upadhyay , Shubham (SBICard)" w:date="2026-02-19T17:11:00Z" w16du:dateUtc="2026-02-19T11:41:00Z" w:id="31">
            <w:rPr>
              <w:lang w:val="en-IN"/>
            </w:rPr>
          </w:rPrChange>
        </w:rPr>
        <w:t>Visa</w:t>
      </w:r>
      <w:commentRangeEnd w:id="30"/>
      <w:r w:rsidRPr="00BC38CC" w:rsidR="00DE1B41">
        <w:rPr>
          <w:rStyle w:val="CommentReference"/>
          <w:sz w:val="22"/>
          <w:szCs w:val="22"/>
          <w:lang w:val="en-IN"/>
        </w:rPr>
        <w:commentReference w:id="30"/>
      </w:r>
      <w:r w:rsidRPr="00BC38CC">
        <w:rPr>
          <w:lang w:val="en-IN"/>
        </w:rPr>
        <w:t xml:space="preserve"> ATMs across the globe.</w:t>
      </w:r>
    </w:p>
    <w:p w:rsidRPr="00BC38CC" w:rsidR="009B3F85" w:rsidP="009B3F85" w:rsidRDefault="009B3F85" w14:paraId="47D6F45C" w14:textId="77777777">
      <w:pPr>
        <w:rPr>
          <w:b/>
          <w:bCs/>
          <w:lang w:val="en-IN"/>
        </w:rPr>
      </w:pPr>
      <w:r w:rsidRPr="00BC38CC">
        <w:rPr>
          <w:b/>
          <w:bCs/>
          <w:lang w:val="en-IN"/>
        </w:rPr>
        <w:t>How can I apply for the card?</w:t>
      </w:r>
    </w:p>
    <w:p w:rsidRPr="009B3F85" w:rsidR="00F3724D" w:rsidP="00F63B1F" w:rsidRDefault="00F3724D" w14:paraId="5607AB7E" w14:textId="15745201">
      <w:pPr>
        <w:rPr>
          <w:rStyle w:val="Hyperlink"/>
          <w:color w:val="auto"/>
          <w:u w:val="none"/>
          <w:lang w:val="en-IN"/>
        </w:rPr>
      </w:pPr>
      <w:r w:rsidRPr="001D6563">
        <w:lastRenderedPageBreak/>
        <w:t xml:space="preserve">To apply for your </w:t>
      </w:r>
      <w:r>
        <w:t>South Indian Bank SBI Platinum Credit Card</w:t>
      </w:r>
      <w:r w:rsidRPr="001D6563">
        <w:t xml:space="preserve">, visit the nearest </w:t>
      </w:r>
      <w:r>
        <w:t xml:space="preserve">South Indian </w:t>
      </w:r>
      <w:r w:rsidRPr="001D6563">
        <w:t>Bank Branch</w:t>
      </w:r>
      <w:r w:rsidRPr="00BC38CC" w:rsidDel="00F3724D">
        <w:rPr>
          <w:lang w:val="en-IN"/>
        </w:rPr>
        <w:t xml:space="preserve"> </w:t>
      </w:r>
      <w:bookmarkEnd w:id="25"/>
    </w:p>
    <w:p w:rsidRPr="004C50CB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 xml:space="preserve">Other </w:t>
      </w:r>
      <w:r w:rsidRPr="004C50CB">
        <w:rPr>
          <w:b/>
          <w:bCs/>
          <w:u w:val="single"/>
          <w:lang w:val="en-IN"/>
        </w:rPr>
        <w:t>FEATURES</w:t>
      </w:r>
    </w:p>
    <w:p w:rsidRPr="008A742C" w:rsidR="008A742C" w:rsidP="008A742C" w:rsidRDefault="008A742C" w14:paraId="52A94515" w14:textId="77777777">
      <w:pPr>
        <w:rPr>
          <w:b/>
          <w:bCs/>
          <w:lang w:val="en-IN"/>
        </w:rPr>
      </w:pPr>
      <w:r w:rsidRPr="008A742C">
        <w:rPr>
          <w:b/>
          <w:bCs/>
          <w:lang w:val="en-IN"/>
        </w:rPr>
        <w:t>Renewal Gift</w:t>
      </w:r>
    </w:p>
    <w:p w:rsidRPr="008A742C" w:rsidR="008A742C" w:rsidP="008A742C" w:rsidRDefault="008A742C" w14:paraId="42CC14F7" w14:textId="6089E8F4">
      <w:pPr>
        <w:pStyle w:val="ListParagraph"/>
        <w:numPr>
          <w:ilvl w:val="0"/>
          <w:numId w:val="60"/>
        </w:numPr>
        <w:rPr>
          <w:lang w:val="en-IN"/>
        </w:rPr>
      </w:pPr>
      <w:r>
        <w:rPr>
          <w:lang w:val="en-IN"/>
        </w:rPr>
        <w:t>Rs.</w:t>
      </w:r>
      <w:r w:rsidRPr="008A742C">
        <w:rPr>
          <w:lang w:val="en-IN"/>
        </w:rPr>
        <w:t xml:space="preserve"> 3,000 vouchers on </w:t>
      </w:r>
      <w:del w:author="Upadhyay , Shubham (SBICard)" w:date="2026-02-19T16:56:00Z" w16du:dateUtc="2026-02-19T11:26:00Z" w:id="32">
        <w:r w:rsidRPr="008A742C" w:rsidDel="00482497">
          <w:rPr>
            <w:lang w:val="en-IN"/>
          </w:rPr>
          <w:delText xml:space="preserve">₹ </w:delText>
        </w:r>
      </w:del>
      <w:ins w:author="Upadhyay , Shubham (SBICard)" w:date="2026-02-19T16:56:00Z" w16du:dateUtc="2026-02-19T11:26:00Z" w:id="33">
        <w:r w:rsidR="00482497">
          <w:rPr>
            <w:lang w:val="en-IN"/>
          </w:rPr>
          <w:t>Rs.</w:t>
        </w:r>
        <w:r w:rsidRPr="008A742C" w:rsidR="00482497">
          <w:rPr>
            <w:lang w:val="en-IN"/>
          </w:rPr>
          <w:t xml:space="preserve"> </w:t>
        </w:r>
      </w:ins>
      <w:r w:rsidRPr="008A742C">
        <w:rPr>
          <w:lang w:val="en-IN"/>
        </w:rPr>
        <w:t xml:space="preserve">2 lakhs </w:t>
      </w:r>
      <w:r w:rsidR="00EB42BC">
        <w:rPr>
          <w:lang w:val="en-IN"/>
        </w:rPr>
        <w:t xml:space="preserve">spent </w:t>
      </w:r>
      <w:r w:rsidRPr="008A742C">
        <w:rPr>
          <w:lang w:val="en-IN"/>
        </w:rPr>
        <w:t>in the previous year</w:t>
      </w:r>
    </w:p>
    <w:p w:rsidR="008A742C" w:rsidP="004B491E" w:rsidRDefault="00EB42BC" w14:paraId="30D7659D" w14:textId="65311218">
      <w:pPr>
        <w:pStyle w:val="ListParagraph"/>
        <w:numPr>
          <w:ilvl w:val="0"/>
          <w:numId w:val="60"/>
        </w:numPr>
        <w:rPr>
          <w:lang w:val="en-IN"/>
        </w:rPr>
      </w:pPr>
      <w:r>
        <w:rPr>
          <w:lang w:val="en-IN"/>
        </w:rPr>
        <w:t>R</w:t>
      </w:r>
      <w:r w:rsidRPr="008A742C" w:rsidR="008A742C">
        <w:rPr>
          <w:lang w:val="en-IN"/>
        </w:rPr>
        <w:t>edeem the voucher with any of the following brand partners – Yatra, Hush Puppies</w:t>
      </w:r>
      <w:ins w:author="Upadhyay , Shubham (SBICard)" w:date="2026-02-19T16:56:00Z" w16du:dateUtc="2026-02-19T11:26:00Z" w:id="34">
        <w:r w:rsidR="00482497">
          <w:rPr>
            <w:lang w:val="en-IN"/>
          </w:rPr>
          <w:t xml:space="preserve"> </w:t>
        </w:r>
      </w:ins>
      <w:r w:rsidRPr="008A742C" w:rsidR="008A742C">
        <w:rPr>
          <w:lang w:val="en-IN"/>
        </w:rPr>
        <w:t>/</w:t>
      </w:r>
      <w:ins w:author="Upadhyay , Shubham (SBICard)" w:date="2026-02-19T16:56:00Z" w16du:dateUtc="2026-02-19T11:26:00Z" w:id="35">
        <w:r w:rsidR="00482497">
          <w:rPr>
            <w:lang w:val="en-IN"/>
          </w:rPr>
          <w:t xml:space="preserve"> </w:t>
        </w:r>
      </w:ins>
      <w:r w:rsidRPr="008A742C" w:rsidR="008A742C">
        <w:rPr>
          <w:lang w:val="en-IN"/>
        </w:rPr>
        <w:t>Bata, Aditya Birla Fashion, Westside and Shoppers Stop</w:t>
      </w:r>
    </w:p>
    <w:p w:rsidRPr="00EB42BC" w:rsidR="00EB42BC" w:rsidP="00EB42BC" w:rsidRDefault="00EB42BC" w14:paraId="032BCE80" w14:textId="77777777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t>True Lifestyle</w:t>
      </w:r>
    </w:p>
    <w:p w:rsidRPr="00EB42BC" w:rsidR="00EB42BC" w:rsidP="00EB42BC" w:rsidRDefault="00EB42BC" w14:paraId="429DA432" w14:textId="02469FF0">
      <w:pPr>
        <w:pStyle w:val="ListParagraph"/>
        <w:numPr>
          <w:ilvl w:val="0"/>
          <w:numId w:val="64"/>
        </w:numPr>
        <w:rPr>
          <w:lang w:val="en-IN" w:eastAsia="en-IN"/>
        </w:rPr>
      </w:pPr>
      <w:r>
        <w:rPr>
          <w:lang w:val="en-IN" w:eastAsia="en-IN"/>
        </w:rPr>
        <w:t>A</w:t>
      </w:r>
      <w:r w:rsidRPr="00EB42BC">
        <w:rPr>
          <w:lang w:val="en-IN" w:eastAsia="en-IN"/>
        </w:rPr>
        <w:t>ccess to more than 300 golf courses across the world</w:t>
      </w:r>
    </w:p>
    <w:p w:rsidR="00EB42BC" w:rsidP="00EB42BC" w:rsidRDefault="00EB42BC" w14:paraId="19344FEF" w14:textId="0A4A987D">
      <w:pPr>
        <w:pStyle w:val="ListParagraph"/>
        <w:numPr>
          <w:ilvl w:val="0"/>
          <w:numId w:val="64"/>
        </w:numPr>
        <w:rPr>
          <w:lang w:val="en-IN" w:eastAsia="en-IN"/>
        </w:rPr>
      </w:pPr>
      <w:r w:rsidRPr="00EB42BC">
        <w:rPr>
          <w:lang w:val="en-IN" w:eastAsia="en-IN"/>
        </w:rPr>
        <w:t xml:space="preserve">30% discount on </w:t>
      </w:r>
      <w:del w:author="Upadhyay , Shubham (SBICard)" w:date="2026-02-19T16:57:00Z" w16du:dateUtc="2026-02-19T11:27:00Z" w:id="36">
        <w:r w:rsidRPr="00EB42BC" w:rsidDel="00482497">
          <w:rPr>
            <w:lang w:val="en-IN" w:eastAsia="en-IN"/>
          </w:rPr>
          <w:delText xml:space="preserve">the </w:delText>
        </w:r>
      </w:del>
      <w:r w:rsidRPr="00EB42BC" w:rsidR="00482497">
        <w:rPr>
          <w:lang w:val="en-IN" w:eastAsia="en-IN"/>
        </w:rPr>
        <w:t>Green Fee</w:t>
      </w:r>
    </w:p>
    <w:p w:rsidRPr="00EB42BC" w:rsidR="00EB42BC" w:rsidP="00EB42BC" w:rsidRDefault="00EB42BC" w14:paraId="4D5E8758" w14:textId="77777777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t>Cash on the go</w:t>
      </w:r>
    </w:p>
    <w:p w:rsidRPr="00EB42BC" w:rsidR="00EB42BC" w:rsidP="00EB42BC" w:rsidRDefault="00EB42BC" w14:paraId="3E7B1C60" w14:textId="28FD3043">
      <w:pPr>
        <w:pStyle w:val="ListParagraph"/>
        <w:numPr>
          <w:ilvl w:val="0"/>
          <w:numId w:val="66"/>
        </w:numPr>
        <w:rPr>
          <w:lang w:val="en-IN" w:eastAsia="en-IN"/>
        </w:rPr>
      </w:pPr>
      <w:r w:rsidRPr="00EB42BC">
        <w:rPr>
          <w:lang w:val="en-IN" w:eastAsia="en-IN"/>
        </w:rPr>
        <w:t xml:space="preserve">Withdraw cash from over 1 million </w:t>
      </w:r>
      <w:commentRangeStart w:id="37"/>
      <w:r w:rsidRPr="00DE1B41">
        <w:rPr>
          <w:highlight w:val="yellow"/>
          <w:lang w:val="en-IN" w:eastAsia="en-IN"/>
          <w:rPrChange w:author="Upadhyay , Shubham (SBICard)" w:date="2026-02-19T17:11:00Z" w16du:dateUtc="2026-02-19T11:41:00Z" w:id="38">
            <w:rPr>
              <w:lang w:val="en-IN" w:eastAsia="en-IN"/>
            </w:rPr>
          </w:rPrChange>
        </w:rPr>
        <w:t>Visa</w:t>
      </w:r>
      <w:commentRangeEnd w:id="37"/>
      <w:r w:rsidRPr="00EB42BC" w:rsidR="00DE1B41">
        <w:rPr>
          <w:rStyle w:val="CommentReference"/>
          <w:sz w:val="22"/>
          <w:szCs w:val="22"/>
          <w:lang w:val="en-IN" w:eastAsia="en-IN"/>
        </w:rPr>
        <w:commentReference w:id="37"/>
      </w:r>
      <w:r w:rsidRPr="00EB42BC">
        <w:rPr>
          <w:lang w:val="en-IN" w:eastAsia="en-IN"/>
        </w:rPr>
        <w:t xml:space="preserve"> ATMs worldwide</w:t>
      </w:r>
    </w:p>
    <w:p w:rsidRPr="00AC1ED4" w:rsidR="00EB42BC" w:rsidP="00EB42BC" w:rsidRDefault="00EB42BC" w14:paraId="7B697332" w14:textId="77777777">
      <w:pPr>
        <w:rPr>
          <w:b/>
          <w:bCs/>
        </w:rPr>
      </w:pPr>
      <w:r w:rsidRPr="00AC1ED4">
        <w:rPr>
          <w:b/>
          <w:bCs/>
        </w:rPr>
        <w:t>Easy Bill Pay Facility</w:t>
      </w:r>
    </w:p>
    <w:p w:rsidRPr="00AC1ED4" w:rsidR="00EB42BC" w:rsidP="00EB42BC" w:rsidRDefault="00EB42BC" w14:paraId="17753D80" w14:textId="78AB1D94">
      <w:pPr>
        <w:pStyle w:val="ListParagraph"/>
        <w:numPr>
          <w:ilvl w:val="0"/>
          <w:numId w:val="47"/>
        </w:numPr>
      </w:pPr>
      <w:r w:rsidRPr="00AC1ED4">
        <w:t>Pay your electricity, telephone, mobile and other utility bills using the Easy Bill Pay facility</w:t>
      </w:r>
      <w:r>
        <w:t xml:space="preserve">. </w:t>
      </w:r>
      <w:hyperlink w:history="1" w:anchor="area5" r:id="rId21">
        <w:r w:rsidRPr="00597CF1">
          <w:rPr>
            <w:rStyle w:val="Hyperlink"/>
          </w:rPr>
          <w:t xml:space="preserve">Click </w:t>
        </w:r>
        <w:r w:rsidRPr="00597CF1" w:rsidR="00EA3E9E">
          <w:rPr>
            <w:rStyle w:val="Hyperlink"/>
          </w:rPr>
          <w:t>here</w:t>
        </w:r>
      </w:hyperlink>
      <w:r>
        <w:t xml:space="preserve"> </w:t>
      </w:r>
      <w:r w:rsidRPr="00AC1ED4">
        <w:t>to know more</w:t>
      </w:r>
    </w:p>
    <w:p w:rsidR="00EB42BC" w:rsidP="00EB42BC" w:rsidRDefault="00EB42BC" w14:paraId="4D8EE420" w14:textId="77777777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r>
        <w:rPr>
          <w:b/>
          <w:bCs/>
          <w:lang w:val="en-IN"/>
        </w:rPr>
        <w:t xml:space="preserve"> EMI</w:t>
      </w:r>
    </w:p>
    <w:p w:rsidRPr="004A5805" w:rsidR="00EB42BC" w:rsidP="00EB42BC" w:rsidRDefault="00EB42BC" w14:paraId="7DD26CDF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Pr="00EB42BC" w:rsidR="00EB42BC" w:rsidP="00EB42BC" w:rsidRDefault="00EB42BC" w14:paraId="20DFEEC8" w14:textId="0D592E19">
      <w:pPr>
        <w:pStyle w:val="ListParagraph"/>
        <w:numPr>
          <w:ilvl w:val="0"/>
          <w:numId w:val="7"/>
        </w:numPr>
      </w:pPr>
      <w:hyperlink w:history="1" r:id="rId22">
        <w:r w:rsidRPr="00EA3E9E">
          <w:rPr>
            <w:rStyle w:val="Hyperlink"/>
          </w:rPr>
          <w:t>Click </w:t>
        </w:r>
        <w:r w:rsidRPr="00EA3E9E" w:rsidR="00EA3E9E">
          <w:rPr>
            <w:rStyle w:val="Hyperlink"/>
          </w:rPr>
          <w:t>here</w:t>
        </w:r>
      </w:hyperlink>
      <w:r w:rsidRPr="00EA3E9E" w:rsidR="00EA3E9E">
        <w:t> </w:t>
      </w:r>
      <w:r w:rsidRPr="002B5E9C">
        <w:t>to learn how to apply for Flexipay</w:t>
      </w:r>
      <w:ins w:author="Upadhyay , Shubham (SBICard)" w:date="2026-02-19T16:58:00Z" w16du:dateUtc="2026-02-19T11:28:00Z" w:id="39">
        <w:r w:rsidR="00482497">
          <w:t xml:space="preserve"> EMI </w:t>
        </w:r>
      </w:ins>
    </w:p>
    <w:p w:rsidRPr="00EB42BC" w:rsidR="00EB42BC" w:rsidP="00EB42BC" w:rsidRDefault="00EB42BC" w14:paraId="5BB965D3" w14:textId="382FBE55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t>Fraud Liability Cover</w:t>
      </w:r>
    </w:p>
    <w:p w:rsidRPr="00565E50" w:rsidR="00565E50" w:rsidP="00565E50" w:rsidRDefault="00565E50" w14:paraId="69C51FBB" w14:textId="2B08E76A">
      <w:pPr>
        <w:pStyle w:val="ListParagraph"/>
        <w:numPr>
          <w:ilvl w:val="0"/>
          <w:numId w:val="70"/>
        </w:numPr>
        <w:rPr>
          <w:lang w:val="en-IN"/>
        </w:rPr>
      </w:pPr>
      <w:r>
        <w:rPr>
          <w:lang w:val="en-IN"/>
        </w:rPr>
        <w:t xml:space="preserve">Complimentary </w:t>
      </w:r>
      <w:r w:rsidR="00482497">
        <w:rPr>
          <w:lang w:val="en-IN"/>
        </w:rPr>
        <w:t>Credit Card</w:t>
      </w:r>
      <w:r w:rsidRPr="00565E50" w:rsidR="00482497">
        <w:rPr>
          <w:lang w:val="en-IN"/>
        </w:rPr>
        <w:t xml:space="preserve"> </w:t>
      </w:r>
      <w:r w:rsidRPr="00565E50">
        <w:rPr>
          <w:lang w:val="en-IN"/>
        </w:rPr>
        <w:t>Fraud Liability Cover of Rs.</w:t>
      </w:r>
      <w:r>
        <w:rPr>
          <w:lang w:val="en-IN"/>
        </w:rPr>
        <w:t xml:space="preserve"> </w:t>
      </w:r>
      <w:r w:rsidRPr="00565E50">
        <w:rPr>
          <w:lang w:val="en-IN"/>
        </w:rPr>
        <w:t>1 lakh</w:t>
      </w:r>
    </w:p>
    <w:p w:rsidR="00565E50" w:rsidP="00565E50" w:rsidRDefault="00565E50" w14:paraId="5D89C325" w14:textId="77777777">
      <w:pPr>
        <w:pStyle w:val="ListParagraph"/>
        <w:numPr>
          <w:ilvl w:val="0"/>
          <w:numId w:val="70"/>
        </w:numPr>
        <w:rPr>
          <w:lang w:val="en-IN"/>
        </w:rPr>
      </w:pPr>
      <w:r w:rsidRPr="00565E50">
        <w:rPr>
          <w:lang w:val="en-IN"/>
        </w:rPr>
        <w:t xml:space="preserve">This cover is liable for a period of 48 hours prior to reporting of loss, to 7 days post reporting of loss. </w:t>
      </w:r>
    </w:p>
    <w:p w:rsidRPr="00565E50" w:rsidR="00565E50" w:rsidP="00EB42BC" w:rsidRDefault="00565E50" w14:paraId="05D0CC7B" w14:textId="0C5B3C03">
      <w:pPr>
        <w:pStyle w:val="ListParagraph"/>
        <w:numPr>
          <w:ilvl w:val="0"/>
          <w:numId w:val="70"/>
        </w:numPr>
        <w:rPr>
          <w:lang w:val="en-IN"/>
        </w:rPr>
      </w:pPr>
      <w:r w:rsidRPr="00565E50">
        <w:rPr>
          <w:lang w:val="en-IN"/>
        </w:rPr>
        <w:t xml:space="preserve">Please call SBI Card </w:t>
      </w:r>
      <w:r w:rsidRPr="00565E50" w:rsidR="00482497">
        <w:rPr>
          <w:lang w:val="en-IN"/>
        </w:rPr>
        <w:t xml:space="preserve">Helpline </w:t>
      </w:r>
      <w:r w:rsidRPr="00565E50">
        <w:rPr>
          <w:lang w:val="en-IN"/>
        </w:rPr>
        <w:t>to report loss &amp; initiate claim</w:t>
      </w:r>
      <w:del w:author="Upadhyay , Shubham (SBICard)" w:date="2026-02-19T16:58:00Z" w16du:dateUtc="2026-02-19T11:28:00Z" w:id="40">
        <w:r w:rsidRPr="00565E50" w:rsidDel="00482497">
          <w:rPr>
            <w:lang w:val="en-IN"/>
          </w:rPr>
          <w:delText xml:space="preserve">: </w:delText>
        </w:r>
      </w:del>
      <w:ins w:author="Upadhyay , Shubham (SBICard)" w:date="2026-02-19T16:58:00Z" w16du:dateUtc="2026-02-19T11:28:00Z" w:id="41">
        <w:r w:rsidR="00482497">
          <w:rPr>
            <w:lang w:val="en-IN"/>
          </w:rPr>
          <w:t>.</w:t>
        </w:r>
        <w:r w:rsidRPr="00565E50" w:rsidR="00482497">
          <w:rPr>
            <w:lang w:val="en-IN"/>
          </w:rPr>
          <w:t xml:space="preserve"> </w:t>
        </w:r>
      </w:ins>
      <w:r w:rsidRPr="00565E50">
        <w:rPr>
          <w:lang w:val="en-IN"/>
        </w:rPr>
        <w:t>Dial 1860 180 1290 or 39 02 02 02 (prefix local STD code)</w:t>
      </w:r>
    </w:p>
    <w:p w:rsidRPr="005E66AE" w:rsidR="00EB42BC" w:rsidP="00EB42BC" w:rsidRDefault="00EB42BC" w14:paraId="61DC3DE8" w14:textId="0DD02965">
      <w:pPr>
        <w:rPr>
          <w:b/>
          <w:bCs/>
        </w:rPr>
      </w:pPr>
      <w:r w:rsidRPr="005E66AE">
        <w:rPr>
          <w:b/>
          <w:bCs/>
        </w:rPr>
        <w:t>Balance Transfer on EMI</w:t>
      </w:r>
    </w:p>
    <w:p w:rsidRPr="005E66AE" w:rsidR="00EB42BC" w:rsidP="00EB42BC" w:rsidRDefault="00EB42BC" w14:paraId="593FE9BC" w14:textId="77777777">
      <w:pPr>
        <w:pStyle w:val="ListParagraph"/>
        <w:numPr>
          <w:ilvl w:val="0"/>
          <w:numId w:val="7"/>
        </w:numPr>
      </w:pPr>
      <w:r w:rsidRPr="005E66AE">
        <w:t xml:space="preserve">Save money </w:t>
      </w:r>
      <w:r w:rsidRPr="00377F55">
        <w:t>on your credit card repayments</w:t>
      </w:r>
      <w:r>
        <w:t xml:space="preserve">. </w:t>
      </w:r>
    </w:p>
    <w:p w:rsidRPr="005E66AE" w:rsidR="00EB42BC" w:rsidP="00EB42BC" w:rsidRDefault="00EB42BC" w14:paraId="03F6C630" w14:textId="2C527F15">
      <w:pPr>
        <w:pStyle w:val="ListParagraph"/>
        <w:numPr>
          <w:ilvl w:val="0"/>
          <w:numId w:val="7"/>
        </w:numPr>
      </w:pPr>
      <w:r w:rsidRPr="005E66AE">
        <w:t>Transfer outstanding balance</w:t>
      </w:r>
      <w:r>
        <w:t>s</w:t>
      </w:r>
      <w:r w:rsidRPr="005E66AE">
        <w:t xml:space="preserve"> of other banks’ credit cards to your </w:t>
      </w:r>
      <w:r w:rsidRPr="00EB42BC">
        <w:t>South Indian Bank SBI Platinum Credit Card</w:t>
      </w:r>
      <w:r>
        <w:t xml:space="preserve"> </w:t>
      </w:r>
      <w:r w:rsidRPr="00377F55">
        <w:t>at a lower interest rate and repay in easy EMIs.</w:t>
      </w:r>
      <w:r>
        <w:t xml:space="preserve"> </w:t>
      </w:r>
      <w:hyperlink w:tgtFrame="_blank" w:history="1" r:id="rId23">
        <w:r w:rsidRPr="005E66AE">
          <w:rPr>
            <w:rStyle w:val="Hyperlink"/>
          </w:rPr>
          <w:t>Click here</w:t>
        </w:r>
      </w:hyperlink>
      <w:r>
        <w:t xml:space="preserve"> </w:t>
      </w:r>
      <w:r w:rsidRPr="005E66AE">
        <w:t>to know about Balance Transfer on EMI</w:t>
      </w:r>
      <w:r>
        <w:t>.</w:t>
      </w:r>
    </w:p>
    <w:p w:rsidRPr="005E66AE" w:rsidR="00EB42BC" w:rsidP="00EB42BC" w:rsidRDefault="00EB42BC" w14:paraId="2D1DE0B4" w14:textId="77777777">
      <w:pPr>
        <w:pStyle w:val="ListParagraph"/>
        <w:numPr>
          <w:ilvl w:val="0"/>
          <w:numId w:val="7"/>
        </w:numPr>
      </w:pPr>
      <w:r w:rsidRPr="00247784">
        <w:t>Login to your account to avail this facility.</w:t>
      </w:r>
    </w:p>
    <w:p w:rsidRPr="00EB42BC" w:rsidR="00EB42BC" w:rsidP="00EB42BC" w:rsidRDefault="00EB42BC" w14:paraId="3478697E" w14:textId="47E49205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t xml:space="preserve">Online </w:t>
      </w:r>
      <w:r w:rsidRPr="00EB42BC" w:rsidR="00482497">
        <w:rPr>
          <w:b/>
          <w:bCs/>
          <w:lang w:val="en-IN" w:eastAsia="en-IN"/>
        </w:rPr>
        <w:t>Railway Tickets Booking</w:t>
      </w:r>
    </w:p>
    <w:p w:rsidRPr="00EB42BC" w:rsidR="00EB42BC" w:rsidP="00EB42BC" w:rsidRDefault="00EB42BC" w14:paraId="55446EEE" w14:textId="5DB8D731">
      <w:pPr>
        <w:numPr>
          <w:ilvl w:val="1"/>
          <w:numId w:val="68"/>
        </w:numPr>
        <w:rPr>
          <w:lang w:val="en-IN" w:eastAsia="en-IN"/>
        </w:rPr>
      </w:pPr>
      <w:r w:rsidRPr="00EB42BC">
        <w:rPr>
          <w:lang w:val="en-IN" w:eastAsia="en-IN"/>
        </w:rPr>
        <w:t>Book railway tickets online and get them delivered at your doorstep</w:t>
      </w:r>
    </w:p>
    <w:p w:rsidRPr="009164D7" w:rsidR="00F318DC" w:rsidP="00F318DC" w:rsidRDefault="00F318DC" w14:paraId="118D6FFE" w14:textId="5C4A49B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318DC" w:rsidP="003D0064" w:rsidRDefault="00F318DC" w14:paraId="019B45E5" w14:textId="2DCA4620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>Accepted </w:t>
      </w:r>
      <w:r w:rsidR="00C70F82">
        <w:rPr>
          <w:lang w:val="en-IN"/>
        </w:rPr>
        <w:t>at</w:t>
      </w:r>
      <w:r w:rsidRPr="00F23D00">
        <w:rPr>
          <w:lang w:val="en-IN"/>
        </w:rPr>
        <w:t xml:space="preserve"> over 2 million </w:t>
      </w:r>
      <w:commentRangeStart w:id="42"/>
      <w:r w:rsidRPr="00DE1B41" w:rsidR="004B491E">
        <w:rPr>
          <w:highlight w:val="yellow"/>
          <w:lang w:val="en-IN"/>
          <w:rPrChange w:author="Upadhyay , Shubham (SBICard)" w:date="2026-02-19T17:11:00Z" w16du:dateUtc="2026-02-19T11:41:00Z" w:id="43">
            <w:rPr>
              <w:lang w:val="en-IN"/>
            </w:rPr>
          </w:rPrChange>
        </w:rPr>
        <w:t>Visa</w:t>
      </w:r>
      <w:r w:rsidR="004B491E">
        <w:rPr>
          <w:lang w:val="en-IN"/>
        </w:rPr>
        <w:t xml:space="preserve"> </w:t>
      </w:r>
      <w:commentRangeEnd w:id="42"/>
      <w:r w:rsidRPr="00F23D00" w:rsidR="00DE1B41">
        <w:rPr>
          <w:rStyle w:val="CommentReference"/>
          <w:sz w:val="22"/>
          <w:szCs w:val="22"/>
          <w:lang w:val="en-IN"/>
        </w:rPr>
        <w:commentReference w:id="42"/>
      </w:r>
      <w:r w:rsidRPr="00F23D00">
        <w:rPr>
          <w:lang w:val="en-IN"/>
        </w:rPr>
        <w:t xml:space="preserve">outlets </w:t>
      </w:r>
      <w:r w:rsidRPr="005827FD" w:rsidR="005827FD">
        <w:t>worldwide and over 2,85,000 outlets in India</w:t>
      </w:r>
    </w:p>
    <w:p w:rsidRPr="00F534F3" w:rsidR="00EB42BC" w:rsidP="00EB42BC" w:rsidRDefault="00EB42BC" w14:paraId="063AD422" w14:textId="77777777">
      <w:pPr>
        <w:rPr>
          <w:b/>
          <w:bCs/>
          <w:lang w:val="en-IN"/>
        </w:rPr>
      </w:pPr>
      <w:bookmarkStart w:name="_Hlk219363897" w:id="44"/>
      <w:bookmarkStart w:name="_Hlk219369010" w:id="45"/>
      <w:r w:rsidRPr="00F534F3">
        <w:rPr>
          <w:b/>
          <w:bCs/>
          <w:lang w:val="en-IN"/>
        </w:rPr>
        <w:t>Add-on Cards</w:t>
      </w:r>
    </w:p>
    <w:p w:rsidRPr="00AC1ED4" w:rsidR="00EB42BC" w:rsidP="00EB42BC" w:rsidRDefault="00EB42BC" w14:paraId="19E8D2E7" w14:textId="77777777">
      <w:pPr>
        <w:pStyle w:val="ListParagraph"/>
        <w:numPr>
          <w:ilvl w:val="0"/>
          <w:numId w:val="47"/>
        </w:numPr>
      </w:pPr>
      <w:r>
        <w:lastRenderedPageBreak/>
        <w:t>E</w:t>
      </w:r>
      <w:r w:rsidRPr="00AC1ED4">
        <w:t>mpower your family with </w:t>
      </w:r>
      <w:hyperlink w:history="1" r:id="rId24">
        <w:r w:rsidRPr="00AC1ED4">
          <w:rPr>
            <w:rStyle w:val="Hyperlink"/>
          </w:rPr>
          <w:t>add-on cards</w:t>
        </w:r>
      </w:hyperlink>
      <w:r>
        <w:t xml:space="preserve"> </w:t>
      </w:r>
      <w:r w:rsidRPr="00AC1ED4">
        <w:t>for your parents, spouse, children or siblings above the age of 18</w:t>
      </w:r>
    </w:p>
    <w:bookmarkEnd w:id="44"/>
    <w:p w:rsidRPr="00F534F3" w:rsidR="009B3F85" w:rsidP="009B3F85" w:rsidRDefault="009B3F85" w14:paraId="21606BE0" w14:textId="77777777">
      <w:pPr>
        <w:rPr>
          <w:b/>
          <w:bCs/>
          <w:lang w:val="en-IN"/>
        </w:rPr>
      </w:pPr>
      <w:r w:rsidRPr="00F534F3">
        <w:rPr>
          <w:b/>
          <w:bCs/>
          <w:lang w:val="en-IN"/>
        </w:rPr>
        <w:t>Emergency Card Replacement</w:t>
      </w:r>
    </w:p>
    <w:p w:rsidRPr="00AC1ED4" w:rsidR="009B3F85" w:rsidP="009B3F85" w:rsidRDefault="009B3F85" w14:paraId="0B1734A3" w14:textId="5085F6EF">
      <w:pPr>
        <w:pStyle w:val="ListParagraph"/>
        <w:numPr>
          <w:ilvl w:val="0"/>
          <w:numId w:val="46"/>
        </w:numPr>
      </w:pPr>
      <w:r w:rsidRPr="00AC1ED4">
        <w:t xml:space="preserve">Get your </w:t>
      </w:r>
      <w:r w:rsidRPr="00EB42BC" w:rsidR="00EB42BC">
        <w:t>South Indian Bank SBI Platinum Credit Card</w:t>
      </w:r>
      <w:r w:rsidR="00EB42BC">
        <w:t xml:space="preserve"> </w:t>
      </w:r>
      <w:r w:rsidRPr="00AC1ED4">
        <w:t>replaced anywhere in the world</w:t>
      </w:r>
    </w:p>
    <w:p w:rsidRPr="00AC1ED4" w:rsidR="009B3F85" w:rsidP="009B3F85" w:rsidRDefault="009B3F85" w14:paraId="144B16E7" w14:textId="47A6738F">
      <w:pPr>
        <w:pStyle w:val="ListParagraph"/>
        <w:numPr>
          <w:ilvl w:val="0"/>
          <w:numId w:val="46"/>
        </w:numPr>
      </w:pPr>
      <w:r w:rsidRPr="00AC1ED4">
        <w:t xml:space="preserve">24x7 </w:t>
      </w:r>
      <w:r w:rsidRPr="008E78B3">
        <w:t xml:space="preserve">Helpline </w:t>
      </w:r>
      <w:r w:rsidRPr="00AC1ED4">
        <w:t xml:space="preserve">for </w:t>
      </w:r>
      <w:r w:rsidRPr="00AC1ED4" w:rsidR="00482497">
        <w:t xml:space="preserve">Emergency Card Replacement </w:t>
      </w:r>
      <w:r w:rsidRPr="00AC1ED4">
        <w:t xml:space="preserve">even while travelling abroad. </w:t>
      </w:r>
      <w:hyperlink w:history="1" r:id="rId25">
        <w:r w:rsidRPr="00EA3E9E">
          <w:rPr>
            <w:rStyle w:val="Hyperlink"/>
          </w:rPr>
          <w:t xml:space="preserve">Click </w:t>
        </w:r>
        <w:r w:rsidRPr="00EA3E9E" w:rsidR="00EA3E9E">
          <w:rPr>
            <w:rStyle w:val="Hyperlink"/>
          </w:rPr>
          <w:t>here</w:t>
        </w:r>
      </w:hyperlink>
      <w:r>
        <w:t xml:space="preserve"> </w:t>
      </w:r>
      <w:r w:rsidRPr="00AC1ED4">
        <w:t xml:space="preserve">for </w:t>
      </w:r>
      <w:commentRangeStart w:id="46"/>
      <w:r w:rsidRPr="00DE1B41">
        <w:rPr>
          <w:highlight w:val="yellow"/>
          <w:rPrChange w:author="Upadhyay , Shubham (SBICard)" w:date="2026-02-19T17:11:00Z" w16du:dateUtc="2026-02-19T11:41:00Z" w:id="47">
            <w:rPr/>
          </w:rPrChange>
        </w:rPr>
        <w:t>Visa</w:t>
      </w:r>
      <w:r w:rsidRPr="00AC1ED4">
        <w:t xml:space="preserve"> </w:t>
      </w:r>
      <w:commentRangeEnd w:id="46"/>
      <w:r w:rsidRPr="008E78B3" w:rsidR="00DE1B41">
        <w:rPr>
          <w:rStyle w:val="CommentReference"/>
          <w:sz w:val="22"/>
          <w:szCs w:val="22"/>
        </w:rPr>
        <w:commentReference w:id="46"/>
      </w:r>
      <w:r w:rsidRPr="008E78B3">
        <w:t>Helpline Numbers</w:t>
      </w:r>
    </w:p>
    <w:p w:rsidRPr="00AC1ED4" w:rsidR="009B3F85" w:rsidP="009B3F85" w:rsidRDefault="009B3F85" w14:paraId="1FBA4C8C" w14:textId="77777777">
      <w:pPr>
        <w:pStyle w:val="ListParagraph"/>
        <w:numPr>
          <w:ilvl w:val="0"/>
          <w:numId w:val="46"/>
        </w:numPr>
      </w:pPr>
      <w:r w:rsidRPr="00AC1ED4">
        <w:t>In case your card is lost in India, please call</w:t>
      </w:r>
      <w:r>
        <w:t xml:space="preserve"> </w:t>
      </w:r>
      <w:r w:rsidRPr="00AC1ED4">
        <w:t>39 02 02 02 (prefix local STD code) or 1860 180 1290</w:t>
      </w:r>
    </w:p>
    <w:bookmarkEnd w:id="45"/>
    <w:p w:rsidRPr="00AE161E" w:rsidR="00AE161E" w:rsidP="2239DC15" w:rsidRDefault="00EA3E9E" w14:paraId="1B1F21AC" w14:textId="0838984E">
      <w:pPr>
        <w:pStyle w:val="Normal"/>
        <w:rPr>
          <w:lang w:val="en-IN"/>
        </w:rPr>
      </w:pPr>
    </w:p>
    <w:sectPr w:rsidRPr="00AE161E" w:rsidR="00AE161E">
      <w:footerReference w:type="even" r:id="rId26"/>
      <w:footerReference w:type="default" r:id="rId27"/>
      <w:footerReference w:type="first" r:id="rId2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S" w:author="Namita Salgiya" w:date="2026-02-17T10:24:00Z" w:id="14">
    <w:p w:rsidR="007B722B" w:rsidP="007B722B" w:rsidRDefault="007B722B" w14:paraId="66CE769F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 xml:space="preserve">Added from </w:t>
      </w:r>
      <w:hyperlink w:history="1" w:anchor="p=5" r:id="rId1">
        <w:r w:rsidRPr="00CE3F15">
          <w:rPr>
            <w:rStyle w:val="Hyperlink"/>
            <w:lang w:val="en-IN"/>
          </w:rPr>
          <w:t>https://static.sbicard.com/brochures-master/sib-platinum/brochure.html#p=5</w:t>
        </w:r>
      </w:hyperlink>
    </w:p>
  </w:comment>
  <w:comment w:initials="US(" w:author="Upadhyay , Shubham (SBICard)" w:date="2026-02-19T17:11:00Z" w:id="28">
    <w:p w:rsidR="00DE1B41" w:rsidP="00DE1B41" w:rsidRDefault="00DE1B41" w14:paraId="4BECBC65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  <w:comment w:initials="US(" w:author="Upadhyay , Shubham (SBICard)" w:date="2026-02-19T17:11:00Z" w:id="30">
    <w:p w:rsidR="00DE1B41" w:rsidP="00DE1B41" w:rsidRDefault="00DE1B41" w14:paraId="6F60E579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  <w:comment w:initials="US(" w:author="Upadhyay , Shubham (SBICard)" w:date="2026-02-19T17:11:00Z" w:id="37">
    <w:p w:rsidR="00DE1B41" w:rsidP="00DE1B41" w:rsidRDefault="00DE1B41" w14:paraId="44EC13D7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  <w:comment w:initials="US(" w:author="Upadhyay , Shubham (SBICard)" w:date="2026-02-19T17:11:00Z" w:id="42">
    <w:p w:rsidR="00DE1B41" w:rsidP="00DE1B41" w:rsidRDefault="00DE1B41" w14:paraId="60D1289C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  <w:comment w:initials="US(" w:author="Upadhyay , Shubham (SBICard)" w:date="2026-02-19T17:11:00Z" w:id="46">
    <w:p w:rsidR="00DE1B41" w:rsidP="00DE1B41" w:rsidRDefault="00DE1B41" w14:paraId="554F4E2F" w14:textId="77777777">
      <w:pPr>
        <w:pStyle w:val="CommentText"/>
      </w:pPr>
      <w:r>
        <w:rPr>
          <w:rStyle w:val="CommentReference"/>
        </w:rPr>
        <w:annotationRef/>
      </w:r>
      <w:r>
        <w:t>Please check basis networks on which the card is available.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66CE769F"/>
  <w15:commentEx w15:done="0" w15:paraId="4BECBC65"/>
  <w15:commentEx w15:done="0" w15:paraId="6F60E579"/>
  <w15:commentEx w15:done="0" w15:paraId="44EC13D7"/>
  <w15:commentEx w15:done="0" w15:paraId="60D1289C"/>
  <w15:commentEx w15:done="0" w15:paraId="554F4E2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D8F905A" w16cex:dateUtc="2026-02-17T04:54:00Z"/>
  <w16cex:commentExtensible w16cex:durableId="5D43F43B" w16cex:dateUtc="2026-02-19T11:41:00Z"/>
  <w16cex:commentExtensible w16cex:durableId="63B420EA" w16cex:dateUtc="2026-02-19T11:41:00Z"/>
  <w16cex:commentExtensible w16cex:durableId="657E62C2" w16cex:dateUtc="2026-02-19T11:41:00Z"/>
  <w16cex:commentExtensible w16cex:durableId="66E9E41B" w16cex:dateUtc="2026-02-19T11:41:00Z"/>
  <w16cex:commentExtensible w16cex:durableId="61E46A47" w16cex:dateUtc="2026-02-19T11:41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6CE769F" w16cid:durableId="5D8F905A"/>
  <w16cid:commentId w16cid:paraId="4BECBC65" w16cid:durableId="5D43F43B"/>
  <w16cid:commentId w16cid:paraId="6F60E579" w16cid:durableId="63B420EA"/>
  <w16cid:commentId w16cid:paraId="44EC13D7" w16cid:durableId="657E62C2"/>
  <w16cid:commentId w16cid:paraId="60D1289C" w16cid:durableId="66E9E41B"/>
  <w16cid:commentId w16cid:paraId="554F4E2F" w16cid:durableId="61E46A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CB5" w:rsidP="00E405C7" w:rsidRDefault="005B6CB5" w14:paraId="21D2A013" w14:textId="77777777">
      <w:pPr>
        <w:spacing w:after="0" w:line="240" w:lineRule="auto"/>
      </w:pPr>
      <w:r>
        <w:separator/>
      </w:r>
    </w:p>
  </w:endnote>
  <w:endnote w:type="continuationSeparator" w:id="0">
    <w:p w:rsidR="005B6CB5" w:rsidP="00E405C7" w:rsidRDefault="005B6CB5" w14:paraId="2E1CCA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CB5" w:rsidP="00E405C7" w:rsidRDefault="005B6CB5" w14:paraId="2D17F43F" w14:textId="77777777">
      <w:pPr>
        <w:spacing w:after="0" w:line="240" w:lineRule="auto"/>
      </w:pPr>
      <w:r>
        <w:separator/>
      </w:r>
    </w:p>
  </w:footnote>
  <w:footnote w:type="continuationSeparator" w:id="0">
    <w:p w:rsidR="005B6CB5" w:rsidP="00E405C7" w:rsidRDefault="005B6CB5" w14:paraId="5F78DD8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34437C"/>
    <w:multiLevelType w:val="multilevel"/>
    <w:tmpl w:val="806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7B1363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665B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94370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463AA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724B8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6367D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6F3B4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EF60B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C4C4062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DB5D5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DC7C1C"/>
    <w:multiLevelType w:val="hybridMultilevel"/>
    <w:tmpl w:val="09FE95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2722EB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68B5C5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6A07FE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A1A51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C4B66D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43055E6"/>
    <w:multiLevelType w:val="hybridMultilevel"/>
    <w:tmpl w:val="507C28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4B41DC7"/>
    <w:multiLevelType w:val="multilevel"/>
    <w:tmpl w:val="480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8D515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A8A06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BD04920"/>
    <w:multiLevelType w:val="multilevel"/>
    <w:tmpl w:val="4F7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C5E13C8"/>
    <w:multiLevelType w:val="multilevel"/>
    <w:tmpl w:val="2D1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6737CE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74610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8970B8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F082F5F"/>
    <w:multiLevelType w:val="multilevel"/>
    <w:tmpl w:val="122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F565B3D"/>
    <w:multiLevelType w:val="multilevel"/>
    <w:tmpl w:val="DDA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0FC0CD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3B4794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40B5FD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4F209E3"/>
    <w:multiLevelType w:val="multilevel"/>
    <w:tmpl w:val="055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58A323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A6B7C6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DBD5D4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DCC205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F8834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038092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0AC6C1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49C75F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4D5077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7B26EE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99B3A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6B346DB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D5B0D3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D7E492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DE07D1C"/>
    <w:multiLevelType w:val="multilevel"/>
    <w:tmpl w:val="CF4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E2B32AF"/>
    <w:multiLevelType w:val="multilevel"/>
    <w:tmpl w:val="572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03611A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58C5C0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729207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88C6E7D"/>
    <w:multiLevelType w:val="multilevel"/>
    <w:tmpl w:val="DFA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 w15:restartNumberingAfterBreak="0">
    <w:nsid w:val="79BF6E1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A69554C"/>
    <w:multiLevelType w:val="hybridMultilevel"/>
    <w:tmpl w:val="C00C0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36674298">
    <w:abstractNumId w:val="10"/>
  </w:num>
  <w:num w:numId="2" w16cid:durableId="444809707">
    <w:abstractNumId w:val="51"/>
  </w:num>
  <w:num w:numId="3" w16cid:durableId="1162162048">
    <w:abstractNumId w:val="31"/>
  </w:num>
  <w:num w:numId="4" w16cid:durableId="2100250652">
    <w:abstractNumId w:val="22"/>
  </w:num>
  <w:num w:numId="5" w16cid:durableId="1020546381">
    <w:abstractNumId w:val="1"/>
  </w:num>
  <w:num w:numId="6" w16cid:durableId="1612321108">
    <w:abstractNumId w:val="57"/>
  </w:num>
  <w:num w:numId="7" w16cid:durableId="1504511514">
    <w:abstractNumId w:val="0"/>
  </w:num>
  <w:num w:numId="8" w16cid:durableId="654645860">
    <w:abstractNumId w:val="54"/>
  </w:num>
  <w:num w:numId="9" w16cid:durableId="813136856">
    <w:abstractNumId w:val="16"/>
  </w:num>
  <w:num w:numId="10" w16cid:durableId="854803410">
    <w:abstractNumId w:val="37"/>
  </w:num>
  <w:num w:numId="11" w16cid:durableId="609512723">
    <w:abstractNumId w:val="7"/>
  </w:num>
  <w:num w:numId="12" w16cid:durableId="411777711">
    <w:abstractNumId w:val="39"/>
  </w:num>
  <w:num w:numId="13" w16cid:durableId="1946375502">
    <w:abstractNumId w:val="46"/>
  </w:num>
  <w:num w:numId="14" w16cid:durableId="1246843305">
    <w:abstractNumId w:val="66"/>
  </w:num>
  <w:num w:numId="15" w16cid:durableId="1002665531">
    <w:abstractNumId w:val="18"/>
  </w:num>
  <w:num w:numId="16" w16cid:durableId="281569533">
    <w:abstractNumId w:val="41"/>
  </w:num>
  <w:num w:numId="17" w16cid:durableId="1381897782">
    <w:abstractNumId w:val="23"/>
  </w:num>
  <w:num w:numId="18" w16cid:durableId="308561601">
    <w:abstractNumId w:val="62"/>
  </w:num>
  <w:num w:numId="19" w16cid:durableId="348679785">
    <w:abstractNumId w:val="29"/>
  </w:num>
  <w:num w:numId="20" w16cid:durableId="1894996696">
    <w:abstractNumId w:val="50"/>
  </w:num>
  <w:num w:numId="21" w16cid:durableId="2073234603">
    <w:abstractNumId w:val="11"/>
  </w:num>
  <w:num w:numId="22" w16cid:durableId="329479968">
    <w:abstractNumId w:val="36"/>
  </w:num>
  <w:num w:numId="23" w16cid:durableId="254747012">
    <w:abstractNumId w:val="60"/>
  </w:num>
  <w:num w:numId="24" w16cid:durableId="1926373503">
    <w:abstractNumId w:val="13"/>
  </w:num>
  <w:num w:numId="25" w16cid:durableId="1081754187">
    <w:abstractNumId w:val="4"/>
  </w:num>
  <w:num w:numId="26" w16cid:durableId="2106224294">
    <w:abstractNumId w:val="59"/>
  </w:num>
  <w:num w:numId="27" w16cid:durableId="1025402787">
    <w:abstractNumId w:val="47"/>
  </w:num>
  <w:num w:numId="28" w16cid:durableId="582840538">
    <w:abstractNumId w:val="53"/>
  </w:num>
  <w:num w:numId="29" w16cid:durableId="2047563115">
    <w:abstractNumId w:val="26"/>
  </w:num>
  <w:num w:numId="30" w16cid:durableId="349071679">
    <w:abstractNumId w:val="28"/>
  </w:num>
  <w:num w:numId="31" w16cid:durableId="2034384378">
    <w:abstractNumId w:val="32"/>
  </w:num>
  <w:num w:numId="32" w16cid:durableId="691079002">
    <w:abstractNumId w:val="69"/>
  </w:num>
  <w:num w:numId="33" w16cid:durableId="1585987847">
    <w:abstractNumId w:val="43"/>
  </w:num>
  <w:num w:numId="34" w16cid:durableId="455833207">
    <w:abstractNumId w:val="6"/>
  </w:num>
  <w:num w:numId="35" w16cid:durableId="379325820">
    <w:abstractNumId w:val="25"/>
  </w:num>
  <w:num w:numId="36" w16cid:durableId="429742578">
    <w:abstractNumId w:val="33"/>
  </w:num>
  <w:num w:numId="37" w16cid:durableId="1500151059">
    <w:abstractNumId w:val="27"/>
  </w:num>
  <w:num w:numId="38" w16cid:durableId="261687237">
    <w:abstractNumId w:val="49"/>
  </w:num>
  <w:num w:numId="39" w16cid:durableId="1191141226">
    <w:abstractNumId w:val="55"/>
  </w:num>
  <w:num w:numId="40" w16cid:durableId="2021468063">
    <w:abstractNumId w:val="48"/>
  </w:num>
  <w:num w:numId="41" w16cid:durableId="363873501">
    <w:abstractNumId w:val="52"/>
  </w:num>
  <w:num w:numId="42" w16cid:durableId="2104833648">
    <w:abstractNumId w:val="56"/>
  </w:num>
  <w:num w:numId="43" w16cid:durableId="804931175">
    <w:abstractNumId w:val="65"/>
  </w:num>
  <w:num w:numId="44" w16cid:durableId="734011587">
    <w:abstractNumId w:val="20"/>
  </w:num>
  <w:num w:numId="45" w16cid:durableId="901252736">
    <w:abstractNumId w:val="15"/>
  </w:num>
  <w:num w:numId="46" w16cid:durableId="1748460499">
    <w:abstractNumId w:val="58"/>
  </w:num>
  <w:num w:numId="47" w16cid:durableId="2140219596">
    <w:abstractNumId w:val="35"/>
  </w:num>
  <w:num w:numId="48" w16cid:durableId="1009983690">
    <w:abstractNumId w:val="38"/>
  </w:num>
  <w:num w:numId="49" w16cid:durableId="83187639">
    <w:abstractNumId w:val="63"/>
  </w:num>
  <w:num w:numId="50" w16cid:durableId="682438207">
    <w:abstractNumId w:val="45"/>
  </w:num>
  <w:num w:numId="51" w16cid:durableId="2001930782">
    <w:abstractNumId w:val="8"/>
  </w:num>
  <w:num w:numId="52" w16cid:durableId="793909215">
    <w:abstractNumId w:val="5"/>
  </w:num>
  <w:num w:numId="53" w16cid:durableId="1871607307">
    <w:abstractNumId w:val="34"/>
  </w:num>
  <w:num w:numId="54" w16cid:durableId="672683734">
    <w:abstractNumId w:val="19"/>
  </w:num>
  <w:num w:numId="55" w16cid:durableId="213541930">
    <w:abstractNumId w:val="61"/>
  </w:num>
  <w:num w:numId="56" w16cid:durableId="1885024201">
    <w:abstractNumId w:val="64"/>
  </w:num>
  <w:num w:numId="57" w16cid:durableId="227960002">
    <w:abstractNumId w:val="26"/>
  </w:num>
  <w:num w:numId="58" w16cid:durableId="648363540">
    <w:abstractNumId w:val="40"/>
  </w:num>
  <w:num w:numId="59" w16cid:durableId="1728844055">
    <w:abstractNumId w:val="44"/>
  </w:num>
  <w:num w:numId="60" w16cid:durableId="1708867654">
    <w:abstractNumId w:val="68"/>
  </w:num>
  <w:num w:numId="61" w16cid:durableId="719674808">
    <w:abstractNumId w:val="14"/>
  </w:num>
  <w:num w:numId="62" w16cid:durableId="219757457">
    <w:abstractNumId w:val="2"/>
  </w:num>
  <w:num w:numId="63" w16cid:durableId="887031917">
    <w:abstractNumId w:val="12"/>
  </w:num>
  <w:num w:numId="64" w16cid:durableId="1427994449">
    <w:abstractNumId w:val="17"/>
  </w:num>
  <w:num w:numId="65" w16cid:durableId="1936864736">
    <w:abstractNumId w:val="3"/>
  </w:num>
  <w:num w:numId="66" w16cid:durableId="1869760488">
    <w:abstractNumId w:val="42"/>
  </w:num>
  <w:num w:numId="67" w16cid:durableId="945842596">
    <w:abstractNumId w:val="21"/>
  </w:num>
  <w:num w:numId="68" w16cid:durableId="405225530">
    <w:abstractNumId w:val="67"/>
  </w:num>
  <w:num w:numId="69" w16cid:durableId="1762020066">
    <w:abstractNumId w:val="30"/>
  </w:num>
  <w:num w:numId="70" w16cid:durableId="986469329">
    <w:abstractNumId w:val="24"/>
  </w:num>
  <w:num w:numId="71" w16cid:durableId="2099213305">
    <w:abstractNumId w:val="9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156A9"/>
    <w:rsid w:val="00061D4B"/>
    <w:rsid w:val="00073462"/>
    <w:rsid w:val="0009775C"/>
    <w:rsid w:val="000D25AE"/>
    <w:rsid w:val="00105DAD"/>
    <w:rsid w:val="00122BDC"/>
    <w:rsid w:val="00152417"/>
    <w:rsid w:val="001535C0"/>
    <w:rsid w:val="001573BC"/>
    <w:rsid w:val="0016440F"/>
    <w:rsid w:val="00183A7E"/>
    <w:rsid w:val="001B4579"/>
    <w:rsid w:val="001B6136"/>
    <w:rsid w:val="001C5B69"/>
    <w:rsid w:val="001D2114"/>
    <w:rsid w:val="0021502B"/>
    <w:rsid w:val="00235F80"/>
    <w:rsid w:val="00276983"/>
    <w:rsid w:val="00285FD3"/>
    <w:rsid w:val="002901F7"/>
    <w:rsid w:val="0029715F"/>
    <w:rsid w:val="002C53AE"/>
    <w:rsid w:val="002D38D6"/>
    <w:rsid w:val="002D791F"/>
    <w:rsid w:val="00311B56"/>
    <w:rsid w:val="0032122C"/>
    <w:rsid w:val="0034371F"/>
    <w:rsid w:val="00345E13"/>
    <w:rsid w:val="003974BD"/>
    <w:rsid w:val="003B107B"/>
    <w:rsid w:val="003C1523"/>
    <w:rsid w:val="003C18A8"/>
    <w:rsid w:val="003D0064"/>
    <w:rsid w:val="003D2724"/>
    <w:rsid w:val="003D715C"/>
    <w:rsid w:val="003E2813"/>
    <w:rsid w:val="003F3E33"/>
    <w:rsid w:val="003F5BE7"/>
    <w:rsid w:val="0042325B"/>
    <w:rsid w:val="00441E69"/>
    <w:rsid w:val="004423E2"/>
    <w:rsid w:val="00442E3F"/>
    <w:rsid w:val="00474DC1"/>
    <w:rsid w:val="00482497"/>
    <w:rsid w:val="004A5805"/>
    <w:rsid w:val="004B491E"/>
    <w:rsid w:val="004C50CB"/>
    <w:rsid w:val="004D6419"/>
    <w:rsid w:val="00510BC5"/>
    <w:rsid w:val="00513A0B"/>
    <w:rsid w:val="005310B6"/>
    <w:rsid w:val="005643BE"/>
    <w:rsid w:val="00565E50"/>
    <w:rsid w:val="00574F86"/>
    <w:rsid w:val="005827FD"/>
    <w:rsid w:val="00597CF1"/>
    <w:rsid w:val="005B6CB5"/>
    <w:rsid w:val="005B79CC"/>
    <w:rsid w:val="005C177C"/>
    <w:rsid w:val="005D587B"/>
    <w:rsid w:val="005D6D88"/>
    <w:rsid w:val="005E4FBA"/>
    <w:rsid w:val="005F07FE"/>
    <w:rsid w:val="00637D0A"/>
    <w:rsid w:val="006606AD"/>
    <w:rsid w:val="006657A1"/>
    <w:rsid w:val="00667EEB"/>
    <w:rsid w:val="0067044D"/>
    <w:rsid w:val="00673F8D"/>
    <w:rsid w:val="00681931"/>
    <w:rsid w:val="00691EAF"/>
    <w:rsid w:val="006938F5"/>
    <w:rsid w:val="006A2631"/>
    <w:rsid w:val="006F6BAC"/>
    <w:rsid w:val="007058FE"/>
    <w:rsid w:val="00724EC5"/>
    <w:rsid w:val="007275A2"/>
    <w:rsid w:val="007548FD"/>
    <w:rsid w:val="007550F8"/>
    <w:rsid w:val="0075555C"/>
    <w:rsid w:val="00775D0A"/>
    <w:rsid w:val="007B722B"/>
    <w:rsid w:val="007E6A3E"/>
    <w:rsid w:val="00805273"/>
    <w:rsid w:val="00826C1D"/>
    <w:rsid w:val="0083076E"/>
    <w:rsid w:val="00832A62"/>
    <w:rsid w:val="00842C6F"/>
    <w:rsid w:val="00861AD6"/>
    <w:rsid w:val="00875996"/>
    <w:rsid w:val="00876000"/>
    <w:rsid w:val="0088357A"/>
    <w:rsid w:val="008A742C"/>
    <w:rsid w:val="008E47A4"/>
    <w:rsid w:val="008E4E96"/>
    <w:rsid w:val="009164D7"/>
    <w:rsid w:val="00931386"/>
    <w:rsid w:val="00932AB1"/>
    <w:rsid w:val="00946831"/>
    <w:rsid w:val="00947F57"/>
    <w:rsid w:val="009836FC"/>
    <w:rsid w:val="00987B65"/>
    <w:rsid w:val="00996044"/>
    <w:rsid w:val="009A176A"/>
    <w:rsid w:val="009B3F85"/>
    <w:rsid w:val="009B6872"/>
    <w:rsid w:val="009C0D9E"/>
    <w:rsid w:val="009D2D1C"/>
    <w:rsid w:val="009E03E3"/>
    <w:rsid w:val="009E6377"/>
    <w:rsid w:val="00A005E2"/>
    <w:rsid w:val="00A150C5"/>
    <w:rsid w:val="00A27FC1"/>
    <w:rsid w:val="00A579B5"/>
    <w:rsid w:val="00A653DF"/>
    <w:rsid w:val="00A80E72"/>
    <w:rsid w:val="00A90630"/>
    <w:rsid w:val="00AC2D69"/>
    <w:rsid w:val="00AE161E"/>
    <w:rsid w:val="00AF4A2A"/>
    <w:rsid w:val="00B149BB"/>
    <w:rsid w:val="00B2146F"/>
    <w:rsid w:val="00B221F0"/>
    <w:rsid w:val="00B23A1E"/>
    <w:rsid w:val="00B74F63"/>
    <w:rsid w:val="00BA12D3"/>
    <w:rsid w:val="00BB22C4"/>
    <w:rsid w:val="00BC3CA1"/>
    <w:rsid w:val="00BD7285"/>
    <w:rsid w:val="00BF3A60"/>
    <w:rsid w:val="00C0786A"/>
    <w:rsid w:val="00C37A02"/>
    <w:rsid w:val="00C42307"/>
    <w:rsid w:val="00C51BE2"/>
    <w:rsid w:val="00C63C91"/>
    <w:rsid w:val="00C65BBC"/>
    <w:rsid w:val="00C66F71"/>
    <w:rsid w:val="00C70F82"/>
    <w:rsid w:val="00C712F6"/>
    <w:rsid w:val="00C71606"/>
    <w:rsid w:val="00C74138"/>
    <w:rsid w:val="00CA5965"/>
    <w:rsid w:val="00CA61DB"/>
    <w:rsid w:val="00CB45CF"/>
    <w:rsid w:val="00CB7074"/>
    <w:rsid w:val="00CD511F"/>
    <w:rsid w:val="00CF5646"/>
    <w:rsid w:val="00D0663E"/>
    <w:rsid w:val="00D06D5A"/>
    <w:rsid w:val="00D34CF6"/>
    <w:rsid w:val="00D41563"/>
    <w:rsid w:val="00D86A35"/>
    <w:rsid w:val="00D95F90"/>
    <w:rsid w:val="00DB404C"/>
    <w:rsid w:val="00DB606B"/>
    <w:rsid w:val="00DC2CA4"/>
    <w:rsid w:val="00DC3FB8"/>
    <w:rsid w:val="00DE1B41"/>
    <w:rsid w:val="00E06CA6"/>
    <w:rsid w:val="00E07D94"/>
    <w:rsid w:val="00E103AD"/>
    <w:rsid w:val="00E21728"/>
    <w:rsid w:val="00E330F6"/>
    <w:rsid w:val="00E405C7"/>
    <w:rsid w:val="00E47C6A"/>
    <w:rsid w:val="00E56665"/>
    <w:rsid w:val="00E61E30"/>
    <w:rsid w:val="00E6225A"/>
    <w:rsid w:val="00E62FE6"/>
    <w:rsid w:val="00EA3E9E"/>
    <w:rsid w:val="00EB42BC"/>
    <w:rsid w:val="00EC25B3"/>
    <w:rsid w:val="00EF7B69"/>
    <w:rsid w:val="00F23D00"/>
    <w:rsid w:val="00F318DC"/>
    <w:rsid w:val="00F31F00"/>
    <w:rsid w:val="00F3724D"/>
    <w:rsid w:val="00F63B1F"/>
    <w:rsid w:val="00F91576"/>
    <w:rsid w:val="00FB78C6"/>
    <w:rsid w:val="00FC56CE"/>
    <w:rsid w:val="00FE4837"/>
    <w:rsid w:val="0E6FD39C"/>
    <w:rsid w:val="1CA849AC"/>
    <w:rsid w:val="2006029E"/>
    <w:rsid w:val="215F1F03"/>
    <w:rsid w:val="2239DC15"/>
    <w:rsid w:val="2442A49E"/>
    <w:rsid w:val="2743F967"/>
    <w:rsid w:val="278FCED2"/>
    <w:rsid w:val="3B9280BE"/>
    <w:rsid w:val="3E1D44B3"/>
    <w:rsid w:val="402EA48D"/>
    <w:rsid w:val="41C70433"/>
    <w:rsid w:val="4BF77389"/>
    <w:rsid w:val="4D9EF831"/>
    <w:rsid w:val="55DA12E8"/>
    <w:rsid w:val="5723E8FE"/>
    <w:rsid w:val="5940B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7555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static.sbicard.com/brochures-master/sib-platinum/brochure.html" TargetMode="External"/></Relationships>
</file>

<file path=word/_rels/document.xml.rels>&#65279;<?xml version="1.0" encoding="utf-8"?><Relationships xmlns="http://schemas.openxmlformats.org/package/2006/relationships"><Relationship Type="http://schemas.microsoft.com/office/2018/08/relationships/commentsExtensible" Target="commentsExtensible.xml" Id="rId13" /><Relationship Type="http://schemas.openxmlformats.org/officeDocument/2006/relationships/footer" Target="footer1.xm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personal/benefits.page" TargetMode="External" Id="rId21" /><Relationship Type="http://schemas.openxmlformats.org/officeDocument/2006/relationships/hyperlink" Target="https://www.sbicard.com/en/personal/credit-cards/banking-partnership/south-india-bank-sbi-platinum-card.page" TargetMode="External" Id="rId7" /><Relationship Type="http://schemas.microsoft.com/office/2016/09/relationships/commentsIds" Target="commentsIds.xml" Id="rId12" /><Relationship Type="http://schemas.openxmlformats.org/officeDocument/2006/relationships/hyperlink" Target="https://www.prioritypass.com/" TargetMode="External" Id="rId17" /><Relationship Type="http://schemas.openxmlformats.org/officeDocument/2006/relationships/hyperlink" Target="https://www.sbicard.com/sbi-card-en/assets/docs/pdf/personal/cards/gcas-numbers.pdf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www.sbicard.com/en/personal/benefits/airport-lounge-access.page" TargetMode="External" Id="rId16" /><Relationship Type="http://schemas.openxmlformats.org/officeDocument/2006/relationships/hyperlink" Target="https://www.sbicard.com/en/most-important-terms-and-conditions.page" TargetMode="External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11/relationships/commentsExtended" Target="commentsExtended.xml" Id="rId11" /><Relationship Type="http://schemas.openxmlformats.org/officeDocument/2006/relationships/hyperlink" Target="https://www.sbicard.com/en/personal/benefits/add-on-card.page" TargetMode="External" Id="rId24" /><Relationship Type="http://schemas.openxmlformats.org/officeDocument/2006/relationships/footnotes" Target="footnotes.xml" Id="rId5" /><Relationship Type="http://schemas.openxmlformats.org/officeDocument/2006/relationships/hyperlink" Target="https://www.sbicard.com/en/personal/benefits/lower-interest-option/balance-transfer-on-emi.page" TargetMode="External" Id="rId23" /><Relationship Type="http://schemas.openxmlformats.org/officeDocument/2006/relationships/footer" Target="footer3.xml" Id="rId28" /><Relationship Type="http://schemas.openxmlformats.org/officeDocument/2006/relationships/comments" Target="comments.xml" Id="rId10" /><Relationship Type="http://schemas.openxmlformats.org/officeDocument/2006/relationships/hyperlink" Target="https://www.sbicard.com/en/personal/credit-cards/lifestyle/sbi-card-elite.page" TargetMode="External" Id="rId19" /><Relationship Type="http://schemas.openxmlformats.org/officeDocument/2006/relationships/theme" Target="theme/theme1.xml" Id="rId31" /><Relationship Type="http://schemas.openxmlformats.org/officeDocument/2006/relationships/webSettings" Target="webSettings.xml" Id="rId4" /><Relationship Type="http://schemas.openxmlformats.org/officeDocument/2006/relationships/hyperlink" Target="https://www.sbicard.com/en/personal/benefits/lower-interest-option/flexi-pay.page" TargetMode="External" Id="rId22" /><Relationship Type="http://schemas.openxmlformats.org/officeDocument/2006/relationships/footer" Target="footer2.xml" Id="rId27" /><Relationship Type="http://schemas.microsoft.com/office/2011/relationships/people" Target="peop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2026-02-19T11:30:00.0000000Z</dcterms:created>
  <dcterms:modified xsi:type="dcterms:W3CDTF">2026-03-19T05:25:17.4832189Z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