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16du="http://schemas.microsoft.com/office/word/2023/wordml/word16du" mc:Ignorable="w14 w15 w16se w16cid w16 w16cex w16sdtdh wp14">
  <w:body>
    <w:p w:rsidRPr="008F4E5F" w:rsidR="00947F57" w:rsidP="003D715C" w:rsidRDefault="00C71606" w14:paraId="18C2BCC7" w14:textId="1F621CE2">
      <w:pPr>
        <w:jc w:val="center"/>
        <w:rPr>
          <w:b/>
          <w:bCs/>
          <w:caps/>
          <w:lang w:val="en-IN"/>
          <w:rPrChange w:author="Arun Kaushal" w:date="2026-01-02T19:57:00Z" w:id="0">
            <w:rPr>
              <w:b/>
              <w:bCs/>
              <w:lang w:val="en-IN"/>
            </w:rPr>
          </w:rPrChange>
        </w:rPr>
      </w:pPr>
      <w:ins w:author="Namita Salgiya" w:date="2026-01-02T18:37:00Z" w:id="1">
        <w:r w:rsidRPr="008F4E5F">
          <w:rPr>
            <w:b/>
            <w:bCs/>
            <w:caps/>
            <w:lang w:val="en-IN"/>
            <w:rPrChange w:author="Arun Kaushal" w:date="2026-01-02T19:57:00Z" w:id="2">
              <w:rPr>
                <w:b/>
                <w:bCs/>
                <w:lang w:val="en-IN"/>
              </w:rPr>
            </w:rPrChange>
          </w:rPr>
          <w:fldChar w:fldCharType="begin"/>
        </w:r>
        <w:r w:rsidRPr="008F4E5F">
          <w:rPr>
            <w:b/>
            <w:bCs/>
            <w:caps/>
            <w:lang w:val="en-IN"/>
            <w:rPrChange w:author="Arun Kaushal" w:date="2026-01-02T19:57:00Z" w:id="3">
              <w:rPr>
                <w:b/>
                <w:bCs/>
                <w:lang w:val="en-IN"/>
              </w:rPr>
            </w:rPrChange>
          </w:rPr>
          <w:instrText>HYPERLINK "https://www.sbicard.com/en/personal/credit-cards/travel/sbi-card-miles.page"</w:instrText>
        </w:r>
        <w:r w:rsidRPr="008F4E5F">
          <w:rPr>
            <w:b/>
            <w:bCs/>
            <w:caps/>
            <w:lang w:val="en-IN"/>
            <w:rPrChange w:author="Arun Kaushal" w:date="2026-01-02T19:57:00Z" w:id="4">
              <w:rPr>
                <w:b/>
                <w:bCs/>
                <w:lang w:val="en-IN"/>
              </w:rPr>
            </w:rPrChange>
          </w:rPr>
          <w:fldChar w:fldCharType="separate"/>
        </w:r>
        <w:r w:rsidRPr="008F4E5F" w:rsidR="00947F57">
          <w:rPr>
            <w:rStyle w:val="Hyperlink"/>
            <w:b/>
            <w:bCs/>
            <w:caps/>
            <w:lang w:val="en-IN"/>
            <w:rPrChange w:author="Arun Kaushal" w:date="2026-01-02T19:57:00Z" w:id="5">
              <w:rPr>
                <w:rStyle w:val="Hyperlink"/>
                <w:b/>
                <w:bCs/>
                <w:lang w:val="en-IN"/>
              </w:rPr>
            </w:rPrChange>
          </w:rPr>
          <w:t>SBI Card MILES</w:t>
        </w:r>
        <w:r w:rsidRPr="008F4E5F">
          <w:rPr>
            <w:b/>
            <w:bCs/>
            <w:caps/>
            <w:lang w:val="en-IN"/>
            <w:rPrChange w:author="Arun Kaushal" w:date="2026-01-02T19:57:00Z" w:id="6">
              <w:rPr>
                <w:b/>
                <w:bCs/>
                <w:lang w:val="en-IN"/>
              </w:rPr>
            </w:rPrChange>
          </w:rPr>
          <w:fldChar w:fldCharType="end"/>
        </w:r>
      </w:ins>
    </w:p>
    <w:p w:rsidR="00E405C7" w:rsidDel="00C71606" w:rsidP="003D715C" w:rsidRDefault="00E405C7" w14:paraId="40982447" w14:textId="58D7FB22">
      <w:pPr>
        <w:jc w:val="center"/>
        <w:rPr>
          <w:del w:author="Namita Salgiya" w:date="2026-01-02T18:37:00Z" w:id="7"/>
          <w:b/>
          <w:bCs/>
          <w:lang w:val="en-IN"/>
        </w:rPr>
      </w:pPr>
      <w:del w:author="Namita Salgiya" w:date="2026-01-02T18:37:00Z" w:id="8">
        <w:r w:rsidDel="00C71606">
          <w:fldChar w:fldCharType="begin"/>
        </w:r>
        <w:r w:rsidDel="00C71606">
          <w:delInstrText>HYPERLINK "https://www.sbicard.com/en/personal/credit-cards/travel/sbi-card-miles.page"</w:delInstrText>
        </w:r>
        <w:r w:rsidDel="00C71606">
          <w:fldChar w:fldCharType="separate"/>
        </w:r>
        <w:r w:rsidRPr="00E405C7" w:rsidDel="00C71606">
          <w:rPr>
            <w:rStyle w:val="Hyperlink"/>
            <w:b/>
            <w:bCs/>
          </w:rPr>
          <w:delText>Miles SBI Card - Benefits &amp; Features - Apply Now | SBI Card</w:delText>
        </w:r>
        <w:r w:rsidDel="00C71606">
          <w:fldChar w:fldCharType="end"/>
        </w:r>
      </w:del>
    </w:p>
    <w:p w:rsidR="00C71606" w:rsidRDefault="00C71606" w14:paraId="7D1573FE" w14:textId="1E49528C">
      <w:pPr>
        <w:jc w:val="center"/>
        <w:rPr>
          <w:ins w:author="Namita Salgiya" w:date="2026-01-02T18:37:00Z" w:id="9"/>
        </w:rPr>
        <w:pPrChange w:author="Namita Salgiya" w:date="2026-01-02T18:37:00Z" w:id="10">
          <w:pPr/>
        </w:pPrChange>
      </w:pPr>
      <w:ins w:author="Namita Salgiya" w:date="2026-01-02T18:37:00Z" w:id="12">
        <w:r w:rsidRPr="00947F57">
          <w:t xml:space="preserve">Turn </w:t>
        </w:r>
        <w:r w:rsidRPr="00947F57" w:rsidR="006E3F6B">
          <w:t xml:space="preserve">Every Spend </w:t>
        </w:r>
        <w:proofErr w:type="gramStart"/>
        <w:r w:rsidRPr="00947F57" w:rsidR="006E3F6B">
          <w:t>Into</w:t>
        </w:r>
        <w:proofErr w:type="gramEnd"/>
        <w:r w:rsidRPr="00947F57" w:rsidR="006E3F6B">
          <w:t xml:space="preserve"> Travel Rewards</w:t>
        </w:r>
      </w:ins>
    </w:p>
    <w:p w:rsidRPr="003D715C" w:rsidR="003D715C" w:rsidDel="00C71606" w:rsidP="003D715C" w:rsidRDefault="003D715C" w14:paraId="60D743C5" w14:textId="5A86B688">
      <w:pPr>
        <w:jc w:val="center"/>
        <w:rPr>
          <w:del w:author="Namita Salgiya" w:date="2026-01-02T18:37:00Z" w:id="13"/>
          <w:b/>
          <w:bCs/>
          <w:lang w:val="en-IN"/>
        </w:rPr>
      </w:pPr>
      <w:del w:author="Namita Salgiya" w:date="2026-01-02T18:37:00Z" w:id="14">
        <w:r w:rsidRPr="003D715C" w:rsidDel="00C71606">
          <w:rPr>
            <w:b/>
            <w:bCs/>
            <w:lang w:val="en-IN"/>
          </w:rPr>
          <w:delText xml:space="preserve">Privileges on Your </w:delText>
        </w:r>
        <w:r w:rsidRPr="00947F57" w:rsidDel="00C71606" w:rsidR="00947F57">
          <w:rPr>
            <w:b/>
            <w:bCs/>
            <w:lang w:val="en-IN"/>
          </w:rPr>
          <w:delText>SBI Card MILES</w:delText>
        </w:r>
      </w:del>
    </w:p>
    <w:p w:rsidRPr="008F4E5F" w:rsidR="003D715C" w:rsidP="004A5805" w:rsidRDefault="003D715C" w14:paraId="55587B08" w14:textId="76CEA1C4">
      <w:pPr>
        <w:jc w:val="center"/>
        <w:rPr>
          <w:b/>
          <w:bCs/>
          <w:i/>
          <w:iCs/>
          <w:u w:val="single"/>
          <w:lang w:val="en-IN"/>
          <w:rPrChange w:author="Arun Kaushal" w:date="2026-01-02T19:57:00Z" w:id="15">
            <w:rPr>
              <w:b/>
              <w:bCs/>
              <w:u w:val="single"/>
              <w:lang w:val="en-IN"/>
            </w:rPr>
          </w:rPrChange>
        </w:rPr>
      </w:pPr>
      <w:r w:rsidRPr="008F4E5F">
        <w:rPr>
          <w:b/>
          <w:bCs/>
          <w:i/>
          <w:iCs/>
          <w:u w:val="single"/>
          <w:lang w:val="en-IN"/>
          <w:rPrChange w:author="Arun Kaushal" w:date="2026-01-02T19:57:00Z" w:id="16">
            <w:rPr>
              <w:b/>
              <w:bCs/>
              <w:u w:val="single"/>
              <w:lang w:val="en-IN"/>
            </w:rPr>
          </w:rPrChange>
        </w:rPr>
        <w:t>Best For</w:t>
      </w:r>
    </w:p>
    <w:p w:rsidR="00D86A35" w:rsidP="00345E13" w:rsidRDefault="00947F57" w14:paraId="100DC8A0" w14:textId="645F18EE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Miles </w:t>
      </w:r>
      <w:r w:rsidR="00D86A35">
        <w:rPr>
          <w:lang w:val="en-IN"/>
        </w:rPr>
        <w:t>Reward</w:t>
      </w:r>
    </w:p>
    <w:p w:rsidR="00947F57" w:rsidP="00345E13" w:rsidRDefault="00947F57" w14:paraId="531A7630" w14:textId="0A3BE2E0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Milestone Benefits</w:t>
      </w:r>
    </w:p>
    <w:p w:rsidRPr="00C71606" w:rsidR="00947F57" w:rsidP="00947F57" w:rsidRDefault="00947F57" w14:paraId="50F3FB43" w14:textId="77777777">
      <w:pPr>
        <w:pStyle w:val="ListParagraph"/>
        <w:numPr>
          <w:ilvl w:val="0"/>
          <w:numId w:val="1"/>
        </w:numPr>
        <w:rPr>
          <w:ins w:author="Namita Salgiya" w:date="2026-01-02T18:37:00Z" w:id="17"/>
          <w:rPrChange w:author="Namita Salgiya" w:date="2026-01-02T18:37:00Z" w:id="18">
            <w:rPr>
              <w:ins w:author="Namita Salgiya" w:date="2026-01-02T18:37:00Z" w:id="19"/>
              <w:lang w:val="en-IN"/>
            </w:rPr>
          </w:rPrChange>
        </w:rPr>
      </w:pPr>
      <w:r>
        <w:rPr>
          <w:lang w:val="en-IN"/>
        </w:rPr>
        <w:t>Travel Privileges</w:t>
      </w:r>
    </w:p>
    <w:p w:rsidR="00E0022F" w:rsidRDefault="00E0022F" w14:paraId="27E96FB4" w14:textId="3117715F">
      <w:pPr>
        <w:rPr>
          <w:ins w:author="Namita Salgiya" w:date="2026-01-14T10:35:00Z" w:id="20"/>
          <w:lang w:val="en-IN" w:eastAsia="en-IN"/>
        </w:rPr>
      </w:pPr>
      <w:ins w:author="Namita Salgiya" w:date="2026-01-14T10:35:00Z" w:id="21">
        <w:r>
          <w:rPr>
            <w:lang w:val="en-IN" w:eastAsia="en-IN"/>
          </w:rPr>
          <w:t xml:space="preserve">Earn exclusive rewards </w:t>
        </w:r>
      </w:ins>
      <w:ins w:author="Namita Salgiya" w:date="2026-01-14T10:47:00Z" w:id="22">
        <w:r w:rsidR="00A33030">
          <w:rPr>
            <w:lang w:val="en-IN" w:eastAsia="en-IN"/>
          </w:rPr>
          <w:t>and endless privileges with every journey</w:t>
        </w:r>
      </w:ins>
    </w:p>
    <w:p w:rsidRPr="00C71606" w:rsidR="00C71606" w:rsidDel="00A33030" w:rsidRDefault="00C71606" w14:paraId="109A67A8" w14:textId="396041DF">
      <w:pPr>
        <w:rPr>
          <w:del w:author="Namita Salgiya" w:date="2026-01-14T10:47:00Z" w:id="23"/>
          <w:lang w:val="en-IN" w:eastAsia="en-IN"/>
          <w:rPrChange w:author="Namita Salgiya" w:date="2026-01-02T18:37:00Z" w:id="24">
            <w:rPr>
              <w:del w:author="Namita Salgiya" w:date="2026-01-14T10:47:00Z" w:id="25"/>
            </w:rPr>
          </w:rPrChange>
        </w:rPr>
        <w:pPrChange w:author="Namita Salgiya" w:date="2026-01-02T18:37:00Z" w:id="26">
          <w:pPr>
            <w:pStyle w:val="ListParagraph"/>
            <w:numPr>
              <w:numId w:val="1"/>
            </w:numPr>
            <w:ind w:hanging="360"/>
          </w:pPr>
        </w:pPrChange>
      </w:pPr>
    </w:p>
    <w:p w:rsidR="00947F57" w:rsidDel="00C71606" w:rsidP="00947F57" w:rsidRDefault="00947F57" w14:paraId="5DAE15EB" w14:textId="65CD49EF">
      <w:pPr>
        <w:rPr>
          <w:del w:author="Namita Salgiya" w:date="2026-01-02T18:37:00Z" w:id="27"/>
        </w:rPr>
      </w:pPr>
      <w:del w:author="Namita Salgiya" w:date="2026-01-02T18:37:00Z" w:id="29">
        <w:r w:rsidRPr="00947F57" w:rsidDel="00C71606">
          <w:delText>Turn every spend into travel rewards</w:delText>
        </w:r>
      </w:del>
    </w:p>
    <w:p w:rsidRPr="007E6A3E" w:rsidR="00345E13" w:rsidP="004A5805" w:rsidRDefault="003D715C" w14:paraId="011E8CF5" w14:textId="60029229">
      <w:pPr>
        <w:jc w:val="center"/>
        <w:rPr>
          <w:b/>
          <w:bCs/>
          <w:u w:val="single"/>
          <w:lang w:val="en-IN"/>
        </w:rPr>
      </w:pPr>
      <w:r w:rsidRPr="008F4E5F">
        <w:rPr>
          <w:b/>
          <w:bCs/>
          <w:i/>
          <w:iCs/>
          <w:u w:val="single"/>
          <w:lang w:val="en-IN"/>
          <w:rPrChange w:author="Arun Kaushal" w:date="2026-01-02T19:57:00Z" w:id="30">
            <w:rPr>
              <w:b/>
              <w:bCs/>
              <w:u w:val="single"/>
              <w:lang w:val="en-IN"/>
            </w:rPr>
          </w:rPrChange>
        </w:rPr>
        <w:t>Key</w:t>
      </w:r>
      <w:r w:rsidRPr="007E6A3E">
        <w:rPr>
          <w:b/>
          <w:bCs/>
          <w:u w:val="single"/>
          <w:lang w:val="en-IN"/>
        </w:rPr>
        <w:t xml:space="preserve"> </w:t>
      </w:r>
      <w:r w:rsidRPr="008F4E5F">
        <w:rPr>
          <w:b/>
          <w:bCs/>
          <w:caps/>
          <w:u w:val="single"/>
          <w:lang w:val="en-IN"/>
          <w:rPrChange w:author="Arun Kaushal" w:date="2026-01-02T19:57:00Z" w:id="31">
            <w:rPr>
              <w:b/>
              <w:bCs/>
              <w:u w:val="single"/>
              <w:lang w:val="en-IN"/>
            </w:rPr>
          </w:rPrChange>
        </w:rPr>
        <w:t>Benefits</w:t>
      </w:r>
    </w:p>
    <w:p w:rsidRPr="00947F57" w:rsidR="00947F57" w:rsidP="0AEB869D" w:rsidRDefault="00947F57" w14:paraId="4C740ECD" w14:textId="7BF1B527">
      <w:pPr>
        <w:pStyle w:val="ListParagraph"/>
        <w:numPr>
          <w:ilvl w:val="0"/>
          <w:numId w:val="85"/>
        </w:numPr>
        <w:rPr>
          <w:rFonts w:ascii="Calibri" w:hAnsi="Calibri" w:eastAsia="Calibri" w:cs="Calibri"/>
          <w:color w:val="0078D4"/>
          <w:sz w:val="12"/>
          <w:szCs w:val="12"/>
          <w:lang w:val="en-IN"/>
        </w:rPr>
      </w:pPr>
      <w:del w:author="Namita Salgiya" w:date="2026-01-14T10:45:00Z" w16du:dateUtc="2026-01-14T10:45:00Z" w:id="770606339">
        <w:r w:rsidRPr="0AEB869D" w:rsidDel="00947F57">
          <w:rPr>
            <w:lang w:val="en-IN" w:eastAsia="en-IN"/>
          </w:rPr>
          <w:delText xml:space="preserve">Get 1,500 </w:delText>
        </w:r>
        <w:r w:rsidDel="00442E3F">
          <w:delText xml:space="preserve">Travel Credits </w:delText>
        </w:r>
        <w:r w:rsidDel="00947F57">
          <w:delText xml:space="preserve">as </w:delText>
        </w:r>
      </w:del>
      <w:del w:author="Upadhyay , Shubham (SBICard)" w:date="2026-01-02T11:14:00Z" w16du:dateUtc="2026-01-02T11:14:00Z" w:id="2066451524">
        <w:r w:rsidDel="00947F57">
          <w:delText xml:space="preserve">a </w:delText>
        </w:r>
      </w:del>
      <w:r w:rsidR="00442E3F">
        <w:rPr/>
        <w:t>Welcome Gift</w:t>
      </w:r>
      <w:ins w:author="Namita Salgiya" w:date="2026-01-14T10:45:00Z" w16du:dateUtc="2026-01-14T10:45:00Z" w:id="94743262">
        <w:r w:rsidR="008103FF">
          <w:t xml:space="preserve"> of </w:t>
        </w:r>
        <w:r w:rsidRPr="0AEB869D" w:rsidR="008103FF">
          <w:rPr>
            <w:lang w:val="en-IN" w:eastAsia="en-IN"/>
          </w:rPr>
          <w:t xml:space="preserve">1,500 </w:t>
        </w:r>
        <w:r w:rsidR="008103FF">
          <w:t>Travel Credits</w:t>
        </w:r>
        <w:r w:rsidR="008103FF">
          <w:t xml:space="preserve"> </w:t>
        </w:r>
      </w:ins>
    </w:p>
    <w:p w:rsidRPr="00947F57" w:rsidR="00947F57" w:rsidP="0AEB869D" w:rsidRDefault="00947F57" w14:paraId="41482986" w14:textId="53D86889">
      <w:pPr>
        <w:pStyle w:val="ListParagraph"/>
        <w:numPr>
          <w:ilvl w:val="0"/>
          <w:numId w:val="85"/>
        </w:numPr>
        <w:rPr>
          <w:rFonts w:ascii="Calibri" w:hAnsi="Calibri" w:eastAsia="Calibri" w:cs="Calibri"/>
          <w:color w:val="0078D4"/>
          <w:sz w:val="12"/>
          <w:szCs w:val="12"/>
          <w:lang w:val="en-IN"/>
        </w:rPr>
      </w:pPr>
      <w:del w:author="Namita Salgiya" w:date="2026-01-14T10:46:00Z" w16du:dateUtc="2026-01-14T10:46:00Z" w:id="712126515">
        <w:r w:rsidRPr="0AEB869D" w:rsidDel="00947F57">
          <w:rPr>
            <w:lang w:val="en-IN" w:eastAsia="en-IN"/>
          </w:rPr>
          <w:delText xml:space="preserve">Earn </w:delText>
        </w:r>
      </w:del>
      <w:r w:rsidRPr="0AEB869D" w:rsidR="00947F57">
        <w:rPr>
          <w:lang w:val="en-IN" w:eastAsia="en-IN"/>
        </w:rPr>
        <w:t xml:space="preserve">2 </w:t>
      </w:r>
      <w:r w:rsidR="00442E3F">
        <w:rPr/>
        <w:t xml:space="preserve">Travel Credits </w:t>
      </w:r>
      <w:r w:rsidRPr="0AEB869D" w:rsidR="00947F57">
        <w:rPr>
          <w:lang w:val="en-IN" w:eastAsia="en-IN"/>
        </w:rPr>
        <w:t xml:space="preserve">for every </w:t>
      </w:r>
      <w:r w:rsidR="00947F57">
        <w:rPr/>
        <w:t>Rs.</w:t>
      </w:r>
      <w:r w:rsidRPr="0AEB869D" w:rsidR="00947F57">
        <w:rPr>
          <w:lang w:val="en-IN" w:eastAsia="en-IN"/>
        </w:rPr>
        <w:t xml:space="preserve"> 200 </w:t>
      </w:r>
      <w:r w:rsidR="00947F57">
        <w:rPr/>
        <w:t xml:space="preserve">spent </w:t>
      </w:r>
      <w:r w:rsidRPr="0AEB869D" w:rsidR="00947F57">
        <w:rPr>
          <w:lang w:val="en-IN" w:eastAsia="en-IN"/>
        </w:rPr>
        <w:t>on travel</w:t>
      </w:r>
      <w:ins w:author="Namita Salgiya" w:date="2026-01-14T10:46:00Z" w16du:dateUtc="2026-01-14T10:46:00Z" w:id="1428137637">
        <w:r w:rsidRPr="0AEB869D" w:rsidR="008103FF">
          <w:rPr>
            <w:lang w:val="en-IN" w:eastAsia="en-IN"/>
          </w:rPr>
          <w:t xml:space="preserve"> </w:t>
        </w:r>
      </w:ins>
    </w:p>
    <w:p w:rsidRPr="00947F57" w:rsidR="00947F57" w:rsidP="0AEB869D" w:rsidRDefault="00947F57" w14:paraId="3F77C439" w14:textId="361F8C64">
      <w:pPr>
        <w:pStyle w:val="ListParagraph"/>
        <w:numPr>
          <w:ilvl w:val="0"/>
          <w:numId w:val="70"/>
        </w:numPr>
        <w:rPr>
          <w:rFonts w:ascii="Calibri" w:hAnsi="Calibri" w:eastAsia="Calibri" w:cs="Calibri"/>
          <w:color w:val="0078D4"/>
          <w:sz w:val="12"/>
          <w:szCs w:val="12"/>
          <w:lang w:val="en-IN"/>
        </w:rPr>
      </w:pPr>
      <w:del w:author="Namita Salgiya" w:date="2026-01-14T10:46:00Z" w16du:dateUtc="2026-01-14T10:46:00Z" w:id="1010981560">
        <w:r w:rsidRPr="0AEB869D" w:rsidDel="00947F57">
          <w:rPr>
            <w:lang w:eastAsia="en-IN"/>
          </w:rPr>
          <w:delText>C</w:delText>
        </w:r>
        <w:r w:rsidRPr="0AEB869D" w:rsidDel="00947F57">
          <w:rPr>
            <w:lang w:eastAsia="en-IN"/>
          </w:rPr>
          <w:delText xml:space="preserve">omplimentary </w:delText>
        </w:r>
      </w:del>
      <w:r w:rsidRPr="0AEB869D" w:rsidR="00947F57">
        <w:rPr>
          <w:lang w:eastAsia="en-IN"/>
        </w:rPr>
        <w:t>Priority Pass Membership worth $99</w:t>
      </w:r>
      <w:ins w:author="Namita Salgiya" w:date="2026-01-14T10:46:00Z" w16du:dateUtc="2026-01-14T10:46:00Z" w:id="760767238">
        <w:r w:rsidRPr="0AEB869D" w:rsidR="008103FF">
          <w:rPr>
            <w:lang w:eastAsia="en-IN"/>
          </w:rPr>
          <w:t xml:space="preserve"> </w:t>
        </w:r>
      </w:ins>
    </w:p>
    <w:p w:rsidRPr="00947F57" w:rsidR="00947F57" w:rsidRDefault="00947F57" w14:paraId="19A1B9DF" w14:textId="77777777">
      <w:pPr>
        <w:pStyle w:val="ListParagraph"/>
        <w:rPr>
          <w:lang w:val="en-IN" w:eastAsia="en-IN"/>
        </w:rPr>
        <w:pPrChange w:author="Wasi, Raiyan (SBICard)" w:date="2025-12-30T15:29:00Z" w:id="42">
          <w:pPr>
            <w:pStyle w:val="ListParagraph"/>
            <w:numPr>
              <w:numId w:val="70"/>
            </w:numPr>
            <w:ind w:hanging="360"/>
          </w:pPr>
        </w:pPrChange>
      </w:pPr>
    </w:p>
    <w:p w:rsidRPr="007E6A3E" w:rsidR="00CD511F" w:rsidP="004A5805" w:rsidRDefault="00CD511F" w14:paraId="5970C5BD" w14:textId="114421C9">
      <w:pPr>
        <w:jc w:val="center"/>
        <w:rPr>
          <w:b/>
          <w:bCs/>
          <w:u w:val="single"/>
        </w:rPr>
      </w:pPr>
      <w:r w:rsidRPr="008F4E5F">
        <w:rPr>
          <w:b/>
          <w:bCs/>
          <w:i/>
          <w:iCs/>
          <w:u w:val="single"/>
          <w:rPrChange w:author="Arun Kaushal" w:date="2026-01-02T19:57:00Z" w:id="43">
            <w:rPr>
              <w:b/>
              <w:bCs/>
              <w:u w:val="single"/>
            </w:rPr>
          </w:rPrChange>
        </w:rPr>
        <w:t>Exclusive</w:t>
      </w:r>
      <w:r w:rsidRPr="007E6A3E">
        <w:rPr>
          <w:b/>
          <w:bCs/>
          <w:u w:val="single"/>
        </w:rPr>
        <w:t xml:space="preserve"> </w:t>
      </w:r>
      <w:r w:rsidRPr="008F4E5F">
        <w:rPr>
          <w:b/>
          <w:bCs/>
          <w:caps/>
          <w:u w:val="single"/>
          <w:rPrChange w:author="Arun Kaushal" w:date="2026-01-02T19:57:00Z" w:id="44">
            <w:rPr>
              <w:b/>
              <w:bCs/>
              <w:u w:val="single"/>
            </w:rPr>
          </w:rPrChange>
        </w:rPr>
        <w:t>Privileges</w:t>
      </w:r>
    </w:p>
    <w:p w:rsidRPr="00947F57" w:rsidR="00947F57" w:rsidP="0AEB869D" w:rsidRDefault="00947F57" w14:paraId="440B98E9" w14:textId="6180D01C">
      <w:pPr>
        <w:rPr>
          <w:rFonts w:ascii="Calibri" w:hAnsi="Calibri" w:eastAsia="Calibri" w:cs="Calibri"/>
          <w:color w:val="0078D4"/>
          <w:sz w:val="12"/>
          <w:szCs w:val="12"/>
          <w:lang w:val="en-IN"/>
        </w:rPr>
      </w:pPr>
      <w:r w:rsidRPr="0AEB869D" w:rsidR="00947F57">
        <w:rPr>
          <w:b w:val="1"/>
          <w:bCs w:val="1"/>
          <w:lang w:val="en-IN"/>
        </w:rPr>
        <w:t>Welcome Gift</w:t>
      </w:r>
      <w:ins w:author="Upadhyay , Shubham (SBICard)" w:date="2026-01-14T14:37:00Z" w16du:dateUtc="2026-01-14T14:37:00Z" w:id="628071044">
        <w:r w:rsidRPr="0AEB869D" w:rsidR="006E3F6B">
          <w:rPr>
            <w:b w:val="1"/>
            <w:bCs w:val="1"/>
            <w:lang w:val="en-IN"/>
          </w:rPr>
          <w:t xml:space="preserve"> </w:t>
        </w:r>
      </w:ins>
    </w:p>
    <w:p w:rsidRPr="00B149BB" w:rsidR="00947F57" w:rsidP="00B149BB" w:rsidRDefault="00947F57" w14:paraId="0BF60375" w14:textId="029671E5">
      <w:pPr>
        <w:numPr>
          <w:ilvl w:val="0"/>
          <w:numId w:val="87"/>
        </w:numPr>
        <w:spacing w:after="0"/>
        <w:rPr>
          <w:lang w:val="en-IN"/>
        </w:rPr>
      </w:pPr>
      <w:r w:rsidRPr="00947F57">
        <w:rPr>
          <w:lang w:val="en-IN"/>
        </w:rPr>
        <w:t xml:space="preserve">Get 1,500 </w:t>
      </w:r>
      <w:r w:rsidRPr="00947F57" w:rsidR="00442E3F">
        <w:t xml:space="preserve">Travel Credits </w:t>
      </w:r>
      <w:r w:rsidRPr="00947F57">
        <w:t xml:space="preserve">as </w:t>
      </w:r>
      <w:del w:author="Upadhyay , Shubham (SBICard)" w:date="2026-01-02T11:15:00Z" w:id="47">
        <w:r w:rsidDel="00442E3F">
          <w:delText xml:space="preserve">a </w:delText>
        </w:r>
      </w:del>
      <w:r w:rsidRPr="00947F57" w:rsidR="006E3F6B">
        <w:t>Welcome Gift</w:t>
      </w:r>
    </w:p>
    <w:p w:rsidRPr="00B149BB" w:rsidR="00B149BB" w:rsidP="00B149BB" w:rsidRDefault="00B149BB" w14:paraId="4BB03131" w14:textId="60847F7C">
      <w:pPr>
        <w:pStyle w:val="ListParagraph"/>
        <w:numPr>
          <w:ilvl w:val="0"/>
          <w:numId w:val="87"/>
        </w:numPr>
        <w:rPr>
          <w:lang w:val="en-IN" w:eastAsia="en-IN"/>
        </w:rPr>
      </w:pPr>
      <w:r w:rsidRPr="00B149BB">
        <w:rPr>
          <w:lang w:val="en-IN" w:eastAsia="en-IN"/>
        </w:rPr>
        <w:t xml:space="preserve">Travel Credits will be credited on spends of </w:t>
      </w:r>
      <w:r>
        <w:rPr>
          <w:lang w:val="en-IN" w:eastAsia="en-IN"/>
        </w:rPr>
        <w:t>Rs.</w:t>
      </w:r>
      <w:r w:rsidRPr="00B149BB">
        <w:rPr>
          <w:lang w:val="en-IN" w:eastAsia="en-IN"/>
        </w:rPr>
        <w:t xml:space="preserve"> 30,000 within 60 days of card issuance</w:t>
      </w:r>
    </w:p>
    <w:p w:rsidR="00947F57" w:rsidP="0AEB869D" w:rsidRDefault="00947F57" w14:paraId="25F3BC12" w14:textId="33CE669D">
      <w:pPr>
        <w:rPr>
          <w:rFonts w:ascii="Calibri" w:hAnsi="Calibri" w:eastAsia="Calibri" w:cs="Calibri"/>
          <w:color w:val="0078D4"/>
          <w:sz w:val="12"/>
          <w:szCs w:val="12"/>
          <w:lang w:val="en-IN"/>
        </w:rPr>
      </w:pPr>
      <w:r w:rsidRPr="0AEB869D" w:rsidR="00947F57">
        <w:rPr>
          <w:b w:val="1"/>
          <w:bCs w:val="1"/>
        </w:rPr>
        <w:t>Miles Rewards</w:t>
      </w:r>
      <w:ins w:author="Upadhyay , Shubham (SBICard)" w:date="2026-01-14T14:38:00Z" w16du:dateUtc="2026-01-14T14:38:00Z" w:id="647097311">
        <w:r w:rsidRPr="0AEB869D" w:rsidR="006E3F6B">
          <w:rPr>
            <w:b w:val="1"/>
            <w:bCs w:val="1"/>
          </w:rPr>
          <w:t xml:space="preserve"> </w:t>
        </w:r>
      </w:ins>
    </w:p>
    <w:p w:rsidRPr="00947F57" w:rsidR="00947F57" w:rsidP="00947F57" w:rsidRDefault="00947F57" w14:paraId="770326EE" w14:textId="77777777">
      <w:pPr>
        <w:pStyle w:val="ListParagraph"/>
        <w:numPr>
          <w:ilvl w:val="0"/>
          <w:numId w:val="88"/>
        </w:numPr>
        <w:rPr>
          <w:lang w:val="en-IN"/>
        </w:rPr>
      </w:pPr>
      <w:r w:rsidRPr="00947F57">
        <w:t xml:space="preserve">Earn 2 Travel Credits </w:t>
      </w:r>
      <w:r>
        <w:t>per</w:t>
      </w:r>
      <w:r w:rsidRPr="00947F57">
        <w:t xml:space="preserve"> Rs. 200 </w:t>
      </w:r>
      <w:r>
        <w:t xml:space="preserve">spent </w:t>
      </w:r>
      <w:r w:rsidRPr="00947F57">
        <w:t xml:space="preserve">on travel </w:t>
      </w:r>
    </w:p>
    <w:p w:rsidRPr="00947F57" w:rsidR="00947F57" w:rsidP="00947F57" w:rsidRDefault="00947F57" w14:paraId="37ACB0E1" w14:textId="77777777">
      <w:pPr>
        <w:pStyle w:val="ListParagraph"/>
        <w:numPr>
          <w:ilvl w:val="0"/>
          <w:numId w:val="88"/>
        </w:numPr>
        <w:rPr>
          <w:lang w:val="en-IN"/>
        </w:rPr>
      </w:pPr>
      <w:r w:rsidRPr="00947F57">
        <w:t xml:space="preserve">Earn 1 Travel Credit for every </w:t>
      </w:r>
      <w:r>
        <w:t>Rs.</w:t>
      </w:r>
      <w:r w:rsidRPr="00947F57">
        <w:t xml:space="preserve"> 200 on other spends </w:t>
      </w:r>
    </w:p>
    <w:p w:rsidRPr="00947F57" w:rsidR="00947F57" w:rsidP="00947F57" w:rsidRDefault="00947F57" w14:paraId="2E3A6F64" w14:textId="2D57340B">
      <w:pPr>
        <w:pStyle w:val="ListParagraph"/>
        <w:numPr>
          <w:ilvl w:val="0"/>
          <w:numId w:val="88"/>
        </w:numPr>
        <w:rPr>
          <w:lang w:val="en-IN"/>
        </w:rPr>
      </w:pPr>
      <w:r w:rsidRPr="00947F57">
        <w:t>Redeem credits for Air Miles</w:t>
      </w:r>
      <w:ins w:author="Upadhyay , Shubham (SBICard)" w:date="2026-01-02T11:16:00Z" w:id="50">
        <w:r w:rsidR="00442E3F">
          <w:t xml:space="preserve"> </w:t>
        </w:r>
      </w:ins>
      <w:r w:rsidRPr="00947F57">
        <w:t>/</w:t>
      </w:r>
      <w:ins w:author="Upadhyay , Shubham (SBICard)" w:date="2026-01-02T11:16:00Z" w:id="51">
        <w:r w:rsidR="00442E3F">
          <w:t xml:space="preserve"> </w:t>
        </w:r>
      </w:ins>
      <w:r w:rsidRPr="00947F57">
        <w:t xml:space="preserve">Hotel Points </w:t>
      </w:r>
      <w:r>
        <w:t>(</w:t>
      </w:r>
      <w:r w:rsidRPr="00947F57">
        <w:t xml:space="preserve">1 Travel Credit = </w:t>
      </w:r>
      <w:r>
        <w:t>R</w:t>
      </w:r>
      <w:del w:author="Upadhyay , Shubham (SBICard)" w:date="2026-01-02T11:16:00Z" w:id="52">
        <w:r w:rsidDel="00442E3F">
          <w:delText>s</w:delText>
        </w:r>
      </w:del>
      <w:ins w:author="Upadhyay , Shubham (SBICard)" w:date="2026-01-02T11:16:00Z" w:id="53">
        <w:r w:rsidR="00442E3F">
          <w:t>e</w:t>
        </w:r>
      </w:ins>
      <w:r>
        <w:t xml:space="preserve">. </w:t>
      </w:r>
      <w:r w:rsidRPr="00947F57">
        <w:t>1</w:t>
      </w:r>
      <w:r>
        <w:t>)</w:t>
      </w:r>
    </w:p>
    <w:p w:rsidRPr="00947F57" w:rsidR="00947F57" w:rsidP="00947F57" w:rsidRDefault="00947F57" w14:paraId="457F24E8" w14:textId="4D35E1E9">
      <w:pPr>
        <w:pStyle w:val="ListParagraph"/>
        <w:numPr>
          <w:ilvl w:val="0"/>
          <w:numId w:val="88"/>
        </w:numPr>
        <w:rPr>
          <w:lang w:val="en-IN"/>
        </w:rPr>
      </w:pPr>
      <w:r w:rsidRPr="00947F57">
        <w:t xml:space="preserve">Redeem credits for Travel Bookings </w:t>
      </w:r>
      <w:r>
        <w:t>(</w:t>
      </w:r>
      <w:r w:rsidRPr="00947F57">
        <w:t xml:space="preserve">1 Travel Credit = </w:t>
      </w:r>
      <w:r>
        <w:t xml:space="preserve">Rs. </w:t>
      </w:r>
      <w:r w:rsidR="006657A1">
        <w:t>0.50</w:t>
      </w:r>
      <w:r>
        <w:t>)</w:t>
      </w:r>
    </w:p>
    <w:p w:rsidRPr="00B149BB" w:rsidR="00947F57" w:rsidP="00E61E30" w:rsidRDefault="00947F57" w14:paraId="1797F60A" w14:textId="21B908DB">
      <w:pPr>
        <w:pStyle w:val="ListParagraph"/>
        <w:numPr>
          <w:ilvl w:val="0"/>
          <w:numId w:val="88"/>
        </w:numPr>
        <w:rPr>
          <w:lang w:val="en-IN"/>
        </w:rPr>
      </w:pPr>
      <w:r w:rsidRPr="00947F57">
        <w:t xml:space="preserve">Redeem credits for </w:t>
      </w:r>
      <w:r w:rsidRPr="00947F57" w:rsidR="006657A1">
        <w:t>Shop &amp; Smile Catalogue</w:t>
      </w:r>
      <w:r w:rsidRPr="00947F57">
        <w:t xml:space="preserve"> </w:t>
      </w:r>
      <w:r>
        <w:t>(</w:t>
      </w:r>
      <w:r w:rsidRPr="00947F57">
        <w:t xml:space="preserve">1 Travel Credit = </w:t>
      </w:r>
      <w:r>
        <w:t xml:space="preserve">Rs. </w:t>
      </w:r>
      <w:r w:rsidR="006657A1">
        <w:t>0.25</w:t>
      </w:r>
      <w:r>
        <w:t>)</w:t>
      </w:r>
    </w:p>
    <w:p w:rsidR="00B149BB" w:rsidP="00A653DF" w:rsidRDefault="00B149BB" w14:paraId="729F5B71" w14:textId="42814E6C">
      <w:pPr>
        <w:pStyle w:val="ListParagraph"/>
        <w:numPr>
          <w:ilvl w:val="0"/>
          <w:numId w:val="88"/>
        </w:numPr>
        <w:rPr>
          <w:ins w:author="Namita Salgiya" w:date="2026-01-02T18:38:00Z" w:id="54"/>
          <w:lang w:val="en-IN" w:eastAsia="en-IN"/>
        </w:rPr>
      </w:pPr>
      <w:r w:rsidRPr="00B149BB">
        <w:rPr>
          <w:lang w:val="en-IN" w:eastAsia="en-IN"/>
        </w:rPr>
        <w:t xml:space="preserve">Travel </w:t>
      </w:r>
      <w:r w:rsidRPr="00B149BB" w:rsidR="00442E3F">
        <w:rPr>
          <w:lang w:val="en-IN" w:eastAsia="en-IN"/>
        </w:rPr>
        <w:t xml:space="preserve">Credits </w:t>
      </w:r>
      <w:r w:rsidRPr="00B149BB" w:rsidR="00A653DF">
        <w:rPr>
          <w:lang w:val="en-IN" w:eastAsia="en-IN"/>
        </w:rPr>
        <w:t xml:space="preserve">accrual </w:t>
      </w:r>
      <w:r w:rsidRPr="00B149BB">
        <w:rPr>
          <w:lang w:val="en-IN" w:eastAsia="en-IN"/>
        </w:rPr>
        <w:t>exclusion on Fuel, EMI, Wallet Upload, Property Rental, Utilities and Insurance categories</w:t>
      </w:r>
    </w:p>
    <w:p w:rsidRPr="00C71606" w:rsidR="00C71606" w:rsidP="00C71606" w:rsidRDefault="00C71606" w14:paraId="2F75E358" w14:textId="4EE2A49C">
      <w:pPr>
        <w:pStyle w:val="ListParagraph"/>
        <w:numPr>
          <w:ilvl w:val="0"/>
          <w:numId w:val="88"/>
        </w:numPr>
        <w:rPr>
          <w:rPrChange w:author="Namita Salgiya" w:date="2026-01-02T18:38:00Z" w:id="55">
            <w:rPr>
              <w:lang w:val="en-IN" w:eastAsia="en-IN"/>
            </w:rPr>
          </w:rPrChange>
        </w:rPr>
      </w:pPr>
      <w:ins w:author="Namita Salgiya" w:date="2026-01-02T18:38:00Z" w:id="56">
        <w:r w:rsidRPr="00C71606">
          <w:rPr>
            <w:rPrChange w:author="Namita Salgiya" w:date="2026-01-02T18:38:00Z" w:id="57">
              <w:rPr>
                <w:rFonts w:ascii="Arial" w:hAnsi="Arial" w:cs="Arial"/>
                <w:color w:val="333333"/>
                <w:sz w:val="20"/>
                <w:szCs w:val="20"/>
              </w:rPr>
            </w:rPrChange>
          </w:rPr>
          <w:fldChar w:fldCharType="begin"/>
        </w:r>
        <w:r w:rsidRPr="00C71606">
          <w:rPr>
            <w:rPrChange w:author="Namita Salgiya" w:date="2026-01-02T18:38:00Z" w:id="58">
              <w:rPr>
                <w:rFonts w:ascii="Arial" w:hAnsi="Arial" w:cs="Arial"/>
                <w:color w:val="333333"/>
                <w:sz w:val="20"/>
                <w:szCs w:val="20"/>
              </w:rPr>
            </w:rPrChange>
          </w:rPr>
          <w:instrText>HYPERLINK "https://www.sbicard.com/sbi-card-en/assets/docs/pdf/tnc/rewards-program-TnC-miles.pdf" \t "_blank"</w:instrText>
        </w:r>
        <w:r w:rsidRPr="00C71606">
          <w:rPr>
            <w:rPrChange w:author="Namita Salgiya" w:date="2026-01-02T18:38:00Z" w:id="59">
              <w:rPr>
                <w:rFonts w:ascii="Arial" w:hAnsi="Arial" w:cs="Arial"/>
                <w:color w:val="333333"/>
                <w:sz w:val="20"/>
                <w:szCs w:val="20"/>
              </w:rPr>
            </w:rPrChange>
          </w:rPr>
          <w:fldChar w:fldCharType="separate"/>
        </w:r>
        <w:r w:rsidRPr="00C71606">
          <w:rPr>
            <w:rStyle w:val="Hyperlink"/>
            <w:rPrChange w:author="Namita Salgiya" w:date="2026-01-02T18:38:00Z" w:id="60">
              <w:rPr>
                <w:rStyle w:val="Hyperlink"/>
                <w:rFonts w:ascii="Arial" w:hAnsi="Arial" w:cs="Arial"/>
                <w:color w:val="0095D9"/>
                <w:sz w:val="20"/>
                <w:szCs w:val="20"/>
              </w:rPr>
            </w:rPrChange>
          </w:rPr>
          <w:t xml:space="preserve">Click </w:t>
        </w:r>
        <w:r>
          <w:rPr>
            <w:rStyle w:val="Hyperlink"/>
          </w:rPr>
          <w:t>h</w:t>
        </w:r>
        <w:r w:rsidRPr="00C71606">
          <w:rPr>
            <w:rStyle w:val="Hyperlink"/>
            <w:rPrChange w:author="Namita Salgiya" w:date="2026-01-02T18:38:00Z" w:id="61">
              <w:rPr>
                <w:rStyle w:val="Hyperlink"/>
                <w:rFonts w:ascii="Arial" w:hAnsi="Arial" w:cs="Arial"/>
                <w:color w:val="0095D9"/>
                <w:sz w:val="20"/>
                <w:szCs w:val="20"/>
              </w:rPr>
            </w:rPrChange>
          </w:rPr>
          <w:t>ere</w:t>
        </w:r>
        <w:r w:rsidRPr="00C71606">
          <w:rPr>
            <w:rPrChange w:author="Namita Salgiya" w:date="2026-01-02T18:38:00Z" w:id="62">
              <w:rPr>
                <w:rFonts w:ascii="Arial" w:hAnsi="Arial" w:cs="Arial"/>
                <w:color w:val="333333"/>
                <w:sz w:val="20"/>
                <w:szCs w:val="20"/>
              </w:rPr>
            </w:rPrChange>
          </w:rPr>
          <w:fldChar w:fldCharType="end"/>
        </w:r>
        <w:r>
          <w:t xml:space="preserve"> </w:t>
        </w:r>
        <w:r w:rsidRPr="00C71606">
          <w:rPr>
            <w:rPrChange w:author="Namita Salgiya" w:date="2026-01-02T18:38:00Z" w:id="63">
              <w:rPr>
                <w:rFonts w:ascii="Arial" w:hAnsi="Arial" w:cs="Arial"/>
                <w:color w:val="333333"/>
                <w:sz w:val="20"/>
                <w:szCs w:val="20"/>
              </w:rPr>
            </w:rPrChange>
          </w:rPr>
          <w:t>to view the list of Travel Partners and T&amp;Cs</w:t>
        </w:r>
      </w:ins>
    </w:p>
    <w:p w:rsidRPr="006657A1" w:rsidR="006657A1" w:rsidP="0AEB869D" w:rsidRDefault="006657A1" w14:paraId="20F6C685" w14:textId="44C0662E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0AEB869D" w:rsidR="006657A1">
        <w:rPr>
          <w:b w:val="1"/>
          <w:bCs w:val="1"/>
          <w:lang w:val="en-IN"/>
        </w:rPr>
        <w:t>Milestone Benefits</w:t>
      </w:r>
      <w:ins w:author="Upadhyay , Shubham (SBICard)" w:date="2026-01-14T14:38:00Z" w16du:dateUtc="2026-01-14T14:38:00Z" w:id="269534422">
        <w:r w:rsidRPr="0AEB869D" w:rsidR="006E3F6B">
          <w:rPr>
            <w:b w:val="1"/>
            <w:bCs w:val="1"/>
            <w:lang w:val="en-IN"/>
          </w:rPr>
          <w:t xml:space="preserve"> </w:t>
        </w:r>
      </w:ins>
    </w:p>
    <w:p w:rsidRPr="006657A1" w:rsidR="006657A1" w:rsidP="006657A1" w:rsidRDefault="006657A1" w14:paraId="1031897D" w14:textId="3274A8FB">
      <w:pPr>
        <w:pStyle w:val="ListParagraph"/>
        <w:numPr>
          <w:ilvl w:val="0"/>
          <w:numId w:val="93"/>
        </w:numPr>
        <w:rPr>
          <w:lang w:val="en-IN"/>
        </w:rPr>
      </w:pPr>
      <w:r w:rsidRPr="006657A1">
        <w:rPr>
          <w:lang w:val="en-IN"/>
        </w:rPr>
        <w:t xml:space="preserve">5,000 </w:t>
      </w:r>
      <w:r w:rsidRPr="006657A1" w:rsidR="00442E3F">
        <w:rPr>
          <w:lang w:val="en-IN"/>
        </w:rPr>
        <w:t xml:space="preserve">Bonus Travel Credits </w:t>
      </w:r>
      <w:r w:rsidRPr="006657A1">
        <w:t>on annual spends</w:t>
      </w:r>
      <w:r>
        <w:t xml:space="preserve"> </w:t>
      </w:r>
      <w:r w:rsidRPr="006657A1">
        <w:rPr>
          <w:lang w:val="en-IN"/>
        </w:rPr>
        <w:t xml:space="preserve">of </w:t>
      </w:r>
      <w:r w:rsidRPr="006657A1">
        <w:t xml:space="preserve">Rs. </w:t>
      </w:r>
      <w:r w:rsidRPr="006657A1">
        <w:rPr>
          <w:lang w:val="en-IN"/>
        </w:rPr>
        <w:t xml:space="preserve">5 </w:t>
      </w:r>
      <w:r w:rsidRPr="006657A1" w:rsidR="006F6BAC">
        <w:rPr>
          <w:lang w:val="en-IN"/>
        </w:rPr>
        <w:t>lakh</w:t>
      </w:r>
      <w:ins w:author="Upadhyay , Shubham (SBICard)" w:date="2026-01-02T11:21:00Z" w:id="66">
        <w:r w:rsidR="006F6BAC">
          <w:rPr>
            <w:lang w:val="en-IN"/>
          </w:rPr>
          <w:t>s</w:t>
        </w:r>
      </w:ins>
    </w:p>
    <w:p w:rsidRPr="006657A1" w:rsidR="006657A1" w:rsidP="006657A1" w:rsidRDefault="006657A1" w14:paraId="3570F400" w14:textId="12E2500B">
      <w:pPr>
        <w:pStyle w:val="ListParagraph"/>
        <w:numPr>
          <w:ilvl w:val="0"/>
          <w:numId w:val="93"/>
        </w:numPr>
        <w:rPr>
          <w:lang w:val="en-IN"/>
        </w:rPr>
      </w:pPr>
      <w:r w:rsidRPr="006657A1">
        <w:t xml:space="preserve">Earn 1 additional </w:t>
      </w:r>
      <w:r w:rsidRPr="006657A1" w:rsidR="006E3F6B">
        <w:t xml:space="preserve">Domestic Airport Lounge </w:t>
      </w:r>
      <w:r w:rsidRPr="006657A1">
        <w:t xml:space="preserve">visit for every </w:t>
      </w:r>
      <w:r>
        <w:t xml:space="preserve">Rs. </w:t>
      </w:r>
      <w:r w:rsidRPr="006657A1">
        <w:t xml:space="preserve">1 lakh </w:t>
      </w:r>
      <w:r>
        <w:t>spent</w:t>
      </w:r>
      <w:r w:rsidRPr="006657A1">
        <w:t>, over and above complimentary visits.</w:t>
      </w:r>
    </w:p>
    <w:p w:rsidRPr="006657A1" w:rsidR="006657A1" w:rsidP="006657A1" w:rsidRDefault="006657A1" w14:paraId="2636C89B" w14:textId="5024AA39">
      <w:pPr>
        <w:pStyle w:val="ListParagraph"/>
        <w:numPr>
          <w:ilvl w:val="0"/>
          <w:numId w:val="93"/>
        </w:numPr>
        <w:rPr>
          <w:lang w:val="en-IN"/>
        </w:rPr>
      </w:pPr>
      <w:r w:rsidRPr="006657A1">
        <w:t xml:space="preserve">Additional lounge visits capped at </w:t>
      </w:r>
      <w:ins w:author="Wasi, Raiyan (SBICard)" w:date="2025-12-30T15:32:00Z" w:id="67">
        <w:r w:rsidR="00E47C6A">
          <w:t>8</w:t>
        </w:r>
      </w:ins>
      <w:del w:author="Wasi, Raiyan (SBICard)" w:date="2025-12-30T15:32:00Z" w:id="68">
        <w:r w:rsidRPr="006657A1" w:rsidDel="00E47C6A">
          <w:delText>4</w:delText>
        </w:r>
      </w:del>
      <w:r w:rsidRPr="006657A1">
        <w:t xml:space="preserve"> per membership year.</w:t>
      </w:r>
    </w:p>
    <w:p w:rsidRPr="006657A1" w:rsidR="006657A1" w:rsidP="006657A1" w:rsidRDefault="006657A1" w14:paraId="4A98B787" w14:textId="6455E229">
      <w:pPr>
        <w:pStyle w:val="ListParagraph"/>
        <w:numPr>
          <w:ilvl w:val="0"/>
          <w:numId w:val="93"/>
        </w:numPr>
        <w:rPr>
          <w:lang w:val="en-IN"/>
        </w:rPr>
      </w:pPr>
      <w:r w:rsidRPr="006657A1">
        <w:t xml:space="preserve">Annual </w:t>
      </w:r>
      <w:r w:rsidRPr="006657A1" w:rsidR="006E3F6B">
        <w:t xml:space="preserve">Fee </w:t>
      </w:r>
      <w:r w:rsidRPr="006657A1">
        <w:t xml:space="preserve">reversed on spends of </w:t>
      </w:r>
      <w:r>
        <w:t xml:space="preserve">Rs. </w:t>
      </w:r>
      <w:r w:rsidRPr="006657A1">
        <w:t>6 lakh</w:t>
      </w:r>
      <w:ins w:author="Upadhyay , Shubham (SBICard)" w:date="2026-01-02T11:27:00Z" w:id="69">
        <w:r w:rsidR="00826C1D">
          <w:t>s</w:t>
        </w:r>
      </w:ins>
      <w:r w:rsidRPr="006657A1">
        <w:t xml:space="preserve"> in a membership year.</w:t>
      </w:r>
    </w:p>
    <w:p w:rsidRPr="006657A1" w:rsidR="006657A1" w:rsidP="0AEB869D" w:rsidRDefault="006657A1" w14:paraId="1C608784" w14:textId="23B7A841">
      <w:pPr>
        <w:rPr>
          <w:rFonts w:ascii="Calibri" w:hAnsi="Calibri" w:eastAsia="Calibri" w:cs="Calibri"/>
          <w:color w:val="0078D4"/>
          <w:sz w:val="12"/>
          <w:szCs w:val="12"/>
          <w:lang w:val="en-IN"/>
        </w:rPr>
      </w:pPr>
      <w:r w:rsidRPr="0AEB869D" w:rsidR="006657A1">
        <w:rPr>
          <w:b w:val="1"/>
          <w:bCs w:val="1"/>
          <w:lang w:val="en-IN"/>
        </w:rPr>
        <w:t xml:space="preserve">International Travel </w:t>
      </w:r>
      <w:r w:rsidRPr="0AEB869D" w:rsidR="006657A1">
        <w:rPr>
          <w:b w:val="1"/>
          <w:bCs w:val="1"/>
          <w:lang w:val="en-IN"/>
        </w:rPr>
        <w:t>Privileges</w:t>
      </w:r>
    </w:p>
    <w:p w:rsidR="006657A1" w:rsidP="006657A1" w:rsidRDefault="006657A1" w14:paraId="15D40AD0" w14:textId="77777777">
      <w:pPr>
        <w:pStyle w:val="ListParagraph"/>
        <w:numPr>
          <w:ilvl w:val="0"/>
          <w:numId w:val="96"/>
        </w:numPr>
        <w:rPr>
          <w:lang w:val="en-IN"/>
        </w:rPr>
      </w:pPr>
      <w:r>
        <w:rPr>
          <w:lang w:val="en-IN"/>
        </w:rPr>
        <w:t>C</w:t>
      </w:r>
      <w:r w:rsidRPr="006657A1">
        <w:rPr>
          <w:lang w:val="en-IN"/>
        </w:rPr>
        <w:t>omplimentary Priority Pass Membership worth $99</w:t>
      </w:r>
    </w:p>
    <w:p w:rsidRPr="006657A1" w:rsidR="006657A1" w:rsidP="006657A1" w:rsidRDefault="006657A1" w14:paraId="3E3B8920" w14:textId="3AD31312">
      <w:pPr>
        <w:pStyle w:val="ListParagraph"/>
        <w:numPr>
          <w:ilvl w:val="0"/>
          <w:numId w:val="96"/>
        </w:numPr>
        <w:rPr>
          <w:lang w:val="en-IN"/>
        </w:rPr>
      </w:pPr>
      <w:r>
        <w:rPr>
          <w:lang w:val="en-IN"/>
        </w:rPr>
        <w:t>A</w:t>
      </w:r>
      <w:r w:rsidRPr="006657A1">
        <w:rPr>
          <w:lang w:val="en-IN"/>
        </w:rPr>
        <w:t>ccess to 1</w:t>
      </w:r>
      <w:ins w:author="Upadhyay , Shubham (SBICard)" w:date="2026-01-02T11:27:00Z" w:id="71">
        <w:r w:rsidR="00826C1D">
          <w:rPr>
            <w:lang w:val="en-IN"/>
          </w:rPr>
          <w:t>,</w:t>
        </w:r>
      </w:ins>
      <w:r w:rsidRPr="006657A1">
        <w:rPr>
          <w:lang w:val="en-IN"/>
        </w:rPr>
        <w:t>000+ international airport lounges worldwide</w:t>
      </w:r>
    </w:p>
    <w:p w:rsidR="006657A1" w:rsidP="006657A1" w:rsidRDefault="006657A1" w14:paraId="35D5A418" w14:textId="77777777">
      <w:pPr>
        <w:pStyle w:val="ListParagraph"/>
        <w:numPr>
          <w:ilvl w:val="0"/>
          <w:numId w:val="96"/>
        </w:numPr>
        <w:rPr>
          <w:lang w:val="en-IN" w:eastAsia="en-IN"/>
        </w:rPr>
      </w:pPr>
      <w:r w:rsidRPr="006657A1">
        <w:rPr>
          <w:lang w:val="en-IN" w:eastAsia="en-IN"/>
        </w:rPr>
        <w:t>Priority Pass Program is complimentary for the first 2 years</w:t>
      </w:r>
    </w:p>
    <w:p w:rsidRPr="00C71606" w:rsidR="006657A1" w:rsidP="00C71606" w:rsidRDefault="006657A1" w14:paraId="167676CD" w14:textId="337EAED6">
      <w:pPr>
        <w:pStyle w:val="ListParagraph"/>
        <w:numPr>
          <w:ilvl w:val="0"/>
          <w:numId w:val="96"/>
        </w:numPr>
        <w:rPr>
          <w:ins w:author="Namita Salgiya" w:date="2026-01-02T18:39:00Z" w:id="72"/>
        </w:rPr>
      </w:pPr>
      <w:r w:rsidRPr="0042325B">
        <w:t xml:space="preserve">Post complimentary visits, </w:t>
      </w:r>
      <w:r>
        <w:t xml:space="preserve">a usage fee of </w:t>
      </w:r>
      <w:r w:rsidRPr="0042325B">
        <w:t xml:space="preserve">$27 + applicable taxes will be charged per Priority </w:t>
      </w:r>
      <w:r w:rsidRPr="00C71606">
        <w:t>Pass lounge visit.</w:t>
      </w:r>
    </w:p>
    <w:p w:rsidR="00C71606" w:rsidP="00C71606" w:rsidRDefault="00C71606" w14:paraId="08D47D17" w14:textId="63D101A5">
      <w:pPr>
        <w:pStyle w:val="ListParagraph"/>
        <w:numPr>
          <w:ilvl w:val="0"/>
          <w:numId w:val="96"/>
        </w:numPr>
      </w:pPr>
      <w:ins w:author="Namita Salgiya" w:date="2026-01-02T18:39:00Z" w:id="73">
        <w:r w:rsidRPr="00C71606">
          <w:rPr>
            <w:rPrChange w:author="Namita Salgiya" w:date="2026-01-02T18:39:00Z" w:id="74">
              <w:rPr>
                <w:rFonts w:ascii="Arial" w:hAnsi="Arial" w:cs="Arial"/>
                <w:color w:val="333333"/>
                <w:sz w:val="20"/>
                <w:szCs w:val="20"/>
              </w:rPr>
            </w:rPrChange>
          </w:rPr>
          <w:t>For the complete list of applicable lounges,</w:t>
        </w:r>
        <w:r>
          <w:t xml:space="preserve"> </w:t>
        </w:r>
        <w:r w:rsidRPr="00C71606">
          <w:rPr>
            <w:rPrChange w:author="Namita Salgiya" w:date="2026-01-02T18:39:00Z" w:id="75">
              <w:rPr>
                <w:rFonts w:ascii="Arial" w:hAnsi="Arial" w:cs="Arial"/>
                <w:color w:val="333333"/>
                <w:sz w:val="20"/>
                <w:szCs w:val="20"/>
              </w:rPr>
            </w:rPrChange>
          </w:rPr>
          <w:fldChar w:fldCharType="begin"/>
        </w:r>
        <w:r w:rsidRPr="00C71606">
          <w:rPr>
            <w:rPrChange w:author="Namita Salgiya" w:date="2026-01-02T18:39:00Z" w:id="76">
              <w:rPr>
                <w:rFonts w:ascii="Arial" w:hAnsi="Arial" w:cs="Arial"/>
                <w:color w:val="333333"/>
                <w:sz w:val="20"/>
                <w:szCs w:val="20"/>
              </w:rPr>
            </w:rPrChange>
          </w:rPr>
          <w:instrText>HYPERLINK "https://www.prioritypass.com/" \t "_blank"</w:instrText>
        </w:r>
        <w:r w:rsidRPr="00C71606">
          <w:rPr>
            <w:rPrChange w:author="Namita Salgiya" w:date="2026-01-02T18:39:00Z" w:id="77">
              <w:rPr>
                <w:rFonts w:ascii="Arial" w:hAnsi="Arial" w:cs="Arial"/>
                <w:color w:val="333333"/>
                <w:sz w:val="20"/>
                <w:szCs w:val="20"/>
              </w:rPr>
            </w:rPrChange>
          </w:rPr>
          <w:fldChar w:fldCharType="separate"/>
        </w:r>
        <w:r w:rsidRPr="00C71606">
          <w:rPr>
            <w:rStyle w:val="Hyperlink"/>
            <w:rPrChange w:author="Namita Salgiya" w:date="2026-01-02T18:39:00Z" w:id="78">
              <w:rPr>
                <w:rStyle w:val="Hyperlink"/>
                <w:rFonts w:ascii="Arial" w:hAnsi="Arial" w:cs="Arial"/>
                <w:color w:val="0095D9"/>
                <w:sz w:val="20"/>
                <w:szCs w:val="20"/>
              </w:rPr>
            </w:rPrChange>
          </w:rPr>
          <w:t>click here</w:t>
        </w:r>
        <w:r w:rsidRPr="00C71606">
          <w:rPr>
            <w:rPrChange w:author="Namita Salgiya" w:date="2026-01-02T18:39:00Z" w:id="79">
              <w:rPr>
                <w:rFonts w:ascii="Arial" w:hAnsi="Arial" w:cs="Arial"/>
                <w:color w:val="333333"/>
                <w:sz w:val="20"/>
                <w:szCs w:val="20"/>
              </w:rPr>
            </w:rPrChange>
          </w:rPr>
          <w:fldChar w:fldCharType="end"/>
        </w:r>
      </w:ins>
    </w:p>
    <w:p w:rsidRPr="002C53AE" w:rsidR="002C53AE" w:rsidP="0AEB869D" w:rsidRDefault="002C53AE" w14:paraId="291C224A" w14:textId="27DDC9CD">
      <w:pPr>
        <w:rPr>
          <w:rFonts w:ascii="Calibri" w:hAnsi="Calibri" w:eastAsia="Calibri" w:cs="Calibri"/>
          <w:color w:val="0078D4"/>
          <w:sz w:val="12"/>
          <w:szCs w:val="12"/>
          <w:lang w:val="en-IN"/>
        </w:rPr>
      </w:pPr>
      <w:r w:rsidRPr="0AEB869D" w:rsidR="002C53AE">
        <w:rPr>
          <w:b w:val="1"/>
          <w:bCs w:val="1"/>
          <w:lang w:val="en-IN"/>
        </w:rPr>
        <w:t>Domestic</w:t>
      </w:r>
      <w:r w:rsidRPr="0AEB869D" w:rsidR="002C53AE">
        <w:rPr>
          <w:b w:val="1"/>
          <w:bCs w:val="1"/>
          <w:lang w:val="en-IN"/>
        </w:rPr>
        <w:t xml:space="preserve"> Travel Privileges</w:t>
      </w:r>
      <w:ins w:author="Upadhyay , Shubham (SBICard)" w:date="2026-01-14T14:39:00Z" w16du:dateUtc="2026-01-14T14:39:00Z" w:id="138018323">
        <w:r w:rsidRPr="0AEB869D" w:rsidR="006E3F6B">
          <w:rPr>
            <w:b w:val="1"/>
            <w:bCs w:val="1"/>
            <w:lang w:val="en-IN"/>
          </w:rPr>
          <w:t xml:space="preserve"> </w:t>
        </w:r>
      </w:ins>
    </w:p>
    <w:p w:rsidRPr="00C71606" w:rsidR="002C53AE" w:rsidP="002C53AE" w:rsidRDefault="002C53AE" w14:paraId="53D190BA" w14:textId="739B6804">
      <w:pPr>
        <w:pStyle w:val="ListParagraph"/>
        <w:numPr>
          <w:ilvl w:val="0"/>
          <w:numId w:val="23"/>
        </w:numPr>
        <w:rPr>
          <w:ins w:author="Namita Salgiya" w:date="2026-01-02T18:39:00Z" w:id="82"/>
          <w:lang w:val="en-IN"/>
          <w:rPrChange w:author="Namita Salgiya" w:date="2026-01-02T18:39:00Z" w:id="83">
            <w:rPr>
              <w:ins w:author="Namita Salgiya" w:date="2026-01-02T18:39:00Z" w:id="84"/>
            </w:rPr>
          </w:rPrChange>
        </w:rPr>
      </w:pPr>
      <w:r>
        <w:rPr>
          <w:lang w:val="en-IN"/>
        </w:rPr>
        <w:t>4</w:t>
      </w:r>
      <w:r w:rsidRPr="00D34CF6">
        <w:rPr>
          <w:lang w:val="en-IN"/>
        </w:rPr>
        <w:t xml:space="preserve"> complimentary </w:t>
      </w:r>
      <w:r w:rsidRPr="00D34CF6" w:rsidR="00483E61">
        <w:rPr>
          <w:lang w:val="en-IN"/>
        </w:rPr>
        <w:t xml:space="preserve">Domestic Airport Lounge </w:t>
      </w:r>
      <w:r w:rsidRPr="00D34CF6">
        <w:rPr>
          <w:lang w:val="en-IN"/>
        </w:rPr>
        <w:t xml:space="preserve">visits every </w:t>
      </w:r>
      <w:r w:rsidRPr="004A5805">
        <w:rPr>
          <w:lang w:val="en-IN"/>
        </w:rPr>
        <w:t>quarter</w:t>
      </w:r>
      <w:r>
        <w:rPr>
          <w:lang w:val="en-IN"/>
        </w:rPr>
        <w:t xml:space="preserve"> </w:t>
      </w:r>
      <w:r w:rsidRPr="002C53AE">
        <w:t>(max. 2 visits per quarter)</w:t>
      </w:r>
    </w:p>
    <w:p w:rsidRPr="00C71606" w:rsidR="00C71606" w:rsidP="00C71606" w:rsidRDefault="00C71606" w14:paraId="752B6311" w14:textId="71328D33">
      <w:pPr>
        <w:pStyle w:val="ListParagraph"/>
        <w:numPr>
          <w:ilvl w:val="0"/>
          <w:numId w:val="23"/>
        </w:numPr>
        <w:rPr>
          <w:rPrChange w:author="Namita Salgiya" w:date="2026-01-02T18:39:00Z" w:id="85">
            <w:rPr>
              <w:lang w:val="en-IN"/>
            </w:rPr>
          </w:rPrChange>
        </w:rPr>
      </w:pPr>
      <w:ins w:author="Namita Salgiya" w:date="2026-01-02T18:39:00Z" w:id="86">
        <w:r w:rsidRPr="00C71606">
          <w:rPr>
            <w:rPrChange w:author="Namita Salgiya" w:date="2026-01-02T18:39:00Z" w:id="87">
              <w:rPr>
                <w:rFonts w:ascii="Arial" w:hAnsi="Arial" w:cs="Arial"/>
                <w:color w:val="333333"/>
                <w:sz w:val="20"/>
                <w:szCs w:val="20"/>
              </w:rPr>
            </w:rPrChange>
          </w:rPr>
          <w:t xml:space="preserve">To view </w:t>
        </w:r>
      </w:ins>
      <w:r w:rsidR="00CA2451">
        <w:fldChar w:fldCharType="begin"/>
      </w:r>
      <w:r w:rsidR="00CA2451">
        <w:instrText xml:space="preserve"> HYPERLINK "https://specials.priceless.com/mastercard/images/05c74b3e-7c36-477c-8665-8d62e4aa62cf.pdf" </w:instrText>
      </w:r>
      <w:r w:rsidR="00CA2451">
        <w:fldChar w:fldCharType="separate"/>
      </w:r>
      <w:ins w:author="Namita Salgiya" w:date="2026-01-02T18:39:00Z" w:id="88">
        <w:r w:rsidRPr="00CA2451">
          <w:rPr>
            <w:rStyle w:val="Hyperlink"/>
            <w:rPrChange w:author="Namita Salgiya" w:date="2026-01-02T18:39:00Z" w:id="89">
              <w:rPr>
                <w:rFonts w:ascii="Arial" w:hAnsi="Arial" w:cs="Arial"/>
                <w:color w:val="333333"/>
                <w:sz w:val="20"/>
                <w:szCs w:val="20"/>
              </w:rPr>
            </w:rPrChange>
          </w:rPr>
          <w:t>the</w:t>
        </w:r>
      </w:ins>
      <w:r w:rsidR="00CA2451">
        <w:fldChar w:fldCharType="end"/>
      </w:r>
      <w:ins w:author="Namita Salgiya" w:date="2026-01-02T18:39:00Z" w:id="90">
        <w:r w:rsidRPr="00C71606">
          <w:rPr>
            <w:rPrChange w:author="Namita Salgiya" w:date="2026-01-02T18:39:00Z" w:id="91">
              <w:rPr>
                <w:rFonts w:ascii="Arial" w:hAnsi="Arial" w:cs="Arial"/>
                <w:color w:val="333333"/>
                <w:sz w:val="20"/>
                <w:szCs w:val="20"/>
              </w:rPr>
            </w:rPrChange>
          </w:rPr>
          <w:t xml:space="preserve"> list of applicable lounges, </w:t>
        </w:r>
        <w:r w:rsidRPr="00C71606">
          <w:t>visit</w:t>
        </w:r>
        <w:r>
          <w:t xml:space="preserve"> </w:t>
        </w:r>
        <w:r w:rsidRPr="00C71606">
          <w:rPr>
            <w:rPrChange w:author="Namita Salgiya" w:date="2026-01-02T18:39:00Z" w:id="92">
              <w:rPr>
                <w:rFonts w:ascii="Arial" w:hAnsi="Arial" w:cs="Arial"/>
                <w:color w:val="333333"/>
                <w:sz w:val="20"/>
                <w:szCs w:val="20"/>
              </w:rPr>
            </w:rPrChange>
          </w:rPr>
          <w:fldChar w:fldCharType="begin"/>
        </w:r>
        <w:r w:rsidRPr="00C71606">
          <w:rPr>
            <w:rPrChange w:author="Namita Salgiya" w:date="2026-01-02T18:39:00Z" w:id="93">
              <w:rPr>
                <w:rFonts w:ascii="Arial" w:hAnsi="Arial" w:cs="Arial"/>
                <w:color w:val="333333"/>
                <w:sz w:val="20"/>
                <w:szCs w:val="20"/>
              </w:rPr>
            </w:rPrChange>
          </w:rPr>
          <w:instrText>HYPERLINK "https://specials.priceless.com/mastercard/images/05c74b3e-7c36-477c-8665-8d62e4aa62cf.pdf" \t "_blank"</w:instrText>
        </w:r>
        <w:r w:rsidRPr="00C71606">
          <w:rPr>
            <w:rPrChange w:author="Namita Salgiya" w:date="2026-01-02T18:39:00Z" w:id="94">
              <w:rPr>
                <w:rFonts w:ascii="Arial" w:hAnsi="Arial" w:cs="Arial"/>
                <w:color w:val="333333"/>
                <w:sz w:val="20"/>
                <w:szCs w:val="20"/>
              </w:rPr>
            </w:rPrChange>
          </w:rPr>
          <w:fldChar w:fldCharType="separate"/>
        </w:r>
        <w:r w:rsidRPr="00C71606">
          <w:rPr>
            <w:rStyle w:val="Hyperlink"/>
            <w:rPrChange w:author="Namita Salgiya" w:date="2026-01-02T18:39:00Z" w:id="95">
              <w:rPr>
                <w:rStyle w:val="Hyperlink"/>
                <w:rFonts w:ascii="Arial" w:hAnsi="Arial" w:cs="Arial"/>
                <w:color w:val="0095D9"/>
                <w:sz w:val="20"/>
                <w:szCs w:val="20"/>
              </w:rPr>
            </w:rPrChange>
          </w:rPr>
          <w:t>MasterCard</w:t>
        </w:r>
        <w:r w:rsidRPr="00C71606">
          <w:rPr>
            <w:rPrChange w:author="Namita Salgiya" w:date="2026-01-02T18:39:00Z" w:id="96">
              <w:rPr>
                <w:rFonts w:ascii="Arial" w:hAnsi="Arial" w:cs="Arial"/>
                <w:color w:val="333333"/>
                <w:sz w:val="20"/>
                <w:szCs w:val="20"/>
              </w:rPr>
            </w:rPrChange>
          </w:rPr>
          <w:fldChar w:fldCharType="end"/>
        </w:r>
        <w:r w:rsidRPr="00C71606">
          <w:rPr>
            <w:rPrChange w:author="Namita Salgiya" w:date="2026-01-02T18:39:00Z" w:id="97">
              <w:rPr>
                <w:rFonts w:ascii="Arial" w:hAnsi="Arial" w:cs="Arial"/>
                <w:color w:val="333333"/>
                <w:sz w:val="20"/>
                <w:szCs w:val="20"/>
              </w:rPr>
            </w:rPrChange>
          </w:rPr>
          <w:t>,</w:t>
        </w:r>
        <w:r>
          <w:t xml:space="preserve"> </w:t>
        </w:r>
        <w:r w:rsidRPr="00C71606">
          <w:rPr>
            <w:rPrChange w:author="Namita Salgiya" w:date="2026-01-02T18:39:00Z" w:id="98">
              <w:rPr>
                <w:rFonts w:ascii="Arial" w:hAnsi="Arial" w:cs="Arial"/>
                <w:color w:val="333333"/>
                <w:sz w:val="20"/>
                <w:szCs w:val="20"/>
              </w:rPr>
            </w:rPrChange>
          </w:rPr>
          <w:fldChar w:fldCharType="begin"/>
        </w:r>
        <w:r w:rsidRPr="00C71606">
          <w:rPr>
            <w:rPrChange w:author="Namita Salgiya" w:date="2026-01-02T18:39:00Z" w:id="99">
              <w:rPr>
                <w:rFonts w:ascii="Arial" w:hAnsi="Arial" w:cs="Arial"/>
                <w:color w:val="333333"/>
                <w:sz w:val="20"/>
                <w:szCs w:val="20"/>
              </w:rPr>
            </w:rPrChange>
          </w:rPr>
          <w:instrText>HYPERLINK "https://www.rupay.co.in/lounges" \t "_blank"</w:instrText>
        </w:r>
        <w:r w:rsidRPr="00C71606">
          <w:rPr>
            <w:rPrChange w:author="Namita Salgiya" w:date="2026-01-02T18:39:00Z" w:id="100">
              <w:rPr>
                <w:rFonts w:ascii="Arial" w:hAnsi="Arial" w:cs="Arial"/>
                <w:color w:val="333333"/>
                <w:sz w:val="20"/>
                <w:szCs w:val="20"/>
              </w:rPr>
            </w:rPrChange>
          </w:rPr>
          <w:fldChar w:fldCharType="separate"/>
        </w:r>
        <w:proofErr w:type="spellStart"/>
        <w:r w:rsidRPr="00C71606">
          <w:rPr>
            <w:rStyle w:val="Hyperlink"/>
            <w:rPrChange w:author="Namita Salgiya" w:date="2026-01-02T18:39:00Z" w:id="101">
              <w:rPr>
                <w:rStyle w:val="Hyperlink"/>
                <w:rFonts w:ascii="Arial" w:hAnsi="Arial" w:cs="Arial"/>
                <w:color w:val="0095D9"/>
                <w:sz w:val="20"/>
                <w:szCs w:val="20"/>
              </w:rPr>
            </w:rPrChange>
          </w:rPr>
          <w:t>Rupay</w:t>
        </w:r>
        <w:proofErr w:type="spellEnd"/>
        <w:r w:rsidRPr="00C71606">
          <w:rPr>
            <w:rPrChange w:author="Namita Salgiya" w:date="2026-01-02T18:39:00Z" w:id="102">
              <w:rPr>
                <w:rFonts w:ascii="Arial" w:hAnsi="Arial" w:cs="Arial"/>
                <w:color w:val="333333"/>
                <w:sz w:val="20"/>
                <w:szCs w:val="20"/>
              </w:rPr>
            </w:rPrChange>
          </w:rPr>
          <w:fldChar w:fldCharType="end"/>
        </w:r>
      </w:ins>
    </w:p>
    <w:p w:rsidRPr="007275A2" w:rsidR="002C53AE" w:rsidP="0AEB869D" w:rsidRDefault="002C53AE" w14:paraId="4FC88E98" w14:textId="23ECA22D">
      <w:pPr>
        <w:spacing w:before="240" w:after="0"/>
        <w:rPr>
          <w:rFonts w:ascii="Calibri" w:hAnsi="Calibri" w:eastAsia="Calibri" w:cs="Calibri"/>
          <w:color w:val="0078D4"/>
          <w:sz w:val="12"/>
          <w:szCs w:val="12"/>
          <w:lang w:val="en-IN"/>
        </w:rPr>
      </w:pPr>
      <w:r w:rsidRPr="0AEB869D" w:rsidR="002C53AE">
        <w:rPr>
          <w:b w:val="1"/>
          <w:bCs w:val="1"/>
          <w:lang w:val="en-IN"/>
        </w:rPr>
        <w:t>Low Forex Markup</w:t>
      </w:r>
      <w:ins w:author="Upadhyay , Shubham (SBICard)" w:date="2026-01-14T15:09:00Z" w16du:dateUtc="2026-01-14T15:09:00Z" w:id="1770395185">
        <w:r w:rsidRPr="0AEB869D" w:rsidR="00483E61">
          <w:rPr>
            <w:b w:val="1"/>
            <w:bCs w:val="1"/>
            <w:lang w:val="en-IN"/>
          </w:rPr>
          <w:t xml:space="preserve"> </w:t>
        </w:r>
      </w:ins>
    </w:p>
    <w:p w:rsidRPr="002C53AE" w:rsidR="002C53AE" w:rsidP="002C53AE" w:rsidRDefault="002C53AE" w14:paraId="15D4AC28" w14:textId="74762038">
      <w:pPr>
        <w:numPr>
          <w:ilvl w:val="0"/>
          <w:numId w:val="12"/>
        </w:numPr>
        <w:spacing w:after="0"/>
        <w:rPr>
          <w:lang w:val="en-IN"/>
        </w:rPr>
      </w:pPr>
      <w:r>
        <w:rPr>
          <w:lang w:val="en-IN"/>
        </w:rPr>
        <w:t>L</w:t>
      </w:r>
      <w:r w:rsidRPr="007275A2">
        <w:rPr>
          <w:lang w:val="en-IN"/>
        </w:rPr>
        <w:t xml:space="preserve">ow foreign currency mark-up charge of </w:t>
      </w:r>
      <w:r>
        <w:rPr>
          <w:lang w:val="en-IN"/>
        </w:rPr>
        <w:t>3</w:t>
      </w:r>
      <w:r w:rsidRPr="007275A2">
        <w:rPr>
          <w:lang w:val="en-IN"/>
        </w:rPr>
        <w:t>% on international usage</w:t>
      </w:r>
    </w:p>
    <w:p w:rsidR="00DC2CA4" w:rsidP="00DC2CA4" w:rsidRDefault="00CA2451" w14:paraId="1346349D" w14:textId="77777777">
      <w:pPr>
        <w:jc w:val="center"/>
        <w:rPr>
          <w:ins w:author="Namita Salgiya" w:date="2026-01-02T18:40:00Z" w:id="105"/>
          <w:b/>
          <w:bCs/>
          <w:u w:val="single"/>
          <w:lang w:val="en-IN"/>
        </w:rPr>
      </w:pPr>
      <w:hyperlink w:history="1" r:id="rId16">
        <w:r w:rsidRPr="002D38D6" w:rsidR="00E56665">
          <w:rPr>
            <w:rStyle w:val="Hyperlink"/>
            <w:b/>
            <w:bCs/>
            <w:lang w:val="en-IN"/>
          </w:rPr>
          <w:br/>
        </w:r>
      </w:hyperlink>
      <w:ins w:author="Namita Salgiya" w:date="2026-01-02T18:40:00Z" w:id="106">
        <w:r w:rsidRPr="00AD11D6" w:rsidR="00DC2CA4">
          <w:rPr>
            <w:b/>
            <w:bCs/>
            <w:i/>
            <w:iCs/>
            <w:u w:val="single"/>
            <w:lang w:val="en-IN"/>
          </w:rPr>
          <w:t>Explore</w:t>
        </w:r>
        <w:r w:rsidRPr="00166BEB" w:rsidR="00DC2CA4">
          <w:rPr>
            <w:b/>
            <w:bCs/>
            <w:u w:val="single"/>
            <w:lang w:val="en-IN"/>
          </w:rPr>
          <w:t xml:space="preserve"> REWARDS</w:t>
        </w:r>
      </w:ins>
    </w:p>
    <w:p w:rsidR="00DC2CA4" w:rsidP="00DC2CA4" w:rsidRDefault="00DC2CA4" w14:paraId="55B576FB" w14:textId="77777777">
      <w:pPr>
        <w:rPr>
          <w:ins w:author="Namita Salgiya" w:date="2026-01-02T18:41:00Z" w:id="107"/>
          <w:b/>
          <w:bCs/>
        </w:rPr>
      </w:pPr>
      <w:ins w:author="Namita Salgiya" w:date="2026-01-02T18:41:00Z" w:id="108">
        <w:r w:rsidRPr="00947F57">
          <w:rPr>
            <w:b/>
            <w:bCs/>
          </w:rPr>
          <w:t>Miles Rewards</w:t>
        </w:r>
      </w:ins>
    </w:p>
    <w:p w:rsidRPr="00947F57" w:rsidR="00DC2CA4" w:rsidP="00DC2CA4" w:rsidRDefault="00DC2CA4" w14:paraId="2DA27099" w14:textId="6D92C48A">
      <w:pPr>
        <w:pStyle w:val="ListParagraph"/>
        <w:numPr>
          <w:ilvl w:val="0"/>
          <w:numId w:val="88"/>
        </w:numPr>
        <w:rPr>
          <w:ins w:author="Namita Salgiya" w:date="2026-01-02T18:41:00Z" w:id="109"/>
          <w:lang w:val="en-IN"/>
        </w:rPr>
      </w:pPr>
      <w:ins w:author="Namita Salgiya" w:date="2026-01-02T18:41:00Z" w:id="110">
        <w:r w:rsidRPr="00947F57">
          <w:t xml:space="preserve">2 Travel Credits </w:t>
        </w:r>
        <w:r>
          <w:t>per</w:t>
        </w:r>
        <w:r w:rsidRPr="00947F57">
          <w:t xml:space="preserve"> Rs. 200 </w:t>
        </w:r>
        <w:r>
          <w:t xml:space="preserve">spent </w:t>
        </w:r>
        <w:r w:rsidRPr="00947F57">
          <w:t xml:space="preserve">on travel </w:t>
        </w:r>
      </w:ins>
    </w:p>
    <w:p w:rsidRPr="00A33030" w:rsidR="00DC2CA4" w:rsidP="00A33030" w:rsidRDefault="00DC2CA4" w14:paraId="2CD26B5C" w14:textId="13DCED2B">
      <w:pPr>
        <w:pStyle w:val="ListParagraph"/>
        <w:numPr>
          <w:ilvl w:val="0"/>
          <w:numId w:val="88"/>
        </w:numPr>
        <w:rPr>
          <w:ins w:author="Namita Salgiya" w:date="2026-01-02T18:41:00Z" w:id="111"/>
          <w:lang w:val="en-IN"/>
          <w:rPrChange w:author="Namita Salgiya" w:date="2026-01-14T10:48:00Z" w:id="112">
            <w:rPr>
              <w:ins w:author="Namita Salgiya" w:date="2026-01-02T18:41:00Z" w:id="113"/>
            </w:rPr>
          </w:rPrChange>
        </w:rPr>
      </w:pPr>
      <w:ins w:author="Namita Salgiya" w:date="2026-01-02T18:41:00Z" w:id="114">
        <w:r w:rsidRPr="00947F57">
          <w:t xml:space="preserve">1 Travel Credit for every </w:t>
        </w:r>
        <w:r>
          <w:t>Rs.</w:t>
        </w:r>
        <w:r w:rsidRPr="00947F57">
          <w:t xml:space="preserve"> 200 on other spends </w:t>
        </w:r>
      </w:ins>
    </w:p>
    <w:p w:rsidRPr="006657A1" w:rsidR="00DC2CA4" w:rsidP="00DC2CA4" w:rsidRDefault="00DC2CA4" w14:paraId="1F6D6C3C" w14:textId="77777777">
      <w:pPr>
        <w:rPr>
          <w:ins w:author="Namita Salgiya" w:date="2026-01-02T18:41:00Z" w:id="115"/>
          <w:b/>
          <w:bCs/>
          <w:lang w:val="en-IN"/>
        </w:rPr>
      </w:pPr>
      <w:ins w:author="Namita Salgiya" w:date="2026-01-02T18:41:00Z" w:id="116">
        <w:r w:rsidRPr="006657A1">
          <w:rPr>
            <w:b/>
            <w:bCs/>
            <w:lang w:val="en-IN"/>
          </w:rPr>
          <w:t>Milestone Benefits</w:t>
        </w:r>
      </w:ins>
    </w:p>
    <w:p w:rsidRPr="006657A1" w:rsidR="00DC2CA4" w:rsidP="00DC2CA4" w:rsidRDefault="00DC2CA4" w14:paraId="43DDFC09" w14:textId="77777777">
      <w:pPr>
        <w:pStyle w:val="ListParagraph"/>
        <w:numPr>
          <w:ilvl w:val="0"/>
          <w:numId w:val="93"/>
        </w:numPr>
        <w:rPr>
          <w:ins w:author="Namita Salgiya" w:date="2026-01-02T18:41:00Z" w:id="117"/>
          <w:lang w:val="en-IN"/>
        </w:rPr>
      </w:pPr>
      <w:ins w:author="Namita Salgiya" w:date="2026-01-02T18:41:00Z" w:id="118">
        <w:r w:rsidRPr="006657A1">
          <w:rPr>
            <w:lang w:val="en-IN"/>
          </w:rPr>
          <w:t xml:space="preserve">5,000 Bonus Travel Credits </w:t>
        </w:r>
        <w:r w:rsidRPr="006657A1">
          <w:t>on annual spends</w:t>
        </w:r>
        <w:r>
          <w:t xml:space="preserve"> </w:t>
        </w:r>
        <w:r w:rsidRPr="006657A1">
          <w:rPr>
            <w:lang w:val="en-IN"/>
          </w:rPr>
          <w:t xml:space="preserve">of </w:t>
        </w:r>
        <w:r w:rsidRPr="006657A1">
          <w:t xml:space="preserve">Rs. </w:t>
        </w:r>
        <w:r w:rsidRPr="006657A1">
          <w:rPr>
            <w:lang w:val="en-IN"/>
          </w:rPr>
          <w:t>5 lakh</w:t>
        </w:r>
        <w:r>
          <w:rPr>
            <w:lang w:val="en-IN"/>
          </w:rPr>
          <w:t>s</w:t>
        </w:r>
      </w:ins>
    </w:p>
    <w:p w:rsidRPr="006657A1" w:rsidR="00DC2CA4" w:rsidP="00DC2CA4" w:rsidRDefault="00DC2CA4" w14:paraId="361AAEA0" w14:textId="7BC9144D">
      <w:pPr>
        <w:pStyle w:val="ListParagraph"/>
        <w:numPr>
          <w:ilvl w:val="0"/>
          <w:numId w:val="93"/>
        </w:numPr>
        <w:rPr>
          <w:ins w:author="Namita Salgiya" w:date="2026-01-02T18:41:00Z" w:id="119"/>
          <w:lang w:val="en-IN"/>
        </w:rPr>
      </w:pPr>
      <w:ins w:author="Namita Salgiya" w:date="2026-01-02T18:41:00Z" w:id="120">
        <w:r w:rsidRPr="006657A1">
          <w:t xml:space="preserve">1 additional </w:t>
        </w:r>
        <w:r w:rsidRPr="006657A1" w:rsidR="00483E61">
          <w:t xml:space="preserve">Domestic Airport Lounge </w:t>
        </w:r>
        <w:r w:rsidRPr="006657A1">
          <w:t xml:space="preserve">visit for every </w:t>
        </w:r>
        <w:r>
          <w:t xml:space="preserve">Rs. </w:t>
        </w:r>
        <w:r w:rsidRPr="006657A1">
          <w:t xml:space="preserve">1 lakh </w:t>
        </w:r>
        <w:r>
          <w:t>spent</w:t>
        </w:r>
        <w:r w:rsidRPr="006657A1">
          <w:t>, over and above complimentary visits.</w:t>
        </w:r>
      </w:ins>
    </w:p>
    <w:p w:rsidRPr="006657A1" w:rsidR="00DC2CA4" w:rsidP="00DC2CA4" w:rsidRDefault="00DC2CA4" w14:paraId="6D4D45E9" w14:textId="64B25C67">
      <w:pPr>
        <w:pStyle w:val="ListParagraph"/>
        <w:numPr>
          <w:ilvl w:val="0"/>
          <w:numId w:val="93"/>
        </w:numPr>
        <w:rPr>
          <w:ins w:author="Namita Salgiya" w:date="2026-01-02T18:41:00Z" w:id="121"/>
          <w:lang w:val="en-IN"/>
        </w:rPr>
      </w:pPr>
      <w:ins w:author="Namita Salgiya" w:date="2026-01-02T18:41:00Z" w:id="122">
        <w:r w:rsidRPr="006657A1">
          <w:t xml:space="preserve">Annual </w:t>
        </w:r>
        <w:r w:rsidRPr="006657A1" w:rsidR="00483E61">
          <w:t xml:space="preserve">Fee </w:t>
        </w:r>
        <w:r w:rsidRPr="006657A1">
          <w:t>reversed on</w:t>
        </w:r>
      </w:ins>
      <w:ins w:author="Namita Salgiya" w:date="2026-01-14T10:50:00Z" w:id="123">
        <w:r w:rsidR="00366BC3">
          <w:t xml:space="preserve"> annual</w:t>
        </w:r>
      </w:ins>
      <w:ins w:author="Namita Salgiya" w:date="2026-01-02T18:41:00Z" w:id="124">
        <w:r w:rsidRPr="006657A1">
          <w:t xml:space="preserve"> spends of </w:t>
        </w:r>
        <w:r>
          <w:t xml:space="preserve">Rs. </w:t>
        </w:r>
        <w:r w:rsidRPr="006657A1">
          <w:t>6 lakh</w:t>
        </w:r>
        <w:r>
          <w:t>s</w:t>
        </w:r>
        <w:r w:rsidRPr="006657A1">
          <w:t>.</w:t>
        </w:r>
      </w:ins>
    </w:p>
    <w:p w:rsidRPr="00166BEB" w:rsidR="00DC2CA4" w:rsidP="00DC2CA4" w:rsidRDefault="00DC2CA4" w14:paraId="574FDFFC" w14:textId="77777777">
      <w:pPr>
        <w:jc w:val="center"/>
        <w:rPr>
          <w:ins w:author="Namita Salgiya" w:date="2026-01-02T18:40:00Z" w:id="125"/>
          <w:b/>
          <w:bCs/>
          <w:u w:val="single"/>
          <w:lang w:val="en-IN"/>
        </w:rPr>
      </w:pPr>
    </w:p>
    <w:p w:rsidRPr="002D38D6" w:rsidR="002D38D6" w:rsidP="00A80E72" w:rsidRDefault="008F4E5F" w14:paraId="5605250A" w14:textId="324219E0">
      <w:pPr>
        <w:jc w:val="center"/>
        <w:rPr>
          <w:b/>
          <w:bCs/>
          <w:u w:val="single"/>
          <w:lang w:val="en-IN"/>
        </w:rPr>
      </w:pPr>
      <w:ins w:author="Arun Kaushal" w:date="2026-01-02T19:57:00Z" w:id="126">
        <w:r w:rsidRPr="008F4E5F">
          <w:rPr>
            <w:b/>
            <w:bCs/>
            <w:i/>
            <w:iCs/>
            <w:u w:val="single"/>
            <w:lang w:val="en-IN"/>
            <w:rPrChange w:author="Arun Kaushal" w:date="2026-01-02T19:58:00Z" w:id="127">
              <w:rPr>
                <w:b/>
                <w:bCs/>
                <w:u w:val="single"/>
                <w:lang w:val="en-IN"/>
              </w:rPr>
            </w:rPrChange>
          </w:rPr>
          <w:t>Credit Card</w:t>
        </w:r>
        <w:r>
          <w:rPr>
            <w:b/>
            <w:bCs/>
            <w:u w:val="single"/>
            <w:lang w:val="en-IN"/>
          </w:rPr>
          <w:t xml:space="preserve"> </w:t>
        </w:r>
      </w:ins>
      <w:r w:rsidRPr="008F4E5F" w:rsidR="002D38D6">
        <w:rPr>
          <w:b/>
          <w:bCs/>
          <w:caps/>
          <w:u w:val="single"/>
          <w:lang w:val="en-IN"/>
          <w:rPrChange w:author="Arun Kaushal" w:date="2026-01-02T19:58:00Z" w:id="128">
            <w:rPr>
              <w:b/>
              <w:bCs/>
              <w:u w:val="single"/>
              <w:lang w:val="en-IN"/>
            </w:rPr>
          </w:rPrChange>
        </w:rPr>
        <w:t>Fee &amp; Charges</w:t>
      </w:r>
    </w:p>
    <w:p w:rsidRPr="002D38D6" w:rsidR="002D38D6" w:rsidP="002D38D6" w:rsidRDefault="009D2D1C" w14:paraId="07E865B8" w14:textId="1140CD0A">
      <w:pPr>
        <w:pStyle w:val="ListParagraph"/>
        <w:numPr>
          <w:ilvl w:val="0"/>
          <w:numId w:val="30"/>
        </w:numPr>
      </w:pPr>
      <w:del w:author="Namita Salgiya" w:date="2026-01-14T10:50:00Z" w:id="129">
        <w:r w:rsidDel="00366BC3">
          <w:delText>Joining</w:delText>
        </w:r>
        <w:r w:rsidRPr="002D38D6" w:rsidDel="00366BC3" w:rsidR="002D38D6">
          <w:delText xml:space="preserve"> </w:delText>
        </w:r>
      </w:del>
      <w:ins w:author="Namita Salgiya" w:date="2026-01-14T10:50:00Z" w:id="130">
        <w:r w:rsidR="00366BC3">
          <w:t>Annual</w:t>
        </w:r>
        <w:r w:rsidRPr="002D38D6" w:rsidR="00366BC3">
          <w:t xml:space="preserve"> </w:t>
        </w:r>
      </w:ins>
      <w:r w:rsidRPr="002D38D6" w:rsidR="002D38D6">
        <w:t>Fee (one-time): Rs.</w:t>
      </w:r>
      <w:r w:rsidR="002D38D6">
        <w:t xml:space="preserve"> </w:t>
      </w:r>
      <w:r w:rsidR="00B149BB">
        <w:t>1,</w:t>
      </w:r>
      <w:r w:rsidR="00AE161E">
        <w:t>4</w:t>
      </w:r>
      <w:r w:rsidRPr="002D38D6" w:rsidR="002D38D6">
        <w:t>99 + taxes </w:t>
      </w:r>
    </w:p>
    <w:p w:rsidRPr="002D38D6" w:rsidR="002D38D6" w:rsidP="002D38D6" w:rsidRDefault="002D38D6" w14:paraId="3CCA290E" w14:textId="61FFEF41">
      <w:pPr>
        <w:pStyle w:val="ListParagraph"/>
        <w:numPr>
          <w:ilvl w:val="0"/>
          <w:numId w:val="30"/>
        </w:numPr>
        <w:rPr>
          <w:lang w:val="en-IN"/>
        </w:rPr>
      </w:pPr>
      <w:r w:rsidRPr="002D38D6">
        <w:t>Renewal Fee (per annum): Rs.</w:t>
      </w:r>
      <w:r>
        <w:t xml:space="preserve"> </w:t>
      </w:r>
      <w:r w:rsidR="00B149BB">
        <w:t>1,</w:t>
      </w:r>
      <w:r w:rsidR="00AE161E">
        <w:t>4</w:t>
      </w:r>
      <w:r w:rsidRPr="002D38D6" w:rsidR="00A80E72">
        <w:t>99</w:t>
      </w:r>
      <w:r w:rsidRPr="002D38D6">
        <w:t xml:space="preserve"> + taxes</w:t>
      </w:r>
    </w:p>
    <w:p w:rsidR="00E56665" w:rsidP="00E56665" w:rsidRDefault="00A579B5" w14:paraId="0EBF00D7" w14:textId="493D5546">
      <w:pPr>
        <w:rPr>
          <w:b/>
          <w:bCs/>
        </w:rPr>
      </w:pPr>
      <w:r w:rsidRPr="00A579B5">
        <w:rPr>
          <w:b/>
          <w:bCs/>
        </w:rPr>
        <w:t>Fees</w:t>
      </w:r>
    </w:p>
    <w:p w:rsidRPr="00A579B5" w:rsidR="00A579B5" w:rsidP="00A579B5" w:rsidRDefault="00366BC3" w14:paraId="7060F76E" w14:textId="4603255C">
      <w:pPr>
        <w:pStyle w:val="ListParagraph"/>
        <w:numPr>
          <w:ilvl w:val="0"/>
          <w:numId w:val="32"/>
        </w:numPr>
        <w:rPr>
          <w:lang w:val="en-IN"/>
        </w:rPr>
      </w:pPr>
      <w:ins w:author="Namita Salgiya" w:date="2026-01-14T10:50:00Z" w:id="131">
        <w:r>
          <w:t>Annual</w:t>
        </w:r>
      </w:ins>
      <w:del w:author="Namita Salgiya" w:date="2026-01-14T10:50:00Z" w:id="132">
        <w:r w:rsidDel="00366BC3" w:rsidR="009D2D1C">
          <w:delText>Joining</w:delText>
        </w:r>
      </w:del>
      <w:r w:rsidRPr="00A579B5" w:rsidR="00A579B5">
        <w:rPr>
          <w:lang w:val="en-IN"/>
        </w:rPr>
        <w:t xml:space="preserve"> Fee (one-time):</w:t>
      </w:r>
      <w:r w:rsidR="00A579B5">
        <w:rPr>
          <w:lang w:val="en-IN"/>
        </w:rPr>
        <w:t xml:space="preserve"> </w:t>
      </w:r>
      <w:r w:rsidRPr="002D38D6" w:rsidR="00A80E72">
        <w:t>Rs.</w:t>
      </w:r>
      <w:r w:rsidR="00A80E72">
        <w:t xml:space="preserve"> </w:t>
      </w:r>
      <w:r w:rsidR="00B149BB">
        <w:t>1,</w:t>
      </w:r>
      <w:r w:rsidR="00AE161E">
        <w:t>4</w:t>
      </w:r>
      <w:r w:rsidRPr="002D38D6" w:rsidR="00A80E72">
        <w:t>99 + taxes</w:t>
      </w:r>
    </w:p>
    <w:p w:rsidR="00A579B5" w:rsidP="00A579B5" w:rsidRDefault="00A579B5" w14:paraId="5301376D" w14:textId="3311ECA2">
      <w:pPr>
        <w:pStyle w:val="ListParagraph"/>
        <w:numPr>
          <w:ilvl w:val="0"/>
          <w:numId w:val="32"/>
        </w:numPr>
        <w:rPr>
          <w:lang w:val="en-IN"/>
        </w:rPr>
      </w:pPr>
      <w:r w:rsidRPr="00A579B5">
        <w:rPr>
          <w:lang w:val="en-IN"/>
        </w:rPr>
        <w:t>Renewal Fee (per annum): </w:t>
      </w:r>
      <w:r w:rsidRPr="002D38D6" w:rsidR="00A80E72">
        <w:t>Rs.</w:t>
      </w:r>
      <w:r w:rsidR="00A80E72">
        <w:t xml:space="preserve"> </w:t>
      </w:r>
      <w:r w:rsidR="00B149BB">
        <w:t>1,</w:t>
      </w:r>
      <w:r w:rsidR="00AE161E">
        <w:t>4</w:t>
      </w:r>
      <w:r w:rsidRPr="002D38D6" w:rsidR="00A80E72">
        <w:t>99 + taxes</w:t>
      </w:r>
      <w:r w:rsidR="00A80E72">
        <w:t xml:space="preserve"> </w:t>
      </w:r>
      <w:r w:rsidRPr="00A579B5">
        <w:rPr>
          <w:lang w:val="en-IN"/>
        </w:rPr>
        <w:t>from second year onwards</w:t>
      </w:r>
    </w:p>
    <w:p w:rsidRPr="00A579B5" w:rsidR="00A579B5" w:rsidP="00E56665" w:rsidRDefault="00A579B5" w14:paraId="099A0E29" w14:textId="5B5506A5">
      <w:pPr>
        <w:pStyle w:val="ListParagraph"/>
        <w:numPr>
          <w:ilvl w:val="0"/>
          <w:numId w:val="32"/>
        </w:numPr>
        <w:rPr>
          <w:lang w:val="en-IN"/>
        </w:rPr>
      </w:pPr>
      <w:r w:rsidRPr="00A579B5">
        <w:rPr>
          <w:lang w:val="en-IN"/>
        </w:rPr>
        <w:t>Add-on</w:t>
      </w:r>
      <w:ins w:author="Namita Salgiya" w:date="2026-01-14T10:50:00Z" w:id="133">
        <w:r w:rsidR="00366BC3">
          <w:rPr>
            <w:lang w:val="en-IN"/>
          </w:rPr>
          <w:t xml:space="preserve"> Card</w:t>
        </w:r>
      </w:ins>
      <w:r w:rsidRPr="00A579B5">
        <w:rPr>
          <w:lang w:val="en-IN"/>
        </w:rPr>
        <w:t xml:space="preserve"> Fee (per annum): Nil</w:t>
      </w:r>
    </w:p>
    <w:p w:rsidR="00A579B5" w:rsidP="00E56665" w:rsidRDefault="00A579B5" w14:paraId="2BD3B2ED" w14:textId="7C3448F9">
      <w:pPr>
        <w:rPr>
          <w:b/>
          <w:bCs/>
        </w:rPr>
      </w:pPr>
      <w:r w:rsidRPr="00A579B5">
        <w:rPr>
          <w:b/>
          <w:bCs/>
        </w:rPr>
        <w:t>Fees and Charges</w:t>
      </w:r>
    </w:p>
    <w:p w:rsidRPr="008F4E5F" w:rsidR="009164D7" w:rsidP="009164D7" w:rsidRDefault="009164D7" w14:paraId="00955866" w14:textId="575E4D74">
      <w:pPr>
        <w:numPr>
          <w:ilvl w:val="0"/>
          <w:numId w:val="33"/>
        </w:numPr>
        <w:rPr>
          <w:ins w:author="Arun Kaushal" w:date="2026-01-02T19:58:00Z" w:id="134"/>
          <w:rStyle w:val="Hyperlink"/>
          <w:color w:val="auto"/>
          <w:u w:val="none"/>
          <w:lang w:val="en-IN"/>
          <w:rPrChange w:author="Arun Kaushal" w:date="2026-01-02T19:58:00Z" w:id="135">
            <w:rPr>
              <w:ins w:author="Arun Kaushal" w:date="2026-01-02T19:58:00Z" w:id="136"/>
              <w:rStyle w:val="Hyperlink"/>
              <w:lang w:val="en-IN"/>
            </w:rPr>
          </w:rPrChange>
        </w:rPr>
      </w:pPr>
      <w:r w:rsidRPr="009164D7">
        <w:rPr>
          <w:lang w:val="en-IN"/>
        </w:rPr>
        <w:t>For information regarding fees and other applicable charges, please refer to the</w:t>
      </w:r>
      <w:r>
        <w:rPr>
          <w:lang w:val="en-IN"/>
        </w:rPr>
        <w:t xml:space="preserve"> </w:t>
      </w:r>
      <w:hyperlink w:tgtFrame="_blank" w:history="1" r:id="rId17">
        <w:r w:rsidRPr="009164D7">
          <w:rPr>
            <w:rStyle w:val="Hyperlink"/>
            <w:lang w:val="en-IN"/>
          </w:rPr>
          <w:t>Most Important Terms &amp; Conditions</w:t>
        </w:r>
      </w:hyperlink>
    </w:p>
    <w:p w:rsidR="008F4E5F" w:rsidP="008F4E5F" w:rsidRDefault="008F4E5F" w14:paraId="57CE51AD" w14:textId="24C64E6A">
      <w:pPr>
        <w:rPr>
          <w:ins w:author="Namita Salgiya" w:date="2026-01-14T10:50:00Z" w:id="137"/>
          <w:rStyle w:val="Hyperlink"/>
          <w:b/>
          <w:bCs/>
          <w:color w:val="auto"/>
          <w:u w:val="none"/>
          <w:lang w:val="en-IN"/>
        </w:rPr>
      </w:pPr>
      <w:ins w:author="Arun Kaushal" w:date="2026-01-02T19:58:00Z" w:id="138">
        <w:r w:rsidRPr="00CE7798">
          <w:rPr>
            <w:rStyle w:val="Hyperlink"/>
            <w:b/>
            <w:bCs/>
            <w:color w:val="auto"/>
            <w:u w:val="none"/>
            <w:lang w:val="en-IN"/>
            <w:rPrChange w:author="Arun Kaushal" w:date="2026-01-06T13:44:00Z" w:id="139">
              <w:rPr>
                <w:rStyle w:val="Hyperlink"/>
                <w:lang w:val="en-IN"/>
              </w:rPr>
            </w:rPrChange>
          </w:rPr>
          <w:t>FAQs</w:t>
        </w:r>
      </w:ins>
    </w:p>
    <w:p w:rsidRPr="00E60433" w:rsidR="00366BC3" w:rsidP="00366BC3" w:rsidRDefault="00366BC3" w14:paraId="2F50A859" w14:textId="77777777">
      <w:pPr>
        <w:rPr>
          <w:ins w:author="Namita Salgiya" w:date="2026-01-14T10:51:00Z" w:id="140"/>
          <w:rFonts w:ascii="Sari Offc" w:hAnsi="Sari Offc"/>
          <w:b/>
          <w:bCs/>
          <w:sz w:val="24"/>
          <w:szCs w:val="24"/>
          <w:lang w:val="en-IN"/>
        </w:rPr>
      </w:pPr>
      <w:ins w:author="Namita Salgiya" w:date="2026-01-14T10:51:00Z" w:id="141">
        <w:r w:rsidRPr="00E60433">
          <w:rPr>
            <w:rFonts w:ascii="Sari Offc" w:hAnsi="Sari Offc"/>
            <w:b/>
            <w:bCs/>
            <w:sz w:val="24"/>
            <w:szCs w:val="24"/>
            <w:lang w:val="en-IN"/>
          </w:rPr>
          <w:t xml:space="preserve">What is </w:t>
        </w:r>
        <w:r>
          <w:rPr>
            <w:rFonts w:ascii="Sari Offc" w:hAnsi="Sari Offc"/>
            <w:b/>
            <w:bCs/>
            <w:sz w:val="24"/>
            <w:szCs w:val="24"/>
            <w:lang w:val="en-IN"/>
          </w:rPr>
          <w:t>Annual</w:t>
        </w:r>
        <w:r w:rsidRPr="00E60433">
          <w:rPr>
            <w:rFonts w:ascii="Sari Offc" w:hAnsi="Sari Offc"/>
            <w:b/>
            <w:bCs/>
            <w:sz w:val="24"/>
            <w:szCs w:val="24"/>
            <w:lang w:val="en-IN"/>
          </w:rPr>
          <w:t xml:space="preserve"> </w:t>
        </w:r>
        <w:r>
          <w:rPr>
            <w:rFonts w:ascii="Sari Offc" w:hAnsi="Sari Offc"/>
            <w:b/>
            <w:bCs/>
            <w:sz w:val="24"/>
            <w:szCs w:val="24"/>
            <w:lang w:val="en-IN"/>
          </w:rPr>
          <w:t xml:space="preserve">Fee </w:t>
        </w:r>
        <w:r w:rsidRPr="00E60433">
          <w:rPr>
            <w:rFonts w:ascii="Sari Offc" w:hAnsi="Sari Offc"/>
            <w:b/>
            <w:bCs/>
            <w:sz w:val="24"/>
            <w:szCs w:val="24"/>
            <w:lang w:val="en-IN"/>
          </w:rPr>
          <w:t xml:space="preserve">and Renewal Fee of </w:t>
        </w:r>
        <w:r>
          <w:rPr>
            <w:rFonts w:ascii="Sari Offc" w:hAnsi="Sari Offc"/>
            <w:b/>
            <w:bCs/>
            <w:sz w:val="24"/>
            <w:szCs w:val="24"/>
            <w:lang w:val="en-IN"/>
          </w:rPr>
          <w:t>the card</w:t>
        </w:r>
        <w:r w:rsidRPr="00E60433">
          <w:rPr>
            <w:rFonts w:ascii="Sari Offc" w:hAnsi="Sari Offc"/>
            <w:b/>
            <w:bCs/>
            <w:sz w:val="24"/>
            <w:szCs w:val="24"/>
            <w:lang w:val="en-IN"/>
          </w:rPr>
          <w:t>?</w:t>
        </w:r>
      </w:ins>
    </w:p>
    <w:p w:rsidRPr="005E66AE" w:rsidR="00366BC3" w:rsidP="00366BC3" w:rsidRDefault="00366BC3" w14:paraId="44571A5A" w14:textId="6A9A4923">
      <w:pPr>
        <w:rPr>
          <w:ins w:author="Namita Salgiya" w:date="2026-01-14T10:51:00Z" w:id="142"/>
          <w:rFonts w:ascii="Sari Offc" w:hAnsi="Sari Offc"/>
          <w:sz w:val="24"/>
          <w:szCs w:val="24"/>
          <w:lang w:val="en-IN"/>
        </w:rPr>
      </w:pPr>
      <w:ins w:author="Namita Salgiya" w:date="2026-01-14T10:51:00Z" w:id="143">
        <w:r>
          <w:rPr>
            <w:rFonts w:ascii="Sari Offc" w:hAnsi="Sari Offc"/>
            <w:sz w:val="24"/>
            <w:szCs w:val="24"/>
            <w:lang w:val="en-IN"/>
          </w:rPr>
          <w:t xml:space="preserve">The Annual Fee of the card is </w:t>
        </w:r>
        <w:r w:rsidRPr="00AF67E5">
          <w:rPr>
            <w:rFonts w:ascii="Sari Offc" w:hAnsi="Sari Offc"/>
            <w:sz w:val="24"/>
            <w:szCs w:val="24"/>
          </w:rPr>
          <w:t xml:space="preserve">Rs. </w:t>
        </w:r>
        <w:r>
          <w:rPr>
            <w:rFonts w:ascii="Sari Offc" w:hAnsi="Sari Offc"/>
            <w:sz w:val="24"/>
            <w:szCs w:val="24"/>
          </w:rPr>
          <w:t>1</w:t>
        </w:r>
      </w:ins>
      <w:ins w:author="Upadhyay , Shubham (SBICard)" w:date="2026-01-14T15:10:00Z" w:id="144">
        <w:r w:rsidR="00483E61">
          <w:rPr>
            <w:rFonts w:ascii="Sari Offc" w:hAnsi="Sari Offc"/>
            <w:sz w:val="24"/>
            <w:szCs w:val="24"/>
          </w:rPr>
          <w:t>,</w:t>
        </w:r>
      </w:ins>
      <w:ins w:author="Namita Salgiya" w:date="2026-01-14T10:51:00Z" w:id="145">
        <w:r>
          <w:rPr>
            <w:rFonts w:ascii="Sari Offc" w:hAnsi="Sari Offc"/>
            <w:sz w:val="24"/>
            <w:szCs w:val="24"/>
          </w:rPr>
          <w:t>4</w:t>
        </w:r>
        <w:r w:rsidRPr="00AF67E5">
          <w:rPr>
            <w:rFonts w:ascii="Sari Offc" w:hAnsi="Sari Offc"/>
            <w:sz w:val="24"/>
            <w:szCs w:val="24"/>
          </w:rPr>
          <w:t>99 + taxes</w:t>
        </w:r>
        <w:r>
          <w:rPr>
            <w:rFonts w:ascii="Sari Offc" w:hAnsi="Sari Offc"/>
            <w:sz w:val="24"/>
            <w:szCs w:val="24"/>
            <w:lang w:val="en-IN"/>
          </w:rPr>
          <w:t xml:space="preserve">. </w:t>
        </w:r>
        <w:r w:rsidRPr="005E66AE">
          <w:rPr>
            <w:rFonts w:ascii="Sari Offc" w:hAnsi="Sari Offc"/>
            <w:sz w:val="24"/>
            <w:szCs w:val="24"/>
            <w:lang w:val="en-IN"/>
          </w:rPr>
          <w:t xml:space="preserve">The </w:t>
        </w:r>
        <w:r w:rsidRPr="00CF51F6">
          <w:rPr>
            <w:rFonts w:ascii="Sari Offc" w:hAnsi="Sari Offc"/>
            <w:sz w:val="24"/>
            <w:szCs w:val="24"/>
            <w:lang w:val="en-IN"/>
          </w:rPr>
          <w:t xml:space="preserve">Renewal Fee </w:t>
        </w:r>
        <w:r w:rsidRPr="005E66AE">
          <w:rPr>
            <w:rFonts w:ascii="Sari Offc" w:hAnsi="Sari Offc"/>
            <w:sz w:val="24"/>
            <w:szCs w:val="24"/>
            <w:lang w:val="en-IN"/>
          </w:rPr>
          <w:t xml:space="preserve">is </w:t>
        </w:r>
        <w:r w:rsidRPr="005E66AE">
          <w:rPr>
            <w:rFonts w:ascii="Sari Offc" w:hAnsi="Sari Offc"/>
            <w:sz w:val="24"/>
            <w:szCs w:val="24"/>
          </w:rPr>
          <w:t xml:space="preserve">Rs. </w:t>
        </w:r>
        <w:r>
          <w:rPr>
            <w:rFonts w:ascii="Sari Offc" w:hAnsi="Sari Offc"/>
            <w:sz w:val="24"/>
            <w:szCs w:val="24"/>
          </w:rPr>
          <w:t>14</w:t>
        </w:r>
        <w:r w:rsidRPr="005E66AE">
          <w:rPr>
            <w:rFonts w:ascii="Sari Offc" w:hAnsi="Sari Offc"/>
            <w:sz w:val="24"/>
            <w:szCs w:val="24"/>
          </w:rPr>
          <w:t xml:space="preserve">99 + taxes </w:t>
        </w:r>
        <w:r w:rsidRPr="005E66AE">
          <w:rPr>
            <w:rFonts w:ascii="Sari Offc" w:hAnsi="Sari Offc"/>
            <w:sz w:val="24"/>
            <w:szCs w:val="24"/>
            <w:lang w:val="en-IN"/>
          </w:rPr>
          <w:t xml:space="preserve">from </w:t>
        </w:r>
        <w:del w:author="Upadhyay , Shubham (SBICard)" w:date="2026-01-14T15:10:00Z" w:id="146">
          <w:r w:rsidRPr="005E66AE" w:rsidDel="00483E61">
            <w:rPr>
              <w:rFonts w:ascii="Sari Offc" w:hAnsi="Sari Offc"/>
              <w:sz w:val="24"/>
              <w:szCs w:val="24"/>
              <w:lang w:val="en-IN"/>
            </w:rPr>
            <w:delText xml:space="preserve">the </w:delText>
          </w:r>
        </w:del>
        <w:r w:rsidRPr="005E66AE">
          <w:rPr>
            <w:rFonts w:ascii="Sari Offc" w:hAnsi="Sari Offc"/>
            <w:sz w:val="24"/>
            <w:szCs w:val="24"/>
            <w:lang w:val="en-IN"/>
          </w:rPr>
          <w:t>second year onwards.</w:t>
        </w:r>
      </w:ins>
    </w:p>
    <w:p w:rsidRPr="005E66AE" w:rsidR="00366BC3" w:rsidP="00366BC3" w:rsidRDefault="00366BC3" w14:paraId="5C9AB520" w14:textId="77777777">
      <w:pPr>
        <w:rPr>
          <w:ins w:author="Namita Salgiya" w:date="2026-01-14T10:51:00Z" w:id="147"/>
          <w:rFonts w:ascii="Sari Offc" w:hAnsi="Sari Offc"/>
          <w:b/>
          <w:bCs/>
          <w:sz w:val="24"/>
          <w:szCs w:val="24"/>
          <w:lang w:val="en-IN"/>
        </w:rPr>
      </w:pPr>
      <w:ins w:author="Namita Salgiya" w:date="2026-01-14T10:51:00Z" w:id="148">
        <w:r w:rsidRPr="005E66AE">
          <w:rPr>
            <w:rFonts w:ascii="Sari Offc" w:hAnsi="Sari Offc"/>
            <w:b/>
            <w:bCs/>
            <w:sz w:val="24"/>
            <w:szCs w:val="24"/>
            <w:lang w:val="en-IN"/>
          </w:rPr>
          <w:t>Can I use my card internationally?</w:t>
        </w:r>
      </w:ins>
    </w:p>
    <w:p w:rsidRPr="00366BC3" w:rsidR="00366BC3" w:rsidP="00366BC3" w:rsidRDefault="00366BC3" w14:paraId="07E6CDC4" w14:textId="39E98C86">
      <w:pPr>
        <w:rPr>
          <w:ins w:author="Namita Salgiya" w:date="2026-01-14T10:51:00Z" w:id="149"/>
          <w:lang w:val="en-IN" w:eastAsia="en-IN"/>
          <w:rPrChange w:author="Namita Salgiya" w:date="2026-01-14T10:52:00Z" w:id="150">
            <w:rPr>
              <w:ins w:author="Namita Salgiya" w:date="2026-01-14T10:51:00Z" w:id="151"/>
              <w:rFonts w:ascii="Sari Offc" w:hAnsi="Sari Offc"/>
              <w:sz w:val="24"/>
              <w:szCs w:val="24"/>
              <w:lang w:val="en-IN"/>
            </w:rPr>
          </w:rPrChange>
        </w:rPr>
      </w:pPr>
      <w:ins w:author="Namita Salgiya" w:date="2026-01-14T10:51:00Z" w:id="152">
        <w:r>
          <w:rPr>
            <w:rFonts w:ascii="Sari Offc" w:hAnsi="Sari Offc"/>
            <w:sz w:val="24"/>
            <w:szCs w:val="24"/>
            <w:lang w:val="en-IN"/>
          </w:rPr>
          <w:t xml:space="preserve">Yes, </w:t>
        </w:r>
        <w:r w:rsidRPr="00377F55">
          <w:rPr>
            <w:rFonts w:ascii="Sari Offc" w:hAnsi="Sari Offc"/>
            <w:sz w:val="24"/>
            <w:szCs w:val="24"/>
          </w:rPr>
          <w:t xml:space="preserve">you can use your </w:t>
        </w:r>
        <w:r w:rsidRPr="00C37A02">
          <w:t xml:space="preserve">SBI Card </w:t>
        </w:r>
      </w:ins>
      <w:ins w:author="Namita Salgiya" w:date="2026-01-14T10:55:00Z" w:id="153">
        <w:r w:rsidR="00A852C1">
          <w:t>MILES</w:t>
        </w:r>
      </w:ins>
      <w:ins w:author="Namita Salgiya" w:date="2026-01-14T10:51:00Z" w:id="154">
        <w:r w:rsidRPr="00377F55">
          <w:rPr>
            <w:rFonts w:ascii="Sari Offc" w:hAnsi="Sari Offc"/>
            <w:sz w:val="24"/>
            <w:szCs w:val="24"/>
          </w:rPr>
          <w:t xml:space="preserve"> in over 24 million outlets across the globe</w:t>
        </w:r>
        <w:r w:rsidRPr="009C753C">
          <w:rPr>
            <w:rFonts w:ascii="Sari Offc" w:hAnsi="Sari Offc"/>
            <w:sz w:val="24"/>
            <w:szCs w:val="24"/>
          </w:rPr>
          <w:t>,</w:t>
        </w:r>
        <w:r>
          <w:rPr>
            <w:rFonts w:ascii="Sari Offc" w:hAnsi="Sari Offc"/>
            <w:sz w:val="24"/>
            <w:szCs w:val="24"/>
          </w:rPr>
          <w:t xml:space="preserve"> </w:t>
        </w:r>
        <w:r w:rsidRPr="009C753C">
          <w:rPr>
            <w:rFonts w:ascii="Sari Offc" w:hAnsi="Sari Offc"/>
            <w:sz w:val="24"/>
            <w:szCs w:val="24"/>
          </w:rPr>
          <w:t>including</w:t>
        </w:r>
        <w:r>
          <w:rPr>
            <w:rFonts w:ascii="Sari Offc" w:hAnsi="Sari Offc"/>
            <w:sz w:val="24"/>
            <w:szCs w:val="24"/>
          </w:rPr>
          <w:t xml:space="preserve"> </w:t>
        </w:r>
        <w:r w:rsidRPr="009C753C">
          <w:rPr>
            <w:rFonts w:ascii="Sari Offc" w:hAnsi="Sari Offc"/>
            <w:sz w:val="24"/>
            <w:szCs w:val="24"/>
          </w:rPr>
          <w:t>3,25,000 outlets in India</w:t>
        </w:r>
        <w:r w:rsidRPr="00366BC3">
          <w:rPr>
            <w:rFonts w:ascii="Sari Offc" w:hAnsi="Sari Offc"/>
            <w:sz w:val="24"/>
            <w:szCs w:val="24"/>
            <w:rPrChange w:author="Namita Salgiya" w:date="2026-01-14T10:52:00Z" w:id="155">
              <w:rPr>
                <w:rFonts w:ascii="Sari Offc" w:hAnsi="Sari Offc"/>
                <w:sz w:val="24"/>
                <w:szCs w:val="24"/>
                <w:lang w:val="en-IN"/>
              </w:rPr>
            </w:rPrChange>
          </w:rPr>
          <w:t xml:space="preserve">. </w:t>
        </w:r>
        <w:r w:rsidRPr="00366BC3">
          <w:rPr>
            <w:rFonts w:ascii="Sari Offc" w:hAnsi="Sari Offc"/>
            <w:sz w:val="24"/>
            <w:szCs w:val="24"/>
            <w:rPrChange w:author="Namita Salgiya" w:date="2026-01-14T10:52:00Z" w:id="156">
              <w:rPr>
                <w:lang w:val="en-IN" w:eastAsia="en-IN"/>
              </w:rPr>
            </w:rPrChange>
          </w:rPr>
          <w:t xml:space="preserve">You can use your card to make payments at any outlet that accepts </w:t>
        </w:r>
        <w:r w:rsidRPr="00366BC3">
          <w:rPr>
            <w:rFonts w:ascii="Sari Offc" w:hAnsi="Sari Offc"/>
            <w:sz w:val="24"/>
            <w:szCs w:val="24"/>
            <w:rPrChange w:author="Namita Salgiya" w:date="2026-01-14T10:52:00Z" w:id="157">
              <w:rPr>
                <w:lang w:eastAsia="en-IN"/>
              </w:rPr>
            </w:rPrChange>
          </w:rPr>
          <w:t xml:space="preserve">MasterCard / </w:t>
        </w:r>
        <w:proofErr w:type="spellStart"/>
        <w:r w:rsidRPr="00366BC3">
          <w:rPr>
            <w:rFonts w:ascii="Sari Offc" w:hAnsi="Sari Offc"/>
            <w:sz w:val="24"/>
            <w:szCs w:val="24"/>
            <w:rPrChange w:author="Namita Salgiya" w:date="2026-01-14T10:52:00Z" w:id="158">
              <w:rPr>
                <w:lang w:eastAsia="en-IN"/>
              </w:rPr>
            </w:rPrChange>
          </w:rPr>
          <w:t>RuPay</w:t>
        </w:r>
      </w:ins>
      <w:proofErr w:type="spellEnd"/>
      <w:ins w:author="Namita Salgiya" w:date="2026-01-14T10:52:00Z" w:id="159">
        <w:r w:rsidRPr="00366BC3">
          <w:rPr>
            <w:rFonts w:ascii="Sari Offc" w:hAnsi="Sari Offc"/>
            <w:sz w:val="24"/>
            <w:szCs w:val="24"/>
            <w:rPrChange w:author="Namita Salgiya" w:date="2026-01-14T10:52:00Z" w:id="160">
              <w:rPr>
                <w:lang w:val="en-IN" w:eastAsia="en-IN"/>
              </w:rPr>
            </w:rPrChange>
          </w:rPr>
          <w:t xml:space="preserve">. </w:t>
        </w:r>
      </w:ins>
      <w:ins w:author="Namita Salgiya" w:date="2026-01-14T10:51:00Z" w:id="161">
        <w:r w:rsidRPr="00366BC3">
          <w:rPr>
            <w:rFonts w:ascii="Sari Offc" w:hAnsi="Sari Offc"/>
            <w:sz w:val="24"/>
            <w:szCs w:val="24"/>
            <w:rPrChange w:author="Namita Salgiya" w:date="2026-01-14T10:52:00Z" w:id="162">
              <w:rPr>
                <w:rFonts w:ascii="Sari Offc" w:hAnsi="Sari Offc"/>
                <w:sz w:val="24"/>
                <w:szCs w:val="24"/>
                <w:lang w:val="en-IN"/>
              </w:rPr>
            </w:rPrChange>
          </w:rPr>
          <w:t>You can withdraw cash from over 1 million ATMs</w:t>
        </w:r>
        <w:r w:rsidRPr="00366BC3">
          <w:rPr>
            <w:rFonts w:ascii="Sari Offc" w:hAnsi="Sari Offc"/>
            <w:sz w:val="24"/>
            <w:szCs w:val="24"/>
            <w:rPrChange w:author="Namita Salgiya" w:date="2026-01-14T10:52:00Z" w:id="163">
              <w:rPr>
                <w:rFonts w:ascii="Sari Offc" w:hAnsi="Sari Offc"/>
                <w:sz w:val="24"/>
                <w:szCs w:val="24"/>
                <w:lang w:val="en-IN" w:eastAsia="en-IN"/>
              </w:rPr>
            </w:rPrChange>
          </w:rPr>
          <w:t xml:space="preserve"> </w:t>
        </w:r>
        <w:r w:rsidRPr="00366BC3">
          <w:rPr>
            <w:rFonts w:ascii="Sari Offc" w:hAnsi="Sari Offc"/>
            <w:sz w:val="24"/>
            <w:szCs w:val="24"/>
            <w:rPrChange w:author="Namita Salgiya" w:date="2026-01-14T10:52:00Z" w:id="164">
              <w:rPr>
                <w:rFonts w:ascii="Sari Offc" w:hAnsi="Sari Offc"/>
                <w:sz w:val="24"/>
                <w:szCs w:val="24"/>
                <w:lang w:val="en-IN"/>
              </w:rPr>
            </w:rPrChange>
          </w:rPr>
          <w:t>across the globe.</w:t>
        </w:r>
      </w:ins>
    </w:p>
    <w:p w:rsidRPr="005E66AE" w:rsidR="00366BC3" w:rsidP="00366BC3" w:rsidRDefault="00366BC3" w14:paraId="0B6303C3" w14:textId="77777777">
      <w:pPr>
        <w:rPr>
          <w:ins w:author="Namita Salgiya" w:date="2026-01-14T10:51:00Z" w:id="165"/>
          <w:rFonts w:ascii="Sari Offc" w:hAnsi="Sari Offc"/>
          <w:b/>
          <w:bCs/>
          <w:sz w:val="24"/>
          <w:szCs w:val="24"/>
          <w:lang w:val="en-IN"/>
        </w:rPr>
      </w:pPr>
      <w:ins w:author="Namita Salgiya" w:date="2026-01-14T10:51:00Z" w:id="166">
        <w:r w:rsidRPr="005E66AE">
          <w:rPr>
            <w:rFonts w:ascii="Sari Offc" w:hAnsi="Sari Offc"/>
            <w:b/>
            <w:bCs/>
            <w:sz w:val="24"/>
            <w:szCs w:val="24"/>
            <w:lang w:val="en-IN"/>
          </w:rPr>
          <w:t>How can I apply for the card?</w:t>
        </w:r>
      </w:ins>
    </w:p>
    <w:p w:rsidRPr="00366BC3" w:rsidR="00366BC3" w:rsidP="008F4E5F" w:rsidRDefault="00366BC3" w14:paraId="6C66B953" w14:textId="4932E6B4">
      <w:pPr>
        <w:rPr>
          <w:ins w:author="Namita Salgiya" w:date="2026-01-14T10:50:00Z" w:id="167"/>
          <w:rStyle w:val="Hyperlink"/>
          <w:rFonts w:ascii="Sari Offc" w:hAnsi="Sari Offc"/>
          <w:color w:val="auto"/>
          <w:sz w:val="24"/>
          <w:szCs w:val="24"/>
          <w:u w:val="none"/>
          <w:lang w:val="en-IN"/>
          <w:rPrChange w:author="Namita Salgiya" w:date="2026-01-14T10:52:00Z" w:id="168">
            <w:rPr>
              <w:ins w:author="Namita Salgiya" w:date="2026-01-14T10:50:00Z" w:id="169"/>
              <w:rStyle w:val="Hyperlink"/>
              <w:b/>
              <w:bCs/>
              <w:color w:val="auto"/>
              <w:u w:val="none"/>
              <w:lang w:val="en-IN"/>
            </w:rPr>
          </w:rPrChange>
        </w:rPr>
      </w:pPr>
      <w:ins w:author="Namita Salgiya" w:date="2026-01-14T10:51:00Z" w:id="170">
        <w:r>
          <w:rPr>
            <w:rFonts w:ascii="Sari Offc" w:hAnsi="Sari Offc"/>
            <w:sz w:val="24"/>
            <w:szCs w:val="24"/>
          </w:rPr>
          <w:t>You can a</w:t>
        </w:r>
        <w:r w:rsidRPr="00E60433">
          <w:rPr>
            <w:rFonts w:ascii="Sari Offc" w:hAnsi="Sari Offc"/>
            <w:sz w:val="24"/>
            <w:szCs w:val="24"/>
          </w:rPr>
          <w:t xml:space="preserve">pply for </w:t>
        </w:r>
        <w:r>
          <w:rPr>
            <w:rFonts w:ascii="Sari Offc" w:hAnsi="Sari Offc"/>
            <w:sz w:val="24"/>
            <w:szCs w:val="24"/>
          </w:rPr>
          <w:t>an</w:t>
        </w:r>
        <w:r w:rsidRPr="00E60433">
          <w:rPr>
            <w:rFonts w:ascii="Sari Offc" w:hAnsi="Sari Offc"/>
            <w:sz w:val="24"/>
            <w:szCs w:val="24"/>
          </w:rPr>
          <w:t xml:space="preserve"> SBI </w:t>
        </w:r>
        <w:r>
          <w:rPr>
            <w:rFonts w:ascii="Sari Offc" w:hAnsi="Sari Offc"/>
            <w:sz w:val="24"/>
            <w:szCs w:val="24"/>
          </w:rPr>
          <w:t xml:space="preserve">Credit </w:t>
        </w:r>
        <w:r w:rsidRPr="00E60433">
          <w:rPr>
            <w:rFonts w:ascii="Sari Offc" w:hAnsi="Sari Offc"/>
            <w:sz w:val="24"/>
            <w:szCs w:val="24"/>
          </w:rPr>
          <w:t xml:space="preserve">Card </w:t>
        </w:r>
        <w:r w:rsidRPr="00E60433">
          <w:rPr>
            <w:rFonts w:ascii="Sari Offc" w:hAnsi="Sari Offc"/>
            <w:sz w:val="24"/>
            <w:szCs w:val="24"/>
            <w:lang w:val="en-IN"/>
          </w:rPr>
          <w:t>through our Website </w:t>
        </w:r>
        <w:r w:rsidRPr="00E60433">
          <w:rPr>
            <w:rFonts w:ascii="Sari Offc" w:hAnsi="Sari Offc"/>
            <w:sz w:val="24"/>
            <w:szCs w:val="24"/>
            <w:lang w:val="en-IN"/>
          </w:rPr>
          <w:fldChar w:fldCharType="begin"/>
        </w:r>
        <w:r w:rsidRPr="00E60433">
          <w:rPr>
            <w:rFonts w:ascii="Sari Offc" w:hAnsi="Sari Offc"/>
            <w:sz w:val="24"/>
            <w:szCs w:val="24"/>
            <w:lang w:val="en-IN"/>
          </w:rPr>
          <w:instrText>HYPERLINK "https://www.sbicard.com/en/eapply.page" \t "_blank"</w:instrText>
        </w:r>
        <w:r w:rsidRPr="00E60433">
          <w:rPr>
            <w:rFonts w:ascii="Sari Offc" w:hAnsi="Sari Offc"/>
            <w:sz w:val="24"/>
            <w:szCs w:val="24"/>
            <w:lang w:val="en-IN"/>
          </w:rPr>
          <w:fldChar w:fldCharType="separate"/>
        </w:r>
        <w:r w:rsidRPr="00E60433">
          <w:rPr>
            <w:rStyle w:val="Hyperlink"/>
            <w:rFonts w:ascii="Sari Offc" w:hAnsi="Sari Offc"/>
            <w:sz w:val="24"/>
            <w:szCs w:val="24"/>
            <w:lang w:val="en-IN"/>
          </w:rPr>
          <w:t>sbicard.com</w:t>
        </w:r>
        <w:r w:rsidRPr="00E60433">
          <w:rPr>
            <w:rFonts w:ascii="Sari Offc" w:hAnsi="Sari Offc"/>
            <w:sz w:val="24"/>
            <w:szCs w:val="24"/>
            <w:lang w:val="en-IN"/>
          </w:rPr>
          <w:fldChar w:fldCharType="end"/>
        </w:r>
        <w:r>
          <w:rPr>
            <w:rFonts w:ascii="Sari Offc" w:hAnsi="Sari Offc"/>
            <w:sz w:val="24"/>
            <w:szCs w:val="24"/>
          </w:rPr>
          <w:t xml:space="preserve"> or</w:t>
        </w:r>
        <w:r w:rsidRPr="00E60433">
          <w:rPr>
            <w:rFonts w:ascii="Sari Offc" w:hAnsi="Sari Offc"/>
            <w:sz w:val="24"/>
            <w:szCs w:val="24"/>
          </w:rPr>
          <w:t xml:space="preserve"> via our Chatbot </w:t>
        </w:r>
        <w:r>
          <w:rPr>
            <w:rFonts w:ascii="Sari Offc" w:hAnsi="Sari Offc"/>
            <w:sz w:val="24"/>
            <w:szCs w:val="24"/>
          </w:rPr>
          <w:t>I</w:t>
        </w:r>
        <w:r w:rsidRPr="00E60433">
          <w:rPr>
            <w:rFonts w:ascii="Sari Offc" w:hAnsi="Sari Offc"/>
            <w:sz w:val="24"/>
            <w:szCs w:val="24"/>
          </w:rPr>
          <w:t>LA</w:t>
        </w:r>
        <w:r>
          <w:rPr>
            <w:rFonts w:ascii="Sari Offc" w:hAnsi="Sari Offc"/>
            <w:sz w:val="24"/>
            <w:szCs w:val="24"/>
          </w:rPr>
          <w:t xml:space="preserve">. </w:t>
        </w:r>
        <w:r w:rsidRPr="00E60433">
          <w:rPr>
            <w:rFonts w:ascii="Sari Offc" w:hAnsi="Sari Offc"/>
            <w:sz w:val="24"/>
            <w:szCs w:val="24"/>
            <w:lang w:val="en-IN"/>
          </w:rPr>
          <w:t xml:space="preserve">Alternatively, you can </w:t>
        </w:r>
        <w:r>
          <w:rPr>
            <w:rFonts w:ascii="Sari Offc" w:hAnsi="Sari Offc"/>
            <w:sz w:val="24"/>
            <w:szCs w:val="24"/>
            <w:lang w:val="en-IN"/>
          </w:rPr>
          <w:t>c</w:t>
        </w:r>
        <w:r w:rsidRPr="00E60433">
          <w:rPr>
            <w:rFonts w:ascii="Sari Offc" w:hAnsi="Sari Offc"/>
            <w:sz w:val="24"/>
            <w:szCs w:val="24"/>
            <w:lang w:val="en-IN"/>
          </w:rPr>
          <w:t>all SBI Card Helpline 39 02 02 02</w:t>
        </w:r>
        <w:r>
          <w:rPr>
            <w:rFonts w:ascii="Sari Offc" w:hAnsi="Sari Offc"/>
            <w:sz w:val="24"/>
            <w:szCs w:val="24"/>
            <w:lang w:val="en-IN"/>
          </w:rPr>
          <w:t xml:space="preserve"> </w:t>
        </w:r>
        <w:r w:rsidRPr="00E60433">
          <w:rPr>
            <w:rFonts w:ascii="Sari Offc" w:hAnsi="Sari Offc"/>
            <w:sz w:val="24"/>
            <w:szCs w:val="24"/>
          </w:rPr>
          <w:t>(</w:t>
        </w:r>
        <w:r w:rsidRPr="00E60433">
          <w:rPr>
            <w:rFonts w:ascii="Sari Offc" w:hAnsi="Sari Offc"/>
            <w:sz w:val="24"/>
            <w:szCs w:val="24"/>
            <w:lang w:val="en-IN"/>
          </w:rPr>
          <w:t>prefix</w:t>
        </w:r>
        <w:r w:rsidRPr="00E60433">
          <w:rPr>
            <w:rFonts w:ascii="Sari Offc" w:hAnsi="Sari Offc"/>
            <w:sz w:val="24"/>
            <w:szCs w:val="24"/>
          </w:rPr>
          <w:t xml:space="preserve"> your city STD code)</w:t>
        </w:r>
        <w:r>
          <w:rPr>
            <w:rFonts w:ascii="Sari Offc" w:hAnsi="Sari Offc"/>
            <w:sz w:val="24"/>
            <w:szCs w:val="24"/>
          </w:rPr>
          <w:t xml:space="preserve"> </w:t>
        </w:r>
        <w:r w:rsidRPr="00E60433">
          <w:rPr>
            <w:rFonts w:ascii="Sari Offc" w:hAnsi="Sari Offc"/>
            <w:sz w:val="24"/>
            <w:szCs w:val="24"/>
            <w:lang w:val="en-IN"/>
          </w:rPr>
          <w:t>or visit the nearest SBI branch</w:t>
        </w:r>
        <w:del w:author="Upadhyay , Shubham (SBICard)" w:date="2026-01-14T15:10:00Z" w:id="171">
          <w:r w:rsidRPr="00E60433" w:rsidDel="00483E61">
            <w:rPr>
              <w:rFonts w:ascii="Sari Offc" w:hAnsi="Sari Offc"/>
              <w:sz w:val="24"/>
              <w:szCs w:val="24"/>
              <w:lang w:val="en-IN"/>
            </w:rPr>
            <w:delText xml:space="preserve"> to apply for an SBI </w:delText>
          </w:r>
          <w:r w:rsidDel="00483E61">
            <w:rPr>
              <w:rFonts w:ascii="Sari Offc" w:hAnsi="Sari Offc"/>
              <w:sz w:val="24"/>
              <w:szCs w:val="24"/>
              <w:lang w:val="en-IN"/>
            </w:rPr>
            <w:delText xml:space="preserve">Credit </w:delText>
          </w:r>
          <w:r w:rsidRPr="00E60433" w:rsidDel="00483E61">
            <w:rPr>
              <w:rFonts w:ascii="Sari Offc" w:hAnsi="Sari Offc"/>
              <w:sz w:val="24"/>
              <w:szCs w:val="24"/>
              <w:lang w:val="en-IN"/>
            </w:rPr>
            <w:delText>Card</w:delText>
          </w:r>
        </w:del>
        <w:r w:rsidRPr="00E60433">
          <w:rPr>
            <w:rFonts w:ascii="Sari Offc" w:hAnsi="Sari Offc"/>
            <w:sz w:val="24"/>
            <w:szCs w:val="24"/>
            <w:lang w:val="en-IN"/>
          </w:rPr>
          <w:t>.</w:t>
        </w:r>
      </w:ins>
    </w:p>
    <w:p w:rsidRPr="00CE7798" w:rsidR="00366BC3" w:rsidP="008F4E5F" w:rsidRDefault="00366BC3" w14:paraId="3EC431DC" w14:textId="77777777">
      <w:pPr>
        <w:rPr>
          <w:ins w:author="Arun Kaushal" w:date="2026-01-02T19:58:00Z" w:id="172"/>
          <w:rStyle w:val="Hyperlink"/>
          <w:b/>
          <w:bCs/>
          <w:color w:val="auto"/>
          <w:u w:val="none"/>
          <w:lang w:val="en-IN"/>
          <w:rPrChange w:author="Arun Kaushal" w:date="2026-01-06T13:44:00Z" w:id="173">
            <w:rPr>
              <w:ins w:author="Arun Kaushal" w:date="2026-01-02T19:58:00Z" w:id="174"/>
              <w:rStyle w:val="Hyperlink"/>
              <w:lang w:val="en-IN"/>
            </w:rPr>
          </w:rPrChange>
        </w:rPr>
      </w:pPr>
    </w:p>
    <w:p w:rsidR="008F4E5F" w:rsidDel="00366BC3" w:rsidRDefault="008F4E5F" w14:paraId="66BB09CE" w14:textId="5602E974">
      <w:pPr>
        <w:rPr>
          <w:del w:author="Namita Salgiya" w:date="2026-01-14T10:50:00Z" w:id="175"/>
          <w:lang w:val="en-IN"/>
        </w:rPr>
        <w:pPrChange w:author="Arun Kaushal" w:date="2026-01-02T19:58:00Z" w:id="176">
          <w:pPr>
            <w:numPr>
              <w:numId w:val="33"/>
            </w:numPr>
            <w:tabs>
              <w:tab w:val="num" w:pos="720"/>
            </w:tabs>
            <w:ind w:left="720" w:hanging="360"/>
          </w:pPr>
        </w:pPrChange>
      </w:pPr>
      <w:ins w:author="Arun Kaushal" w:date="2026-01-02T19:58:00Z" w:id="177">
        <w:del w:author="Namita Salgiya" w:date="2026-01-14T10:50:00Z" w:id="178">
          <w:r w:rsidRPr="008F4E5F" w:rsidDel="00366BC3">
            <w:rPr>
              <w:lang w:val="en-IN"/>
            </w:rPr>
            <w:delText>https://www.sbicard.com/en/faq.page</w:delText>
          </w:r>
        </w:del>
      </w:ins>
    </w:p>
    <w:p w:rsidR="009164D7" w:rsidP="004A5805" w:rsidRDefault="009164D7" w14:paraId="7415B9E1" w14:textId="0088E17B">
      <w:pPr>
        <w:jc w:val="center"/>
        <w:rPr>
          <w:b/>
          <w:bCs/>
          <w:u w:val="single"/>
          <w:lang w:val="en-IN"/>
        </w:rPr>
      </w:pPr>
      <w:r w:rsidRPr="008F4E5F">
        <w:rPr>
          <w:b/>
          <w:bCs/>
          <w:i/>
          <w:iCs/>
          <w:u w:val="single"/>
          <w:lang w:val="en-IN"/>
          <w:rPrChange w:author="Arun Kaushal" w:date="2026-01-02T19:58:00Z" w:id="179">
            <w:rPr>
              <w:b/>
              <w:bCs/>
              <w:u w:val="single"/>
              <w:lang w:val="en-IN"/>
            </w:rPr>
          </w:rPrChange>
        </w:rPr>
        <w:t>Other</w:t>
      </w:r>
      <w:r w:rsidRPr="009164D7">
        <w:rPr>
          <w:b/>
          <w:bCs/>
          <w:u w:val="single"/>
          <w:lang w:val="en-IN"/>
        </w:rPr>
        <w:t xml:space="preserve"> </w:t>
      </w:r>
      <w:r w:rsidRPr="008F4E5F">
        <w:rPr>
          <w:b/>
          <w:bCs/>
          <w:caps/>
          <w:u w:val="single"/>
          <w:lang w:val="en-IN"/>
          <w:rPrChange w:author="Arun Kaushal" w:date="2026-01-02T19:59:00Z" w:id="180">
            <w:rPr>
              <w:b/>
              <w:bCs/>
              <w:u w:val="single"/>
              <w:lang w:val="en-IN"/>
            </w:rPr>
          </w:rPrChange>
        </w:rPr>
        <w:t>Features</w:t>
      </w:r>
    </w:p>
    <w:p w:rsidR="00F318DC" w:rsidP="00F318DC" w:rsidRDefault="00F318DC" w14:paraId="72C76E23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Contactless Advantage</w:t>
      </w:r>
    </w:p>
    <w:p w:rsidRPr="00C37A02" w:rsidR="00F318DC" w:rsidP="00F318DC" w:rsidRDefault="00F318DC" w14:paraId="67D93AD6" w14:textId="705A5DC3">
      <w:pPr>
        <w:pStyle w:val="ListParagraph"/>
        <w:numPr>
          <w:ilvl w:val="0"/>
          <w:numId w:val="33"/>
        </w:numPr>
      </w:pPr>
      <w:r w:rsidRPr="00AC2D69">
        <w:rPr>
          <w:b/>
          <w:bCs/>
          <w:lang w:val="en-IN"/>
        </w:rPr>
        <w:t>Tap &amp; Pay with Ease:</w:t>
      </w:r>
      <w:r w:rsidRPr="00AC2D69">
        <w:rPr>
          <w:lang w:val="en-IN"/>
        </w:rPr>
        <w:t xml:space="preserve"> </w:t>
      </w:r>
      <w:r w:rsidRPr="00C37A02">
        <w:t xml:space="preserve">Make everyday payments effortlessly with SBI Card </w:t>
      </w:r>
      <w:r w:rsidR="00B149BB">
        <w:t>MILES</w:t>
      </w:r>
      <w:r w:rsidRPr="00C37A02">
        <w:t>. Simply tap your card on a secure reader for instant transactions.</w:t>
      </w:r>
    </w:p>
    <w:p w:rsidRPr="00AC2D69" w:rsidR="00F318DC" w:rsidP="00F318DC" w:rsidRDefault="00F318DC" w14:paraId="13B302FB" w14:textId="77777777">
      <w:pPr>
        <w:pStyle w:val="ListParagraph"/>
        <w:numPr>
          <w:ilvl w:val="0"/>
          <w:numId w:val="33"/>
        </w:numPr>
        <w:rPr>
          <w:lang w:val="en-IN"/>
        </w:rPr>
      </w:pPr>
      <w:r w:rsidRPr="00AC2D69">
        <w:rPr>
          <w:b/>
          <w:bCs/>
          <w:lang w:val="en-IN"/>
        </w:rPr>
        <w:t>Fast &amp; Convenient:</w:t>
      </w:r>
      <w:r w:rsidRPr="00AC2D69">
        <w:rPr>
          <w:lang w:val="en-IN"/>
        </w:rPr>
        <w:t xml:space="preserve"> No need to hand over your card or fumble for cash or coins. Tap and go for small, everyday payments in seconds.</w:t>
      </w:r>
    </w:p>
    <w:p w:rsidR="00F318DC" w:rsidP="00F318DC" w:rsidRDefault="00F318DC" w14:paraId="5586057D" w14:textId="23F13C78">
      <w:pPr>
        <w:pStyle w:val="ListParagraph"/>
        <w:numPr>
          <w:ilvl w:val="0"/>
          <w:numId w:val="45"/>
        </w:numPr>
        <w:rPr>
          <w:ins w:author="Namita Salgiya" w:date="2026-01-02T18:40:00Z" w:id="181"/>
          <w:lang w:val="en-IN"/>
        </w:rPr>
      </w:pPr>
      <w:r w:rsidRPr="00AC2D69">
        <w:rPr>
          <w:b/>
          <w:bCs/>
          <w:lang w:val="en-IN"/>
        </w:rPr>
        <w:t>Secure Transactions:</w:t>
      </w:r>
      <w:r w:rsidRPr="00AC2D69">
        <w:rPr>
          <w:lang w:val="en-IN"/>
        </w:rPr>
        <w:t xml:space="preserve"> Your card stays in your hand during the transaction, reducing the risk of loss or fraud. </w:t>
      </w:r>
      <w:ins w:author="Namita Salgiya" w:date="2026-01-20T19:34:00Z" w:id="182">
        <w:r w:rsidRPr="00C25AD7" w:rsidR="00C25AD7">
          <w:t>MasterCard</w:t>
        </w:r>
        <w:r w:rsidR="00C25AD7">
          <w:t xml:space="preserve"> </w:t>
        </w:r>
      </w:ins>
      <w:commentRangeStart w:id="183"/>
      <w:del w:author="Namita Salgiya" w:date="2026-01-20T19:34:00Z" w:id="184">
        <w:r w:rsidRPr="00AC2D69" w:rsidDel="00C25AD7">
          <w:rPr>
            <w:lang w:val="en-IN"/>
          </w:rPr>
          <w:delText xml:space="preserve">Visa </w:delText>
        </w:r>
        <w:r w:rsidRPr="00AC2D69" w:rsidDel="00C25AD7" w:rsidR="00826C1D">
          <w:rPr>
            <w:lang w:val="en-IN"/>
          </w:rPr>
          <w:delText>P</w:delText>
        </w:r>
        <w:r w:rsidRPr="00AC2D69" w:rsidDel="00C25AD7">
          <w:rPr>
            <w:lang w:val="en-IN"/>
          </w:rPr>
          <w:delText xml:space="preserve">ayWave’s </w:delText>
        </w:r>
        <w:commentRangeEnd w:id="183"/>
        <w:r w:rsidRPr="00AC2D69" w:rsidDel="00C25AD7" w:rsidR="00C25AD7">
          <w:rPr>
            <w:rStyle w:val="CommentReference"/>
            <w:sz w:val="22"/>
            <w:szCs w:val="22"/>
            <w:lang w:val="en-IN"/>
          </w:rPr>
          <w:commentReference w:id="183"/>
        </w:r>
      </w:del>
      <w:r w:rsidRPr="00AC2D69">
        <w:rPr>
          <w:lang w:val="en-IN"/>
        </w:rPr>
        <w:t>unique security key ensures that even if the card is tapped multiple times, only one transaction is processed.</w:t>
      </w:r>
    </w:p>
    <w:p w:rsidRPr="001A04C4" w:rsidR="00366BC3" w:rsidP="00366BC3" w:rsidRDefault="00366BC3" w14:paraId="52A1BE01" w14:textId="77777777">
      <w:pPr>
        <w:pStyle w:val="ListParagraph"/>
        <w:numPr>
          <w:ilvl w:val="0"/>
          <w:numId w:val="45"/>
        </w:numPr>
        <w:rPr>
          <w:ins w:author="Namita Salgiya" w:date="2026-01-14T10:52:00Z" w:id="185"/>
        </w:rPr>
      </w:pPr>
      <w:ins w:author="Namita Salgiya" w:date="2026-01-14T10:52:00Z" w:id="186">
        <w:r w:rsidRPr="001A04C4">
          <w:fldChar w:fldCharType="begin"/>
        </w:r>
        <w:r w:rsidRPr="001A04C4">
          <w:instrText>HYPERLINK "https://www.sbicard.com/sbi-card-en/assets/docs/pdf/personal/credit-cards/lifestyle/sbi-signature-contactless-card/Signature%20Contactless%20FAQ.pdf"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</w:t>
        </w:r>
        <w:r w:rsidRPr="001A04C4">
          <w:t>FAQs</w:t>
        </w:r>
        <w:r>
          <w:t xml:space="preserve"> on contactless credit card</w:t>
        </w:r>
        <w:r w:rsidRPr="001A04C4">
          <w:t>.</w:t>
        </w:r>
      </w:ins>
    </w:p>
    <w:p w:rsidRPr="00B275B9" w:rsidR="00366BC3" w:rsidP="00366BC3" w:rsidRDefault="00366BC3" w14:paraId="22031976" w14:textId="77777777">
      <w:pPr>
        <w:pStyle w:val="ListParagraph"/>
        <w:numPr>
          <w:ilvl w:val="0"/>
          <w:numId w:val="45"/>
        </w:numPr>
        <w:rPr>
          <w:ins w:author="Namita Salgiya" w:date="2026-01-14T10:52:00Z" w:id="187"/>
        </w:rPr>
      </w:pPr>
      <w:ins w:author="Namita Salgiya" w:date="2026-01-14T10:52:00Z" w:id="188">
        <w:r w:rsidRPr="001A04C4">
          <w:fldChar w:fldCharType="begin"/>
        </w:r>
        <w:r w:rsidRPr="001A04C4">
          <w:instrText>HYPERLINK "https://www.sbicard.com/sbi-card-en/assets/docs/pdf/personal/cards/list-of-stores.pdf"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the </w:t>
        </w:r>
        <w:r w:rsidRPr="001A04C4">
          <w:t>list of Merchants enabled for</w:t>
        </w:r>
        <w:r>
          <w:t xml:space="preserve"> contactless</w:t>
        </w:r>
        <w:r w:rsidRPr="001A04C4">
          <w:t xml:space="preserve"> transactions.</w:t>
        </w:r>
      </w:ins>
    </w:p>
    <w:p w:rsidRPr="00C71606" w:rsidR="00C71606" w:rsidDel="00366BC3" w:rsidP="00C71606" w:rsidRDefault="00C71606" w14:paraId="0A7074A4" w14:textId="275713DD">
      <w:pPr>
        <w:pStyle w:val="ListParagraph"/>
        <w:numPr>
          <w:ilvl w:val="0"/>
          <w:numId w:val="45"/>
        </w:numPr>
        <w:rPr>
          <w:del w:author="Namita Salgiya" w:date="2026-01-14T10:52:00Z" w:id="189"/>
          <w:rPrChange w:author="Namita Salgiya" w:date="2026-01-02T18:40:00Z" w:id="190">
            <w:rPr>
              <w:del w:author="Namita Salgiya" w:date="2026-01-14T10:52:00Z" w:id="191"/>
              <w:lang w:val="en-IN"/>
            </w:rPr>
          </w:rPrChange>
        </w:rPr>
      </w:pPr>
    </w:p>
    <w:p w:rsidRPr="00A653DF" w:rsidR="00A653DF" w:rsidP="00A653DF" w:rsidRDefault="00A653DF" w14:paraId="11B863AB" w14:textId="77777777">
      <w:pPr>
        <w:rPr>
          <w:b/>
          <w:bCs/>
          <w:lang w:val="en-IN" w:eastAsia="en-IN"/>
        </w:rPr>
      </w:pPr>
      <w:r w:rsidRPr="00A653DF">
        <w:rPr>
          <w:b/>
          <w:bCs/>
          <w:lang w:val="en-IN" w:eastAsia="en-IN"/>
        </w:rPr>
        <w:t>Spend Based Reversal</w:t>
      </w:r>
    </w:p>
    <w:p w:rsidRPr="00A653DF" w:rsidR="00A653DF" w:rsidP="00A653DF" w:rsidRDefault="00A653DF" w14:paraId="69D4535C" w14:textId="6D0CF660">
      <w:pPr>
        <w:pStyle w:val="ListParagraph"/>
        <w:numPr>
          <w:ilvl w:val="0"/>
          <w:numId w:val="45"/>
        </w:numPr>
        <w:rPr>
          <w:lang w:val="en-IN" w:eastAsia="en-IN"/>
        </w:rPr>
      </w:pPr>
      <w:r w:rsidRPr="00A653DF">
        <w:rPr>
          <w:lang w:val="en-IN" w:eastAsia="en-IN"/>
        </w:rPr>
        <w:t xml:space="preserve">Spend based reversal on annual spends of </w:t>
      </w:r>
      <w:r>
        <w:rPr>
          <w:lang w:val="en-IN" w:eastAsia="en-IN"/>
        </w:rPr>
        <w:t xml:space="preserve">Rs. </w:t>
      </w:r>
      <w:r w:rsidRPr="00A653DF">
        <w:rPr>
          <w:lang w:val="en-IN" w:eastAsia="en-IN"/>
        </w:rPr>
        <w:t>6 la</w:t>
      </w:r>
      <w:r>
        <w:rPr>
          <w:lang w:val="en-IN" w:eastAsia="en-IN"/>
        </w:rPr>
        <w:t>kh</w:t>
      </w:r>
      <w:ins w:author="Upadhyay , Shubham (SBICard)" w:date="2026-01-02T11:28:00Z" w:id="192">
        <w:r w:rsidR="00826C1D">
          <w:rPr>
            <w:lang w:val="en-IN" w:eastAsia="en-IN"/>
          </w:rPr>
          <w:t>s</w:t>
        </w:r>
      </w:ins>
    </w:p>
    <w:p w:rsidRPr="00A653DF" w:rsidR="00A653DF" w:rsidP="00A653DF" w:rsidRDefault="00A653DF" w14:paraId="65D6BA41" w14:textId="5F4AB264">
      <w:pPr>
        <w:pStyle w:val="ListParagraph"/>
        <w:numPr>
          <w:ilvl w:val="0"/>
          <w:numId w:val="45"/>
        </w:numPr>
        <w:rPr>
          <w:lang w:val="en-IN" w:eastAsia="en-IN"/>
        </w:rPr>
      </w:pPr>
      <w:r w:rsidRPr="00A653DF">
        <w:rPr>
          <w:lang w:val="en-IN" w:eastAsia="en-IN"/>
        </w:rPr>
        <w:t>Fee reversal is preconditioned on fee levied during the renewal cycle</w:t>
      </w:r>
    </w:p>
    <w:p w:rsidRPr="009164D7" w:rsidR="002C53AE" w:rsidP="002C53AE" w:rsidRDefault="002C53AE" w14:paraId="53015D8A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Fuel Surcharge Waiver</w:t>
      </w:r>
    </w:p>
    <w:p w:rsidRPr="00F23D00" w:rsidR="002C53AE" w:rsidP="002C53AE" w:rsidRDefault="002C53AE" w14:paraId="766E6965" w14:textId="7DB42A89">
      <w:pPr>
        <w:pStyle w:val="ListParagraph"/>
        <w:numPr>
          <w:ilvl w:val="0"/>
          <w:numId w:val="45"/>
        </w:numPr>
        <w:rPr>
          <w:lang w:val="en-IN"/>
        </w:rPr>
      </w:pPr>
      <w:r w:rsidRPr="00F23D00">
        <w:rPr>
          <w:lang w:val="en-IN"/>
        </w:rPr>
        <w:t xml:space="preserve">Enjoy a 1% fuel surcharge waiver on </w:t>
      </w:r>
      <w:r>
        <w:rPr>
          <w:lang w:val="en-IN"/>
        </w:rPr>
        <w:t xml:space="preserve">every </w:t>
      </w:r>
      <w:r w:rsidRPr="00F23D00">
        <w:rPr>
          <w:lang w:val="en-IN"/>
        </w:rPr>
        <w:t xml:space="preserve">transaction between </w:t>
      </w:r>
      <w:r>
        <w:rPr>
          <w:lang w:val="en-IN"/>
        </w:rPr>
        <w:t xml:space="preserve">Rs. </w:t>
      </w:r>
      <w:r w:rsidRPr="00F23D00">
        <w:rPr>
          <w:lang w:val="en-IN"/>
        </w:rPr>
        <w:t xml:space="preserve">500 and </w:t>
      </w:r>
      <w:r>
        <w:rPr>
          <w:lang w:val="en-IN"/>
        </w:rPr>
        <w:t xml:space="preserve">Rs. </w:t>
      </w:r>
      <w:r w:rsidR="00B149BB">
        <w:rPr>
          <w:lang w:val="en-IN"/>
        </w:rPr>
        <w:t>4</w:t>
      </w:r>
      <w:r w:rsidRPr="00F23D00">
        <w:rPr>
          <w:lang w:val="en-IN"/>
        </w:rPr>
        <w:t xml:space="preserve">,000 at </w:t>
      </w:r>
      <w:r>
        <w:rPr>
          <w:lang w:val="en-IN"/>
        </w:rPr>
        <w:t xml:space="preserve">all </w:t>
      </w:r>
      <w:r w:rsidRPr="00F23D00">
        <w:rPr>
          <w:lang w:val="en-IN"/>
        </w:rPr>
        <w:t>petrol pumps across India.</w:t>
      </w:r>
    </w:p>
    <w:p w:rsidRPr="009D2D1C" w:rsidR="002C53AE" w:rsidP="002C53AE" w:rsidRDefault="002C53AE" w14:paraId="04CE47F9" w14:textId="1A78A9AA">
      <w:pPr>
        <w:pStyle w:val="ListParagraph"/>
        <w:numPr>
          <w:ilvl w:val="0"/>
          <w:numId w:val="45"/>
        </w:numPr>
        <w:rPr>
          <w:lang w:val="en-IN"/>
        </w:rPr>
      </w:pPr>
      <w:r w:rsidRPr="00F23D00">
        <w:rPr>
          <w:lang w:val="en-IN"/>
        </w:rPr>
        <w:t xml:space="preserve">Maximum waiver of </w:t>
      </w:r>
      <w:r>
        <w:rPr>
          <w:lang w:val="en-IN"/>
        </w:rPr>
        <w:t>Rs. 250</w:t>
      </w:r>
      <w:r w:rsidRPr="00F23D00">
        <w:rPr>
          <w:lang w:val="en-IN"/>
        </w:rPr>
        <w:t xml:space="preserve"> per statement cycle, per credit card account.</w:t>
      </w:r>
    </w:p>
    <w:p w:rsidRPr="009164D7" w:rsidR="00F318DC" w:rsidP="00F318DC" w:rsidRDefault="00F318DC" w14:paraId="118D6FFE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Global Acceptance</w:t>
      </w:r>
    </w:p>
    <w:p w:rsidR="00F318DC" w:rsidP="00F318DC" w:rsidRDefault="00F318DC" w14:paraId="7A0E261B" w14:textId="77777777">
      <w:pPr>
        <w:pStyle w:val="ListParagraph"/>
        <w:numPr>
          <w:ilvl w:val="0"/>
          <w:numId w:val="45"/>
        </w:numPr>
        <w:rPr>
          <w:lang w:val="en-IN"/>
        </w:rPr>
      </w:pPr>
      <w:r w:rsidRPr="00F23D00">
        <w:rPr>
          <w:lang w:val="en-IN"/>
        </w:rPr>
        <w:t>Accepted in over 24 million outlets glob</w:t>
      </w:r>
      <w:r>
        <w:rPr>
          <w:lang w:val="en-IN"/>
        </w:rPr>
        <w:t>ally</w:t>
      </w:r>
      <w:r w:rsidRPr="00F23D00">
        <w:rPr>
          <w:lang w:val="en-IN"/>
        </w:rPr>
        <w:t xml:space="preserve">, including 3,25,000 </w:t>
      </w:r>
      <w:r>
        <w:rPr>
          <w:lang w:val="en-IN"/>
        </w:rPr>
        <w:t xml:space="preserve">in </w:t>
      </w:r>
      <w:r w:rsidRPr="00F23D00">
        <w:rPr>
          <w:lang w:val="en-IN"/>
        </w:rPr>
        <w:t>India</w:t>
      </w:r>
    </w:p>
    <w:p w:rsidRPr="00F318DC" w:rsidR="00F318DC" w:rsidP="009164D7" w:rsidRDefault="00F318DC" w14:paraId="019B45E5" w14:textId="72D34C66">
      <w:pPr>
        <w:pStyle w:val="ListParagraph"/>
        <w:numPr>
          <w:ilvl w:val="0"/>
          <w:numId w:val="45"/>
        </w:numPr>
        <w:rPr>
          <w:lang w:val="en-IN" w:eastAsia="en-IN"/>
        </w:rPr>
      </w:pPr>
      <w:r w:rsidRPr="00F318DC">
        <w:rPr>
          <w:lang w:val="en-IN" w:eastAsia="en-IN"/>
        </w:rPr>
        <w:t xml:space="preserve">Use your card to make payments at any outlet that accepts </w:t>
      </w:r>
      <w:r w:rsidRPr="00B149BB" w:rsidR="00B149BB">
        <w:rPr>
          <w:lang w:eastAsia="en-IN"/>
        </w:rPr>
        <w:t>MasterCard</w:t>
      </w:r>
      <w:ins w:author="Upadhyay , Shubham (SBICard)" w:date="2026-01-02T11:29:00Z" w:id="193">
        <w:r w:rsidR="00826C1D">
          <w:rPr>
            <w:lang w:eastAsia="en-IN"/>
          </w:rPr>
          <w:t xml:space="preserve"> </w:t>
        </w:r>
      </w:ins>
      <w:r w:rsidRPr="00B149BB" w:rsidR="00B149BB">
        <w:rPr>
          <w:lang w:eastAsia="en-IN"/>
        </w:rPr>
        <w:t>/</w:t>
      </w:r>
      <w:ins w:author="Upadhyay , Shubham (SBICard)" w:date="2026-01-02T11:29:00Z" w:id="194">
        <w:r w:rsidR="00826C1D">
          <w:rPr>
            <w:lang w:eastAsia="en-IN"/>
          </w:rPr>
          <w:t xml:space="preserve"> </w:t>
        </w:r>
      </w:ins>
      <w:proofErr w:type="spellStart"/>
      <w:r w:rsidRPr="00B149BB" w:rsidR="00B149BB">
        <w:rPr>
          <w:lang w:eastAsia="en-IN"/>
        </w:rPr>
        <w:t>RuPay</w:t>
      </w:r>
      <w:proofErr w:type="spellEnd"/>
    </w:p>
    <w:p w:rsidRPr="009164D7" w:rsidR="004A5805" w:rsidP="004A5805" w:rsidRDefault="004A5805" w14:paraId="5C097B34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Cash Access Across the World</w:t>
      </w:r>
    </w:p>
    <w:p w:rsidRPr="00AE161E" w:rsidR="00AE161E" w:rsidP="00AE161E" w:rsidRDefault="004A5805" w14:paraId="380B78A4" w14:textId="5FFBEFC4">
      <w:pPr>
        <w:pStyle w:val="ListParagraph"/>
        <w:numPr>
          <w:ilvl w:val="0"/>
          <w:numId w:val="49"/>
        </w:numPr>
        <w:rPr>
          <w:lang w:val="en-IN" w:eastAsia="en-IN"/>
        </w:rPr>
      </w:pPr>
      <w:r w:rsidRPr="004A5805">
        <w:rPr>
          <w:lang w:val="en-IN" w:eastAsia="en-IN"/>
        </w:rPr>
        <w:t>Withdraw cash from over 1 million ATMs across the globe</w:t>
      </w:r>
    </w:p>
    <w:p w:rsidR="00AE161E" w:rsidP="00AE161E" w:rsidRDefault="00AE161E" w14:paraId="4C1612D8" w14:textId="77777777">
      <w:pPr>
        <w:rPr>
          <w:b/>
          <w:bCs/>
          <w:lang w:val="en-IN"/>
        </w:rPr>
      </w:pPr>
      <w:proofErr w:type="spellStart"/>
      <w:r w:rsidRPr="00AE161E">
        <w:rPr>
          <w:b/>
          <w:bCs/>
          <w:lang w:val="en-IN"/>
        </w:rPr>
        <w:t>Flexipay</w:t>
      </w:r>
      <w:proofErr w:type="spellEnd"/>
    </w:p>
    <w:p w:rsidRPr="004A5805" w:rsidR="00AE161E" w:rsidP="00AE161E" w:rsidRDefault="00AE161E" w14:paraId="3DB9ACE9" w14:textId="77777777">
      <w:pPr>
        <w:pStyle w:val="ListParagraph"/>
        <w:numPr>
          <w:ilvl w:val="0"/>
          <w:numId w:val="49"/>
        </w:numPr>
        <w:rPr>
          <w:lang w:val="en-IN"/>
        </w:rPr>
      </w:pPr>
      <w:r w:rsidRPr="004A5805">
        <w:rPr>
          <w:lang w:val="en-IN"/>
        </w:rPr>
        <w:t>Convert eligible purchases into easy monthly EMIs</w:t>
      </w:r>
    </w:p>
    <w:p w:rsidR="00AE161E" w:rsidP="00AE161E" w:rsidRDefault="00AE161E" w14:paraId="172B2E0E" w14:textId="77777777">
      <w:pPr>
        <w:pStyle w:val="ListParagraph"/>
        <w:numPr>
          <w:ilvl w:val="0"/>
          <w:numId w:val="49"/>
        </w:numPr>
        <w:rPr>
          <w:ins w:author="Namita Salgiya" w:date="2026-01-02T18:40:00Z" w:id="195"/>
          <w:lang w:val="en-IN"/>
        </w:rPr>
      </w:pPr>
      <w:r w:rsidRPr="00681931">
        <w:rPr>
          <w:lang w:val="en-IN"/>
        </w:rPr>
        <w:t>Applicable on transactions of Rs. 2,500 or more</w:t>
      </w:r>
    </w:p>
    <w:p w:rsidR="00C71606" w:rsidP="00C71606" w:rsidRDefault="00C71606" w14:paraId="56E72D6A" w14:textId="77777777">
      <w:pPr>
        <w:pStyle w:val="ListParagraph"/>
        <w:numPr>
          <w:ilvl w:val="0"/>
          <w:numId w:val="49"/>
        </w:numPr>
        <w:rPr>
          <w:ins w:author="Namita Salgiya" w:date="2026-01-14T10:52:00Z" w:id="196"/>
        </w:rPr>
      </w:pPr>
      <w:ins w:author="Namita Salgiya" w:date="2026-01-02T18:40:00Z" w:id="197">
        <w:r w:rsidRPr="002B5E9C">
          <w:t>Click </w:t>
        </w:r>
        <w:r w:rsidRPr="002B5E9C">
          <w:fldChar w:fldCharType="begin"/>
        </w:r>
        <w:r w:rsidRPr="002B5E9C">
          <w:instrText>HYPERLINK "https://www.sbicard.com/en/personal/benefits/lower-interest-option/flexi-pay.page"</w:instrText>
        </w:r>
        <w:r w:rsidRPr="002B5E9C">
          <w:fldChar w:fldCharType="separate"/>
        </w:r>
        <w:r w:rsidRPr="002B5E9C">
          <w:rPr>
            <w:rStyle w:val="Hyperlink"/>
          </w:rPr>
          <w:t>here </w:t>
        </w:r>
        <w:r w:rsidRPr="002B5E9C">
          <w:fldChar w:fldCharType="end"/>
        </w:r>
        <w:r w:rsidRPr="002B5E9C">
          <w:t xml:space="preserve">to learn how to apply for </w:t>
        </w:r>
        <w:proofErr w:type="spellStart"/>
        <w:r w:rsidRPr="002B5E9C">
          <w:t>Flexipay</w:t>
        </w:r>
      </w:ins>
      <w:proofErr w:type="spellEnd"/>
    </w:p>
    <w:p w:rsidRPr="00F534F3" w:rsidR="00366BC3" w:rsidP="00366BC3" w:rsidRDefault="00366BC3" w14:paraId="63B74A12" w14:textId="77777777">
      <w:pPr>
        <w:rPr>
          <w:ins w:author="Namita Salgiya" w:date="2026-01-14T10:53:00Z" w:id="198"/>
          <w:b/>
          <w:bCs/>
          <w:lang w:val="en-IN"/>
        </w:rPr>
      </w:pPr>
      <w:ins w:author="Namita Salgiya" w:date="2026-01-14T10:53:00Z" w:id="199">
        <w:r w:rsidRPr="00F534F3">
          <w:rPr>
            <w:b/>
            <w:bCs/>
            <w:lang w:val="en-IN"/>
          </w:rPr>
          <w:t>Add-on Cards</w:t>
        </w:r>
      </w:ins>
    </w:p>
    <w:p w:rsidRPr="00B275B9" w:rsidR="00366BC3" w:rsidP="00366BC3" w:rsidRDefault="00366BC3" w14:paraId="09A18E14" w14:textId="77777777">
      <w:pPr>
        <w:pStyle w:val="ListParagraph"/>
        <w:numPr>
          <w:ilvl w:val="0"/>
          <w:numId w:val="105"/>
        </w:numPr>
        <w:rPr>
          <w:ins w:author="Namita Salgiya" w:date="2026-01-14T10:53:00Z" w:id="200"/>
        </w:rPr>
      </w:pPr>
      <w:ins w:author="Namita Salgiya" w:date="2026-01-14T10:53:00Z" w:id="201">
        <w:r>
          <w:t>E</w:t>
        </w:r>
        <w:r w:rsidRPr="00B275B9">
          <w:t>mpower your family with </w:t>
        </w:r>
        <w:r w:rsidRPr="00B275B9">
          <w:fldChar w:fldCharType="begin"/>
        </w:r>
        <w:r w:rsidRPr="00B275B9">
          <w:instrText>HYPERLINK "https://www.sbicard.com/en/personal/benefits/add-on-card.page"</w:instrText>
        </w:r>
        <w:r w:rsidRPr="00B275B9">
          <w:fldChar w:fldCharType="separate"/>
        </w:r>
        <w:r w:rsidRPr="00B275B9">
          <w:rPr>
            <w:rStyle w:val="Hyperlink"/>
          </w:rPr>
          <w:t>add-on cards</w:t>
        </w:r>
        <w:r w:rsidRPr="00B275B9">
          <w:fldChar w:fldCharType="end"/>
        </w:r>
        <w:r>
          <w:t xml:space="preserve"> </w:t>
        </w:r>
        <w:r w:rsidRPr="00B275B9">
          <w:t>for your parents, spouse, children or siblings above the age of 18</w:t>
        </w:r>
      </w:ins>
    </w:p>
    <w:p w:rsidRPr="00B275B9" w:rsidR="00366BC3" w:rsidP="00366BC3" w:rsidRDefault="00366BC3" w14:paraId="15D43A35" w14:textId="77777777">
      <w:pPr>
        <w:rPr>
          <w:ins w:author="Namita Salgiya" w:date="2026-01-14T10:53:00Z" w:id="202"/>
          <w:b/>
          <w:bCs/>
        </w:rPr>
      </w:pPr>
      <w:ins w:author="Namita Salgiya" w:date="2026-01-14T10:53:00Z" w:id="203">
        <w:r w:rsidRPr="00B275B9">
          <w:rPr>
            <w:b/>
            <w:bCs/>
          </w:rPr>
          <w:t>Safe and Secure</w:t>
        </w:r>
      </w:ins>
    </w:p>
    <w:p w:rsidRPr="00B275B9" w:rsidR="00366BC3" w:rsidP="00366BC3" w:rsidRDefault="00366BC3" w14:paraId="09C9CBCA" w14:textId="0CC012E1">
      <w:pPr>
        <w:pStyle w:val="ListParagraph"/>
        <w:numPr>
          <w:ilvl w:val="0"/>
          <w:numId w:val="105"/>
        </w:numPr>
        <w:rPr>
          <w:ins w:author="Namita Salgiya" w:date="2026-01-14T10:53:00Z" w:id="204"/>
        </w:rPr>
      </w:pPr>
      <w:ins w:author="Namita Salgiya" w:date="2026-01-14T10:53:00Z" w:id="205">
        <w:r w:rsidRPr="00B275B9">
          <w:t xml:space="preserve">Get enhanced security against counterfeiting and skimming with the chip and pin enabled SBI Card </w:t>
        </w:r>
      </w:ins>
      <w:ins w:author="Namita Salgiya" w:date="2026-01-20T19:33:00Z" w:id="206">
        <w:r w:rsidR="00C25AD7">
          <w:t>MILES</w:t>
        </w:r>
      </w:ins>
    </w:p>
    <w:p w:rsidRPr="00B275B9" w:rsidR="00366BC3" w:rsidP="00366BC3" w:rsidRDefault="00366BC3" w14:paraId="1D9BB144" w14:textId="77777777">
      <w:pPr>
        <w:rPr>
          <w:ins w:author="Namita Salgiya" w:date="2026-01-14T10:53:00Z" w:id="207"/>
          <w:b/>
          <w:bCs/>
        </w:rPr>
      </w:pPr>
      <w:ins w:author="Namita Salgiya" w:date="2026-01-14T10:53:00Z" w:id="208">
        <w:r w:rsidRPr="00B275B9">
          <w:rPr>
            <w:b/>
            <w:bCs/>
          </w:rPr>
          <w:t>Easy Bill Pay Facility</w:t>
        </w:r>
      </w:ins>
    </w:p>
    <w:p w:rsidRPr="00B275B9" w:rsidR="00366BC3" w:rsidP="00366BC3" w:rsidRDefault="00366BC3" w14:paraId="78EC4FF9" w14:textId="77777777">
      <w:pPr>
        <w:pStyle w:val="ListParagraph"/>
        <w:numPr>
          <w:ilvl w:val="0"/>
          <w:numId w:val="105"/>
        </w:numPr>
        <w:rPr>
          <w:ins w:author="Namita Salgiya" w:date="2026-01-14T10:53:00Z" w:id="209"/>
        </w:rPr>
      </w:pPr>
      <w:ins w:author="Namita Salgiya" w:date="2026-01-14T10:53:00Z" w:id="210">
        <w:r w:rsidRPr="00B275B9">
          <w:t>Pay your electricity, telephone, mobile and other utility bills using the Easy Bill Pay facility</w:t>
        </w:r>
        <w:del w:author="Upadhyay , Shubham (SBICard)" w:date="2026-01-14T15:10:00Z" w:id="211">
          <w:r w:rsidRPr="00B275B9" w:rsidDel="00483E61">
            <w:delText> </w:delText>
          </w:r>
        </w:del>
        <w:r>
          <w:t xml:space="preserve">. </w:t>
        </w:r>
        <w:r w:rsidRPr="00B275B9">
          <w:t>Click</w:t>
        </w:r>
        <w:r>
          <w:t xml:space="preserve"> </w:t>
        </w:r>
        <w:r w:rsidRPr="00B275B9">
          <w:fldChar w:fldCharType="begin"/>
        </w:r>
        <w:r w:rsidRPr="00B275B9">
          <w:instrText>HYPERLINK "https://www.sbicard.com/en/personal/benefits.page" \l "area5"</w:instrText>
        </w:r>
        <w:r w:rsidRPr="00B275B9">
          <w:fldChar w:fldCharType="separate"/>
        </w:r>
        <w:r w:rsidRPr="00B275B9">
          <w:rPr>
            <w:rStyle w:val="Hyperlink"/>
          </w:rPr>
          <w:t>here</w:t>
        </w:r>
        <w:r w:rsidRPr="00B275B9">
          <w:fldChar w:fldCharType="end"/>
        </w:r>
        <w:r>
          <w:t xml:space="preserve"> </w:t>
        </w:r>
        <w:r w:rsidRPr="00B275B9">
          <w:t>to know more</w:t>
        </w:r>
      </w:ins>
    </w:p>
    <w:p w:rsidRPr="005E66AE" w:rsidR="00366BC3" w:rsidP="00366BC3" w:rsidRDefault="00366BC3" w14:paraId="1CC4EE3B" w14:textId="77777777">
      <w:pPr>
        <w:rPr>
          <w:ins w:author="Namita Salgiya" w:date="2026-01-14T10:53:00Z" w:id="212"/>
          <w:b/>
          <w:bCs/>
        </w:rPr>
      </w:pPr>
      <w:ins w:author="Namita Salgiya" w:date="2026-01-14T10:53:00Z" w:id="213">
        <w:r w:rsidRPr="005E66AE">
          <w:rPr>
            <w:b/>
            <w:bCs/>
          </w:rPr>
          <w:t>Balance Transfer on EMI</w:t>
        </w:r>
      </w:ins>
    </w:p>
    <w:p w:rsidRPr="005E66AE" w:rsidR="00366BC3" w:rsidP="00366BC3" w:rsidRDefault="00366BC3" w14:paraId="49F42121" w14:textId="77777777">
      <w:pPr>
        <w:pStyle w:val="ListParagraph"/>
        <w:numPr>
          <w:ilvl w:val="0"/>
          <w:numId w:val="49"/>
        </w:numPr>
        <w:rPr>
          <w:ins w:author="Namita Salgiya" w:date="2026-01-14T10:53:00Z" w:id="214"/>
        </w:rPr>
      </w:pPr>
      <w:ins w:author="Namita Salgiya" w:date="2026-01-14T10:53:00Z" w:id="215">
        <w:r w:rsidRPr="005E66AE">
          <w:t xml:space="preserve">Save money </w:t>
        </w:r>
        <w:r w:rsidRPr="00377F55">
          <w:t>on your credit card repayments</w:t>
        </w:r>
        <w:r>
          <w:t xml:space="preserve">. </w:t>
        </w:r>
      </w:ins>
    </w:p>
    <w:p w:rsidRPr="005E66AE" w:rsidR="00366BC3" w:rsidP="00366BC3" w:rsidRDefault="00366BC3" w14:paraId="35A7C4B5" w14:textId="19BF044F">
      <w:pPr>
        <w:pStyle w:val="ListParagraph"/>
        <w:numPr>
          <w:ilvl w:val="0"/>
          <w:numId w:val="49"/>
        </w:numPr>
        <w:rPr>
          <w:ins w:author="Namita Salgiya" w:date="2026-01-14T10:53:00Z" w:id="216"/>
        </w:rPr>
      </w:pPr>
      <w:ins w:author="Namita Salgiya" w:date="2026-01-14T10:53:00Z" w:id="217">
        <w:r w:rsidRPr="005E66AE">
          <w:t>Transfer outstanding balance</w:t>
        </w:r>
        <w:r>
          <w:t>s</w:t>
        </w:r>
        <w:r w:rsidRPr="005E66AE">
          <w:t xml:space="preserve"> of other banks’ credit cards to your SBI Card</w:t>
        </w:r>
        <w:r>
          <w:t xml:space="preserve"> MILES </w:t>
        </w:r>
        <w:r w:rsidRPr="00377F55">
          <w:t>at a lower interest rate and repay in easy EMIs.</w:t>
        </w:r>
        <w:r>
          <w:t xml:space="preserve"> </w:t>
        </w:r>
        <w:r w:rsidRPr="005E66AE">
          <w:fldChar w:fldCharType="begin"/>
        </w:r>
        <w:r w:rsidRPr="005E66AE">
          <w:instrText>HYPERLINK "https://www.sbicard.com/en/personal/benefits/lower-interest-option/balance-transfer-on-emi.page" \t "_blank"</w:instrText>
        </w:r>
        <w:r w:rsidRPr="005E66AE">
          <w:fldChar w:fldCharType="separate"/>
        </w:r>
        <w:r w:rsidRPr="005E66AE">
          <w:rPr>
            <w:rStyle w:val="Hyperlink"/>
          </w:rPr>
          <w:t>Click here</w:t>
        </w:r>
        <w:r w:rsidRPr="005E66AE">
          <w:fldChar w:fldCharType="end"/>
        </w:r>
        <w:r>
          <w:t xml:space="preserve"> </w:t>
        </w:r>
        <w:r w:rsidRPr="005E66AE">
          <w:t>to know about Balance Transfer on EMI</w:t>
        </w:r>
        <w:r>
          <w:t>.</w:t>
        </w:r>
      </w:ins>
    </w:p>
    <w:p w:rsidRPr="00366BC3" w:rsidR="00366BC3" w:rsidP="00366BC3" w:rsidRDefault="00366BC3" w14:paraId="165385DF" w14:textId="336903EE">
      <w:pPr>
        <w:pStyle w:val="ListParagraph"/>
        <w:numPr>
          <w:ilvl w:val="0"/>
          <w:numId w:val="49"/>
        </w:numPr>
        <w:rPr>
          <w:ins w:author="Namita Salgiya" w:date="2026-01-02T18:40:00Z" w:id="218"/>
        </w:rPr>
      </w:pPr>
      <w:ins w:author="Namita Salgiya" w:date="2026-01-14T10:53:00Z" w:id="219">
        <w:r w:rsidRPr="00247784">
          <w:t>Login to your account to avail this facility.</w:t>
        </w:r>
      </w:ins>
    </w:p>
    <w:p w:rsidR="00C71606" w:rsidP="00C71606" w:rsidRDefault="00C71606" w14:paraId="353BDCF3" w14:textId="77777777">
      <w:pPr>
        <w:rPr>
          <w:ins w:author="Namita Salgiya" w:date="2026-01-02T18:40:00Z" w:id="220"/>
          <w:lang w:val="en-IN"/>
        </w:rPr>
      </w:pPr>
    </w:p>
    <w:p w:rsidRPr="00C71606" w:rsidR="00C71606" w:rsidRDefault="00C71606" w14:paraId="0CA22D9E" w14:textId="77777777">
      <w:pPr>
        <w:rPr>
          <w:lang w:val="en-IN"/>
        </w:rPr>
        <w:pPrChange w:author="Namita Salgiya" w:date="2026-01-02T18:40:00Z" w:id="232">
          <w:pPr>
            <w:pStyle w:val="ListParagraph"/>
            <w:numPr>
              <w:numId w:val="49"/>
            </w:numPr>
            <w:ind w:hanging="360"/>
          </w:pPr>
        </w:pPrChange>
      </w:pPr>
    </w:p>
    <w:p w:rsidRPr="00AE161E" w:rsidR="00AE161E" w:rsidP="00AE161E" w:rsidRDefault="00AE161E" w14:paraId="4E008819" w14:textId="77777777">
      <w:pPr>
        <w:rPr>
          <w:b/>
          <w:bCs/>
          <w:lang w:val="en-IN"/>
        </w:rPr>
      </w:pPr>
    </w:p>
    <w:p w:rsidRPr="00AE161E" w:rsidR="00AE161E" w:rsidP="00AE161E" w:rsidRDefault="00AE161E" w14:paraId="1B1F21AC" w14:textId="77777777">
      <w:pPr>
        <w:rPr>
          <w:lang w:val="en-IN"/>
        </w:rPr>
      </w:pPr>
    </w:p>
    <w:sectPr w:rsidRPr="00AE161E" w:rsidR="00AE161E">
      <w:footerReference w:type="even" r:id="rId22"/>
      <w:footerReference w:type="default" r:id="rId23"/>
      <w:footerReference w:type="first" r:id="rId24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US(" w:author="Upadhyay , Shubham (SBICard)" w:date="2026-01-02T12:10:00Z" w:id="183">
    <w:p w:rsidR="006F6BAC" w:rsidP="006F6BAC" w:rsidRDefault="006F6BAC" w14:paraId="593B2BFC" w14:textId="77777777">
      <w:pPr>
        <w:pStyle w:val="CommentText"/>
      </w:pPr>
      <w:r>
        <w:rPr>
          <w:rStyle w:val="CommentReference"/>
        </w:rPr>
        <w:annotationRef/>
      </w:r>
      <w:r>
        <w:t>Please evaluate...Why only Visa?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93B2BF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3E58A864" w16cex:dateUtc="2026-01-02T06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93B2BFC" w16cid:durableId="3E58A86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06108" w:rsidP="00E405C7" w:rsidRDefault="00906108" w14:paraId="0DC7DDD5" w14:textId="77777777">
      <w:pPr>
        <w:spacing w:after="0" w:line="240" w:lineRule="auto"/>
      </w:pPr>
      <w:r>
        <w:separator/>
      </w:r>
    </w:p>
  </w:endnote>
  <w:endnote w:type="continuationSeparator" w:id="0">
    <w:p w:rsidR="00906108" w:rsidP="00E405C7" w:rsidRDefault="00906108" w14:paraId="5FF1CB7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ri Offc">
    <w:altName w:val="Calibri"/>
    <w:charset w:val="00"/>
    <w:family w:val="swiss"/>
    <w:pitch w:val="variable"/>
    <w:sig w:usb0="800000EF" w:usb1="4000205B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E405C7" w:rsidRDefault="00E405C7" w14:paraId="7DD4B89B" w14:textId="3E4274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6D2AEB" wp14:editId="3C32DD9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22853457" name="Text Box 2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A0535F1" w14:textId="64F360E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353EC200">
            <v:shapetype id="_x0000_t202" coordsize="21600,21600" o:spt="202" path="m,l,21600r21600,l21600,xe" w14:anchorId="166D2AEB">
              <v:stroke joinstyle="miter"/>
              <v:path gradientshapeok="t" o:connecttype="rect"/>
            </v:shapetype>
            <v:shape id="Text Box 2" style="position:absolute;margin-left:0;margin-top:0;width:87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">
              <v:textbox style="mso-fit-shape-to-text:t" inset="0,0,0,15pt">
                <w:txbxContent>
                  <w:p w:rsidRPr="00E405C7" w:rsidR="00E405C7" w:rsidP="00E405C7" w:rsidRDefault="00E405C7" w14:paraId="21C2D885" w14:textId="64F360E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E405C7" w:rsidRDefault="00E405C7" w14:paraId="75EA928B" w14:textId="55AB3B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275AB4" wp14:editId="35BB4639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08443431" name="Text Box 3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9DB7BFF" w14:textId="2430C4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05F6343E">
            <v:shapetype id="_x0000_t202" coordsize="21600,21600" o:spt="202" path="m,l,21600r21600,l21600,xe" w14:anchorId="25275AB4">
              <v:stroke joinstyle="miter"/>
              <v:path gradientshapeok="t" o:connecttype="rect"/>
            </v:shapetype>
            <v:shape id="Text Box 3" style="position:absolute;margin-left:0;margin-top:0;width:87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">
              <v:textbox style="mso-fit-shape-to-text:t" inset="0,0,0,15pt">
                <w:txbxContent>
                  <w:p w:rsidRPr="00E405C7" w:rsidR="00E405C7" w:rsidP="00E405C7" w:rsidRDefault="00E405C7" w14:paraId="5F3C1322" w14:textId="2430C4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E405C7" w:rsidRDefault="00E405C7" w14:paraId="49FE02B4" w14:textId="3FA9381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D91AC6" wp14:editId="7EA721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2053094162" name="Text Box 1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2C33ECC8" w14:textId="5F0F6E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67F6B40C">
            <v:shapetype id="_x0000_t202" coordsize="21600,21600" o:spt="202" path="m,l,21600r21600,l21600,xe" w14:anchorId="59D91AC6">
              <v:stroke joinstyle="miter"/>
              <v:path gradientshapeok="t" o:connecttype="rect"/>
            </v:shapetype>
            <v:shape id="Text Box 1" style="position:absolute;margin-left:0;margin-top:0;width:87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">
              <v:textbox style="mso-fit-shape-to-text:t" inset="0,0,0,15pt">
                <w:txbxContent>
                  <w:p w:rsidRPr="00E405C7" w:rsidR="00E405C7" w:rsidP="00E405C7" w:rsidRDefault="00E405C7" w14:paraId="5C5DC2C6" w14:textId="5F0F6E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06108" w:rsidP="00E405C7" w:rsidRDefault="00906108" w14:paraId="3DB0C74F" w14:textId="77777777">
      <w:pPr>
        <w:spacing w:after="0" w:line="240" w:lineRule="auto"/>
      </w:pPr>
      <w:r>
        <w:separator/>
      </w:r>
    </w:p>
  </w:footnote>
  <w:footnote w:type="continuationSeparator" w:id="0">
    <w:p w:rsidR="00906108" w:rsidP="00E405C7" w:rsidRDefault="00906108" w14:paraId="0A4C7F2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20F"/>
    <w:multiLevelType w:val="hybridMultilevel"/>
    <w:tmpl w:val="A9C471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53C0248"/>
    <w:multiLevelType w:val="multilevel"/>
    <w:tmpl w:val="6042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6854539"/>
    <w:multiLevelType w:val="multilevel"/>
    <w:tmpl w:val="C306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8B235B5"/>
    <w:multiLevelType w:val="multilevel"/>
    <w:tmpl w:val="3F1A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0931417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A273581"/>
    <w:multiLevelType w:val="hybridMultilevel"/>
    <w:tmpl w:val="CD2242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B7E116A"/>
    <w:multiLevelType w:val="multilevel"/>
    <w:tmpl w:val="A706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B864E87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CFE2A6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F0B43D8"/>
    <w:multiLevelType w:val="hybridMultilevel"/>
    <w:tmpl w:val="FEE0601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2224C2D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4E71137"/>
    <w:multiLevelType w:val="hybridMultilevel"/>
    <w:tmpl w:val="D06EB4C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59B1B91"/>
    <w:multiLevelType w:val="hybridMultilevel"/>
    <w:tmpl w:val="A48AC1C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8A24178"/>
    <w:multiLevelType w:val="hybridMultilevel"/>
    <w:tmpl w:val="A3AC7E4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1A086D8C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B5C5F19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1A449DE"/>
    <w:multiLevelType w:val="hybridMultilevel"/>
    <w:tmpl w:val="26CCE93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3C85F5A"/>
    <w:multiLevelType w:val="multilevel"/>
    <w:tmpl w:val="7DA8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40C1574"/>
    <w:multiLevelType w:val="multilevel"/>
    <w:tmpl w:val="6BAC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60B30E8"/>
    <w:multiLevelType w:val="multilevel"/>
    <w:tmpl w:val="EB6E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2C197741"/>
    <w:multiLevelType w:val="multilevel"/>
    <w:tmpl w:val="A00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36E3434"/>
    <w:multiLevelType w:val="multilevel"/>
    <w:tmpl w:val="FD82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65B708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6756B79"/>
    <w:multiLevelType w:val="multilevel"/>
    <w:tmpl w:val="AAD0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75E5254"/>
    <w:multiLevelType w:val="hybridMultilevel"/>
    <w:tmpl w:val="2646D90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37EE5CDF"/>
    <w:multiLevelType w:val="hybridMultilevel"/>
    <w:tmpl w:val="5F74709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8171553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39A51D10"/>
    <w:multiLevelType w:val="multilevel"/>
    <w:tmpl w:val="31CA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39F475C2"/>
    <w:multiLevelType w:val="multilevel"/>
    <w:tmpl w:val="C15C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3A63330F"/>
    <w:multiLevelType w:val="multilevel"/>
    <w:tmpl w:val="270A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3AE82791"/>
    <w:multiLevelType w:val="multilevel"/>
    <w:tmpl w:val="4130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3B0C6C67"/>
    <w:multiLevelType w:val="multilevel"/>
    <w:tmpl w:val="DC04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3C4444E1"/>
    <w:multiLevelType w:val="multilevel"/>
    <w:tmpl w:val="394E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3DDC6ED5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3F5C7E3F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3F9B5709"/>
    <w:multiLevelType w:val="multilevel"/>
    <w:tmpl w:val="8B54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8" w15:restartNumberingAfterBreak="0">
    <w:nsid w:val="3FFE458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42794AF9"/>
    <w:multiLevelType w:val="multilevel"/>
    <w:tmpl w:val="0264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1" w15:restartNumberingAfterBreak="0">
    <w:nsid w:val="440F4209"/>
    <w:multiLevelType w:val="multilevel"/>
    <w:tmpl w:val="31CA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446171D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45BD1A97"/>
    <w:multiLevelType w:val="multilevel"/>
    <w:tmpl w:val="9E12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46336386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46D939BC"/>
    <w:multiLevelType w:val="multilevel"/>
    <w:tmpl w:val="370E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47CD548E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49905734"/>
    <w:multiLevelType w:val="hybridMultilevel"/>
    <w:tmpl w:val="62E0807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4C017F6D"/>
    <w:multiLevelType w:val="multilevel"/>
    <w:tmpl w:val="B8F4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4C9C360A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4E722D9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4F326529"/>
    <w:multiLevelType w:val="multilevel"/>
    <w:tmpl w:val="5F70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3" w15:restartNumberingAfterBreak="0">
    <w:nsid w:val="51904C24"/>
    <w:multiLevelType w:val="hybridMultilevel"/>
    <w:tmpl w:val="A1302F9E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4" w15:restartNumberingAfterBreak="0">
    <w:nsid w:val="51DD5842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522E6BB2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52763398"/>
    <w:multiLevelType w:val="multilevel"/>
    <w:tmpl w:val="1D5E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53011CB0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55124C18"/>
    <w:multiLevelType w:val="multilevel"/>
    <w:tmpl w:val="CECE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55F7343F"/>
    <w:multiLevelType w:val="multilevel"/>
    <w:tmpl w:val="413A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55FB352E"/>
    <w:multiLevelType w:val="hybridMultilevel"/>
    <w:tmpl w:val="8772B21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56757FF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56A3753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572C732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59474EAA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59D5116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5A857768"/>
    <w:multiLevelType w:val="multilevel"/>
    <w:tmpl w:val="5BA0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5AAC4DE2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5AD326C6"/>
    <w:multiLevelType w:val="hybridMultilevel"/>
    <w:tmpl w:val="7600807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9" w15:restartNumberingAfterBreak="0">
    <w:nsid w:val="5B865A35"/>
    <w:multiLevelType w:val="multilevel"/>
    <w:tmpl w:val="DA72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5BAE64E6"/>
    <w:multiLevelType w:val="multilevel"/>
    <w:tmpl w:val="2E4E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1" w15:restartNumberingAfterBreak="0">
    <w:nsid w:val="5CAE4F65"/>
    <w:multiLevelType w:val="hybridMultilevel"/>
    <w:tmpl w:val="3526584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2" w15:restartNumberingAfterBreak="0">
    <w:nsid w:val="5DC35F0C"/>
    <w:multiLevelType w:val="multilevel"/>
    <w:tmpl w:val="44D0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5EAE06D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5FBA1E0E"/>
    <w:multiLevelType w:val="multilevel"/>
    <w:tmpl w:val="48E2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 w15:restartNumberingAfterBreak="0">
    <w:nsid w:val="61105E01"/>
    <w:multiLevelType w:val="multilevel"/>
    <w:tmpl w:val="096A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 w15:restartNumberingAfterBreak="0">
    <w:nsid w:val="62897C6B"/>
    <w:multiLevelType w:val="hybridMultilevel"/>
    <w:tmpl w:val="C2FAA9F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6318660D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8" w15:restartNumberingAfterBreak="0">
    <w:nsid w:val="63BE34A6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 w15:restartNumberingAfterBreak="0">
    <w:nsid w:val="651C338E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 w15:restartNumberingAfterBreak="0">
    <w:nsid w:val="67450753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1" w15:restartNumberingAfterBreak="0">
    <w:nsid w:val="67BC6364"/>
    <w:multiLevelType w:val="multilevel"/>
    <w:tmpl w:val="5C60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2" w15:restartNumberingAfterBreak="0">
    <w:nsid w:val="68234335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3" w15:restartNumberingAfterBreak="0">
    <w:nsid w:val="6A6906DD"/>
    <w:multiLevelType w:val="multilevel"/>
    <w:tmpl w:val="31CA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4" w15:restartNumberingAfterBreak="0">
    <w:nsid w:val="6A8D6879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5" w15:restartNumberingAfterBreak="0">
    <w:nsid w:val="6AB4570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6" w15:restartNumberingAfterBreak="0">
    <w:nsid w:val="6AF049FF"/>
    <w:multiLevelType w:val="hybridMultilevel"/>
    <w:tmpl w:val="3F78340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6B4F7E1B"/>
    <w:multiLevelType w:val="multilevel"/>
    <w:tmpl w:val="2B30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8" w15:restartNumberingAfterBreak="0">
    <w:nsid w:val="6C2A5BE4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9" w15:restartNumberingAfterBreak="0">
    <w:nsid w:val="6FE97C6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0" w15:restartNumberingAfterBreak="0">
    <w:nsid w:val="70EA0331"/>
    <w:multiLevelType w:val="multilevel"/>
    <w:tmpl w:val="1C9A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1" w15:restartNumberingAfterBreak="0">
    <w:nsid w:val="712D174A"/>
    <w:multiLevelType w:val="multilevel"/>
    <w:tmpl w:val="5D1C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2" w15:restartNumberingAfterBreak="0">
    <w:nsid w:val="72CA131D"/>
    <w:multiLevelType w:val="multilevel"/>
    <w:tmpl w:val="ECC2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3" w15:restartNumberingAfterBreak="0">
    <w:nsid w:val="7355674E"/>
    <w:multiLevelType w:val="multilevel"/>
    <w:tmpl w:val="B128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4" w15:restartNumberingAfterBreak="0">
    <w:nsid w:val="73EF7733"/>
    <w:multiLevelType w:val="multilevel"/>
    <w:tmpl w:val="5D54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5" w15:restartNumberingAfterBreak="0">
    <w:nsid w:val="741A583F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6" w15:restartNumberingAfterBreak="0">
    <w:nsid w:val="74CA3891"/>
    <w:multiLevelType w:val="multilevel"/>
    <w:tmpl w:val="ACC6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7" w15:restartNumberingAfterBreak="0">
    <w:nsid w:val="75AE6116"/>
    <w:multiLevelType w:val="hybridMultilevel"/>
    <w:tmpl w:val="3F24BE8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8" w15:restartNumberingAfterBreak="0">
    <w:nsid w:val="78036A20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9" w15:restartNumberingAfterBreak="0">
    <w:nsid w:val="790E4FAD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0" w15:restartNumberingAfterBreak="0">
    <w:nsid w:val="7AA60737"/>
    <w:multiLevelType w:val="multilevel"/>
    <w:tmpl w:val="F7CE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1" w15:restartNumberingAfterBreak="0">
    <w:nsid w:val="7AAF716C"/>
    <w:multiLevelType w:val="multilevel"/>
    <w:tmpl w:val="2CC8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2" w15:restartNumberingAfterBreak="0">
    <w:nsid w:val="7BDC046F"/>
    <w:multiLevelType w:val="hybridMultilevel"/>
    <w:tmpl w:val="A8E84B4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3" w15:restartNumberingAfterBreak="0">
    <w:nsid w:val="7CDA0348"/>
    <w:multiLevelType w:val="multilevel"/>
    <w:tmpl w:val="31CA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4" w15:restartNumberingAfterBreak="0">
    <w:nsid w:val="7D7A7F30"/>
    <w:multiLevelType w:val="hybridMultilevel"/>
    <w:tmpl w:val="569AC02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4"/>
  </w:num>
  <w:num w:numId="2">
    <w:abstractNumId w:val="63"/>
  </w:num>
  <w:num w:numId="3">
    <w:abstractNumId w:val="23"/>
  </w:num>
  <w:num w:numId="4">
    <w:abstractNumId w:val="11"/>
  </w:num>
  <w:num w:numId="5">
    <w:abstractNumId w:val="77"/>
  </w:num>
  <w:num w:numId="6">
    <w:abstractNumId w:val="65"/>
  </w:num>
  <w:num w:numId="7">
    <w:abstractNumId w:val="16"/>
  </w:num>
  <w:num w:numId="8">
    <w:abstractNumId w:val="38"/>
  </w:num>
  <w:num w:numId="9">
    <w:abstractNumId w:val="9"/>
  </w:num>
  <w:num w:numId="10">
    <w:abstractNumId w:val="82"/>
  </w:num>
  <w:num w:numId="11">
    <w:abstractNumId w:val="67"/>
  </w:num>
  <w:num w:numId="12">
    <w:abstractNumId w:val="35"/>
  </w:num>
  <w:num w:numId="13">
    <w:abstractNumId w:val="85"/>
  </w:num>
  <w:num w:numId="14">
    <w:abstractNumId w:val="8"/>
  </w:num>
  <w:num w:numId="15">
    <w:abstractNumId w:val="15"/>
  </w:num>
  <w:num w:numId="16">
    <w:abstractNumId w:val="55"/>
  </w:num>
  <w:num w:numId="17">
    <w:abstractNumId w:val="5"/>
  </w:num>
  <w:num w:numId="18">
    <w:abstractNumId w:val="79"/>
  </w:num>
  <w:num w:numId="19">
    <w:abstractNumId w:val="99"/>
  </w:num>
  <w:num w:numId="20">
    <w:abstractNumId w:val="51"/>
  </w:num>
  <w:num w:numId="21">
    <w:abstractNumId w:val="84"/>
  </w:num>
  <w:num w:numId="22">
    <w:abstractNumId w:val="61"/>
  </w:num>
  <w:num w:numId="23">
    <w:abstractNumId w:val="78"/>
  </w:num>
  <w:num w:numId="24">
    <w:abstractNumId w:val="46"/>
  </w:num>
  <w:num w:numId="25">
    <w:abstractNumId w:val="92"/>
  </w:num>
  <w:num w:numId="26">
    <w:abstractNumId w:val="6"/>
  </w:num>
  <w:num w:numId="27">
    <w:abstractNumId w:val="13"/>
  </w:num>
  <w:num w:numId="28">
    <w:abstractNumId w:val="17"/>
  </w:num>
  <w:num w:numId="29">
    <w:abstractNumId w:val="47"/>
  </w:num>
  <w:num w:numId="30">
    <w:abstractNumId w:val="39"/>
  </w:num>
  <w:num w:numId="31">
    <w:abstractNumId w:val="40"/>
  </w:num>
  <w:num w:numId="32">
    <w:abstractNumId w:val="22"/>
  </w:num>
  <w:num w:numId="33">
    <w:abstractNumId w:val="1"/>
  </w:num>
  <w:num w:numId="34">
    <w:abstractNumId w:val="30"/>
  </w:num>
  <w:num w:numId="35">
    <w:abstractNumId w:val="45"/>
  </w:num>
  <w:num w:numId="36">
    <w:abstractNumId w:val="58"/>
  </w:num>
  <w:num w:numId="37">
    <w:abstractNumId w:val="7"/>
  </w:num>
  <w:num w:numId="38">
    <w:abstractNumId w:val="21"/>
  </w:num>
  <w:num w:numId="39">
    <w:abstractNumId w:val="81"/>
  </w:num>
  <w:num w:numId="40">
    <w:abstractNumId w:val="43"/>
  </w:num>
  <w:num w:numId="41">
    <w:abstractNumId w:val="56"/>
  </w:num>
  <w:num w:numId="42">
    <w:abstractNumId w:val="87"/>
  </w:num>
  <w:num w:numId="43">
    <w:abstractNumId w:val="25"/>
  </w:num>
  <w:num w:numId="44">
    <w:abstractNumId w:val="18"/>
  </w:num>
  <w:num w:numId="45">
    <w:abstractNumId w:val="86"/>
  </w:num>
  <w:num w:numId="46">
    <w:abstractNumId w:val="76"/>
  </w:num>
  <w:num w:numId="47">
    <w:abstractNumId w:val="53"/>
  </w:num>
  <w:num w:numId="48">
    <w:abstractNumId w:val="10"/>
  </w:num>
  <w:num w:numId="49">
    <w:abstractNumId w:val="0"/>
  </w:num>
  <w:num w:numId="50">
    <w:abstractNumId w:val="70"/>
  </w:num>
  <w:num w:numId="51">
    <w:abstractNumId w:val="27"/>
  </w:num>
  <w:num w:numId="52">
    <w:abstractNumId w:val="94"/>
  </w:num>
  <w:num w:numId="53">
    <w:abstractNumId w:val="73"/>
  </w:num>
  <w:num w:numId="54">
    <w:abstractNumId w:val="57"/>
  </w:num>
  <w:num w:numId="55">
    <w:abstractNumId w:val="95"/>
  </w:num>
  <w:num w:numId="56">
    <w:abstractNumId w:val="50"/>
  </w:num>
  <w:num w:numId="57">
    <w:abstractNumId w:val="44"/>
  </w:num>
  <w:num w:numId="58">
    <w:abstractNumId w:val="64"/>
  </w:num>
  <w:num w:numId="59">
    <w:abstractNumId w:val="89"/>
  </w:num>
  <w:num w:numId="60">
    <w:abstractNumId w:val="98"/>
  </w:num>
  <w:num w:numId="61">
    <w:abstractNumId w:val="54"/>
  </w:num>
  <w:num w:numId="62">
    <w:abstractNumId w:val="88"/>
  </w:num>
  <w:num w:numId="63">
    <w:abstractNumId w:val="42"/>
  </w:num>
  <w:num w:numId="64">
    <w:abstractNumId w:val="62"/>
  </w:num>
  <w:num w:numId="65">
    <w:abstractNumId w:val="37"/>
  </w:num>
  <w:num w:numId="66">
    <w:abstractNumId w:val="20"/>
  </w:num>
  <w:num w:numId="67">
    <w:abstractNumId w:val="52"/>
  </w:num>
  <w:num w:numId="68">
    <w:abstractNumId w:val="31"/>
  </w:num>
  <w:num w:numId="69">
    <w:abstractNumId w:val="4"/>
  </w:num>
  <w:num w:numId="70">
    <w:abstractNumId w:val="12"/>
  </w:num>
  <w:num w:numId="71">
    <w:abstractNumId w:val="29"/>
  </w:num>
  <w:num w:numId="72">
    <w:abstractNumId w:val="69"/>
  </w:num>
  <w:num w:numId="73">
    <w:abstractNumId w:val="103"/>
  </w:num>
  <w:num w:numId="74">
    <w:abstractNumId w:val="83"/>
  </w:num>
  <w:num w:numId="75">
    <w:abstractNumId w:val="41"/>
  </w:num>
  <w:num w:numId="76">
    <w:abstractNumId w:val="93"/>
  </w:num>
  <w:num w:numId="77">
    <w:abstractNumId w:val="19"/>
  </w:num>
  <w:num w:numId="78">
    <w:abstractNumId w:val="75"/>
  </w:num>
  <w:num w:numId="79">
    <w:abstractNumId w:val="68"/>
  </w:num>
  <w:num w:numId="80">
    <w:abstractNumId w:val="100"/>
  </w:num>
  <w:num w:numId="81">
    <w:abstractNumId w:val="66"/>
  </w:num>
  <w:num w:numId="82">
    <w:abstractNumId w:val="102"/>
  </w:num>
  <w:num w:numId="83">
    <w:abstractNumId w:val="59"/>
  </w:num>
  <w:num w:numId="84">
    <w:abstractNumId w:val="101"/>
  </w:num>
  <w:num w:numId="85">
    <w:abstractNumId w:val="60"/>
  </w:num>
  <w:num w:numId="86">
    <w:abstractNumId w:val="33"/>
  </w:num>
  <w:num w:numId="87">
    <w:abstractNumId w:val="80"/>
  </w:num>
  <w:num w:numId="88">
    <w:abstractNumId w:val="26"/>
  </w:num>
  <w:num w:numId="89">
    <w:abstractNumId w:val="49"/>
  </w:num>
  <w:num w:numId="90">
    <w:abstractNumId w:val="72"/>
  </w:num>
  <w:num w:numId="91">
    <w:abstractNumId w:val="90"/>
  </w:num>
  <w:num w:numId="92">
    <w:abstractNumId w:val="71"/>
  </w:num>
  <w:num w:numId="93">
    <w:abstractNumId w:val="104"/>
  </w:num>
  <w:num w:numId="94">
    <w:abstractNumId w:val="32"/>
  </w:num>
  <w:num w:numId="95">
    <w:abstractNumId w:val="2"/>
  </w:num>
  <w:num w:numId="96">
    <w:abstractNumId w:val="97"/>
  </w:num>
  <w:num w:numId="97">
    <w:abstractNumId w:val="3"/>
  </w:num>
  <w:num w:numId="98">
    <w:abstractNumId w:val="91"/>
  </w:num>
  <w:num w:numId="99">
    <w:abstractNumId w:val="28"/>
  </w:num>
  <w:num w:numId="100">
    <w:abstractNumId w:val="24"/>
  </w:num>
  <w:num w:numId="101">
    <w:abstractNumId w:val="74"/>
  </w:num>
  <w:num w:numId="102">
    <w:abstractNumId w:val="96"/>
  </w:num>
  <w:num w:numId="103">
    <w:abstractNumId w:val="34"/>
  </w:num>
  <w:num w:numId="104">
    <w:abstractNumId w:val="36"/>
  </w:num>
  <w:num w:numId="105">
    <w:abstractNumId w:val="48"/>
  </w:num>
  <w:numIdMacAtCleanup w:val="10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run Kaushal">
    <w15:presenceInfo w15:providerId="None" w15:userId="Arun Kaushal"/>
  </w15:person>
  <w15:person w15:author="Namita Salgiya">
    <w15:presenceInfo w15:providerId="Windows Live" w15:userId="4e5e558c91ea66bf"/>
  </w15:person>
  <w15:person w15:author="Upadhyay , Shubham (SBICard)">
    <w15:presenceInfo w15:providerId="AD" w15:userId="S-1-5-21-1521157601-2888471106-1901687981-65808"/>
  </w15:person>
  <w15:person w15:author="Wasi, Raiyan (SBICard)">
    <w15:presenceInfo w15:providerId="AD" w15:userId="S::raiyan.wasi@sbicard.com::7bc746b4-e88e-47a6-992b-68865658f83b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1005C"/>
    <w:rsid w:val="00061D4B"/>
    <w:rsid w:val="0009775C"/>
    <w:rsid w:val="000A3CEB"/>
    <w:rsid w:val="000E113B"/>
    <w:rsid w:val="00122BDC"/>
    <w:rsid w:val="001535C0"/>
    <w:rsid w:val="001573BC"/>
    <w:rsid w:val="0016440F"/>
    <w:rsid w:val="001C5B69"/>
    <w:rsid w:val="00235F80"/>
    <w:rsid w:val="0029715F"/>
    <w:rsid w:val="002C53AE"/>
    <w:rsid w:val="002D38D6"/>
    <w:rsid w:val="00311B56"/>
    <w:rsid w:val="0034371F"/>
    <w:rsid w:val="00345E13"/>
    <w:rsid w:val="00366BC3"/>
    <w:rsid w:val="003C18A8"/>
    <w:rsid w:val="003D715C"/>
    <w:rsid w:val="0042325B"/>
    <w:rsid w:val="00442E3F"/>
    <w:rsid w:val="00483E61"/>
    <w:rsid w:val="00486071"/>
    <w:rsid w:val="004A5805"/>
    <w:rsid w:val="004A60BF"/>
    <w:rsid w:val="00513A0B"/>
    <w:rsid w:val="005310B6"/>
    <w:rsid w:val="005643BE"/>
    <w:rsid w:val="00574F86"/>
    <w:rsid w:val="005D3E59"/>
    <w:rsid w:val="005E4FBA"/>
    <w:rsid w:val="006356B7"/>
    <w:rsid w:val="00637D0A"/>
    <w:rsid w:val="006657A1"/>
    <w:rsid w:val="00667EEB"/>
    <w:rsid w:val="00681931"/>
    <w:rsid w:val="006938F5"/>
    <w:rsid w:val="006A2631"/>
    <w:rsid w:val="006E3F6B"/>
    <w:rsid w:val="006F6BAC"/>
    <w:rsid w:val="007228A4"/>
    <w:rsid w:val="007275A2"/>
    <w:rsid w:val="007550F8"/>
    <w:rsid w:val="007E6A3E"/>
    <w:rsid w:val="00805273"/>
    <w:rsid w:val="008103FF"/>
    <w:rsid w:val="00823ABB"/>
    <w:rsid w:val="00826C1D"/>
    <w:rsid w:val="0083076E"/>
    <w:rsid w:val="00832A62"/>
    <w:rsid w:val="00863249"/>
    <w:rsid w:val="0088357A"/>
    <w:rsid w:val="008E4E96"/>
    <w:rsid w:val="008F4E5F"/>
    <w:rsid w:val="00906108"/>
    <w:rsid w:val="009164D7"/>
    <w:rsid w:val="00931386"/>
    <w:rsid w:val="00932AB1"/>
    <w:rsid w:val="00946831"/>
    <w:rsid w:val="00947F57"/>
    <w:rsid w:val="009A176A"/>
    <w:rsid w:val="009C0D9E"/>
    <w:rsid w:val="009D2D1C"/>
    <w:rsid w:val="00A12DC1"/>
    <w:rsid w:val="00A150C5"/>
    <w:rsid w:val="00A27FC1"/>
    <w:rsid w:val="00A33030"/>
    <w:rsid w:val="00A579B5"/>
    <w:rsid w:val="00A653DF"/>
    <w:rsid w:val="00A80E72"/>
    <w:rsid w:val="00A852C1"/>
    <w:rsid w:val="00A90630"/>
    <w:rsid w:val="00AC2D69"/>
    <w:rsid w:val="00AE161E"/>
    <w:rsid w:val="00AF4A2A"/>
    <w:rsid w:val="00B149BB"/>
    <w:rsid w:val="00B74F63"/>
    <w:rsid w:val="00BA12D3"/>
    <w:rsid w:val="00BD7285"/>
    <w:rsid w:val="00BF3A60"/>
    <w:rsid w:val="00C0786A"/>
    <w:rsid w:val="00C25AD7"/>
    <w:rsid w:val="00C37A02"/>
    <w:rsid w:val="00C42307"/>
    <w:rsid w:val="00C63C91"/>
    <w:rsid w:val="00C66F71"/>
    <w:rsid w:val="00C712F6"/>
    <w:rsid w:val="00C71606"/>
    <w:rsid w:val="00C74138"/>
    <w:rsid w:val="00C84F76"/>
    <w:rsid w:val="00CA2451"/>
    <w:rsid w:val="00CA5965"/>
    <w:rsid w:val="00CA61DB"/>
    <w:rsid w:val="00CB45CF"/>
    <w:rsid w:val="00CD511F"/>
    <w:rsid w:val="00CE7798"/>
    <w:rsid w:val="00D34CF6"/>
    <w:rsid w:val="00D41563"/>
    <w:rsid w:val="00D86A35"/>
    <w:rsid w:val="00DB606B"/>
    <w:rsid w:val="00DC2CA4"/>
    <w:rsid w:val="00DD6D4F"/>
    <w:rsid w:val="00E0022F"/>
    <w:rsid w:val="00E07D94"/>
    <w:rsid w:val="00E21728"/>
    <w:rsid w:val="00E405C7"/>
    <w:rsid w:val="00E47C6A"/>
    <w:rsid w:val="00E56665"/>
    <w:rsid w:val="00E61E30"/>
    <w:rsid w:val="00E62FE6"/>
    <w:rsid w:val="00EB0E12"/>
    <w:rsid w:val="00F23D00"/>
    <w:rsid w:val="00F318DC"/>
    <w:rsid w:val="00F31F00"/>
    <w:rsid w:val="00FB78C6"/>
    <w:rsid w:val="00FC56CE"/>
    <w:rsid w:val="0AEB869D"/>
    <w:rsid w:val="61119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Comment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405C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405C7"/>
    <w:rPr>
      <w:lang w:val="en-GB"/>
    </w:rPr>
  </w:style>
  <w:style w:type="paragraph" w:styleId="Revision">
    <w:name w:val="Revision"/>
    <w:hidden/>
    <w:uiPriority w:val="99"/>
    <w:semiHidden/>
    <w:rsid w:val="00E47C6A"/>
    <w:pPr>
      <w:spacing w:after="0" w:line="240" w:lineRule="auto"/>
    </w:pPr>
    <w:rPr>
      <w:lang w:val="en-GB"/>
    </w:rPr>
  </w:style>
  <w:style w:type="paragraph" w:styleId="Header">
    <w:name w:val="header"/>
    <w:basedOn w:val="Normal"/>
    <w:link w:val="HeaderChar"/>
    <w:uiPriority w:val="99"/>
    <w:unhideWhenUsed/>
    <w:rsid w:val="00C25AD7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25AD7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comments.xml" Id="rId18" /><Relationship Type="http://schemas.microsoft.com/office/2011/relationships/people" Target="people.xml" Id="rId26" /><Relationship Type="http://schemas.openxmlformats.org/officeDocument/2006/relationships/settings" Target="settings.xml" Id="rId3" /><Relationship Type="http://schemas.microsoft.com/office/2018/08/relationships/commentsExtensible" Target="commentsExtensible.xml" Id="rId21" /><Relationship Type="http://schemas.openxmlformats.org/officeDocument/2006/relationships/hyperlink" Target="https://www.sbicard.com/en/most-important-terms-and-conditions.page" TargetMode="External" Id="rId17" /><Relationship Type="http://schemas.openxmlformats.org/officeDocument/2006/relationships/fontTable" Target="fontTable.xml" Id="rId25" /><Relationship Type="http://schemas.openxmlformats.org/officeDocument/2006/relationships/styles" Target="styles.xml" Id="rId2" /><Relationship Type="http://schemas.openxmlformats.org/officeDocument/2006/relationships/hyperlink" Target="https://www.sbicard.com/en/personal/credit-cards/lifestyle/sbi-card-elite.page" TargetMode="External" Id="rId16" /><Relationship Type="http://schemas.microsoft.com/office/2016/09/relationships/commentsIds" Target="commentsIds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3.xml" Id="rId24" /><Relationship Type="http://schemas.openxmlformats.org/officeDocument/2006/relationships/footnotes" Target="footnotes.xml" Id="rId5" /><Relationship Type="http://schemas.openxmlformats.org/officeDocument/2006/relationships/footer" Target="footer2.xml" Id="rId23" /><Relationship Type="http://schemas.microsoft.com/office/2011/relationships/commentsExtended" Target="commentsExtended.xml" Id="rId19" /><Relationship Type="http://schemas.openxmlformats.org/officeDocument/2006/relationships/webSettings" Target="webSettings.xml" Id="rId4" /><Relationship Type="http://schemas.openxmlformats.org/officeDocument/2006/relationships/footer" Target="footer1.xml" Id="rId22" /><Relationship Type="http://schemas.openxmlformats.org/officeDocument/2006/relationships/theme" Target="theme/theme1.xml" Id="rId2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6</revision>
  <dcterms:created xsi:type="dcterms:W3CDTF">2026-01-14T09:41:00.0000000Z</dcterms:created>
  <dcterms:modified xsi:type="dcterms:W3CDTF">2026-03-19T06:54:17.4095474Z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  <property fmtid="{D5CDD505-2E9C-101B-9397-08002B2CF9AE}" pid="3" name="ClassificationContentMarkingFooterShapeIds">
    <vt:lpwstr>7a5fbb12,729c6a51,71c08927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SBI Card Internal</vt:lpwstr>
  </property>
  <property fmtid="{D5CDD505-2E9C-101B-9397-08002B2CF9AE}" pid="6" name="MSIP_Label_952a70d6-3766-43cb-8698-0840c6b20a20_Enabled">
    <vt:lpwstr>true</vt:lpwstr>
  </property>
  <property fmtid="{D5CDD505-2E9C-101B-9397-08002B2CF9AE}" pid="7" name="MSIP_Label_952a70d6-3766-43cb-8698-0840c6b20a20_SetDate">
    <vt:lpwstr>2025-12-30T07:11:13Z</vt:lpwstr>
  </property>
  <property fmtid="{D5CDD505-2E9C-101B-9397-08002B2CF9AE}" pid="8" name="MSIP_Label_952a70d6-3766-43cb-8698-0840c6b20a20_Method">
    <vt:lpwstr>Standard</vt:lpwstr>
  </property>
  <property fmtid="{D5CDD505-2E9C-101B-9397-08002B2CF9AE}" pid="9" name="MSIP_Label_952a70d6-3766-43cb-8698-0840c6b20a20_Name">
    <vt:lpwstr>SBI Card Internal</vt:lpwstr>
  </property>
  <property fmtid="{D5CDD505-2E9C-101B-9397-08002B2CF9AE}" pid="10" name="MSIP_Label_952a70d6-3766-43cb-8698-0840c6b20a20_SiteId">
    <vt:lpwstr>80940975-4f68-45c3-b5b6-4f9a76a187e2</vt:lpwstr>
  </property>
  <property fmtid="{D5CDD505-2E9C-101B-9397-08002B2CF9AE}" pid="11" name="MSIP_Label_952a70d6-3766-43cb-8698-0840c6b20a20_ActionId">
    <vt:lpwstr>7d287ccb-0526-4da0-bba0-cb3aa58fe714</vt:lpwstr>
  </property>
  <property fmtid="{D5CDD505-2E9C-101B-9397-08002B2CF9AE}" pid="12" name="MSIP_Label_952a70d6-3766-43cb-8698-0840c6b20a20_ContentBits">
    <vt:lpwstr>2</vt:lpwstr>
  </property>
  <property fmtid="{D5CDD505-2E9C-101B-9397-08002B2CF9AE}" pid="13" name="MSIP_Label_952a70d6-3766-43cb-8698-0840c6b20a20_Tag">
    <vt:lpwstr>10, 3, 0, 1</vt:lpwstr>
  </property>
</Properties>
</file>