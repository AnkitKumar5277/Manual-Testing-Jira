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AA7" w:rsidP="003D715C" w:rsidRDefault="00432396" w14:paraId="1E2B0BF7" w14:textId="0A33B7C3">
      <w:pPr>
        <w:jc w:val="center"/>
        <w:rPr>
          <w:b/>
          <w:bCs/>
          <w:lang w:val="en-IN"/>
        </w:rPr>
      </w:pPr>
      <w:r>
        <w:fldChar w:fldCharType="begin"/>
      </w:r>
      <w:r>
        <w:instrText xml:space="preserve"> HYPERLINK "https://www.sbicard.com/en/personal/credit-cards/travel/paytm-sbi-card-select.page" </w:instrText>
      </w:r>
      <w:r>
        <w:fldChar w:fldCharType="separate"/>
      </w:r>
      <w:r w:rsidRPr="00654AA7" w:rsidR="00654AA7">
        <w:rPr>
          <w:rStyle w:val="Hyperlink"/>
          <w:b/>
          <w:bCs/>
          <w:lang w:val="en-IN"/>
        </w:rPr>
        <w:t>Paytm SBI Card SELECT</w:t>
      </w:r>
      <w:r>
        <w:rPr>
          <w:rStyle w:val="Hyperlink"/>
          <w:b/>
          <w:bCs/>
          <w:lang w:val="en-IN"/>
        </w:rPr>
        <w:fldChar w:fldCharType="end"/>
      </w:r>
    </w:p>
    <w:p w:rsidRPr="001C5B69" w:rsidR="009B7DC5" w:rsidP="009B7DC5" w:rsidRDefault="009B7DC5" w14:paraId="4B2B638E" w14:textId="4963E8E6">
      <w:pPr>
        <w:jc w:val="center"/>
        <w:rPr>
          <w:lang w:val="en-IN"/>
        </w:rPr>
      </w:pPr>
      <w:r>
        <w:rPr>
          <w:lang w:val="en-IN"/>
        </w:rPr>
        <w:t xml:space="preserve">Get </w:t>
      </w:r>
      <w:r w:rsidR="003F03C0">
        <w:rPr>
          <w:lang w:val="en-IN"/>
        </w:rPr>
        <w:t xml:space="preserve">Instant Cashback </w:t>
      </w:r>
      <w:r>
        <w:rPr>
          <w:lang w:val="en-IN"/>
        </w:rPr>
        <w:t xml:space="preserve">on </w:t>
      </w:r>
      <w:r w:rsidR="003F03C0">
        <w:rPr>
          <w:lang w:val="en-IN"/>
        </w:rPr>
        <w:t>All Your Spends</w:t>
      </w:r>
    </w:p>
    <w:p w:rsidRPr="00813AED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813AED">
        <w:rPr>
          <w:b/>
          <w:bCs/>
          <w:i/>
          <w:iCs/>
          <w:u w:val="single"/>
          <w:lang w:val="en-IN"/>
        </w:rPr>
        <w:t>Best For</w:t>
      </w:r>
    </w:p>
    <w:p w:rsidR="00F711A7" w:rsidP="009445F5" w:rsidRDefault="00E76AA0" w14:paraId="494962FD" w14:textId="5530CD01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Welcome</w:t>
      </w:r>
      <w:r w:rsidR="00F711A7">
        <w:rPr>
          <w:lang w:val="en-IN" w:eastAsia="en-IN"/>
        </w:rPr>
        <w:t xml:space="preserve"> Benefits</w:t>
      </w:r>
    </w:p>
    <w:p w:rsidR="00F711A7" w:rsidP="00F711A7" w:rsidRDefault="00F711A7" w14:paraId="52403991" w14:textId="77777777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Milestone Benefits</w:t>
      </w:r>
    </w:p>
    <w:p w:rsidR="00F711A7" w:rsidP="009445F5" w:rsidRDefault="00F711A7" w14:paraId="32FA75C6" w14:textId="5838F9B8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Lounge Benefits</w:t>
      </w:r>
    </w:p>
    <w:p w:rsidR="00237761" w:rsidP="009B7DC5" w:rsidRDefault="006726AB" w14:paraId="0D2BC98E" w14:textId="2E83B754">
      <w:pPr>
        <w:rPr>
          <w:ins w:author="Namita Salgiya" w:date="2026-01-16T10:43:00Z" w16du:dateUtc="2026-01-16T05:13:00Z" w:id="0"/>
          <w:lang w:eastAsia="en-IN"/>
        </w:rPr>
      </w:pPr>
      <w:ins w:author="Namita Salgiya" w:date="2026-01-16T12:19:00Z" w:id="1">
        <w:r w:rsidRPr="006726AB">
          <w:rPr>
            <w:lang w:eastAsia="en-IN"/>
          </w:rPr>
          <w:t xml:space="preserve">Enjoy exciting offers on shopping and movies, along with a wide range of </w:t>
        </w:r>
      </w:ins>
      <w:ins w:author="Namita Salgiya" w:date="2026-01-16T12:19:00Z" w16du:dateUtc="2026-01-16T06:49:00Z" w:id="2">
        <w:r>
          <w:rPr>
            <w:lang w:eastAsia="en-IN"/>
          </w:rPr>
          <w:t>intelligent</w:t>
        </w:r>
      </w:ins>
      <w:ins w:author="Namita Salgiya" w:date="2026-01-16T12:19:00Z" w:id="3">
        <w:r w:rsidRPr="006726AB">
          <w:rPr>
            <w:lang w:eastAsia="en-IN"/>
          </w:rPr>
          <w:t xml:space="preserve"> features</w:t>
        </w:r>
      </w:ins>
    </w:p>
    <w:p w:rsidRPr="009B7DC5" w:rsidR="009B7DC5" w:rsidDel="006726AB" w:rsidP="009B7DC5" w:rsidRDefault="009B7DC5" w14:paraId="72FDEED8" w14:textId="34A9AA28">
      <w:pPr>
        <w:rPr>
          <w:del w:author="Namita Salgiya" w:date="2026-01-16T12:19:00Z" w16du:dateUtc="2026-01-16T06:49:00Z" w:id="4"/>
          <w:lang w:val="en-IN" w:eastAsia="en-IN"/>
        </w:rPr>
      </w:pPr>
      <w:del w:author="Namita Salgiya" w:date="2026-01-16T12:19:00Z" w16du:dateUtc="2026-01-16T06:49:00Z" w:id="5">
        <w:r w:rsidRPr="3951ABA2" w:rsidDel="006726AB">
          <w:rPr>
            <w:lang w:eastAsia="en-IN"/>
          </w:rPr>
          <w:delText>Enjoy complimentary Paytm First Membership</w:delText>
        </w:r>
        <w:r w:rsidDel="006726AB">
          <w:rPr>
            <w:lang w:eastAsia="en-IN"/>
          </w:rPr>
          <w:delText xml:space="preserve">. Get </w:delText>
        </w:r>
        <w:r w:rsidRPr="3951ABA2" w:rsidDel="006726AB">
          <w:rPr>
            <w:lang w:eastAsia="en-IN"/>
          </w:rPr>
          <w:delText>2 year complimentary Priority Pass worth US $99</w:delText>
        </w:r>
        <w:r w:rsidDel="006726AB">
          <w:rPr>
            <w:lang w:eastAsia="en-IN"/>
          </w:rPr>
          <w:delText>.</w:delText>
        </w:r>
      </w:del>
    </w:p>
    <w:p w:rsidRPr="007E6A3E" w:rsidR="00345E13" w:rsidP="004A5805" w:rsidRDefault="003D715C" w14:paraId="011E8CF5" w14:textId="69D700C3">
      <w:pPr>
        <w:jc w:val="center"/>
        <w:rPr>
          <w:b/>
          <w:bCs/>
          <w:u w:val="single"/>
          <w:lang w:val="en-IN"/>
        </w:rPr>
      </w:pPr>
      <w:r w:rsidRPr="00813AED">
        <w:rPr>
          <w:b/>
          <w:bCs/>
          <w:i/>
          <w:iCs/>
          <w:u w:val="single"/>
          <w:lang w:val="en-IN"/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813AED">
        <w:rPr>
          <w:b/>
          <w:bCs/>
          <w:caps/>
          <w:u w:val="single"/>
          <w:lang w:val="en-IN"/>
        </w:rPr>
        <w:t>Benefits</w:t>
      </w:r>
    </w:p>
    <w:p w:rsidRPr="00E76AA0" w:rsidR="00E76AA0" w:rsidP="414B3F1A" w:rsidRDefault="47D961D2" w14:paraId="594A75E8" w14:textId="4FB2CC03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2:19:00Z" w16du:dateUtc="2026-01-16T06:49:00Z" w:id="168022327">
        <w:r w:rsidRPr="414B3F1A" w:rsidDel="47D961D2">
          <w:rPr>
            <w:lang w:eastAsia="en-IN"/>
          </w:rPr>
          <w:delText xml:space="preserve">Enjoy complimentary </w:delText>
        </w:r>
      </w:del>
      <w:r w:rsidRPr="414B3F1A" w:rsidR="47D961D2">
        <w:rPr>
          <w:lang w:eastAsia="en-IN"/>
        </w:rPr>
        <w:t>Paytm First Membership</w:t>
      </w:r>
      <w:r w:rsidRPr="414B3F1A" w:rsidR="27B09A91">
        <w:rPr>
          <w:lang w:eastAsia="en-IN"/>
        </w:rPr>
        <w:t xml:space="preserve"> </w:t>
      </w:r>
    </w:p>
    <w:p w:rsidRPr="00E76AA0" w:rsidR="00E76AA0" w:rsidP="00432396" w:rsidRDefault="47D961D2" w14:paraId="6C2CF3FB" w14:textId="062A40AE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2:19:00Z" w16du:dateUtc="2026-01-16T06:49:00Z" w:id="1354763760">
        <w:r w:rsidRPr="414B3F1A" w:rsidDel="47D961D2">
          <w:rPr>
            <w:lang w:val="en-IN" w:eastAsia="en-IN"/>
          </w:rPr>
          <w:delText xml:space="preserve">Get </w:delText>
        </w:r>
      </w:del>
      <w:r w:rsidRPr="414B3F1A" w:rsidR="47D961D2">
        <w:rPr>
          <w:lang w:eastAsia="en-IN"/>
        </w:rPr>
        <w:t xml:space="preserve">Cyber Fraud Insurance </w:t>
      </w:r>
      <w:r w:rsidRPr="414B3F1A" w:rsidR="003F03C0">
        <w:rPr>
          <w:lang w:eastAsia="en-IN"/>
        </w:rPr>
        <w:t xml:space="preserve">Cover </w:t>
      </w:r>
      <w:del w:author="Namita Salgiya" w:date="2026-01-16T12:19:00Z" w16du:dateUtc="2026-01-16T06:49:00Z" w:id="813557953">
        <w:r w:rsidRPr="414B3F1A" w:rsidDel="47D961D2">
          <w:rPr>
            <w:lang w:eastAsia="en-IN"/>
          </w:rPr>
          <w:delText>of Rs. 2,00,000</w:delText>
        </w:r>
      </w:del>
      <w:r w:rsidRPr="414B3F1A" w:rsidR="78E38AAD">
        <w:rPr>
          <w:lang w:eastAsia="en-IN"/>
        </w:rPr>
        <w:t xml:space="preserve"> </w:t>
      </w:r>
    </w:p>
    <w:p w:rsidRPr="00E76AA0" w:rsidR="00E76AA0" w:rsidP="414B3F1A" w:rsidRDefault="47D961D2" w14:paraId="6BC3789B" w14:textId="6C218FCC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2:20:00Z" w16du:dateUtc="2026-01-16T06:50:00Z" w:id="1030080542">
        <w:r w:rsidRPr="414B3F1A" w:rsidDel="47D961D2">
          <w:rPr>
            <w:lang w:eastAsia="en-IN"/>
          </w:rPr>
          <w:delText>2</w:delText>
        </w:r>
        <w:r w:rsidRPr="414B3F1A" w:rsidDel="005E20BD">
          <w:rPr>
            <w:lang w:eastAsia="en-IN"/>
          </w:rPr>
          <w:delText>-</w:delText>
        </w:r>
        <w:r w:rsidRPr="414B3F1A" w:rsidDel="47D961D2">
          <w:rPr>
            <w:lang w:eastAsia="en-IN"/>
          </w:rPr>
          <w:delText xml:space="preserve">year complimentary </w:delText>
        </w:r>
      </w:del>
      <w:r w:rsidRPr="414B3F1A" w:rsidR="47D961D2">
        <w:rPr>
          <w:lang w:eastAsia="en-IN"/>
        </w:rPr>
        <w:t xml:space="preserve">Priority Pass </w:t>
      </w:r>
      <w:r w:rsidRPr="414B3F1A" w:rsidR="005E20BD">
        <w:rPr>
          <w:lang w:eastAsia="en-IN"/>
        </w:rPr>
        <w:t xml:space="preserve">Membership </w:t>
      </w:r>
      <w:del w:author="Namita Salgiya" w:date="2026-01-16T12:20:00Z" w16du:dateUtc="2026-01-16T06:50:00Z" w:id="1854927979">
        <w:r w:rsidRPr="414B3F1A" w:rsidDel="47D961D2">
          <w:rPr>
            <w:lang w:eastAsia="en-IN"/>
          </w:rPr>
          <w:delText>worth US $99</w:delText>
        </w:r>
      </w:del>
      <w:r w:rsidRPr="414B3F1A" w:rsidR="307B7F0D">
        <w:rPr>
          <w:lang w:eastAsia="en-IN"/>
        </w:rPr>
        <w:t xml:space="preserve"> </w:t>
      </w:r>
    </w:p>
    <w:p w:rsidRPr="007E6A3E" w:rsidR="00CD511F" w:rsidP="004A5805" w:rsidRDefault="00CD511F" w14:paraId="5970C5BD" w14:textId="114421C9">
      <w:pPr>
        <w:jc w:val="center"/>
        <w:rPr>
          <w:b/>
          <w:bCs/>
          <w:u w:val="single"/>
        </w:rPr>
      </w:pPr>
      <w:r w:rsidRPr="00813AED">
        <w:rPr>
          <w:b/>
          <w:bCs/>
          <w:i/>
          <w:iCs/>
          <w:u w:val="single"/>
        </w:rPr>
        <w:t>Exclusive</w:t>
      </w:r>
      <w:r w:rsidRPr="007E6A3E">
        <w:rPr>
          <w:b/>
          <w:bCs/>
          <w:u w:val="single"/>
        </w:rPr>
        <w:t xml:space="preserve"> </w:t>
      </w:r>
      <w:r w:rsidRPr="00813AED">
        <w:rPr>
          <w:b/>
          <w:bCs/>
          <w:caps/>
          <w:u w:val="single"/>
        </w:rPr>
        <w:t>Privileges</w:t>
      </w:r>
    </w:p>
    <w:p w:rsidRPr="00F711A7" w:rsidR="00F711A7" w:rsidP="414B3F1A" w:rsidRDefault="482BAE81" w14:paraId="13471A09" w14:textId="714ED195">
      <w:pPr>
        <w:rPr>
          <w:rFonts w:ascii="Calibri" w:hAnsi="Calibri" w:eastAsia="Calibri" w:cs="Calibri"/>
          <w:sz w:val="12"/>
          <w:szCs w:val="12"/>
          <w:lang w:val="en-IN"/>
        </w:rPr>
      </w:pPr>
      <w:r w:rsidRPr="414B3F1A" w:rsidR="482BAE81">
        <w:rPr>
          <w:b w:val="1"/>
          <w:bCs w:val="1"/>
          <w:lang w:val="en-IN"/>
        </w:rPr>
        <w:t>Welcome Benefit</w:t>
      </w:r>
      <w:r w:rsidRPr="414B3F1A" w:rsidR="24CCD663">
        <w:rPr>
          <w:b w:val="1"/>
          <w:bCs w:val="1"/>
          <w:lang w:val="en-IN"/>
        </w:rPr>
        <w:t xml:space="preserve"> </w:t>
      </w:r>
    </w:p>
    <w:p w:rsidRPr="00E76AA0" w:rsidR="00E76AA0" w:rsidP="00432396" w:rsidRDefault="00E76AA0" w14:paraId="26BD8D38" w14:textId="77777777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E76AA0">
        <w:rPr>
          <w:lang w:val="en-IN" w:eastAsia="en-IN"/>
        </w:rPr>
        <w:t>Enjoy complimentary Paytm First Membership</w:t>
      </w:r>
    </w:p>
    <w:p w:rsidRPr="00E76AA0" w:rsidR="00E76AA0" w:rsidP="00432396" w:rsidRDefault="00E76AA0" w14:paraId="50DF5A2F" w14:textId="6E17CEE2">
      <w:pPr>
        <w:pStyle w:val="ListParagraph"/>
        <w:numPr>
          <w:ilvl w:val="0"/>
          <w:numId w:val="9"/>
        </w:numPr>
        <w:rPr>
          <w:lang w:val="en-IN" w:eastAsia="en-IN"/>
        </w:rPr>
      </w:pPr>
      <w:r>
        <w:rPr>
          <w:lang w:val="en-IN" w:eastAsia="en-IN"/>
        </w:rPr>
        <w:t>G</w:t>
      </w:r>
      <w:r w:rsidRPr="00E76AA0">
        <w:rPr>
          <w:lang w:val="en-IN" w:eastAsia="en-IN"/>
        </w:rPr>
        <w:t>et Reward Points worth Rs</w:t>
      </w:r>
      <w:r>
        <w:rPr>
          <w:lang w:val="en-IN" w:eastAsia="en-IN"/>
        </w:rPr>
        <w:t>.</w:t>
      </w:r>
      <w:r w:rsidRPr="00E76AA0">
        <w:rPr>
          <w:lang w:val="en-IN" w:eastAsia="en-IN"/>
        </w:rPr>
        <w:t xml:space="preserve"> 750</w:t>
      </w:r>
    </w:p>
    <w:p w:rsidRPr="00E76AA0" w:rsidR="00E76AA0" w:rsidP="00432396" w:rsidRDefault="00E76AA0" w14:paraId="2393A9CC" w14:textId="22A9954C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E76AA0">
        <w:rPr>
          <w:lang w:val="en-IN" w:eastAsia="en-IN"/>
        </w:rPr>
        <w:t>1</w:t>
      </w:r>
      <w:r>
        <w:rPr>
          <w:lang w:val="en-IN" w:eastAsia="en-IN"/>
        </w:rPr>
        <w:t xml:space="preserve"> </w:t>
      </w:r>
      <w:r w:rsidRPr="00E76AA0">
        <w:rPr>
          <w:lang w:val="en-IN" w:eastAsia="en-IN"/>
        </w:rPr>
        <w:t>Reward Point = R</w:t>
      </w:r>
      <w:r w:rsidR="006A534F">
        <w:rPr>
          <w:lang w:val="en-IN" w:eastAsia="en-IN"/>
        </w:rPr>
        <w:t>e</w:t>
      </w:r>
      <w:r>
        <w:rPr>
          <w:lang w:val="en-IN" w:eastAsia="en-IN"/>
        </w:rPr>
        <w:t>.</w:t>
      </w:r>
      <w:r w:rsidRPr="00E76AA0">
        <w:rPr>
          <w:lang w:val="en-IN" w:eastAsia="en-IN"/>
        </w:rPr>
        <w:t xml:space="preserve"> 1</w:t>
      </w:r>
    </w:p>
    <w:p w:rsidRPr="00E76AA0" w:rsidR="00E76AA0" w:rsidP="00432396" w:rsidRDefault="00E76AA0" w14:paraId="0C095287" w14:textId="359203FF">
      <w:pPr>
        <w:pStyle w:val="ListParagraph"/>
        <w:numPr>
          <w:ilvl w:val="0"/>
          <w:numId w:val="9"/>
        </w:numPr>
      </w:pPr>
      <w:hyperlink w:tgtFrame="_blank" w:history="1" r:id="rId10">
        <w:r w:rsidRPr="00E76AA0">
          <w:rPr>
            <w:rStyle w:val="Hyperlink"/>
          </w:rPr>
          <w:t>Click here</w:t>
        </w:r>
      </w:hyperlink>
      <w:r>
        <w:t xml:space="preserve"> </w:t>
      </w:r>
      <w:r w:rsidRPr="00E76AA0">
        <w:t>for Paytm First Membership details</w:t>
      </w:r>
    </w:p>
    <w:p w:rsidRPr="00E76AA0" w:rsidR="00E76AA0" w:rsidP="00432396" w:rsidRDefault="00E76AA0" w14:paraId="5CAFC33C" w14:textId="3DB0145F">
      <w:pPr>
        <w:pStyle w:val="ListParagraph"/>
        <w:numPr>
          <w:ilvl w:val="0"/>
          <w:numId w:val="9"/>
        </w:numPr>
      </w:pPr>
      <w:hyperlink w:tgtFrame="_blank" w:history="1" r:id="rId11">
        <w:r w:rsidRPr="00E76AA0">
          <w:rPr>
            <w:rStyle w:val="Hyperlink"/>
          </w:rPr>
          <w:t>Click here</w:t>
        </w:r>
      </w:hyperlink>
      <w:r>
        <w:t xml:space="preserve"> </w:t>
      </w:r>
      <w:r w:rsidRPr="00E76AA0">
        <w:t>for T&amp;C </w:t>
      </w:r>
    </w:p>
    <w:p w:rsidRPr="00E76AA0" w:rsidR="00E76AA0" w:rsidP="414B3F1A" w:rsidRDefault="47D961D2" w14:paraId="05074290" w14:textId="2915C896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414B3F1A" w:rsidR="47D961D2">
        <w:rPr>
          <w:b w:val="1"/>
          <w:bCs w:val="1"/>
          <w:lang w:val="en-IN"/>
        </w:rPr>
        <w:t>Cashback</w:t>
      </w:r>
      <w:r w:rsidRPr="414B3F1A" w:rsidR="144B406B">
        <w:rPr>
          <w:b w:val="1"/>
          <w:bCs w:val="1"/>
          <w:lang w:val="en-IN"/>
        </w:rPr>
        <w:t xml:space="preserve"> </w:t>
      </w:r>
    </w:p>
    <w:p w:rsidRPr="00E76AA0" w:rsidR="00E76AA0" w:rsidP="00432396" w:rsidRDefault="00E76AA0" w14:paraId="029138A7" w14:textId="77777777">
      <w:pPr>
        <w:pStyle w:val="ListParagraph"/>
        <w:numPr>
          <w:ilvl w:val="0"/>
          <w:numId w:val="10"/>
        </w:numPr>
        <w:rPr>
          <w:lang w:val="en-IN"/>
        </w:rPr>
      </w:pPr>
      <w:r w:rsidRPr="00E76AA0">
        <w:rPr>
          <w:lang w:val="en-IN"/>
        </w:rPr>
        <w:t>5% Cashback on Paytm Travel</w:t>
      </w:r>
    </w:p>
    <w:p w:rsidRPr="00E76AA0" w:rsidR="00E76AA0" w:rsidP="00432396" w:rsidRDefault="00E76AA0" w14:paraId="18370F55" w14:textId="77777777">
      <w:pPr>
        <w:pStyle w:val="ListParagraph"/>
        <w:numPr>
          <w:ilvl w:val="0"/>
          <w:numId w:val="10"/>
        </w:numPr>
        <w:rPr>
          <w:lang w:val="en-IN"/>
        </w:rPr>
      </w:pPr>
      <w:r w:rsidRPr="00E76AA0">
        <w:rPr>
          <w:lang w:val="en-IN"/>
        </w:rPr>
        <w:t>2% Cashback on all other purchases on Paytm App</w:t>
      </w:r>
    </w:p>
    <w:p w:rsidR="00E76AA0" w:rsidP="00432396" w:rsidRDefault="00E76AA0" w14:paraId="1353EDFA" w14:textId="77777777">
      <w:pPr>
        <w:pStyle w:val="ListParagraph"/>
        <w:numPr>
          <w:ilvl w:val="0"/>
          <w:numId w:val="10"/>
        </w:numPr>
        <w:rPr>
          <w:lang w:val="en-IN"/>
        </w:rPr>
      </w:pPr>
      <w:r w:rsidRPr="00E76AA0">
        <w:rPr>
          <w:lang w:val="en-IN"/>
        </w:rPr>
        <w:t>1% Cashback on any other spends across millions of offline and online stores</w:t>
      </w:r>
    </w:p>
    <w:p w:rsidRPr="00C23CA0" w:rsidR="00C23CA0" w:rsidP="00432396" w:rsidRDefault="00C23CA0" w14:paraId="2D2640AA" w14:textId="204F5CE4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C23CA0">
        <w:rPr>
          <w:lang w:val="en-IN" w:eastAsia="en-IN"/>
        </w:rPr>
        <w:t>1</w:t>
      </w:r>
      <w:r w:rsidRPr="00C23CA0">
        <w:t xml:space="preserve"> </w:t>
      </w:r>
      <w:r w:rsidRPr="00C23CA0">
        <w:rPr>
          <w:lang w:val="en-IN" w:eastAsia="en-IN"/>
        </w:rPr>
        <w:t>Reward Point = R</w:t>
      </w:r>
      <w:r w:rsidR="006A534F">
        <w:rPr>
          <w:lang w:val="en-IN" w:eastAsia="en-IN"/>
        </w:rPr>
        <w:t>e</w:t>
      </w:r>
      <w:r w:rsidRPr="00C23CA0">
        <w:t>.</w:t>
      </w:r>
      <w:r w:rsidRPr="00C23CA0">
        <w:rPr>
          <w:lang w:val="en-IN" w:eastAsia="en-IN"/>
        </w:rPr>
        <w:t xml:space="preserve"> 1</w:t>
      </w:r>
    </w:p>
    <w:p w:rsidRPr="00C23CA0" w:rsidR="00C23CA0" w:rsidP="00432396" w:rsidRDefault="00C23CA0" w14:paraId="40D7AD75" w14:textId="7CFFA85E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C23CA0">
        <w:rPr>
          <w:lang w:val="en-IN" w:eastAsia="en-IN"/>
        </w:rPr>
        <w:t xml:space="preserve">Cashback not applicable for spends on </w:t>
      </w:r>
      <w:r w:rsidRPr="00C23CA0" w:rsidR="003F03C0">
        <w:rPr>
          <w:lang w:val="en-IN" w:eastAsia="en-IN"/>
        </w:rPr>
        <w:t xml:space="preserve">wallet load </w:t>
      </w:r>
      <w:r w:rsidRPr="00C23CA0">
        <w:rPr>
          <w:lang w:val="en-IN" w:eastAsia="en-IN"/>
        </w:rPr>
        <w:t xml:space="preserve">(Paytm or any other App) </w:t>
      </w:r>
      <w:r>
        <w:rPr>
          <w:lang w:val="en-IN" w:eastAsia="en-IN"/>
        </w:rPr>
        <w:t xml:space="preserve">and </w:t>
      </w:r>
      <w:r w:rsidRPr="00C23CA0">
        <w:rPr>
          <w:lang w:val="en-IN" w:eastAsia="en-IN"/>
        </w:rPr>
        <w:t>fuel</w:t>
      </w:r>
    </w:p>
    <w:p w:rsidRPr="00E76AA0" w:rsidR="00E76AA0" w:rsidP="3951ABA2" w:rsidRDefault="47D961D2" w14:paraId="1320A848" w14:textId="5DA52977">
      <w:pPr>
        <w:rPr>
          <w:rFonts w:ascii="Calibri" w:hAnsi="Calibri" w:eastAsia="Calibri" w:cs="Calibri"/>
          <w:sz w:val="12"/>
          <w:szCs w:val="12"/>
          <w:lang w:val="en-IN"/>
        </w:rPr>
      </w:pPr>
      <w:r w:rsidRPr="414B3F1A" w:rsidR="47D961D2">
        <w:rPr>
          <w:b w:val="1"/>
          <w:bCs w:val="1"/>
          <w:lang w:val="en-IN"/>
        </w:rPr>
        <w:t>Cyber Fraud Insurance</w:t>
      </w:r>
      <w:r w:rsidRPr="414B3F1A" w:rsidR="58EFD91E">
        <w:rPr>
          <w:b w:val="1"/>
          <w:bCs w:val="1"/>
          <w:lang w:val="en-IN"/>
        </w:rPr>
        <w:t xml:space="preserve"> </w:t>
      </w:r>
    </w:p>
    <w:p w:rsidRPr="00E76AA0" w:rsidR="00A3750F" w:rsidP="00432396" w:rsidRDefault="00A3750F" w14:paraId="7D61DDB6" w14:textId="77777777">
      <w:pPr>
        <w:pStyle w:val="ListParagraph"/>
        <w:numPr>
          <w:ilvl w:val="0"/>
          <w:numId w:val="11"/>
        </w:numPr>
        <w:rPr>
          <w:lang w:val="en-IN" w:eastAsia="en-IN"/>
        </w:rPr>
      </w:pPr>
      <w:r>
        <w:rPr>
          <w:lang w:val="en-IN" w:eastAsia="en-IN"/>
        </w:rPr>
        <w:t xml:space="preserve">Get </w:t>
      </w:r>
      <w:r w:rsidRPr="00E76AA0">
        <w:rPr>
          <w:lang w:eastAsia="en-IN"/>
        </w:rPr>
        <w:t>Cyber Fraud Insurance cover of Rs. 2,00,000</w:t>
      </w:r>
    </w:p>
    <w:p w:rsidRPr="0061261C" w:rsidR="00E76AA0" w:rsidP="00432396" w:rsidRDefault="00E76AA0" w14:paraId="5B430C9C" w14:textId="020D94D6">
      <w:pPr>
        <w:pStyle w:val="ListParagraph"/>
        <w:numPr>
          <w:ilvl w:val="0"/>
          <w:numId w:val="11"/>
        </w:numPr>
      </w:pPr>
      <w:hyperlink w:tgtFrame="_blank" w:history="1" r:id="rId13">
        <w:r w:rsidRPr="00E76AA0">
          <w:rPr>
            <w:rStyle w:val="Hyperlink"/>
          </w:rPr>
          <w:t>Click here</w:t>
        </w:r>
      </w:hyperlink>
      <w:r>
        <w:t xml:space="preserve"> </w:t>
      </w:r>
      <w:r w:rsidRPr="00E76AA0">
        <w:t>for T&amp;C</w:t>
      </w:r>
    </w:p>
    <w:p w:rsidRPr="003465A7" w:rsidR="003465A7" w:rsidP="414B3F1A" w:rsidRDefault="4BA26068" w14:paraId="61BEC3A2" w14:textId="06F8264E">
      <w:pPr>
        <w:rPr>
          <w:rFonts w:ascii="Calibri" w:hAnsi="Calibri" w:eastAsia="Calibri" w:cs="Calibri"/>
          <w:sz w:val="12"/>
          <w:szCs w:val="12"/>
          <w:lang w:val="en-IN"/>
        </w:rPr>
      </w:pPr>
      <w:r w:rsidRPr="414B3F1A" w:rsidR="4BA26068">
        <w:rPr>
          <w:b w:val="1"/>
          <w:bCs w:val="1"/>
          <w:lang w:val="en-IN"/>
        </w:rPr>
        <w:t>Milestone Benefits</w:t>
      </w:r>
      <w:r w:rsidRPr="414B3F1A" w:rsidR="43D70288">
        <w:rPr>
          <w:b w:val="1"/>
          <w:bCs w:val="1"/>
          <w:lang w:val="en-IN"/>
        </w:rPr>
        <w:t xml:space="preserve"> </w:t>
      </w:r>
    </w:p>
    <w:p w:rsidRPr="003D5A56" w:rsidR="003D5A56" w:rsidP="00432396" w:rsidRDefault="003D5A56" w14:paraId="5D6446E3" w14:textId="4DD26BDD">
      <w:pPr>
        <w:pStyle w:val="ListParagraph"/>
        <w:numPr>
          <w:ilvl w:val="0"/>
          <w:numId w:val="12"/>
        </w:numPr>
        <w:rPr>
          <w:lang w:val="en-IN" w:eastAsia="en-IN"/>
        </w:rPr>
      </w:pPr>
      <w:r w:rsidRPr="003D5A56">
        <w:rPr>
          <w:lang w:val="en-IN" w:eastAsia="en-IN"/>
        </w:rPr>
        <w:t>Get Rs. 2</w:t>
      </w:r>
      <w:r w:rsidR="006A534F">
        <w:rPr>
          <w:lang w:val="en-IN" w:eastAsia="en-IN"/>
        </w:rPr>
        <w:t>,</w:t>
      </w:r>
      <w:r w:rsidRPr="003D5A56">
        <w:rPr>
          <w:lang w:val="en-IN" w:eastAsia="en-IN"/>
        </w:rPr>
        <w:t xml:space="preserve">000 </w:t>
      </w:r>
      <w:r w:rsidRPr="003D5A56" w:rsidR="003F03C0">
        <w:rPr>
          <w:lang w:val="en-IN" w:eastAsia="en-IN"/>
        </w:rPr>
        <w:t xml:space="preserve">Voucher </w:t>
      </w:r>
      <w:r w:rsidRPr="003D5A56">
        <w:rPr>
          <w:lang w:val="en-IN" w:eastAsia="en-IN"/>
        </w:rPr>
        <w:t xml:space="preserve">on </w:t>
      </w:r>
      <w:r>
        <w:rPr>
          <w:lang w:val="en-IN" w:eastAsia="en-IN"/>
        </w:rPr>
        <w:t xml:space="preserve">annual </w:t>
      </w:r>
      <w:r w:rsidRPr="003D5A56">
        <w:rPr>
          <w:lang w:val="en-IN" w:eastAsia="en-IN"/>
        </w:rPr>
        <w:t xml:space="preserve">retail spends of Rs. 4 </w:t>
      </w:r>
      <w:r w:rsidRPr="003D5A56" w:rsidR="003F03C0">
        <w:rPr>
          <w:lang w:val="en-IN" w:eastAsia="en-IN"/>
        </w:rPr>
        <w:t>l</w:t>
      </w:r>
      <w:r w:rsidR="003F03C0">
        <w:rPr>
          <w:lang w:val="en-IN" w:eastAsia="en-IN"/>
        </w:rPr>
        <w:t>akhs</w:t>
      </w:r>
    </w:p>
    <w:p w:rsidRPr="003D5A56" w:rsidR="003D5A56" w:rsidP="00432396" w:rsidRDefault="003D5A56" w14:paraId="6B0059B7" w14:textId="42E741C6">
      <w:pPr>
        <w:pStyle w:val="ListParagraph"/>
        <w:numPr>
          <w:ilvl w:val="0"/>
          <w:numId w:val="12"/>
        </w:numPr>
        <w:rPr>
          <w:lang w:val="en-IN" w:eastAsia="en-IN"/>
        </w:rPr>
      </w:pPr>
      <w:r w:rsidRPr="003D5A56">
        <w:rPr>
          <w:lang w:val="en-IN" w:eastAsia="en-IN"/>
        </w:rPr>
        <w:t>Get Rs. 4</w:t>
      </w:r>
      <w:r w:rsidR="006A534F">
        <w:rPr>
          <w:lang w:val="en-IN" w:eastAsia="en-IN"/>
        </w:rPr>
        <w:t>,</w:t>
      </w:r>
      <w:r w:rsidRPr="003D5A56">
        <w:rPr>
          <w:lang w:val="en-IN" w:eastAsia="en-IN"/>
        </w:rPr>
        <w:t xml:space="preserve">000 </w:t>
      </w:r>
      <w:r w:rsidRPr="003D5A56" w:rsidR="003F03C0">
        <w:rPr>
          <w:lang w:val="en-IN" w:eastAsia="en-IN"/>
        </w:rPr>
        <w:t xml:space="preserve">Voucher </w:t>
      </w:r>
      <w:r w:rsidRPr="003D5A56">
        <w:rPr>
          <w:lang w:val="en-IN" w:eastAsia="en-IN"/>
        </w:rPr>
        <w:t xml:space="preserve">on </w:t>
      </w:r>
      <w:r>
        <w:rPr>
          <w:lang w:val="en-IN" w:eastAsia="en-IN"/>
        </w:rPr>
        <w:t xml:space="preserve">annual </w:t>
      </w:r>
      <w:r w:rsidRPr="003D5A56">
        <w:rPr>
          <w:lang w:val="en-IN" w:eastAsia="en-IN"/>
        </w:rPr>
        <w:t xml:space="preserve">retail spends of Rs. 6 </w:t>
      </w:r>
      <w:r w:rsidRPr="003D5A56" w:rsidR="003F03C0">
        <w:rPr>
          <w:lang w:val="en-IN" w:eastAsia="en-IN"/>
        </w:rPr>
        <w:t>l</w:t>
      </w:r>
      <w:r w:rsidR="003F03C0">
        <w:rPr>
          <w:lang w:val="en-IN" w:eastAsia="en-IN"/>
        </w:rPr>
        <w:t>akhs</w:t>
      </w:r>
    </w:p>
    <w:p w:rsidRPr="003D5A56" w:rsidR="003D5A56" w:rsidP="00432396" w:rsidRDefault="003D5A56" w14:paraId="3F9890C7" w14:textId="6913B35A">
      <w:pPr>
        <w:pStyle w:val="ListParagraph"/>
        <w:numPr>
          <w:ilvl w:val="0"/>
          <w:numId w:val="12"/>
        </w:numPr>
        <w:rPr>
          <w:lang w:val="en-IN"/>
        </w:rPr>
      </w:pPr>
      <w:hyperlink w:tgtFrame="_blank" w:history="1" r:id="rId15">
        <w:r w:rsidRPr="003D5A56">
          <w:rPr>
            <w:rStyle w:val="Hyperlink"/>
          </w:rPr>
          <w:t>Click here</w:t>
        </w:r>
      </w:hyperlink>
      <w:r w:rsidRPr="003D5A56">
        <w:t xml:space="preserve"> for T&amp;C</w:t>
      </w:r>
    </w:p>
    <w:p w:rsidRPr="00066BFA" w:rsidR="00066BFA" w:rsidP="3951ABA2" w:rsidRDefault="76BD5001" w14:paraId="2293A08B" w14:textId="1D5DD8E7">
      <w:pPr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r w:rsidRPr="414B3F1A" w:rsidR="76BD5001">
        <w:rPr>
          <w:b w:val="1"/>
          <w:bCs w:val="1"/>
          <w:lang w:val="en-IN" w:eastAsia="en-IN"/>
        </w:rPr>
        <w:t xml:space="preserve">International </w:t>
      </w:r>
      <w:r w:rsidRPr="414B3F1A" w:rsidR="50D7A6C6">
        <w:rPr>
          <w:b w:val="1"/>
          <w:bCs w:val="1"/>
          <w:lang w:val="en-IN" w:eastAsia="en-IN"/>
        </w:rPr>
        <w:t xml:space="preserve">Lounge </w:t>
      </w:r>
      <w:r w:rsidRPr="414B3F1A" w:rsidR="76BD5001">
        <w:rPr>
          <w:b w:val="1"/>
          <w:bCs w:val="1"/>
          <w:lang w:val="en-IN"/>
        </w:rPr>
        <w:t>Program</w:t>
      </w:r>
      <w:r w:rsidRPr="414B3F1A" w:rsidR="142147F7">
        <w:rPr>
          <w:b w:val="1"/>
          <w:bCs w:val="1"/>
          <w:lang w:val="en-IN"/>
        </w:rPr>
        <w:t xml:space="preserve"> </w:t>
      </w:r>
    </w:p>
    <w:p w:rsidRPr="00E76AA0" w:rsidR="003D5A56" w:rsidP="00432396" w:rsidRDefault="003D5A56" w14:paraId="22B2F914" w14:textId="69E27EA8">
      <w:pPr>
        <w:pStyle w:val="ListParagraph"/>
        <w:numPr>
          <w:ilvl w:val="0"/>
          <w:numId w:val="8"/>
        </w:numPr>
        <w:rPr>
          <w:lang w:val="en-IN" w:eastAsia="en-IN"/>
        </w:rPr>
      </w:pPr>
      <w:r>
        <w:rPr>
          <w:lang w:eastAsia="en-IN"/>
        </w:rPr>
        <w:t>2</w:t>
      </w:r>
      <w:r w:rsidR="00D67A49">
        <w:rPr>
          <w:lang w:eastAsia="en-IN"/>
        </w:rPr>
        <w:t>-</w:t>
      </w:r>
      <w:r>
        <w:rPr>
          <w:lang w:eastAsia="en-IN"/>
        </w:rPr>
        <w:t>year c</w:t>
      </w:r>
      <w:r w:rsidRPr="00E76AA0">
        <w:rPr>
          <w:lang w:eastAsia="en-IN"/>
        </w:rPr>
        <w:t>omplimentary Priority Pass</w:t>
      </w:r>
      <w:r w:rsidR="00D67A49">
        <w:rPr>
          <w:lang w:eastAsia="en-IN"/>
        </w:rPr>
        <w:t xml:space="preserve"> Membership</w:t>
      </w:r>
      <w:r w:rsidRPr="00E76AA0">
        <w:rPr>
          <w:lang w:eastAsia="en-IN"/>
        </w:rPr>
        <w:t xml:space="preserve"> worth US $99</w:t>
      </w:r>
    </w:p>
    <w:p w:rsidRPr="003D5A56" w:rsidR="003D5A56" w:rsidP="00432396" w:rsidRDefault="003D5A56" w14:paraId="52D48686" w14:textId="65210368">
      <w:pPr>
        <w:pStyle w:val="ListParagraph"/>
        <w:numPr>
          <w:ilvl w:val="0"/>
          <w:numId w:val="8"/>
        </w:numPr>
      </w:pPr>
      <w:hyperlink w:tgtFrame="_blank" w:history="1" r:id="rId17">
        <w:r w:rsidRPr="003D5A56">
          <w:rPr>
            <w:rStyle w:val="Hyperlink"/>
          </w:rPr>
          <w:t>Click here</w:t>
        </w:r>
      </w:hyperlink>
      <w:r w:rsidRPr="003D5A56">
        <w:t xml:space="preserve"> for T&amp;C</w:t>
      </w:r>
    </w:p>
    <w:p w:rsidRPr="003D5A56" w:rsidR="003D5A56" w:rsidP="414B3F1A" w:rsidRDefault="76BD5001" w14:paraId="6815693B" w14:textId="63E8C069">
      <w:pPr>
        <w:spacing w:before="240" w:after="0"/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r w:rsidRPr="414B3F1A" w:rsidR="76BD5001">
        <w:rPr>
          <w:b w:val="1"/>
          <w:bCs w:val="1"/>
          <w:lang w:val="en-IN" w:eastAsia="en-IN"/>
        </w:rPr>
        <w:t>Domestic Lounge Program</w:t>
      </w:r>
      <w:r w:rsidRPr="414B3F1A" w:rsidR="5714F029">
        <w:rPr>
          <w:b w:val="1"/>
          <w:bCs w:val="1"/>
          <w:lang w:val="en-IN" w:eastAsia="en-IN"/>
        </w:rPr>
        <w:t xml:space="preserve"> </w:t>
      </w:r>
    </w:p>
    <w:p w:rsidRPr="003D5A56" w:rsidR="003D5A56" w:rsidP="003D5A56" w:rsidRDefault="003D5A56" w14:paraId="79419273" w14:textId="221C2956">
      <w:pPr>
        <w:spacing w:after="0"/>
        <w:rPr>
          <w:b/>
          <w:bCs/>
          <w:lang w:val="en-IN" w:eastAsia="en-IN"/>
        </w:rPr>
      </w:pPr>
    </w:p>
    <w:p w:rsidR="003D5A56" w:rsidP="00432396" w:rsidRDefault="003F03C0" w14:paraId="639C3BF0" w14:textId="32F14247">
      <w:pPr>
        <w:pStyle w:val="ListParagraph"/>
        <w:numPr>
          <w:ilvl w:val="0"/>
          <w:numId w:val="13"/>
        </w:numPr>
        <w:spacing w:before="240"/>
        <w:rPr>
          <w:lang w:val="en-IN" w:eastAsia="en-IN"/>
        </w:rPr>
      </w:pPr>
      <w:ins w:author="Upadhyay , Shubham (SBICard)" w:date="2026-01-16T14:53:00Z" w16du:dateUtc="2026-01-16T09:23:00Z" w:id="11">
        <w:r w:rsidRPr="003D5A56">
          <w:rPr>
            <w:lang w:val="en-IN" w:eastAsia="en-IN"/>
          </w:rPr>
          <w:t xml:space="preserve">4 </w:t>
        </w:r>
      </w:ins>
      <w:r w:rsidRPr="003D5A56" w:rsidR="003D5A56">
        <w:rPr>
          <w:lang w:val="en-IN" w:eastAsia="en-IN"/>
        </w:rPr>
        <w:t xml:space="preserve">Complimentary </w:t>
      </w:r>
      <w:del w:author="Upadhyay , Shubham (SBICard)" w:date="2026-01-16T14:53:00Z" w16du:dateUtc="2026-01-16T09:23:00Z" w:id="12">
        <w:r w:rsidRPr="003D5A56" w:rsidDel="003F03C0" w:rsidR="003D5A56">
          <w:rPr>
            <w:lang w:val="en-IN" w:eastAsia="en-IN"/>
          </w:rPr>
          <w:delText xml:space="preserve">4 </w:delText>
        </w:r>
      </w:del>
      <w:r w:rsidRPr="003D5A56" w:rsidR="003D5A56">
        <w:rPr>
          <w:lang w:val="en-IN" w:eastAsia="en-IN"/>
        </w:rPr>
        <w:t xml:space="preserve">Domestic Lounge visits </w:t>
      </w:r>
      <w:r w:rsidR="003D5A56">
        <w:rPr>
          <w:lang w:val="en-IN" w:eastAsia="en-IN"/>
        </w:rPr>
        <w:t xml:space="preserve">per year </w:t>
      </w:r>
      <w:r w:rsidRPr="003D5A56" w:rsidR="003D5A56">
        <w:rPr>
          <w:lang w:val="en-IN" w:eastAsia="en-IN"/>
        </w:rPr>
        <w:t>(</w:t>
      </w:r>
      <w:r w:rsidR="003D5A56">
        <w:rPr>
          <w:lang w:val="en-IN" w:eastAsia="en-IN"/>
        </w:rPr>
        <w:t>max.</w:t>
      </w:r>
      <w:r w:rsidRPr="003D5A56" w:rsidR="003D5A56">
        <w:rPr>
          <w:lang w:val="en-IN" w:eastAsia="en-IN"/>
        </w:rPr>
        <w:t xml:space="preserve"> 1 per quarter)</w:t>
      </w:r>
    </w:p>
    <w:p w:rsidRPr="003D5A56" w:rsidR="00995FCF" w:rsidP="00432396" w:rsidRDefault="003D5A56" w14:paraId="59A15895" w14:textId="0FB66081">
      <w:pPr>
        <w:pStyle w:val="ListParagraph"/>
        <w:numPr>
          <w:ilvl w:val="0"/>
          <w:numId w:val="13"/>
        </w:numPr>
      </w:pPr>
      <w:hyperlink w:tgtFrame="_blank" w:history="1" r:id="rId19">
        <w:r w:rsidRPr="003D5A56">
          <w:rPr>
            <w:rStyle w:val="Hyperlink"/>
          </w:rPr>
          <w:t>Click here</w:t>
        </w:r>
      </w:hyperlink>
      <w:r>
        <w:t xml:space="preserve"> </w:t>
      </w:r>
      <w:r w:rsidRPr="003D5A56">
        <w:t>for T&amp;C</w:t>
      </w:r>
    </w:p>
    <w:p w:rsidRPr="00995FCF" w:rsidR="00995FCF" w:rsidP="3951ABA2" w:rsidRDefault="41C6F2C7" w14:paraId="42294482" w14:textId="41AF79E0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414B3F1A" w:rsidR="41C6F2C7">
        <w:rPr>
          <w:b w:val="1"/>
          <w:bCs w:val="1"/>
          <w:lang w:val="en-IN"/>
        </w:rPr>
        <w:t>Fuel Surcharge Waiver</w:t>
      </w:r>
      <w:r w:rsidRPr="414B3F1A" w:rsidR="62D2EA38">
        <w:rPr>
          <w:b w:val="1"/>
          <w:bCs w:val="1"/>
          <w:lang w:val="en-IN"/>
        </w:rPr>
        <w:t xml:space="preserve"> </w:t>
      </w:r>
    </w:p>
    <w:p w:rsidRPr="00F23D00" w:rsidR="003D5A56" w:rsidP="00432396" w:rsidRDefault="003D5A56" w14:paraId="0B449255" w14:textId="77777777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4,000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995FCF" w:rsidP="00432396" w:rsidRDefault="00995FCF" w14:paraId="363EB344" w14:textId="5967CE2F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3D5A56">
        <w:rPr>
          <w:lang w:val="en-IN"/>
        </w:rPr>
        <w:t>25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3D5A56" w:rsidR="003D5A56" w:rsidP="3951ABA2" w:rsidRDefault="76BD5001" w14:paraId="10BA9114" w14:textId="05D3E98E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414B3F1A" w:rsidR="76BD5001">
        <w:rPr>
          <w:b w:val="1"/>
          <w:bCs w:val="1"/>
        </w:rPr>
        <w:t>Smart Card Control</w:t>
      </w:r>
      <w:r w:rsidRPr="414B3F1A" w:rsidR="1E805BCC">
        <w:rPr>
          <w:b w:val="1"/>
          <w:bCs w:val="1"/>
        </w:rPr>
        <w:t xml:space="preserve"> </w:t>
      </w:r>
    </w:p>
    <w:p w:rsidRPr="003D5A56" w:rsidR="003D5A56" w:rsidP="00432396" w:rsidRDefault="003D5A56" w14:paraId="6B8517DD" w14:textId="0566080C">
      <w:pPr>
        <w:pStyle w:val="ListParagraph"/>
        <w:numPr>
          <w:ilvl w:val="0"/>
          <w:numId w:val="5"/>
        </w:numPr>
        <w:rPr>
          <w:lang w:val="en-IN"/>
        </w:rPr>
      </w:pPr>
      <w:r w:rsidRPr="003D5A56">
        <w:rPr>
          <w:lang w:val="en-IN"/>
        </w:rPr>
        <w:t>Manage your Paytm SBI Card SELECT with intelligent features on Paytm App or SBI Card App</w:t>
      </w:r>
    </w:p>
    <w:p w:rsidRPr="003D5A56" w:rsidR="003D5A56" w:rsidP="00432396" w:rsidRDefault="003D5A56" w14:paraId="32723A50" w14:textId="1A658A29">
      <w:pPr>
        <w:pStyle w:val="ListParagraph"/>
        <w:numPr>
          <w:ilvl w:val="0"/>
          <w:numId w:val="5"/>
        </w:numPr>
        <w:rPr>
          <w:lang w:val="en-IN"/>
        </w:rPr>
      </w:pPr>
      <w:r w:rsidRPr="003D5A56">
        <w:rPr>
          <w:lang w:val="en-IN"/>
        </w:rPr>
        <w:t>Use features like Spend Analyzer, Smart Spend Control &amp; One Tap Lock / Unlock and Convenient Card Re-issue features on Paytm App</w:t>
      </w:r>
    </w:p>
    <w:p w:rsidR="009B7DC5" w:rsidP="00A80E72" w:rsidRDefault="009B7DC5" w14:paraId="317F6AFF" w14:textId="77777777">
      <w:pPr>
        <w:jc w:val="center"/>
      </w:pPr>
    </w:p>
    <w:p w:rsidRPr="00166BEB" w:rsidR="009B7DC5" w:rsidP="009B7DC5" w:rsidRDefault="009B7DC5" w14:paraId="581C0522" w14:textId="77777777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>
        <w:rPr>
          <w:b/>
          <w:bCs/>
          <w:u w:val="single"/>
          <w:lang w:val="en-IN"/>
        </w:rPr>
        <w:t xml:space="preserve"> REWARDS</w:t>
      </w:r>
    </w:p>
    <w:p w:rsidRPr="003465A7" w:rsidR="009B7DC5" w:rsidP="414B3F1A" w:rsidRDefault="009B7DC5" w14:paraId="500C2A4D" w14:textId="6CF36C7D">
      <w:pPr>
        <w:rPr>
          <w:rFonts w:ascii="Calibri" w:hAnsi="Calibri" w:eastAsia="Calibri" w:cs="Calibri"/>
          <w:sz w:val="12"/>
          <w:szCs w:val="12"/>
          <w:lang w:val="en-IN"/>
        </w:rPr>
      </w:pPr>
      <w:r w:rsidRPr="414B3F1A" w:rsidR="009B7DC5">
        <w:rPr>
          <w:b w:val="1"/>
          <w:bCs w:val="1"/>
          <w:lang w:val="en-IN"/>
        </w:rPr>
        <w:t xml:space="preserve">Milestone Benefits </w:t>
      </w:r>
    </w:p>
    <w:p w:rsidRPr="003D5A56" w:rsidR="009B7DC5" w:rsidP="009B7DC5" w:rsidRDefault="009B7DC5" w14:paraId="7DBFA5E2" w14:textId="7D2E02D6">
      <w:pPr>
        <w:pStyle w:val="ListParagraph"/>
        <w:numPr>
          <w:ilvl w:val="0"/>
          <w:numId w:val="12"/>
        </w:numPr>
        <w:rPr>
          <w:lang w:val="en-IN" w:eastAsia="en-IN"/>
        </w:rPr>
      </w:pPr>
      <w:del w:author="Namita Salgiya" w:date="2026-01-16T12:20:00Z" w16du:dateUtc="2026-01-16T06:50:00Z" w:id="13">
        <w:r w:rsidRPr="003D5A56" w:rsidDel="006726AB">
          <w:rPr>
            <w:lang w:val="en-IN" w:eastAsia="en-IN"/>
          </w:rPr>
          <w:delText xml:space="preserve">Get </w:delText>
        </w:r>
      </w:del>
      <w:r w:rsidRPr="003D5A56">
        <w:rPr>
          <w:lang w:val="en-IN" w:eastAsia="en-IN"/>
        </w:rPr>
        <w:t>Rs. 2</w:t>
      </w:r>
      <w:ins w:author="Upadhyay , Shubham (SBICard)" w:date="2026-01-16T14:54:00Z" w16du:dateUtc="2026-01-16T09:24:00Z" w:id="14">
        <w:r w:rsidR="003F03C0">
          <w:rPr>
            <w:lang w:val="en-IN" w:eastAsia="en-IN"/>
          </w:rPr>
          <w:t>,</w:t>
        </w:r>
      </w:ins>
      <w:r w:rsidRPr="003D5A56">
        <w:rPr>
          <w:lang w:val="en-IN" w:eastAsia="en-IN"/>
        </w:rPr>
        <w:t xml:space="preserve">000 </w:t>
      </w:r>
      <w:del w:author="Namita Salgiya" w:date="2026-01-16T12:21:00Z" w16du:dateUtc="2026-01-16T06:51:00Z" w:id="15">
        <w:r w:rsidRPr="003D5A56" w:rsidDel="006726AB">
          <w:rPr>
            <w:lang w:val="en-IN" w:eastAsia="en-IN"/>
          </w:rPr>
          <w:delText xml:space="preserve">voucher </w:delText>
        </w:r>
      </w:del>
      <w:ins w:author="Namita Salgiya" w:date="2026-01-16T12:21:00Z" w16du:dateUtc="2026-01-16T06:51:00Z" w:id="16">
        <w:r w:rsidR="006726AB">
          <w:rPr>
            <w:lang w:val="en-IN" w:eastAsia="en-IN"/>
          </w:rPr>
          <w:t>Gift Card</w:t>
        </w:r>
        <w:r w:rsidRPr="003D5A56" w:rsidR="006726AB">
          <w:rPr>
            <w:lang w:val="en-IN" w:eastAsia="en-IN"/>
          </w:rPr>
          <w:t xml:space="preserve"> </w:t>
        </w:r>
      </w:ins>
      <w:r w:rsidRPr="003D5A56">
        <w:rPr>
          <w:lang w:val="en-IN" w:eastAsia="en-IN"/>
        </w:rPr>
        <w:t xml:space="preserve">on </w:t>
      </w:r>
      <w:r>
        <w:rPr>
          <w:lang w:val="en-IN" w:eastAsia="en-IN"/>
        </w:rPr>
        <w:t xml:space="preserve">annual </w:t>
      </w:r>
      <w:r w:rsidRPr="003D5A56">
        <w:rPr>
          <w:lang w:val="en-IN" w:eastAsia="en-IN"/>
        </w:rPr>
        <w:t xml:space="preserve">retail spends of Rs. 4 </w:t>
      </w:r>
      <w:r w:rsidRPr="003D5A56" w:rsidR="003F03C0">
        <w:rPr>
          <w:lang w:val="en-IN" w:eastAsia="en-IN"/>
        </w:rPr>
        <w:t>l</w:t>
      </w:r>
      <w:r w:rsidR="003F03C0">
        <w:rPr>
          <w:lang w:val="en-IN" w:eastAsia="en-IN"/>
        </w:rPr>
        <w:t>akh</w:t>
      </w:r>
      <w:ins w:author="Upadhyay , Shubham (SBICard)" w:date="2026-01-16T14:54:00Z" w16du:dateUtc="2026-01-16T09:24:00Z" w:id="17">
        <w:r w:rsidR="003F03C0">
          <w:rPr>
            <w:lang w:val="en-IN" w:eastAsia="en-IN"/>
          </w:rPr>
          <w:t>s</w:t>
        </w:r>
      </w:ins>
    </w:p>
    <w:p w:rsidRPr="003D5A56" w:rsidR="009B7DC5" w:rsidP="009B7DC5" w:rsidRDefault="009B7DC5" w14:paraId="3C4BCE1B" w14:textId="108C79D5">
      <w:pPr>
        <w:pStyle w:val="ListParagraph"/>
        <w:numPr>
          <w:ilvl w:val="0"/>
          <w:numId w:val="12"/>
        </w:numPr>
        <w:rPr>
          <w:lang w:val="en-IN" w:eastAsia="en-IN"/>
        </w:rPr>
      </w:pPr>
      <w:del w:author="Namita Salgiya" w:date="2026-01-16T12:20:00Z" w16du:dateUtc="2026-01-16T06:50:00Z" w:id="18">
        <w:r w:rsidRPr="003D5A56" w:rsidDel="006726AB">
          <w:rPr>
            <w:lang w:val="en-IN" w:eastAsia="en-IN"/>
          </w:rPr>
          <w:delText xml:space="preserve">Get </w:delText>
        </w:r>
      </w:del>
      <w:r w:rsidRPr="003D5A56">
        <w:rPr>
          <w:lang w:val="en-IN" w:eastAsia="en-IN"/>
        </w:rPr>
        <w:t>Rs. 4</w:t>
      </w:r>
      <w:ins w:author="Upadhyay , Shubham (SBICard)" w:date="2026-01-16T14:54:00Z" w16du:dateUtc="2026-01-16T09:24:00Z" w:id="19">
        <w:r w:rsidR="003F03C0">
          <w:rPr>
            <w:lang w:val="en-IN" w:eastAsia="en-IN"/>
          </w:rPr>
          <w:t>,</w:t>
        </w:r>
      </w:ins>
      <w:r w:rsidRPr="003D5A56">
        <w:rPr>
          <w:lang w:val="en-IN" w:eastAsia="en-IN"/>
        </w:rPr>
        <w:t xml:space="preserve">000 </w:t>
      </w:r>
      <w:ins w:author="Namita Salgiya" w:date="2026-01-16T12:21:00Z" w16du:dateUtc="2026-01-16T06:51:00Z" w:id="20">
        <w:r w:rsidR="006726AB">
          <w:rPr>
            <w:lang w:val="en-IN" w:eastAsia="en-IN"/>
          </w:rPr>
          <w:t>Gift Card</w:t>
        </w:r>
      </w:ins>
      <w:del w:author="Namita Salgiya" w:date="2026-01-16T12:21:00Z" w16du:dateUtc="2026-01-16T06:51:00Z" w:id="21">
        <w:r w:rsidRPr="003D5A56" w:rsidDel="006726AB">
          <w:rPr>
            <w:lang w:val="en-IN" w:eastAsia="en-IN"/>
          </w:rPr>
          <w:delText>voucher</w:delText>
        </w:r>
      </w:del>
      <w:r w:rsidRPr="003D5A56">
        <w:rPr>
          <w:lang w:val="en-IN" w:eastAsia="en-IN"/>
        </w:rPr>
        <w:t xml:space="preserve"> on </w:t>
      </w:r>
      <w:r>
        <w:rPr>
          <w:lang w:val="en-IN" w:eastAsia="en-IN"/>
        </w:rPr>
        <w:t xml:space="preserve">annual </w:t>
      </w:r>
      <w:r w:rsidRPr="003D5A56">
        <w:rPr>
          <w:lang w:val="en-IN" w:eastAsia="en-IN"/>
        </w:rPr>
        <w:t xml:space="preserve">retail spends of Rs. 6 </w:t>
      </w:r>
      <w:r w:rsidRPr="003D5A56" w:rsidR="003F03C0">
        <w:rPr>
          <w:lang w:val="en-IN" w:eastAsia="en-IN"/>
        </w:rPr>
        <w:t>l</w:t>
      </w:r>
      <w:r w:rsidR="003F03C0">
        <w:rPr>
          <w:lang w:val="en-IN" w:eastAsia="en-IN"/>
        </w:rPr>
        <w:t>akh</w:t>
      </w:r>
      <w:ins w:author="Upadhyay , Shubham (SBICard)" w:date="2026-01-16T14:54:00Z" w16du:dateUtc="2026-01-16T09:24:00Z" w:id="22">
        <w:r w:rsidR="003F03C0">
          <w:rPr>
            <w:lang w:val="en-IN" w:eastAsia="en-IN"/>
          </w:rPr>
          <w:t>s</w:t>
        </w:r>
      </w:ins>
    </w:p>
    <w:p w:rsidRPr="003D5A56" w:rsidR="009B7DC5" w:rsidDel="006726AB" w:rsidP="009B7DC5" w:rsidRDefault="009B7DC5" w14:paraId="432EB727" w14:textId="07AA3B2D">
      <w:pPr>
        <w:pStyle w:val="ListParagraph"/>
        <w:numPr>
          <w:ilvl w:val="0"/>
          <w:numId w:val="12"/>
        </w:numPr>
        <w:rPr>
          <w:del w:author="Namita Salgiya" w:date="2026-01-16T12:21:00Z" w16du:dateUtc="2026-01-16T06:51:00Z" w:id="23"/>
          <w:lang w:val="en-IN"/>
        </w:rPr>
      </w:pPr>
      <w:del w:author="Namita Salgiya" w:date="2026-01-16T12:21:00Z" w16du:dateUtc="2026-01-16T06:51:00Z" w:id="24">
        <w:r w:rsidDel="006726AB">
          <w:fldChar w:fldCharType="begin"/>
        </w:r>
        <w:r w:rsidDel="006726AB">
          <w:delInstrText>HYPERLINK "https://www.sbicard.com/sbi-card-en/assets/docs/pdf/personal/cards/milestone-vouchers.pdf" \t "_blank"</w:delInstrText>
        </w:r>
        <w:r w:rsidDel="006726AB">
          <w:fldChar w:fldCharType="separate"/>
        </w:r>
        <w:r w:rsidRPr="003D5A56" w:rsidDel="006726AB">
          <w:rPr>
            <w:rStyle w:val="Hyperlink"/>
          </w:rPr>
          <w:delText>Click here</w:delText>
        </w:r>
        <w:r w:rsidDel="006726AB">
          <w:fldChar w:fldCharType="end"/>
        </w:r>
        <w:r w:rsidRPr="003D5A56" w:rsidDel="006726AB">
          <w:delText xml:space="preserve"> for T&amp;C</w:delText>
        </w:r>
      </w:del>
    </w:p>
    <w:p w:rsidRPr="002D38D6" w:rsidR="002D38D6" w:rsidP="00A80E72" w:rsidRDefault="00E56665" w14:paraId="5605250A" w14:textId="16EC160E">
      <w:pPr>
        <w:jc w:val="center"/>
        <w:rPr>
          <w:b/>
          <w:bCs/>
          <w:u w:val="single"/>
          <w:lang w:val="en-IN"/>
        </w:rPr>
      </w:pPr>
      <w:hyperlink w:history="1" r:id="rId22">
        <w:r w:rsidRPr="002D38D6">
          <w:rPr>
            <w:rStyle w:val="Hyperlink"/>
            <w:b/>
            <w:bCs/>
            <w:lang w:val="en-IN"/>
          </w:rPr>
          <w:br/>
        </w:r>
      </w:hyperlink>
      <w:r w:rsidRPr="00813AED" w:rsidR="00813AED">
        <w:rPr>
          <w:rStyle w:val="Hyperlink"/>
          <w:b/>
          <w:bCs/>
          <w:i/>
          <w:iCs/>
          <w:lang w:val="en-IN"/>
        </w:rPr>
        <w:t>Credit Card</w:t>
      </w:r>
      <w:r w:rsidR="00813AED">
        <w:rPr>
          <w:rStyle w:val="Hyperlink"/>
          <w:b/>
          <w:bCs/>
          <w:lang w:val="en-IN"/>
        </w:rPr>
        <w:t xml:space="preserve"> </w:t>
      </w:r>
      <w:r w:rsidRPr="00813AED" w:rsidR="002D38D6">
        <w:rPr>
          <w:b/>
          <w:bCs/>
          <w:caps/>
          <w:u w:val="single"/>
          <w:lang w:val="en-IN"/>
        </w:rPr>
        <w:t>Fee &amp; Charges</w:t>
      </w:r>
    </w:p>
    <w:p w:rsidRPr="002D38D6" w:rsidR="002D38D6" w:rsidP="00432396" w:rsidRDefault="003D5A56" w14:paraId="07E865B8" w14:textId="3A5CEE38">
      <w:pPr>
        <w:pStyle w:val="ListParagraph"/>
        <w:numPr>
          <w:ilvl w:val="0"/>
          <w:numId w:val="2"/>
        </w:numPr>
      </w:pPr>
      <w:r>
        <w:t>Joining</w:t>
      </w:r>
      <w:r w:rsidRPr="002D38D6" w:rsidR="002D38D6">
        <w:t xml:space="preserve"> Fee (one-time): Rs.</w:t>
      </w:r>
      <w:r w:rsidR="002D38D6">
        <w:t xml:space="preserve"> </w:t>
      </w:r>
      <w:r w:rsidR="00A80E72">
        <w:t>1</w:t>
      </w:r>
      <w:r w:rsidRPr="002D38D6" w:rsidR="002D38D6">
        <w:t>,</w:t>
      </w:r>
      <w:r w:rsidR="00A80E72">
        <w:t>4</w:t>
      </w:r>
      <w:r w:rsidRPr="002D38D6" w:rsidR="002D38D6">
        <w:t>99 + taxes </w:t>
      </w:r>
    </w:p>
    <w:p w:rsidRPr="002D38D6" w:rsidR="002D38D6" w:rsidP="00432396" w:rsidRDefault="002D38D6" w14:paraId="3CCA290E" w14:textId="0222609B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80E72">
        <w:t>1</w:t>
      </w:r>
      <w:r w:rsidRPr="002D38D6" w:rsidR="00A80E72">
        <w:t>,</w:t>
      </w:r>
      <w:r w:rsidR="00A80E72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432396" w:rsidRDefault="003D5A56" w14:paraId="7060F76E" w14:textId="27BE77FE">
      <w:pPr>
        <w:pStyle w:val="ListParagraph"/>
        <w:numPr>
          <w:ilvl w:val="0"/>
          <w:numId w:val="3"/>
        </w:numPr>
        <w:rPr>
          <w:lang w:val="en-IN"/>
        </w:rPr>
      </w:pPr>
      <w:r>
        <w:t>Joining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1</w:t>
      </w:r>
      <w:r w:rsidRPr="002D38D6" w:rsidR="00A80E72">
        <w:t>,</w:t>
      </w:r>
      <w:r w:rsidR="00A80E72">
        <w:t>4</w:t>
      </w:r>
      <w:r w:rsidRPr="002D38D6" w:rsidR="00A80E72">
        <w:t>99 + taxes</w:t>
      </w:r>
    </w:p>
    <w:p w:rsidR="00A579B5" w:rsidP="00432396" w:rsidRDefault="00A579B5" w14:paraId="5301376D" w14:textId="2A5F6CAC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1</w:t>
      </w:r>
      <w:r w:rsidRPr="002D38D6" w:rsidR="00A80E72">
        <w:t>,</w:t>
      </w:r>
      <w:r w:rsidR="00A80E72">
        <w:t>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="0055656D" w:rsidP="00432396" w:rsidRDefault="0055656D" w14:paraId="66F92EAC" w14:textId="442AB418">
      <w:pPr>
        <w:pStyle w:val="ListParagraph"/>
        <w:numPr>
          <w:ilvl w:val="0"/>
          <w:numId w:val="3"/>
        </w:numPr>
        <w:rPr>
          <w:lang w:val="en-IN"/>
        </w:rPr>
      </w:pPr>
      <w:r w:rsidRPr="0055656D">
        <w:t xml:space="preserve">Renewal Fee waived if annual spends in the previous year </w:t>
      </w:r>
      <w:r w:rsidRPr="003D5A56" w:rsidR="003D5A56">
        <w:t>&gt;=</w:t>
      </w:r>
      <w:r w:rsidRPr="0055656D">
        <w:t xml:space="preserve"> Rs. </w:t>
      </w:r>
      <w:r w:rsidR="003D5A56">
        <w:t>2</w:t>
      </w:r>
      <w:r w:rsidRPr="0055656D">
        <w:t xml:space="preserve"> </w:t>
      </w:r>
      <w:r w:rsidRPr="0055656D" w:rsidR="003F03C0">
        <w:t>lakh</w:t>
      </w:r>
      <w:r w:rsidR="003F03C0">
        <w:t>s</w:t>
      </w:r>
    </w:p>
    <w:p w:rsidRPr="00A579B5" w:rsidR="00A579B5" w:rsidP="00432396" w:rsidRDefault="00A579B5" w14:paraId="099A0E29" w14:textId="1FD3552D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6T12:21:00Z" w16du:dateUtc="2026-01-16T06:51:00Z" w:id="25">
        <w:r w:rsidR="006726AB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432396" w:rsidR="009164D7" w:rsidP="00432396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3">
        <w:r w:rsidRPr="009164D7">
          <w:rPr>
            <w:rStyle w:val="Hyperlink"/>
            <w:lang w:val="en-IN"/>
          </w:rPr>
          <w:t>Most Important Terms &amp; Conditions</w:t>
        </w:r>
      </w:hyperlink>
    </w:p>
    <w:p w:rsidR="00432396" w:rsidP="00432396" w:rsidRDefault="00432396" w14:paraId="30771D00" w14:textId="77777777">
      <w:pPr>
        <w:rPr>
          <w:ins w:author="Namita Salgiya" w:date="2026-01-16T12:22:00Z" w16du:dateUtc="2026-01-16T06:52:00Z" w:id="26"/>
          <w:rStyle w:val="Hyperlink"/>
          <w:b/>
          <w:bCs/>
          <w:lang w:val="en-IN"/>
        </w:rPr>
      </w:pPr>
      <w:r w:rsidRPr="00432396">
        <w:rPr>
          <w:rStyle w:val="Hyperlink"/>
          <w:b/>
          <w:bCs/>
          <w:lang w:val="en-IN"/>
        </w:rPr>
        <w:t>FAQ</w:t>
      </w:r>
    </w:p>
    <w:p w:rsidRPr="00BC38CC" w:rsidR="006726AB" w:rsidP="006726AB" w:rsidRDefault="006726AB" w14:paraId="1749DC42" w14:textId="6AB60B3B">
      <w:pPr>
        <w:rPr>
          <w:ins w:author="Namita Salgiya" w:date="2026-01-16T12:22:00Z" w16du:dateUtc="2026-01-16T06:52:00Z" w:id="27"/>
          <w:b/>
          <w:bCs/>
          <w:lang w:val="en-IN"/>
        </w:rPr>
      </w:pPr>
      <w:bookmarkStart w:name="_Hlk219368909" w:id="28"/>
      <w:ins w:author="Namita Salgiya" w:date="2026-01-16T12:22:00Z" w16du:dateUtc="2026-01-16T06:52:00Z" w:id="29">
        <w:r w:rsidRPr="00BC38CC">
          <w:rPr>
            <w:b/>
            <w:bCs/>
            <w:lang w:val="en-IN"/>
          </w:rPr>
          <w:t xml:space="preserve">What is </w:t>
        </w:r>
        <w:r>
          <w:rPr>
            <w:b/>
            <w:bCs/>
            <w:lang w:val="en-IN"/>
          </w:rPr>
          <w:t>Joining</w:t>
        </w:r>
        <w:r w:rsidRPr="00BC38CC">
          <w:rPr>
            <w:b/>
            <w:bCs/>
            <w:lang w:val="en-IN"/>
          </w:rPr>
          <w:t xml:space="preserve"> Fee and Renewal Fee of the card?</w:t>
        </w:r>
      </w:ins>
    </w:p>
    <w:p w:rsidRPr="00BC38CC" w:rsidR="006726AB" w:rsidP="006726AB" w:rsidRDefault="006726AB" w14:paraId="07939644" w14:textId="433ABDF4">
      <w:pPr>
        <w:rPr>
          <w:ins w:author="Namita Salgiya" w:date="2026-01-16T12:22:00Z" w16du:dateUtc="2026-01-16T06:52:00Z" w:id="30"/>
          <w:lang w:val="en-IN"/>
        </w:rPr>
      </w:pPr>
      <w:ins w:author="Namita Salgiya" w:date="2026-01-16T12:22:00Z" w16du:dateUtc="2026-01-16T06:52:00Z" w:id="31">
        <w:r w:rsidRPr="006726AB">
          <w:rPr>
            <w:lang w:val="en-IN"/>
          </w:rPr>
          <w:lastRenderedPageBreak/>
          <w:t xml:space="preserve">The </w:t>
        </w:r>
        <w:r w:rsidRPr="006726AB">
          <w:rPr>
            <w:lang w:val="en-IN"/>
            <w:rPrChange w:author="Namita Salgiya" w:date="2026-01-16T12:22:00Z" w16du:dateUtc="2026-01-16T06:52:00Z" w:id="32">
              <w:rPr>
                <w:b/>
                <w:bCs/>
                <w:lang w:val="en-IN"/>
              </w:rPr>
            </w:rPrChange>
          </w:rPr>
          <w:t>Joining</w:t>
        </w:r>
        <w:r w:rsidRPr="006726AB">
          <w:rPr>
            <w:lang w:val="en-IN"/>
          </w:rPr>
          <w:t xml:space="preserve"> Fee of the card is Rs. 1</w:t>
        </w:r>
      </w:ins>
      <w:ins w:author="Upadhyay , Shubham (SBICard)" w:date="2026-01-16T14:55:00Z" w16du:dateUtc="2026-01-16T09:25:00Z" w:id="33">
        <w:r w:rsidR="003F03C0">
          <w:rPr>
            <w:lang w:val="en-IN"/>
          </w:rPr>
          <w:t>,</w:t>
        </w:r>
      </w:ins>
      <w:ins w:author="Namita Salgiya" w:date="2026-01-16T12:22:00Z" w16du:dateUtc="2026-01-16T06:52:00Z" w:id="34">
        <w:r w:rsidRPr="006726AB">
          <w:rPr>
            <w:lang w:val="en-IN"/>
          </w:rPr>
          <w:t>499 + taxes. The Renewal Fee is Rs. 1</w:t>
        </w:r>
      </w:ins>
      <w:ins w:author="Upadhyay , Shubham (SBICard)" w:date="2026-01-16T14:55:00Z" w16du:dateUtc="2026-01-16T09:25:00Z" w:id="35">
        <w:r w:rsidR="003F03C0">
          <w:rPr>
            <w:lang w:val="en-IN"/>
          </w:rPr>
          <w:t>,</w:t>
        </w:r>
      </w:ins>
      <w:ins w:author="Namita Salgiya" w:date="2026-01-16T12:22:00Z" w16du:dateUtc="2026-01-16T06:52:00Z" w:id="36">
        <w:r w:rsidRPr="006726AB">
          <w:rPr>
            <w:lang w:val="en-IN"/>
          </w:rPr>
          <w:t xml:space="preserve">499 + taxes from second year onwards. </w:t>
        </w:r>
        <w:r w:rsidRPr="0055656D">
          <w:t>Renewal Fee</w:t>
        </w:r>
        <w:r>
          <w:t xml:space="preserve"> is</w:t>
        </w:r>
        <w:r w:rsidRPr="0055656D">
          <w:t xml:space="preserve"> waived if annual spends in the previous year </w:t>
        </w:r>
        <w:r w:rsidRPr="003D5A56">
          <w:t>&gt;=</w:t>
        </w:r>
        <w:r w:rsidRPr="0055656D">
          <w:t xml:space="preserve"> Rs. </w:t>
        </w:r>
        <w:r>
          <w:t>2</w:t>
        </w:r>
        <w:r w:rsidRPr="0055656D">
          <w:t xml:space="preserve"> </w:t>
        </w:r>
        <w:r w:rsidRPr="0055656D" w:rsidR="003F03C0">
          <w:t>lakh</w:t>
        </w:r>
        <w:r w:rsidR="003F03C0">
          <w:t>s</w:t>
        </w:r>
        <w:r>
          <w:rPr>
            <w:lang w:val="en-IN"/>
          </w:rPr>
          <w:t>.</w:t>
        </w:r>
      </w:ins>
    </w:p>
    <w:p w:rsidRPr="00BC38CC" w:rsidR="006726AB" w:rsidP="006726AB" w:rsidRDefault="006726AB" w14:paraId="43F855DA" w14:textId="77777777">
      <w:pPr>
        <w:rPr>
          <w:ins w:author="Namita Salgiya" w:date="2026-01-16T12:22:00Z" w16du:dateUtc="2026-01-16T06:52:00Z" w:id="37"/>
          <w:b/>
          <w:bCs/>
          <w:lang w:val="en-IN"/>
        </w:rPr>
      </w:pPr>
      <w:ins w:author="Namita Salgiya" w:date="2026-01-16T12:22:00Z" w16du:dateUtc="2026-01-16T06:52:00Z" w:id="38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6726AB" w:rsidP="006726AB" w:rsidRDefault="006726AB" w14:paraId="290275A9" w14:textId="3B207AAC">
      <w:pPr>
        <w:rPr>
          <w:ins w:author="Namita Salgiya" w:date="2026-01-16T12:22:00Z" w16du:dateUtc="2026-01-16T06:52:00Z" w:id="39"/>
          <w:lang w:val="en-IN" w:eastAsia="en-IN"/>
        </w:rPr>
      </w:pPr>
      <w:ins w:author="Namita Salgiya" w:date="2026-01-16T12:22:00Z" w16du:dateUtc="2026-01-16T06:52:00Z" w:id="40">
        <w:r w:rsidRPr="00405CBB">
          <w:rPr>
            <w:lang w:val="en-IN"/>
          </w:rPr>
          <w:t xml:space="preserve">Yes, you can use your </w:t>
        </w:r>
      </w:ins>
      <w:ins w:author="Namita Salgiya" w:date="2026-01-16T12:23:00Z" w16du:dateUtc="2026-01-16T06:53:00Z" w:id="41">
        <w:r w:rsidRPr="00405CBB" w:rsidR="00405CBB">
          <w:rPr>
            <w:lang w:val="en-IN"/>
          </w:rPr>
          <w:t xml:space="preserve">Paytm </w:t>
        </w:r>
      </w:ins>
      <w:ins w:author="Namita Salgiya" w:date="2026-01-16T12:22:00Z" w16du:dateUtc="2026-01-16T06:52:00Z" w:id="42">
        <w:r w:rsidRPr="00405CBB">
          <w:rPr>
            <w:lang w:val="en-IN"/>
            <w:rPrChange w:author="Namita Salgiya" w:date="2026-01-16T12:24:00Z" w16du:dateUtc="2026-01-16T06:54:00Z" w:id="43">
              <w:rPr>
                <w:highlight w:val="yellow"/>
                <w:lang w:val="en-IN"/>
              </w:rPr>
            </w:rPrChange>
          </w:rPr>
          <w:t xml:space="preserve">SBI Card </w:t>
        </w:r>
      </w:ins>
      <w:ins w:author="Namita Salgiya" w:date="2026-01-16T12:23:00Z" w16du:dateUtc="2026-01-16T06:53:00Z" w:id="44">
        <w:r w:rsidRPr="00405CBB" w:rsidR="00405CBB">
          <w:rPr>
            <w:lang w:val="en-IN"/>
          </w:rPr>
          <w:t>SELECT</w:t>
        </w:r>
      </w:ins>
      <w:ins w:author="Namita Salgiya" w:date="2026-01-16T12:22:00Z" w16du:dateUtc="2026-01-16T06:52:00Z" w:id="45">
        <w:r w:rsidRPr="00405CBB">
          <w:rPr>
            <w:lang w:val="en-IN"/>
          </w:rPr>
          <w:t xml:space="preserve"> </w:t>
        </w:r>
        <w:del w:author="Upadhyay , Shubham (SBICard)" w:date="2026-01-16T14:55:00Z" w16du:dateUtc="2026-01-16T09:25:00Z" w:id="46">
          <w:r w:rsidRPr="00405CBB" w:rsidDel="003F03C0">
            <w:rPr>
              <w:lang w:val="en-IN"/>
            </w:rPr>
            <w:delText xml:space="preserve">in </w:delText>
          </w:r>
        </w:del>
      </w:ins>
      <w:ins w:author="Upadhyay , Shubham (SBICard)" w:date="2026-01-16T14:55:00Z" w16du:dateUtc="2026-01-16T09:25:00Z" w:id="47">
        <w:r w:rsidR="003F03C0">
          <w:rPr>
            <w:lang w:val="en-IN"/>
          </w:rPr>
          <w:t xml:space="preserve">at </w:t>
        </w:r>
      </w:ins>
      <w:ins w:author="Namita Salgiya" w:date="2026-01-16T12:22:00Z" w16du:dateUtc="2026-01-16T06:52:00Z" w:id="48">
        <w:r w:rsidRPr="00405CBB">
          <w:rPr>
            <w:lang w:val="en-IN"/>
          </w:rPr>
          <w:t xml:space="preserve">over 24 million outlets across the globe, including 3,25,000 outlets in India. </w:t>
        </w:r>
      </w:ins>
      <w:ins w:author="Namita Salgiya" w:date="2026-01-16T12:24:00Z" w16du:dateUtc="2026-01-16T06:54:00Z" w:id="49">
        <w:r w:rsidR="00405CBB">
          <w:rPr>
            <w:lang w:val="en-IN" w:eastAsia="en-IN"/>
          </w:rPr>
          <w:t xml:space="preserve">You can </w:t>
        </w:r>
        <w:r w:rsidRPr="00405CBB" w:rsidR="00405CBB">
          <w:rPr>
            <w:lang w:val="en-IN" w:eastAsia="en-IN"/>
          </w:rPr>
          <w:t xml:space="preserve">make payments at any outlet that accepts </w:t>
        </w:r>
        <w:r w:rsidR="00405CBB">
          <w:rPr>
            <w:lang w:eastAsia="en-IN"/>
          </w:rPr>
          <w:t>Visa.</w:t>
        </w:r>
        <w:r w:rsidR="00405CBB">
          <w:rPr>
            <w:lang w:val="en-IN" w:eastAsia="en-IN"/>
          </w:rPr>
          <w:t xml:space="preserve"> </w:t>
        </w:r>
      </w:ins>
    </w:p>
    <w:p w:rsidRPr="00BC38CC" w:rsidR="006726AB" w:rsidP="006726AB" w:rsidRDefault="006726AB" w14:paraId="5E688DF0" w14:textId="77777777">
      <w:pPr>
        <w:rPr>
          <w:ins w:author="Namita Salgiya" w:date="2026-01-16T12:22:00Z" w16du:dateUtc="2026-01-16T06:52:00Z" w:id="50"/>
          <w:b/>
          <w:bCs/>
          <w:lang w:val="en-IN"/>
        </w:rPr>
      </w:pPr>
      <w:ins w:author="Namita Salgiya" w:date="2026-01-16T12:22:00Z" w16du:dateUtc="2026-01-16T06:52:00Z" w:id="51">
        <w:r w:rsidRPr="00BC38CC">
          <w:rPr>
            <w:b/>
            <w:bCs/>
            <w:lang w:val="en-IN"/>
          </w:rPr>
          <w:t>How can I apply for the card?</w:t>
        </w:r>
      </w:ins>
    </w:p>
    <w:p w:rsidRPr="00405CBB" w:rsidR="006726AB" w:rsidP="00432396" w:rsidRDefault="006726AB" w14:paraId="0ECFB1B5" w14:textId="35AC4C9B">
      <w:pPr>
        <w:rPr>
          <w:rStyle w:val="Hyperlink"/>
          <w:color w:val="auto"/>
          <w:u w:val="none"/>
          <w:lang w:val="en-IN"/>
          <w:rPrChange w:author="Namita Salgiya" w:date="2026-01-16T12:24:00Z" w16du:dateUtc="2026-01-16T06:54:00Z" w:id="52">
            <w:rPr>
              <w:rStyle w:val="Hyperlink"/>
              <w:b/>
              <w:bCs/>
              <w:u w:val="none"/>
            </w:rPr>
          </w:rPrChange>
        </w:rPr>
      </w:pPr>
      <w:ins w:author="Namita Salgiya" w:date="2026-01-16T12:22:00Z" w16du:dateUtc="2026-01-16T06:52:00Z" w:id="53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  <w:bookmarkEnd w:id="28"/>
    </w:p>
    <w:p w:rsidRPr="00432396" w:rsidR="00432396" w:rsidDel="006726AB" w:rsidP="00432396" w:rsidRDefault="00432396" w14:paraId="792EF99E" w14:textId="10A56DBB">
      <w:pPr>
        <w:pStyle w:val="ListParagraph"/>
        <w:numPr>
          <w:ilvl w:val="0"/>
          <w:numId w:val="4"/>
        </w:numPr>
        <w:rPr>
          <w:del w:author="Namita Salgiya" w:date="2026-01-16T12:22:00Z" w16du:dateUtc="2026-01-16T06:52:00Z" w:id="54"/>
        </w:rPr>
      </w:pPr>
      <w:del w:author="Namita Salgiya" w:date="2026-01-16T12:22:00Z" w16du:dateUtc="2026-01-16T06:52:00Z" w:id="55">
        <w:r w:rsidDel="006726AB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813AED">
        <w:rPr>
          <w:b/>
          <w:bCs/>
          <w:i/>
          <w:iCs/>
          <w:u w:val="single"/>
          <w:lang w:val="en-IN"/>
        </w:rPr>
        <w:t>Other</w:t>
      </w:r>
      <w:r w:rsidRPr="0041023F">
        <w:rPr>
          <w:b/>
          <w:bCs/>
          <w:u w:val="single"/>
          <w:lang w:val="en-IN"/>
        </w:rPr>
        <w:t xml:space="preserve"> </w:t>
      </w:r>
      <w:r w:rsidRPr="00813AED">
        <w:rPr>
          <w:b/>
          <w:bCs/>
          <w:caps/>
          <w:u w:val="single"/>
          <w:lang w:val="en-IN"/>
        </w:rPr>
        <w:t>Features</w:t>
      </w:r>
    </w:p>
    <w:p w:rsidRPr="009164D7" w:rsidR="00C23CA0" w:rsidP="00C23CA0" w:rsidRDefault="00C23CA0" w14:paraId="2C69EE92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C23CA0" w:rsidP="00432396" w:rsidRDefault="00C23CA0" w14:paraId="76F2106E" w14:textId="295CA75E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16T14:55:00Z" w16du:dateUtc="2026-01-16T09:25:00Z" w:id="56">
        <w:r w:rsidRPr="00F23D00" w:rsidDel="003F03C0">
          <w:rPr>
            <w:lang w:val="en-IN"/>
          </w:rPr>
          <w:delText xml:space="preserve">in </w:delText>
        </w:r>
      </w:del>
      <w:ins w:author="Upadhyay , Shubham (SBICard)" w:date="2026-01-16T14:55:00Z" w16du:dateUtc="2026-01-16T09:25:00Z" w:id="57">
        <w:r w:rsidR="003F03C0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F318DC" w:rsidR="00C23CA0" w:rsidP="00432396" w:rsidRDefault="00C23CA0" w14:paraId="3F6D5169" w14:textId="65F377BC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F318DC">
        <w:rPr>
          <w:lang w:val="en-IN" w:eastAsia="en-IN"/>
        </w:rPr>
        <w:t xml:space="preserve">Use your card to make payments at any outlet that accepts </w:t>
      </w:r>
      <w:r w:rsidR="009E56DF">
        <w:rPr>
          <w:lang w:eastAsia="en-IN"/>
        </w:rPr>
        <w:t>Visa</w:t>
      </w:r>
    </w:p>
    <w:p w:rsidRPr="004A5805" w:rsidR="004A5805" w:rsidP="004A5805" w:rsidRDefault="004A5805" w14:paraId="7435F394" w14:textId="6B721E9B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r w:rsidR="00EE74F9">
        <w:rPr>
          <w:b/>
          <w:bCs/>
          <w:lang w:val="en-IN"/>
        </w:rPr>
        <w:t xml:space="preserve"> EMI</w:t>
      </w:r>
    </w:p>
    <w:p w:rsidRPr="004A5805" w:rsidR="004A5805" w:rsidP="00432396" w:rsidRDefault="004A5805" w14:paraId="037EB0CB" w14:textId="5D622C22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4A5805" w:rsidP="00432396" w:rsidRDefault="004A5805" w14:paraId="4D90663A" w14:textId="05FD318A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CA2AD8" w:rsidR="0055656D" w:rsidDel="00405CBB" w:rsidP="00432396" w:rsidRDefault="0055656D" w14:paraId="3F15344A" w14:textId="6BF29747">
      <w:pPr>
        <w:pStyle w:val="ListParagraph"/>
        <w:numPr>
          <w:ilvl w:val="0"/>
          <w:numId w:val="6"/>
        </w:numPr>
        <w:rPr>
          <w:del w:author="Namita Salgiya" w:date="2026-01-16T12:25:00Z" w16du:dateUtc="2026-01-16T06:55:00Z" w:id="58"/>
        </w:rPr>
      </w:pPr>
      <w:hyperlink w:tgtFrame="_blank" w:history="1" r:id="rId24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405CBB" w:rsidR="0055656D" w:rsidRDefault="0055656D" w14:paraId="7DF2500B" w14:textId="77777777">
      <w:pPr>
        <w:pStyle w:val="ListParagraph"/>
        <w:numPr>
          <w:ilvl w:val="0"/>
          <w:numId w:val="6"/>
        </w:numPr>
        <w:rPr>
          <w:lang w:val="en-IN"/>
        </w:rPr>
        <w:pPrChange w:author="Namita Salgiya" w:date="2026-01-16T12:25:00Z" w16du:dateUtc="2026-01-16T06:55:00Z" w:id="59">
          <w:pPr>
            <w:pStyle w:val="ListParagraph"/>
          </w:pPr>
        </w:pPrChange>
      </w:pPr>
    </w:p>
    <w:p w:rsidRPr="00F534F3" w:rsidR="00405CBB" w:rsidP="00405CBB" w:rsidRDefault="00405CBB" w14:paraId="6D6A893A" w14:textId="77777777">
      <w:pPr>
        <w:rPr>
          <w:ins w:author="Namita Salgiya" w:date="2026-01-16T12:25:00Z" w16du:dateUtc="2026-01-16T06:55:00Z" w:id="60"/>
          <w:b/>
          <w:bCs/>
          <w:lang w:val="en-IN"/>
        </w:rPr>
      </w:pPr>
      <w:bookmarkStart w:name="_Hlk219363897" w:id="61"/>
      <w:ins w:author="Namita Salgiya" w:date="2026-01-16T12:25:00Z" w16du:dateUtc="2026-01-16T06:55:00Z" w:id="62">
        <w:r w:rsidRPr="00F534F3">
          <w:rPr>
            <w:b/>
            <w:bCs/>
            <w:lang w:val="en-IN"/>
          </w:rPr>
          <w:t>Add-on Cards</w:t>
        </w:r>
      </w:ins>
    </w:p>
    <w:p w:rsidRPr="00AC1ED4" w:rsidR="00405CBB" w:rsidP="00405CBB" w:rsidRDefault="00405CBB" w14:paraId="2B1F7214" w14:textId="77777777">
      <w:pPr>
        <w:pStyle w:val="ListParagraph"/>
        <w:numPr>
          <w:ilvl w:val="0"/>
          <w:numId w:val="14"/>
        </w:numPr>
        <w:rPr>
          <w:ins w:author="Namita Salgiya" w:date="2026-01-16T12:25:00Z" w16du:dateUtc="2026-01-16T06:55:00Z" w:id="63"/>
        </w:rPr>
      </w:pPr>
      <w:ins w:author="Namita Salgiya" w:date="2026-01-16T12:25:00Z" w16du:dateUtc="2026-01-16T06:55:00Z" w:id="64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405CBB" w:rsidP="00405CBB" w:rsidRDefault="00405CBB" w14:paraId="7068346B" w14:textId="77777777">
      <w:pPr>
        <w:rPr>
          <w:ins w:author="Namita Salgiya" w:date="2026-01-16T12:25:00Z" w16du:dateUtc="2026-01-16T06:55:00Z" w:id="65"/>
          <w:b/>
          <w:bCs/>
        </w:rPr>
      </w:pPr>
      <w:ins w:author="Namita Salgiya" w:date="2026-01-16T12:25:00Z" w16du:dateUtc="2026-01-16T06:55:00Z" w:id="66">
        <w:r w:rsidRPr="00AC1ED4">
          <w:rPr>
            <w:b/>
            <w:bCs/>
          </w:rPr>
          <w:t>Easy Bill Pay Facility</w:t>
        </w:r>
      </w:ins>
    </w:p>
    <w:p w:rsidRPr="00AC1ED4" w:rsidR="00405CBB" w:rsidP="00405CBB" w:rsidRDefault="00405CBB" w14:paraId="68AFCDD3" w14:textId="77777777">
      <w:pPr>
        <w:pStyle w:val="ListParagraph"/>
        <w:numPr>
          <w:ilvl w:val="0"/>
          <w:numId w:val="14"/>
        </w:numPr>
        <w:rPr>
          <w:ins w:author="Namita Salgiya" w:date="2026-01-16T12:25:00Z" w16du:dateUtc="2026-01-16T06:55:00Z" w:id="67"/>
        </w:rPr>
      </w:pPr>
      <w:ins w:author="Namita Salgiya" w:date="2026-01-16T12:25:00Z" w16du:dateUtc="2026-01-16T06:55:00Z" w:id="68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405CBB" w:rsidP="00405CBB" w:rsidRDefault="00405CBB" w14:paraId="3B7819A7" w14:textId="77777777">
      <w:pPr>
        <w:rPr>
          <w:ins w:author="Namita Salgiya" w:date="2026-01-16T12:25:00Z" w16du:dateUtc="2026-01-16T06:55:00Z" w:id="69"/>
          <w:b/>
          <w:bCs/>
        </w:rPr>
      </w:pPr>
      <w:ins w:author="Namita Salgiya" w:date="2026-01-16T12:25:00Z" w16du:dateUtc="2026-01-16T06:55:00Z" w:id="70">
        <w:r w:rsidRPr="005E66AE">
          <w:rPr>
            <w:b/>
            <w:bCs/>
          </w:rPr>
          <w:t>Balance Transfer on EMI</w:t>
        </w:r>
      </w:ins>
    </w:p>
    <w:p w:rsidRPr="005E66AE" w:rsidR="00405CBB" w:rsidP="00405CBB" w:rsidRDefault="00405CBB" w14:paraId="097CFB21" w14:textId="77777777">
      <w:pPr>
        <w:pStyle w:val="ListParagraph"/>
        <w:numPr>
          <w:ilvl w:val="0"/>
          <w:numId w:val="6"/>
        </w:numPr>
        <w:rPr>
          <w:ins w:author="Namita Salgiya" w:date="2026-01-16T12:25:00Z" w16du:dateUtc="2026-01-16T06:55:00Z" w:id="71"/>
        </w:rPr>
      </w:pPr>
      <w:ins w:author="Namita Salgiya" w:date="2026-01-16T12:25:00Z" w16du:dateUtc="2026-01-16T06:55:00Z" w:id="72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405CBB" w:rsidP="00405CBB" w:rsidRDefault="00405CBB" w14:paraId="1ABAE434" w14:textId="2525066C">
      <w:pPr>
        <w:pStyle w:val="ListParagraph"/>
        <w:numPr>
          <w:ilvl w:val="0"/>
          <w:numId w:val="6"/>
        </w:numPr>
        <w:rPr>
          <w:ins w:author="Namita Salgiya" w:date="2026-01-16T12:25:00Z" w16du:dateUtc="2026-01-16T06:55:00Z" w:id="73"/>
        </w:rPr>
      </w:pPr>
      <w:ins w:author="Namita Salgiya" w:date="2026-01-16T12:25:00Z" w16du:dateUtc="2026-01-16T06:55:00Z" w:id="74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405CBB">
          <w:rPr>
            <w:lang w:val="en-IN"/>
          </w:rPr>
          <w:t xml:space="preserve">Paytm </w:t>
        </w:r>
        <w:r w:rsidRPr="00AC1ED4">
          <w:rPr>
            <w:lang w:val="en-IN"/>
          </w:rPr>
          <w:t xml:space="preserve">SBI Card </w:t>
        </w:r>
        <w:r w:rsidRPr="00405CBB">
          <w:rPr>
            <w:lang w:val="en-IN"/>
          </w:rPr>
          <w:t xml:space="preserve">SELECT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405CBB" w:rsidP="00405CBB" w:rsidRDefault="00405CBB" w14:paraId="0ED14FBF" w14:textId="77777777">
      <w:pPr>
        <w:pStyle w:val="ListParagraph"/>
        <w:numPr>
          <w:ilvl w:val="0"/>
          <w:numId w:val="6"/>
        </w:numPr>
        <w:rPr>
          <w:ins w:author="Namita Salgiya" w:date="2026-01-16T12:25:00Z" w16du:dateUtc="2026-01-16T06:55:00Z" w:id="75"/>
        </w:rPr>
      </w:pPr>
      <w:ins w:author="Namita Salgiya" w:date="2026-01-16T12:25:00Z" w16du:dateUtc="2026-01-16T06:55:00Z" w:id="76">
        <w:r w:rsidRPr="00247784">
          <w:t>Login to your account to avail this facility.</w:t>
        </w:r>
      </w:ins>
    </w:p>
    <w:bookmarkEnd w:id="61"/>
    <w:p w:rsidR="009B7DC5" w:rsidP="0055656D" w:rsidRDefault="009B7DC5" w14:paraId="0F86FCF1" w14:textId="77777777">
      <w:pPr>
        <w:pStyle w:val="ListParagraph"/>
        <w:rPr>
          <w:lang w:val="en-IN"/>
        </w:rPr>
      </w:pPr>
    </w:p>
    <w:p w:rsidR="009B7DC5" w:rsidP="0055656D" w:rsidRDefault="009B7DC5" w14:paraId="1B4CFF63" w14:textId="77777777">
      <w:pPr>
        <w:pStyle w:val="ListParagraph"/>
        <w:rPr>
          <w:lang w:val="en-IN"/>
        </w:rPr>
      </w:pPr>
    </w:p>
    <w:sectPr w:rsidR="009B7DC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962E6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5C5396"/>
    <w:multiLevelType w:val="hybridMultilevel"/>
    <w:tmpl w:val="ADFAFB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A24178"/>
    <w:multiLevelType w:val="hybridMultilevel"/>
    <w:tmpl w:val="229049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4541E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6B33EF"/>
    <w:multiLevelType w:val="multilevel"/>
    <w:tmpl w:val="028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3E1870"/>
    <w:multiLevelType w:val="hybridMultilevel"/>
    <w:tmpl w:val="EA1600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AF049FF"/>
    <w:multiLevelType w:val="hybridMultilevel"/>
    <w:tmpl w:val="EF1831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CF718EA"/>
    <w:multiLevelType w:val="hybridMultilevel"/>
    <w:tmpl w:val="202470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514CD5"/>
    <w:multiLevelType w:val="multilevel"/>
    <w:tmpl w:val="028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7261725">
    <w:abstractNumId w:val="4"/>
  </w:num>
  <w:num w:numId="2" w16cid:durableId="1984505659">
    <w:abstractNumId w:val="8"/>
  </w:num>
  <w:num w:numId="3" w16cid:durableId="1468471946">
    <w:abstractNumId w:val="6"/>
  </w:num>
  <w:num w:numId="4" w16cid:durableId="93522793">
    <w:abstractNumId w:val="1"/>
  </w:num>
  <w:num w:numId="5" w16cid:durableId="1690445825">
    <w:abstractNumId w:val="11"/>
  </w:num>
  <w:num w:numId="6" w16cid:durableId="1646742333">
    <w:abstractNumId w:val="0"/>
  </w:num>
  <w:num w:numId="7" w16cid:durableId="1708602346">
    <w:abstractNumId w:val="12"/>
  </w:num>
  <w:num w:numId="8" w16cid:durableId="1640837473">
    <w:abstractNumId w:val="2"/>
  </w:num>
  <w:num w:numId="9" w16cid:durableId="531578765">
    <w:abstractNumId w:val="3"/>
  </w:num>
  <w:num w:numId="10" w16cid:durableId="1316646655">
    <w:abstractNumId w:val="10"/>
  </w:num>
  <w:num w:numId="11" w16cid:durableId="393744418">
    <w:abstractNumId w:val="13"/>
  </w:num>
  <w:num w:numId="12" w16cid:durableId="1378698756">
    <w:abstractNumId w:val="7"/>
  </w:num>
  <w:num w:numId="13" w16cid:durableId="946155142">
    <w:abstractNumId w:val="5"/>
  </w:num>
  <w:num w:numId="14" w16cid:durableId="2140219596">
    <w:abstractNumId w:val="9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502A8"/>
    <w:rsid w:val="00061D4B"/>
    <w:rsid w:val="00066BFA"/>
    <w:rsid w:val="0009775C"/>
    <w:rsid w:val="000B34BB"/>
    <w:rsid w:val="00122BDC"/>
    <w:rsid w:val="00144A33"/>
    <w:rsid w:val="001535C0"/>
    <w:rsid w:val="001573BC"/>
    <w:rsid w:val="00160CD9"/>
    <w:rsid w:val="0016334A"/>
    <w:rsid w:val="00172B63"/>
    <w:rsid w:val="001C5B69"/>
    <w:rsid w:val="001D6345"/>
    <w:rsid w:val="00217F8A"/>
    <w:rsid w:val="00237761"/>
    <w:rsid w:val="0029715F"/>
    <w:rsid w:val="002D38D6"/>
    <w:rsid w:val="002F0DDF"/>
    <w:rsid w:val="00303D53"/>
    <w:rsid w:val="00311B56"/>
    <w:rsid w:val="00345E13"/>
    <w:rsid w:val="003465A7"/>
    <w:rsid w:val="00397F9C"/>
    <w:rsid w:val="003D5A56"/>
    <w:rsid w:val="003D715C"/>
    <w:rsid w:val="003E5D0A"/>
    <w:rsid w:val="003F03C0"/>
    <w:rsid w:val="00405CBB"/>
    <w:rsid w:val="0041023F"/>
    <w:rsid w:val="0042325B"/>
    <w:rsid w:val="00432396"/>
    <w:rsid w:val="004A5805"/>
    <w:rsid w:val="004D7712"/>
    <w:rsid w:val="00513A0B"/>
    <w:rsid w:val="00524A79"/>
    <w:rsid w:val="005310B6"/>
    <w:rsid w:val="00555A8B"/>
    <w:rsid w:val="0055656D"/>
    <w:rsid w:val="0056116A"/>
    <w:rsid w:val="005643BE"/>
    <w:rsid w:val="005B4E27"/>
    <w:rsid w:val="005E20BD"/>
    <w:rsid w:val="005E5098"/>
    <w:rsid w:val="0061261C"/>
    <w:rsid w:val="0063055D"/>
    <w:rsid w:val="00633BFD"/>
    <w:rsid w:val="00641D77"/>
    <w:rsid w:val="00654AA7"/>
    <w:rsid w:val="006726AB"/>
    <w:rsid w:val="00681931"/>
    <w:rsid w:val="006938F5"/>
    <w:rsid w:val="006A2631"/>
    <w:rsid w:val="006A534F"/>
    <w:rsid w:val="006E42F3"/>
    <w:rsid w:val="007275A2"/>
    <w:rsid w:val="00746951"/>
    <w:rsid w:val="007550F8"/>
    <w:rsid w:val="00760ED7"/>
    <w:rsid w:val="007D1F95"/>
    <w:rsid w:val="007E6A3E"/>
    <w:rsid w:val="00813AED"/>
    <w:rsid w:val="0083076E"/>
    <w:rsid w:val="00832A62"/>
    <w:rsid w:val="00834B4F"/>
    <w:rsid w:val="008B33B9"/>
    <w:rsid w:val="008E4E96"/>
    <w:rsid w:val="0090374C"/>
    <w:rsid w:val="009164D7"/>
    <w:rsid w:val="00931386"/>
    <w:rsid w:val="009445F5"/>
    <w:rsid w:val="00995FCF"/>
    <w:rsid w:val="009A176A"/>
    <w:rsid w:val="009B7DC5"/>
    <w:rsid w:val="009C0D9E"/>
    <w:rsid w:val="009E56DF"/>
    <w:rsid w:val="00A150C5"/>
    <w:rsid w:val="00A27FC1"/>
    <w:rsid w:val="00A3750F"/>
    <w:rsid w:val="00A579B5"/>
    <w:rsid w:val="00A80E72"/>
    <w:rsid w:val="00AC2D69"/>
    <w:rsid w:val="00AF4A2A"/>
    <w:rsid w:val="00B006CC"/>
    <w:rsid w:val="00B2066F"/>
    <w:rsid w:val="00B2334D"/>
    <w:rsid w:val="00B74F63"/>
    <w:rsid w:val="00B850D2"/>
    <w:rsid w:val="00BE1E8A"/>
    <w:rsid w:val="00C23CA0"/>
    <w:rsid w:val="00C37A02"/>
    <w:rsid w:val="00C42307"/>
    <w:rsid w:val="00C63C91"/>
    <w:rsid w:val="00C66F71"/>
    <w:rsid w:val="00C712F6"/>
    <w:rsid w:val="00C74138"/>
    <w:rsid w:val="00CA5965"/>
    <w:rsid w:val="00CD511F"/>
    <w:rsid w:val="00D00240"/>
    <w:rsid w:val="00D203EB"/>
    <w:rsid w:val="00D34CF6"/>
    <w:rsid w:val="00D41563"/>
    <w:rsid w:val="00D651FB"/>
    <w:rsid w:val="00D67A49"/>
    <w:rsid w:val="00DB479D"/>
    <w:rsid w:val="00DB606B"/>
    <w:rsid w:val="00DB6205"/>
    <w:rsid w:val="00DB690D"/>
    <w:rsid w:val="00DC1E35"/>
    <w:rsid w:val="00E40FC4"/>
    <w:rsid w:val="00E56665"/>
    <w:rsid w:val="00E62FE6"/>
    <w:rsid w:val="00E76AA0"/>
    <w:rsid w:val="00ED42B1"/>
    <w:rsid w:val="00EE74F9"/>
    <w:rsid w:val="00F23D00"/>
    <w:rsid w:val="00F318DC"/>
    <w:rsid w:val="00F31F00"/>
    <w:rsid w:val="00F711A7"/>
    <w:rsid w:val="00FB78C6"/>
    <w:rsid w:val="00FF70DD"/>
    <w:rsid w:val="100C18A7"/>
    <w:rsid w:val="142147F7"/>
    <w:rsid w:val="144B406B"/>
    <w:rsid w:val="1ABCFAF4"/>
    <w:rsid w:val="1E805BCC"/>
    <w:rsid w:val="24932DBD"/>
    <w:rsid w:val="24CCD663"/>
    <w:rsid w:val="27B09A91"/>
    <w:rsid w:val="2984280F"/>
    <w:rsid w:val="2DEA7B27"/>
    <w:rsid w:val="307B7F0D"/>
    <w:rsid w:val="3951ABA2"/>
    <w:rsid w:val="414B3F1A"/>
    <w:rsid w:val="41C6F2C7"/>
    <w:rsid w:val="43D70288"/>
    <w:rsid w:val="450E259C"/>
    <w:rsid w:val="4615F6C2"/>
    <w:rsid w:val="47D961D2"/>
    <w:rsid w:val="482BAE81"/>
    <w:rsid w:val="4BA26068"/>
    <w:rsid w:val="50D7A6C6"/>
    <w:rsid w:val="5714F029"/>
    <w:rsid w:val="58EFD91E"/>
    <w:rsid w:val="5A42A875"/>
    <w:rsid w:val="5E75FF3A"/>
    <w:rsid w:val="61220F16"/>
    <w:rsid w:val="624C705F"/>
    <w:rsid w:val="62D2EA38"/>
    <w:rsid w:val="69AD0454"/>
    <w:rsid w:val="6CD733D9"/>
    <w:rsid w:val="7243CA89"/>
    <w:rsid w:val="76BD5001"/>
    <w:rsid w:val="78E38AAD"/>
    <w:rsid w:val="7DA3C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237761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sbi-card-en/assets/docs/pdf/personal/cards/insurance-cover.pdf" TargetMode="External" Id="rId13" /><Relationship Type="http://schemas.openxmlformats.org/officeDocument/2006/relationships/styles" Target="styles.xml" Id="rId3" /><Relationship Type="http://schemas.openxmlformats.org/officeDocument/2006/relationships/hyperlink" Target="https://www.sbicard.com/sbi-card-en/assets/docs/pdf/personal/cards/domestic-lounge-priority-pass.pdf" TargetMode="External" Id="rId17" /><Relationship Type="http://schemas.openxmlformats.org/officeDocument/2006/relationships/numbering" Target="numbering.xml" Id="rId2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hyperlink" Target="https://www.sbicard.com/sbi-card-en/assets/docs/pdf/personal/cards/welcome-offer-tnc.pdf" TargetMode="External" Id="rId11" /><Relationship Type="http://schemas.openxmlformats.org/officeDocument/2006/relationships/hyperlink" Target="https://www.sbicard.com/en/personal/benefits/lower-interest-option/flexi-pay.page" TargetMode="External" Id="rId24" /><Relationship Type="http://schemas.openxmlformats.org/officeDocument/2006/relationships/webSettings" Target="webSettings.xml" Id="rId5" /><Relationship Type="http://schemas.openxmlformats.org/officeDocument/2006/relationships/hyperlink" Target="https://www.sbicard.com/sbi-card-en/assets/docs/pdf/personal/cards/milestone-vouchers.pdf" TargetMode="External" Id="rId15" /><Relationship Type="http://schemas.openxmlformats.org/officeDocument/2006/relationships/hyperlink" Target="https://www.sbicard.com/en/most-important-terms-and-conditions.page" TargetMode="External" Id="rId23" /><Relationship Type="http://schemas.openxmlformats.org/officeDocument/2006/relationships/hyperlink" Target="https://paytm.com/offer/paytmfirst/" TargetMode="External" Id="rId10" /><Relationship Type="http://schemas.openxmlformats.org/officeDocument/2006/relationships/hyperlink" Target="https://www.sbicard.com/sbi-card-en/assets/docs/pdf/personal/cards/domestic-lounge-priority-pass.pdf" TargetMode="External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hyperlink" Target="https://www.sbicard.com/en/personal/credit-cards/lifestyle/sbi-card-elite.page" TargetMode="External" Id="rId22" /><Relationship Type="http://schemas.microsoft.com/office/2011/relationships/people" Target="peop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6</revision>
  <dcterms:created xsi:type="dcterms:W3CDTF">2026-01-16T09:21:00.0000000Z</dcterms:created>
  <dcterms:modified xsi:type="dcterms:W3CDTF">2026-03-19T06:37:09.5534059Z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