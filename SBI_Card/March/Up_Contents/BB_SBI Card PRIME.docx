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74A7" w:rsidP="003D715C" w:rsidRDefault="007E74A7" w14:paraId="221BF309" w14:textId="6636FDC2">
      <w:pPr>
        <w:jc w:val="center"/>
        <w:rPr>
          <w:b/>
          <w:bCs/>
          <w:lang w:val="en-IN"/>
        </w:rPr>
      </w:pPr>
      <w:hyperlink w:history="1" r:id="rId5">
        <w:r w:rsidRPr="00250F03">
          <w:rPr>
            <w:rStyle w:val="Hyperlink"/>
            <w:b/>
            <w:bCs/>
            <w:lang w:val="en-IN"/>
          </w:rPr>
          <w:t>SBI Card PRIME</w:t>
        </w:r>
      </w:hyperlink>
    </w:p>
    <w:p w:rsidRPr="00250F03" w:rsidR="00250F03" w:rsidP="004A5805" w:rsidRDefault="00250F03" w14:paraId="2995A241" w14:textId="7FE1653E">
      <w:pPr>
        <w:jc w:val="center"/>
      </w:pPr>
      <w:r w:rsidRPr="00250F03">
        <w:t xml:space="preserve">Rewards </w:t>
      </w:r>
      <w:r w:rsidRPr="00250F03" w:rsidR="00A339C0">
        <w:t>That Match Your PRIME Lifestyle</w:t>
      </w:r>
    </w:p>
    <w:p w:rsidRPr="00CA0D6B" w:rsidR="003D715C" w:rsidP="004A5805" w:rsidRDefault="003D715C" w14:paraId="55587B08" w14:textId="7654AD9F">
      <w:pPr>
        <w:jc w:val="center"/>
        <w:rPr>
          <w:b/>
          <w:bCs/>
          <w:i/>
          <w:iCs/>
          <w:u w:val="single"/>
          <w:lang w:val="en-IN"/>
        </w:rPr>
      </w:pPr>
      <w:r w:rsidRPr="00CA0D6B">
        <w:rPr>
          <w:b/>
          <w:bCs/>
          <w:i/>
          <w:iCs/>
          <w:u w:val="single"/>
          <w:lang w:val="en-IN"/>
        </w:rPr>
        <w:t>Best For</w:t>
      </w:r>
    </w:p>
    <w:p w:rsidRPr="00345E13" w:rsidR="00345E13" w:rsidP="00345E13" w:rsidRDefault="00345E13" w14:paraId="1CCF3AE9" w14:textId="77777777">
      <w:pPr>
        <w:pStyle w:val="ListParagraph"/>
        <w:numPr>
          <w:ilvl w:val="0"/>
          <w:numId w:val="1"/>
        </w:numPr>
        <w:rPr>
          <w:lang w:val="en-IN"/>
        </w:rPr>
      </w:pPr>
      <w:r w:rsidRPr="00345E13">
        <w:rPr>
          <w:lang w:val="en-IN"/>
        </w:rPr>
        <w:t>Milestone Privileges</w:t>
      </w:r>
    </w:p>
    <w:p w:rsidRPr="00345E13" w:rsidR="00345E13" w:rsidP="00345E13" w:rsidRDefault="0060209E" w14:paraId="1484B046" w14:textId="4838638D">
      <w:pPr>
        <w:pStyle w:val="ListParagraph"/>
        <w:numPr>
          <w:ilvl w:val="0"/>
          <w:numId w:val="1"/>
        </w:numPr>
        <w:rPr>
          <w:lang w:val="en-IN"/>
        </w:rPr>
      </w:pPr>
      <w:r>
        <w:rPr>
          <w:lang w:val="en-IN"/>
        </w:rPr>
        <w:t>Prime</w:t>
      </w:r>
      <w:r w:rsidRPr="00345E13" w:rsidR="00345E13">
        <w:rPr>
          <w:lang w:val="en-IN"/>
        </w:rPr>
        <w:t xml:space="preserve"> Rewards</w:t>
      </w:r>
    </w:p>
    <w:p w:rsidRPr="0060209E" w:rsidR="00345E13" w:rsidP="00345E13" w:rsidRDefault="00345E13" w14:paraId="3FD5BFD9" w14:textId="2457D61B">
      <w:pPr>
        <w:pStyle w:val="ListParagraph"/>
        <w:numPr>
          <w:ilvl w:val="0"/>
          <w:numId w:val="1"/>
        </w:numPr>
        <w:rPr>
          <w:lang w:val="en-IN"/>
        </w:rPr>
      </w:pPr>
      <w:r w:rsidRPr="00345E13">
        <w:t>Lounge Access</w:t>
      </w:r>
    </w:p>
    <w:p w:rsidRPr="0060209E" w:rsidR="0060209E" w:rsidP="0060209E" w:rsidRDefault="001514B3" w14:paraId="7F8967EF" w14:textId="3B6D8D49">
      <w:pPr>
        <w:rPr>
          <w:lang w:val="en-IN"/>
        </w:rPr>
      </w:pPr>
      <w:r w:rsidRPr="001514B3">
        <w:rPr>
          <w:lang w:val="en-IN"/>
        </w:rPr>
        <w:t>Treat yourself with a welcome gift and turn your spends into a rewarding experience</w:t>
      </w:r>
    </w:p>
    <w:p w:rsidRPr="007E6A3E" w:rsidR="00345E13" w:rsidP="004A5805" w:rsidRDefault="003D715C" w14:paraId="011E8CF5" w14:textId="0F496C8E">
      <w:pPr>
        <w:jc w:val="center"/>
        <w:rPr>
          <w:b/>
          <w:bCs/>
          <w:u w:val="single"/>
          <w:lang w:val="en-IN"/>
        </w:rPr>
      </w:pPr>
      <w:r w:rsidRPr="00CA0D6B">
        <w:rPr>
          <w:b/>
          <w:bCs/>
          <w:i/>
          <w:iCs/>
          <w:u w:val="single"/>
          <w:lang w:val="en-IN"/>
        </w:rPr>
        <w:t>Key</w:t>
      </w:r>
      <w:r w:rsidRPr="007E6A3E">
        <w:rPr>
          <w:b/>
          <w:bCs/>
          <w:u w:val="single"/>
          <w:lang w:val="en-IN"/>
        </w:rPr>
        <w:t xml:space="preserve"> </w:t>
      </w:r>
      <w:r w:rsidRPr="00CA0D6B">
        <w:rPr>
          <w:b/>
          <w:bCs/>
          <w:caps/>
          <w:u w:val="single"/>
          <w:lang w:val="en-IN"/>
        </w:rPr>
        <w:t>Benefits</w:t>
      </w:r>
    </w:p>
    <w:p w:rsidRPr="003D715C" w:rsidR="003D715C" w:rsidP="04C2B0DA" w:rsidRDefault="003D715C" w14:paraId="18C635C8" w14:textId="1315C929">
      <w:pPr>
        <w:numPr>
          <w:ilvl w:val="0"/>
          <w:numId w:val="2"/>
        </w:numPr>
        <w:spacing w:after="0"/>
        <w:rPr>
          <w:rFonts w:ascii="Calibri" w:hAnsi="Calibri" w:eastAsia="Calibri" w:cs="Calibri"/>
          <w:sz w:val="12"/>
          <w:szCs w:val="12"/>
          <w:lang w:val="en-IN"/>
        </w:rPr>
      </w:pPr>
      <w:r w:rsidRPr="5032EAD3" w:rsidR="003D715C">
        <w:rPr>
          <w:lang w:val="en-IN"/>
        </w:rPr>
        <w:t>Welcome e</w:t>
      </w:r>
      <w:r w:rsidRPr="5032EAD3" w:rsidR="00E56665">
        <w:rPr>
          <w:lang w:val="en-IN"/>
        </w:rPr>
        <w:t>-</w:t>
      </w:r>
      <w:r w:rsidRPr="5032EAD3" w:rsidR="00A339C0">
        <w:rPr>
          <w:lang w:val="en-IN"/>
        </w:rPr>
        <w:t xml:space="preserve">Gift Voucher </w:t>
      </w:r>
      <w:r w:rsidRPr="5032EAD3" w:rsidR="003D715C">
        <w:rPr>
          <w:lang w:val="en-IN"/>
        </w:rPr>
        <w:t>worth Rs. </w:t>
      </w:r>
      <w:r w:rsidRPr="5032EAD3" w:rsidR="0060209E">
        <w:rPr>
          <w:lang w:val="en-IN"/>
        </w:rPr>
        <w:t>3</w:t>
      </w:r>
      <w:r w:rsidRPr="5032EAD3" w:rsidR="003D715C">
        <w:rPr>
          <w:lang w:val="en-IN"/>
        </w:rPr>
        <w:t>,000</w:t>
      </w:r>
      <w:r w:rsidRPr="5032EAD3" w:rsidR="26C03A1C">
        <w:rPr>
          <w:lang w:val="en-IN"/>
        </w:rPr>
        <w:t xml:space="preserve"> </w:t>
      </w:r>
    </w:p>
    <w:p w:rsidRPr="003D715C" w:rsidR="003D715C" w:rsidP="04C2B0DA" w:rsidRDefault="003D715C" w14:paraId="533512B0" w14:textId="33BABA1D">
      <w:pPr>
        <w:numPr>
          <w:ilvl w:val="0"/>
          <w:numId w:val="2"/>
        </w:numPr>
        <w:spacing w:after="0"/>
        <w:rPr>
          <w:rFonts w:ascii="Calibri" w:hAnsi="Calibri" w:eastAsia="Calibri" w:cs="Calibri"/>
          <w:sz w:val="12"/>
          <w:szCs w:val="12"/>
          <w:lang w:val="en-IN"/>
        </w:rPr>
      </w:pPr>
    </w:p>
    <w:p w:rsidRPr="00A11687" w:rsidR="0060209E" w:rsidP="5032EAD3" w:rsidRDefault="00A11687" w14:paraId="6F46A132" w14:textId="2476B560">
      <w:pPr>
        <w:pStyle w:val="ListParagraph"/>
        <w:numPr>
          <w:ilvl w:val="0"/>
          <w:numId w:val="2"/>
        </w:numPr>
        <w:rPr>
          <w:rFonts w:ascii="Calibri" w:hAnsi="Calibri" w:eastAsia="Calibri" w:cs="Calibri"/>
          <w:sz w:val="12"/>
          <w:szCs w:val="12"/>
          <w:lang w:val="en-IN"/>
        </w:rPr>
      </w:pPr>
      <w:r w:rsidRPr="5032EAD3" w:rsidR="00A11687">
        <w:rPr>
          <w:lang w:eastAsia="en-IN"/>
        </w:rPr>
        <w:t>4 International Priority Pass Lounge visits</w:t>
      </w:r>
      <w:del w:author="Upadhyay , Shubham (SBICard)" w:date="2026-01-14T16:55:00Z" w16du:dateUtc="2026-01-14T11:25:00Z" w:id="2084993857">
        <w:r w:rsidRPr="5032EAD3" w:rsidDel="00A11687">
          <w:rPr>
            <w:lang w:eastAsia="en-IN"/>
          </w:rPr>
          <w:delText>/</w:delText>
        </w:r>
      </w:del>
      <w:ins w:author="Upadhyay , Shubham (SBICard)" w:date="2026-01-14T16:55:00Z" w16du:dateUtc="2026-01-14T11:25:00Z" w:id="2120539232">
        <w:r w:rsidRPr="5032EAD3" w:rsidR="00A339C0">
          <w:rPr>
            <w:lang w:eastAsia="en-IN"/>
          </w:rPr>
          <w:t xml:space="preserve"> every </w:t>
        </w:r>
      </w:ins>
      <w:r w:rsidRPr="5032EAD3" w:rsidR="00A11687">
        <w:rPr>
          <w:lang w:eastAsia="en-IN"/>
        </w:rPr>
        <w:t>year</w:t>
      </w:r>
      <w:r w:rsidRPr="5032EAD3" w:rsidR="4F379903">
        <w:rPr>
          <w:lang w:eastAsia="en-IN"/>
        </w:rPr>
        <w:t xml:space="preserve"> </w:t>
      </w:r>
    </w:p>
    <w:p w:rsidRPr="00A11687" w:rsidR="0060209E" w:rsidP="04C2B0DA" w:rsidRDefault="0060209E" w14:paraId="13788EC4" w14:textId="126C71B6">
      <w:pPr>
        <w:pStyle w:val="ListParagraph"/>
        <w:rPr>
          <w:lang w:val="en-IN" w:eastAsia="en-IN"/>
        </w:rPr>
      </w:pPr>
    </w:p>
    <w:p w:rsidR="00A11687" w:rsidP="5032EAD3" w:rsidRDefault="00A11687" w14:paraId="59CD3B74" w14:textId="3C885306">
      <w:pPr>
        <w:pStyle w:val="ListParagraph"/>
        <w:numPr>
          <w:ilvl w:val="0"/>
          <w:numId w:val="2"/>
        </w:numPr>
        <w:rPr>
          <w:rFonts w:ascii="Calibri" w:hAnsi="Calibri" w:eastAsia="Calibri" w:cs="Calibri"/>
          <w:sz w:val="12"/>
          <w:szCs w:val="12"/>
          <w:lang w:val="en-IN"/>
        </w:rPr>
      </w:pPr>
      <w:r w:rsidRPr="5032EAD3" w:rsidR="00A11687">
        <w:rPr>
          <w:lang w:eastAsia="en-IN"/>
        </w:rPr>
        <w:t>8 Domestic Lounge visits</w:t>
      </w:r>
      <w:del w:author="Upadhyay , Shubham (SBICard)" w:date="2026-01-14T16:55:00Z" w16du:dateUtc="2026-01-14T11:25:00Z" w:id="1039608372">
        <w:r w:rsidRPr="5032EAD3" w:rsidDel="00A11687">
          <w:rPr>
            <w:lang w:eastAsia="en-IN"/>
          </w:rPr>
          <w:delText>/</w:delText>
        </w:r>
      </w:del>
      <w:ins w:author="Upadhyay , Shubham (SBICard)" w:date="2026-01-14T16:55:00Z" w16du:dateUtc="2026-01-14T11:25:00Z" w:id="1790730204">
        <w:r w:rsidRPr="5032EAD3" w:rsidR="00A339C0">
          <w:rPr>
            <w:lang w:eastAsia="en-IN"/>
          </w:rPr>
          <w:t xml:space="preserve"> every </w:t>
        </w:r>
      </w:ins>
      <w:r w:rsidRPr="5032EAD3" w:rsidR="00A11687">
        <w:rPr>
          <w:lang w:eastAsia="en-IN"/>
        </w:rPr>
        <w:t>year</w:t>
      </w:r>
      <w:r w:rsidRPr="5032EAD3" w:rsidR="3CF47B06">
        <w:rPr>
          <w:lang w:eastAsia="en-IN"/>
        </w:rPr>
        <w:t xml:space="preserve"> </w:t>
      </w:r>
    </w:p>
    <w:p w:rsidRPr="007E6A3E" w:rsidR="00CD511F" w:rsidP="004A5805" w:rsidRDefault="00CD511F" w14:paraId="5970C5BD" w14:textId="114421C9">
      <w:pPr>
        <w:jc w:val="center"/>
        <w:rPr>
          <w:b/>
          <w:bCs/>
          <w:u w:val="single"/>
        </w:rPr>
      </w:pPr>
      <w:r w:rsidRPr="00CA0D6B">
        <w:rPr>
          <w:b/>
          <w:bCs/>
          <w:i/>
          <w:iCs/>
          <w:u w:val="single"/>
        </w:rPr>
        <w:t>Exclusive</w:t>
      </w:r>
      <w:r w:rsidRPr="007E6A3E">
        <w:rPr>
          <w:b/>
          <w:bCs/>
          <w:u w:val="single"/>
        </w:rPr>
        <w:t xml:space="preserve"> </w:t>
      </w:r>
      <w:r w:rsidRPr="00CA0D6B">
        <w:rPr>
          <w:b/>
          <w:bCs/>
          <w:caps/>
          <w:u w:val="single"/>
        </w:rPr>
        <w:t>Privileges</w:t>
      </w:r>
    </w:p>
    <w:p w:rsidRPr="00CD511F" w:rsidR="00CD511F" w:rsidP="5032EAD3" w:rsidRDefault="00CD511F" w14:paraId="6A2B893A" w14:textId="147554CD">
      <w:pPr>
        <w:rPr>
          <w:rFonts w:ascii="Calibri" w:hAnsi="Calibri" w:eastAsia="Calibri" w:cs="Calibri"/>
          <w:sz w:val="12"/>
          <w:szCs w:val="12"/>
          <w:lang w:val="en-IN"/>
        </w:rPr>
      </w:pPr>
      <w:r w:rsidRPr="5032EAD3" w:rsidR="00CD511F">
        <w:rPr>
          <w:b w:val="1"/>
          <w:bCs w:val="1"/>
          <w:lang w:val="en-IN"/>
        </w:rPr>
        <w:t>Welcome Gift</w:t>
      </w:r>
      <w:r w:rsidRPr="5032EAD3" w:rsidR="2E39831E">
        <w:rPr>
          <w:b w:val="1"/>
          <w:bCs w:val="1"/>
          <w:lang w:val="en-IN"/>
        </w:rPr>
        <w:t xml:space="preserve"> </w:t>
      </w:r>
    </w:p>
    <w:p w:rsidRPr="00CD511F" w:rsidR="00CD511F" w:rsidP="00CA0D6B" w:rsidRDefault="00CD511F" w14:paraId="59891C80" w14:textId="1E6BC490">
      <w:pPr>
        <w:numPr>
          <w:ilvl w:val="0"/>
          <w:numId w:val="3"/>
        </w:numPr>
        <w:spacing w:after="0"/>
        <w:rPr>
          <w:lang w:val="en-IN"/>
        </w:rPr>
      </w:pPr>
      <w:r w:rsidRPr="00CD511F">
        <w:rPr>
          <w:lang w:val="en-IN"/>
        </w:rPr>
        <w:t>Welcome e-</w:t>
      </w:r>
      <w:r w:rsidRPr="00CD511F" w:rsidR="00A339C0">
        <w:rPr>
          <w:lang w:val="en-IN"/>
        </w:rPr>
        <w:t xml:space="preserve">Gift Voucher </w:t>
      </w:r>
      <w:r w:rsidRPr="00CD511F">
        <w:rPr>
          <w:lang w:val="en-IN"/>
        </w:rPr>
        <w:t>worth Rs. </w:t>
      </w:r>
      <w:r w:rsidR="00A11687">
        <w:rPr>
          <w:lang w:val="en-IN"/>
        </w:rPr>
        <w:t>3</w:t>
      </w:r>
      <w:r w:rsidRPr="00CD511F">
        <w:rPr>
          <w:lang w:val="en-IN"/>
        </w:rPr>
        <w:t>,000</w:t>
      </w:r>
    </w:p>
    <w:p w:rsidR="00A11687" w:rsidP="00CA0D6B" w:rsidRDefault="00CD511F" w14:paraId="44219B91" w14:textId="4D68E853">
      <w:pPr>
        <w:numPr>
          <w:ilvl w:val="0"/>
          <w:numId w:val="3"/>
        </w:numPr>
        <w:spacing w:after="0"/>
        <w:rPr>
          <w:lang w:val="en-IN"/>
        </w:rPr>
      </w:pPr>
      <w:r w:rsidRPr="00CD511F">
        <w:rPr>
          <w:lang w:val="en-IN"/>
        </w:rPr>
        <w:t>Choose from an array of travel and lifestyle brands: Yatra, Hush Puppies</w:t>
      </w:r>
      <w:ins w:author="Upadhyay , Shubham (SBICard)" w:date="2026-01-14T16:56:00Z" w16du:dateUtc="2026-01-14T11:26:00Z" w:id="5">
        <w:r w:rsidR="00A339C0">
          <w:rPr>
            <w:lang w:val="en-IN"/>
          </w:rPr>
          <w:t xml:space="preserve"> </w:t>
        </w:r>
      </w:ins>
      <w:r w:rsidRPr="00CD511F">
        <w:rPr>
          <w:lang w:val="en-IN"/>
        </w:rPr>
        <w:t>/</w:t>
      </w:r>
      <w:ins w:author="Upadhyay , Shubham (SBICard)" w:date="2026-01-14T16:56:00Z" w16du:dateUtc="2026-01-14T11:26:00Z" w:id="6">
        <w:r w:rsidR="00A339C0">
          <w:rPr>
            <w:lang w:val="en-IN"/>
          </w:rPr>
          <w:t xml:space="preserve"> </w:t>
        </w:r>
      </w:ins>
      <w:r w:rsidRPr="00CD511F">
        <w:rPr>
          <w:lang w:val="en-IN"/>
        </w:rPr>
        <w:t>Bata, Pantaloons, Aditya Birla Fashion and Shoppers Stop</w:t>
      </w:r>
    </w:p>
    <w:p w:rsidRPr="00A11687" w:rsidR="00A11687" w:rsidP="00A11687" w:rsidRDefault="00A11687" w14:paraId="73C1FA6E" w14:textId="77777777">
      <w:pPr>
        <w:spacing w:after="0"/>
        <w:ind w:left="720"/>
        <w:rPr>
          <w:lang w:val="en-IN"/>
        </w:rPr>
      </w:pPr>
    </w:p>
    <w:p w:rsidRPr="00E56665" w:rsidR="00A11687" w:rsidP="04C2B0DA" w:rsidRDefault="00A11687" w14:paraId="15D06484" w14:textId="283D40DA">
      <w:pPr>
        <w:rPr>
          <w:rFonts w:ascii="Calibri" w:hAnsi="Calibri" w:eastAsia="Calibri" w:cs="Calibri"/>
          <w:sz w:val="12"/>
          <w:szCs w:val="12"/>
          <w:lang w:val="en-IN"/>
        </w:rPr>
      </w:pPr>
      <w:r w:rsidRPr="5032EAD3" w:rsidR="00A11687">
        <w:rPr>
          <w:b w:val="1"/>
          <w:bCs w:val="1"/>
          <w:lang w:val="en-IN"/>
        </w:rPr>
        <w:t>PRIME Rewards</w:t>
      </w:r>
      <w:r w:rsidRPr="5032EAD3" w:rsidR="715DB20D">
        <w:rPr>
          <w:b w:val="1"/>
          <w:bCs w:val="1"/>
          <w:lang w:val="en-IN"/>
        </w:rPr>
        <w:t xml:space="preserve"> </w:t>
      </w:r>
    </w:p>
    <w:p w:rsidR="001514B3" w:rsidP="00CA0D6B" w:rsidRDefault="001514B3" w14:paraId="79C9A4AD" w14:textId="3E872BEE">
      <w:pPr>
        <w:numPr>
          <w:ilvl w:val="0"/>
          <w:numId w:val="4"/>
        </w:numPr>
        <w:spacing w:after="0"/>
        <w:rPr>
          <w:ins w:author="Namita Salgiya" w:date="2026-01-14T09:12:00Z" w16du:dateUtc="2026-01-14T03:42:00Z" w:id="7"/>
          <w:lang w:val="en-IN"/>
        </w:rPr>
      </w:pPr>
      <w:commentRangeStart w:id="8"/>
      <w:ins w:author="Namita Salgiya" w:date="2026-01-14T09:08:00Z" w16du:dateUtc="2026-01-14T03:38:00Z" w:id="9">
        <w:r>
          <w:rPr>
            <w:lang w:val="en-IN"/>
          </w:rPr>
          <w:t>Get 20</w:t>
        </w:r>
      </w:ins>
      <w:ins w:author="Namita Salgiya" w:date="2026-01-14T09:09:00Z" w16du:dateUtc="2026-01-14T03:39:00Z" w:id="10">
        <w:r w:rsidR="00A339C0">
          <w:rPr>
            <w:lang w:val="en-IN"/>
          </w:rPr>
          <w:t>X</w:t>
        </w:r>
        <w:r>
          <w:rPr>
            <w:lang w:val="en-IN"/>
          </w:rPr>
          <w:t xml:space="preserve"> </w:t>
        </w:r>
        <w:r w:rsidRPr="00E56665" w:rsidR="00A339C0">
          <w:rPr>
            <w:lang w:val="en-IN"/>
          </w:rPr>
          <w:t>Reward Points</w:t>
        </w:r>
      </w:ins>
      <w:ins w:author="Namita Salgiya" w:date="2026-01-14T09:12:00Z" w16du:dateUtc="2026-01-14T03:42:00Z" w:id="11">
        <w:r w:rsidR="00A339C0">
          <w:rPr>
            <w:lang w:val="en-IN"/>
          </w:rPr>
          <w:t xml:space="preserve"> </w:t>
        </w:r>
      </w:ins>
      <w:ins w:author="Namita Salgiya" w:date="2026-01-14T09:09:00Z" w16du:dateUtc="2026-01-14T03:39:00Z" w:id="12">
        <w:r>
          <w:rPr>
            <w:lang w:val="en-IN"/>
          </w:rPr>
          <w:t>on utility bill payment</w:t>
        </w:r>
      </w:ins>
      <w:ins w:author="Namita Salgiya" w:date="2026-01-14T09:12:00Z" w16du:dateUtc="2026-01-14T03:42:00Z" w:id="13">
        <w:r>
          <w:rPr>
            <w:lang w:val="en-IN"/>
          </w:rPr>
          <w:t xml:space="preserve"> standing instructions</w:t>
        </w:r>
      </w:ins>
      <w:ins w:author="Namita Salgiya" w:date="2026-01-14T09:09:00Z" w16du:dateUtc="2026-01-14T03:39:00Z" w:id="14">
        <w:r>
          <w:rPr>
            <w:lang w:val="en-IN"/>
          </w:rPr>
          <w:t>. After 3000 points</w:t>
        </w:r>
      </w:ins>
      <w:ins w:author="Namita Salgiya" w:date="2026-01-14T09:10:00Z" w16du:dateUtc="2026-01-14T03:40:00Z" w:id="15">
        <w:r>
          <w:rPr>
            <w:lang w:val="en-IN"/>
          </w:rPr>
          <w:t xml:space="preserve">, earn 2 </w:t>
        </w:r>
        <w:r w:rsidR="00A339C0">
          <w:rPr>
            <w:lang w:val="en-IN"/>
          </w:rPr>
          <w:t xml:space="preserve">Reward Points </w:t>
        </w:r>
        <w:r>
          <w:rPr>
            <w:lang w:val="en-IN"/>
          </w:rPr>
          <w:t xml:space="preserve">for every </w:t>
        </w:r>
        <w:r w:rsidRPr="00E56665">
          <w:rPr>
            <w:lang w:val="en-IN"/>
          </w:rPr>
          <w:t xml:space="preserve">Rs. 100 </w:t>
        </w:r>
        <w:r>
          <w:rPr>
            <w:lang w:val="en-IN"/>
          </w:rPr>
          <w:t>spent</w:t>
        </w:r>
      </w:ins>
      <w:ins w:author="Namita Salgiya" w:date="2026-01-14T09:11:00Z" w16du:dateUtc="2026-01-14T03:41:00Z" w:id="16">
        <w:r>
          <w:rPr>
            <w:lang w:val="en-IN"/>
          </w:rPr>
          <w:t>.</w:t>
        </w:r>
      </w:ins>
      <w:ins w:author="Namita Salgiya" w:date="2026-01-14T09:10:00Z" w16du:dateUtc="2026-01-14T03:40:00Z" w:id="17">
        <w:r w:rsidRPr="00E56665">
          <w:rPr>
            <w:lang w:val="en-IN"/>
          </w:rPr>
          <w:t xml:space="preserve"> </w:t>
        </w:r>
      </w:ins>
      <w:commentRangeEnd w:id="8"/>
      <w:r>
        <w:rPr>
          <w:rStyle w:val="CommentReference"/>
          <w:sz w:val="22"/>
          <w:szCs w:val="22"/>
          <w:lang w:val="en-IN"/>
        </w:rPr>
        <w:commentReference w:id="8"/>
      </w:r>
    </w:p>
    <w:p w:rsidRPr="00E56665" w:rsidR="00A11687" w:rsidP="00CA0D6B" w:rsidRDefault="00A11687" w14:paraId="76ACC9E2" w14:textId="26DE70E1">
      <w:pPr>
        <w:numPr>
          <w:ilvl w:val="0"/>
          <w:numId w:val="4"/>
        </w:numPr>
        <w:spacing w:after="0"/>
        <w:rPr>
          <w:lang w:val="en-IN"/>
        </w:rPr>
      </w:pPr>
      <w:r w:rsidRPr="00E56665">
        <w:rPr>
          <w:lang w:val="en-IN"/>
        </w:rPr>
        <w:t xml:space="preserve">Get </w:t>
      </w:r>
      <w:r>
        <w:rPr>
          <w:lang w:val="en-IN"/>
        </w:rPr>
        <w:t>10</w:t>
      </w:r>
      <w:ins w:author="Namita Salgiya" w:date="2026-01-14T09:09:00Z" w16du:dateUtc="2026-01-14T03:39:00Z" w:id="18">
        <w:r w:rsidR="001514B3">
          <w:rPr>
            <w:lang w:val="en-IN"/>
          </w:rPr>
          <w:t>x</w:t>
        </w:r>
      </w:ins>
      <w:del w:author="Namita Salgiya" w:date="2026-01-14T09:09:00Z" w16du:dateUtc="2026-01-14T03:39:00Z" w:id="19">
        <w:r w:rsidRPr="00E56665" w:rsidDel="001514B3">
          <w:rPr>
            <w:lang w:val="en-IN"/>
          </w:rPr>
          <w:delText>X</w:delText>
        </w:r>
      </w:del>
      <w:r w:rsidRPr="00E56665">
        <w:rPr>
          <w:lang w:val="en-IN"/>
        </w:rPr>
        <w:t xml:space="preserve"> </w:t>
      </w:r>
      <w:r w:rsidRPr="00E56665" w:rsidR="00A339C0">
        <w:rPr>
          <w:lang w:val="en-IN"/>
        </w:rPr>
        <w:t xml:space="preserve">Reward Points </w:t>
      </w:r>
      <w:r w:rsidRPr="00E56665">
        <w:rPr>
          <w:lang w:val="en-IN"/>
        </w:rPr>
        <w:t>on dining, departmental stores and grocery spends</w:t>
      </w:r>
    </w:p>
    <w:p w:rsidRPr="00E56665" w:rsidR="00A11687" w:rsidP="00CA0D6B" w:rsidRDefault="00A11687" w14:paraId="5DC9CA34" w14:textId="62252F1C">
      <w:pPr>
        <w:numPr>
          <w:ilvl w:val="0"/>
          <w:numId w:val="4"/>
        </w:numPr>
        <w:spacing w:after="0"/>
        <w:rPr>
          <w:lang w:val="en-IN"/>
        </w:rPr>
      </w:pPr>
      <w:r w:rsidRPr="00E56665">
        <w:rPr>
          <w:lang w:val="en-IN"/>
        </w:rPr>
        <w:t xml:space="preserve">Earn 2 </w:t>
      </w:r>
      <w:r w:rsidRPr="00E56665" w:rsidR="00A339C0">
        <w:rPr>
          <w:lang w:val="en-IN"/>
        </w:rPr>
        <w:t xml:space="preserve">Reward Points </w:t>
      </w:r>
      <w:r w:rsidRPr="00E56665">
        <w:rPr>
          <w:lang w:val="en-IN"/>
        </w:rPr>
        <w:t>per Rs. 100 on all other</w:t>
      </w:r>
      <w:r>
        <w:rPr>
          <w:lang w:val="en-IN"/>
        </w:rPr>
        <w:t xml:space="preserve"> retail</w:t>
      </w:r>
      <w:r w:rsidRPr="00E56665">
        <w:rPr>
          <w:lang w:val="en-IN"/>
        </w:rPr>
        <w:t xml:space="preserve"> spends, except fuel</w:t>
      </w:r>
    </w:p>
    <w:p w:rsidRPr="00E56665" w:rsidR="00A11687" w:rsidP="00CA0D6B" w:rsidRDefault="00A11687" w14:paraId="215F0456" w14:textId="1EC3B4EC">
      <w:pPr>
        <w:numPr>
          <w:ilvl w:val="0"/>
          <w:numId w:val="4"/>
        </w:numPr>
        <w:spacing w:after="0" w:line="270" w:lineRule="atLeast"/>
        <w:rPr>
          <w:lang w:val="en-IN"/>
        </w:rPr>
      </w:pPr>
      <w:r w:rsidRPr="00E56665">
        <w:t>Pay your outstanding</w:t>
      </w:r>
      <w:r>
        <w:t xml:space="preserve"> card</w:t>
      </w:r>
      <w:r w:rsidRPr="00E56665">
        <w:t xml:space="preserve"> bill using </w:t>
      </w:r>
      <w:r w:rsidRPr="00E56665" w:rsidR="00A339C0">
        <w:t>Reward Points</w:t>
      </w:r>
      <w:r w:rsidRPr="00E56665">
        <w:t xml:space="preserve">. </w:t>
      </w:r>
      <w:r w:rsidRPr="00E56665">
        <w:rPr>
          <w:lang w:val="en-IN"/>
        </w:rPr>
        <w:t>4 Reward Points = R</w:t>
      </w:r>
      <w:ins w:author="Upadhyay , Shubham (SBICard)" w:date="2026-01-14T16:57:00Z" w16du:dateUtc="2026-01-14T11:27:00Z" w:id="20">
        <w:r w:rsidR="00A339C0">
          <w:rPr>
            <w:lang w:val="en-IN"/>
          </w:rPr>
          <w:t>e</w:t>
        </w:r>
      </w:ins>
      <w:del w:author="Upadhyay , Shubham (SBICard)" w:date="2026-01-14T16:57:00Z" w16du:dateUtc="2026-01-14T11:27:00Z" w:id="21">
        <w:r w:rsidRPr="00E56665" w:rsidDel="00A339C0">
          <w:rPr>
            <w:lang w:val="en-IN"/>
          </w:rPr>
          <w:delText>s</w:delText>
        </w:r>
      </w:del>
      <w:r w:rsidRPr="00E56665">
        <w:rPr>
          <w:lang w:val="en-IN"/>
        </w:rPr>
        <w:t>. 1</w:t>
      </w:r>
    </w:p>
    <w:p w:rsidRPr="00A11687" w:rsidR="00A11687" w:rsidP="00CA0D6B" w:rsidRDefault="00A11687" w14:paraId="553609BE" w14:textId="5487DBAA">
      <w:pPr>
        <w:pStyle w:val="ListParagraph"/>
        <w:numPr>
          <w:ilvl w:val="0"/>
          <w:numId w:val="4"/>
        </w:numPr>
        <w:spacing w:after="0"/>
        <w:rPr>
          <w:lang w:val="en-IN"/>
        </w:rPr>
      </w:pPr>
      <w:r w:rsidRPr="00F23D00">
        <w:rPr>
          <w:lang w:val="en-IN"/>
        </w:rPr>
        <w:t xml:space="preserve">Enjoy a 1% fuel surcharge waiver on </w:t>
      </w:r>
      <w:r>
        <w:rPr>
          <w:lang w:val="en-IN"/>
        </w:rPr>
        <w:t xml:space="preserve">every </w:t>
      </w:r>
      <w:r w:rsidRPr="00F23D00">
        <w:rPr>
          <w:lang w:val="en-IN"/>
        </w:rPr>
        <w:t xml:space="preserve">transaction between </w:t>
      </w:r>
      <w:r>
        <w:rPr>
          <w:lang w:val="en-IN"/>
        </w:rPr>
        <w:t xml:space="preserve">Rs. </w:t>
      </w:r>
      <w:r w:rsidRPr="00F23D00">
        <w:rPr>
          <w:lang w:val="en-IN"/>
        </w:rPr>
        <w:t xml:space="preserve">500 and </w:t>
      </w:r>
      <w:r>
        <w:rPr>
          <w:lang w:val="en-IN"/>
        </w:rPr>
        <w:t xml:space="preserve">Rs. </w:t>
      </w:r>
      <w:r w:rsidRPr="00F23D00">
        <w:rPr>
          <w:lang w:val="en-IN"/>
        </w:rPr>
        <w:t xml:space="preserve">4,000 at </w:t>
      </w:r>
      <w:r>
        <w:rPr>
          <w:lang w:val="en-IN"/>
        </w:rPr>
        <w:t xml:space="preserve">all </w:t>
      </w:r>
      <w:r w:rsidRPr="00F23D00">
        <w:rPr>
          <w:lang w:val="en-IN"/>
        </w:rPr>
        <w:t>petrol pumps across India.</w:t>
      </w:r>
      <w:r>
        <w:rPr>
          <w:lang w:val="en-IN"/>
        </w:rPr>
        <w:t xml:space="preserve"> </w:t>
      </w:r>
      <w:r w:rsidRPr="00A11687">
        <w:rPr>
          <w:lang w:val="en-IN"/>
        </w:rPr>
        <w:t xml:space="preserve">(Extra service tax as applicable) </w:t>
      </w:r>
    </w:p>
    <w:p w:rsidRPr="00E56665" w:rsidR="00A11687" w:rsidP="00CA0D6B" w:rsidRDefault="00A11687" w14:paraId="1520A833" w14:textId="77777777">
      <w:pPr>
        <w:numPr>
          <w:ilvl w:val="0"/>
          <w:numId w:val="4"/>
        </w:numPr>
        <w:spacing w:after="0" w:line="270" w:lineRule="atLeast"/>
        <w:rPr>
          <w:lang w:val="en-IN"/>
        </w:rPr>
      </w:pPr>
      <w:r w:rsidRPr="00E56665">
        <w:rPr>
          <w:lang w:val="en-IN"/>
        </w:rPr>
        <w:t>Maximum surcharge waiver of Rs. 250 per month, per statement cycle</w:t>
      </w:r>
    </w:p>
    <w:p w:rsidRPr="00E56665" w:rsidR="00E56665" w:rsidP="5032EAD3" w:rsidRDefault="00E56665" w14:paraId="0F48B65F" w14:textId="7CA9D0E4">
      <w:pPr>
        <w:spacing w:before="240"/>
        <w:rPr>
          <w:rFonts w:ascii="Calibri" w:hAnsi="Calibri" w:eastAsia="Calibri" w:cs="Calibri"/>
          <w:sz w:val="12"/>
          <w:szCs w:val="12"/>
          <w:lang w:val="en-IN"/>
        </w:rPr>
      </w:pPr>
      <w:r w:rsidRPr="5032EAD3" w:rsidR="00E56665">
        <w:rPr>
          <w:b w:val="1"/>
          <w:bCs w:val="1"/>
          <w:lang w:val="en-IN"/>
        </w:rPr>
        <w:t xml:space="preserve">Milestone </w:t>
      </w:r>
      <w:r w:rsidRPr="5032EAD3" w:rsidR="00A11687">
        <w:rPr>
          <w:b w:val="1"/>
          <w:bCs w:val="1"/>
          <w:lang w:val="en-IN"/>
        </w:rPr>
        <w:t>Benefits</w:t>
      </w:r>
      <w:r w:rsidRPr="5032EAD3" w:rsidR="22091262">
        <w:rPr>
          <w:b w:val="1"/>
          <w:bCs w:val="1"/>
          <w:lang w:val="en-IN"/>
        </w:rPr>
        <w:t xml:space="preserve"> </w:t>
      </w:r>
    </w:p>
    <w:p w:rsidRPr="00B1628D" w:rsidR="00B1628D" w:rsidP="00CA0D6B" w:rsidRDefault="00B1628D" w14:paraId="31DD1BDF" w14:textId="77777777">
      <w:pPr>
        <w:pStyle w:val="ListParagraph"/>
        <w:numPr>
          <w:ilvl w:val="0"/>
          <w:numId w:val="13"/>
        </w:numPr>
        <w:rPr>
          <w:lang w:val="en-IN" w:eastAsia="en-IN"/>
        </w:rPr>
      </w:pPr>
      <w:r w:rsidRPr="00B1628D">
        <w:rPr>
          <w:lang w:eastAsia="en-IN"/>
        </w:rPr>
        <w:t xml:space="preserve">Earn a Pizza Hut e-Voucher worth </w:t>
      </w:r>
      <w:r>
        <w:rPr>
          <w:lang w:eastAsia="en-IN"/>
        </w:rPr>
        <w:t xml:space="preserve">Rs. </w:t>
      </w:r>
      <w:r w:rsidRPr="00B1628D">
        <w:rPr>
          <w:lang w:eastAsia="en-IN"/>
        </w:rPr>
        <w:t xml:space="preserve">1,000 on quarterly spends of </w:t>
      </w:r>
      <w:r>
        <w:rPr>
          <w:lang w:eastAsia="en-IN"/>
        </w:rPr>
        <w:t xml:space="preserve">Rs. </w:t>
      </w:r>
      <w:r w:rsidRPr="00B1628D">
        <w:rPr>
          <w:lang w:eastAsia="en-IN"/>
        </w:rPr>
        <w:t xml:space="preserve">50,000 (Prime Pro cardholders: </w:t>
      </w:r>
      <w:r>
        <w:rPr>
          <w:lang w:eastAsia="en-IN"/>
        </w:rPr>
        <w:t xml:space="preserve">Rs. </w:t>
      </w:r>
      <w:r w:rsidRPr="00B1628D">
        <w:rPr>
          <w:lang w:eastAsia="en-IN"/>
        </w:rPr>
        <w:t>500 on the same spends).</w:t>
      </w:r>
    </w:p>
    <w:p w:rsidRPr="00B1628D" w:rsidR="00B1628D" w:rsidP="00CA0D6B" w:rsidRDefault="00B1628D" w14:paraId="3640E82B" w14:textId="1F22AE85">
      <w:pPr>
        <w:pStyle w:val="ListParagraph"/>
        <w:numPr>
          <w:ilvl w:val="0"/>
          <w:numId w:val="13"/>
        </w:numPr>
        <w:rPr>
          <w:lang w:val="en-IN" w:eastAsia="en-IN"/>
        </w:rPr>
      </w:pPr>
      <w:r w:rsidRPr="00B1628D">
        <w:rPr>
          <w:lang w:eastAsia="en-IN"/>
        </w:rPr>
        <w:t xml:space="preserve">Renewal </w:t>
      </w:r>
      <w:r w:rsidRPr="00B1628D" w:rsidR="00A339C0">
        <w:rPr>
          <w:lang w:eastAsia="en-IN"/>
        </w:rPr>
        <w:t xml:space="preserve">Fee </w:t>
      </w:r>
      <w:r w:rsidRPr="00B1628D">
        <w:rPr>
          <w:lang w:eastAsia="en-IN"/>
        </w:rPr>
        <w:t xml:space="preserve">waived on annual spends of </w:t>
      </w:r>
      <w:r>
        <w:rPr>
          <w:lang w:eastAsia="en-IN"/>
        </w:rPr>
        <w:t xml:space="preserve">Rs. </w:t>
      </w:r>
      <w:r w:rsidRPr="00B1628D">
        <w:rPr>
          <w:lang w:eastAsia="en-IN"/>
        </w:rPr>
        <w:t>3 lakh</w:t>
      </w:r>
      <w:ins w:author="Upadhyay , Shubham (SBICard)" w:date="2026-01-14T16:58:00Z" w16du:dateUtc="2026-01-14T11:28:00Z" w:id="22">
        <w:r w:rsidR="00A339C0">
          <w:rPr>
            <w:lang w:eastAsia="en-IN"/>
          </w:rPr>
          <w:t>s</w:t>
        </w:r>
      </w:ins>
      <w:r w:rsidRPr="00B1628D">
        <w:rPr>
          <w:lang w:eastAsia="en-IN"/>
        </w:rPr>
        <w:t>.</w:t>
      </w:r>
    </w:p>
    <w:p w:rsidRPr="00B1628D" w:rsidR="00B1628D" w:rsidP="00CA0D6B" w:rsidRDefault="00B1628D" w14:paraId="324B7DDC" w14:textId="49EE3B27">
      <w:pPr>
        <w:pStyle w:val="ListParagraph"/>
        <w:numPr>
          <w:ilvl w:val="0"/>
          <w:numId w:val="13"/>
        </w:numPr>
        <w:rPr>
          <w:lang w:val="en-IN" w:eastAsia="en-IN"/>
        </w:rPr>
      </w:pPr>
      <w:r w:rsidRPr="00B1628D">
        <w:rPr>
          <w:lang w:eastAsia="en-IN"/>
        </w:rPr>
        <w:t xml:space="preserve">E-Gift Voucher worth </w:t>
      </w:r>
      <w:r>
        <w:rPr>
          <w:lang w:eastAsia="en-IN"/>
        </w:rPr>
        <w:t xml:space="preserve">Rs. </w:t>
      </w:r>
      <w:r w:rsidRPr="00B1628D">
        <w:rPr>
          <w:lang w:eastAsia="en-IN"/>
        </w:rPr>
        <w:t>7,000 from Yatra.com</w:t>
      </w:r>
      <w:ins w:author="Upadhyay , Shubham (SBICard)" w:date="2026-01-14T16:58:00Z" w16du:dateUtc="2026-01-14T11:28:00Z" w:id="23">
        <w:r w:rsidR="00A339C0">
          <w:rPr>
            <w:lang w:eastAsia="en-IN"/>
          </w:rPr>
          <w:t xml:space="preserve"> </w:t>
        </w:r>
      </w:ins>
      <w:r w:rsidRPr="00B1628D">
        <w:rPr>
          <w:lang w:eastAsia="en-IN"/>
        </w:rPr>
        <w:t>/</w:t>
      </w:r>
      <w:ins w:author="Upadhyay , Shubham (SBICard)" w:date="2026-01-14T16:58:00Z" w16du:dateUtc="2026-01-14T11:28:00Z" w:id="24">
        <w:r w:rsidR="00A339C0">
          <w:rPr>
            <w:lang w:eastAsia="en-IN"/>
          </w:rPr>
          <w:t xml:space="preserve"> </w:t>
        </w:r>
      </w:ins>
      <w:r w:rsidRPr="00B1628D">
        <w:rPr>
          <w:lang w:eastAsia="en-IN"/>
        </w:rPr>
        <w:t xml:space="preserve">Pantaloons on annual spends of </w:t>
      </w:r>
      <w:r>
        <w:rPr>
          <w:lang w:eastAsia="en-IN"/>
        </w:rPr>
        <w:t xml:space="preserve">Rs. </w:t>
      </w:r>
      <w:r w:rsidRPr="00B1628D">
        <w:rPr>
          <w:lang w:eastAsia="en-IN"/>
        </w:rPr>
        <w:t>5 lakh</w:t>
      </w:r>
      <w:ins w:author="Upadhyay , Shubham (SBICard)" w:date="2026-01-14T16:58:00Z" w16du:dateUtc="2026-01-14T11:28:00Z" w:id="25">
        <w:r w:rsidR="00A339C0">
          <w:rPr>
            <w:lang w:eastAsia="en-IN"/>
          </w:rPr>
          <w:t>s</w:t>
        </w:r>
      </w:ins>
      <w:r w:rsidRPr="00B1628D">
        <w:rPr>
          <w:lang w:eastAsia="en-IN"/>
        </w:rPr>
        <w:t>.</w:t>
      </w:r>
    </w:p>
    <w:p w:rsidRPr="00D34CF6" w:rsidR="00D34CF6" w:rsidP="5032EAD3" w:rsidRDefault="00D34CF6" w14:paraId="13C392C1" w14:textId="3A1DE700">
      <w:pPr>
        <w:spacing w:before="240" w:after="0"/>
        <w:rPr>
          <w:rFonts w:ascii="Calibri" w:hAnsi="Calibri" w:eastAsia="Calibri" w:cs="Calibri"/>
          <w:sz w:val="12"/>
          <w:szCs w:val="12"/>
          <w:lang w:val="en-IN"/>
        </w:rPr>
      </w:pPr>
      <w:r w:rsidRPr="5032EAD3" w:rsidR="00D34CF6">
        <w:rPr>
          <w:b w:val="1"/>
          <w:bCs w:val="1"/>
          <w:lang w:val="en-IN"/>
        </w:rPr>
        <w:t xml:space="preserve">Lounge </w:t>
      </w:r>
      <w:r w:rsidRPr="5032EAD3" w:rsidR="00B1628D">
        <w:rPr>
          <w:b w:val="1"/>
          <w:bCs w:val="1"/>
          <w:lang w:val="en-IN"/>
        </w:rPr>
        <w:t>Access</w:t>
      </w:r>
      <w:r w:rsidRPr="5032EAD3" w:rsidR="76CD3324">
        <w:rPr>
          <w:b w:val="1"/>
          <w:bCs w:val="1"/>
          <w:lang w:val="en-IN"/>
        </w:rPr>
        <w:t xml:space="preserve"> </w:t>
      </w:r>
    </w:p>
    <w:p w:rsidR="0042325B" w:rsidP="00CA0D6B" w:rsidRDefault="00D34CF6" w14:paraId="7CF39677" w14:textId="77777777">
      <w:pPr>
        <w:pStyle w:val="ListParagraph"/>
        <w:numPr>
          <w:ilvl w:val="0"/>
          <w:numId w:val="5"/>
        </w:numPr>
        <w:rPr>
          <w:lang w:val="en-IN"/>
        </w:rPr>
      </w:pPr>
      <w:r w:rsidRPr="0042325B">
        <w:rPr>
          <w:lang w:val="en-IN"/>
        </w:rPr>
        <w:t>Complimentary membership to the Priority Pass Program worth $99</w:t>
      </w:r>
    </w:p>
    <w:p w:rsidR="00D34CF6" w:rsidP="00CA0D6B" w:rsidRDefault="00B1628D" w14:paraId="7EAF1AF1" w14:textId="3B82D568">
      <w:pPr>
        <w:pStyle w:val="ListParagraph"/>
        <w:numPr>
          <w:ilvl w:val="0"/>
          <w:numId w:val="5"/>
        </w:numPr>
        <w:rPr>
          <w:lang w:val="en-IN"/>
        </w:rPr>
      </w:pPr>
      <w:r>
        <w:rPr>
          <w:lang w:val="en-IN"/>
        </w:rPr>
        <w:lastRenderedPageBreak/>
        <w:t>4</w:t>
      </w:r>
      <w:r w:rsidRPr="0042325B" w:rsidR="00D34CF6">
        <w:rPr>
          <w:lang w:val="en-IN"/>
        </w:rPr>
        <w:t xml:space="preserve"> complimentary </w:t>
      </w:r>
      <w:r w:rsidRPr="00B1628D">
        <w:rPr>
          <w:lang w:val="en-IN" w:eastAsia="en-IN"/>
        </w:rPr>
        <w:t xml:space="preserve">International Priority Pass Lounge visits </w:t>
      </w:r>
      <w:r w:rsidRPr="0042325B" w:rsidR="00D34CF6">
        <w:rPr>
          <w:lang w:val="en-IN"/>
        </w:rPr>
        <w:t>per calendar year, outside India (max. 2 visits per quarter)</w:t>
      </w:r>
    </w:p>
    <w:p w:rsidR="00B1628D" w:rsidP="00CA0D6B" w:rsidRDefault="00B1628D" w14:paraId="1BAB9B8E" w14:textId="2B66A2C1">
      <w:pPr>
        <w:pStyle w:val="ListParagraph"/>
        <w:numPr>
          <w:ilvl w:val="0"/>
          <w:numId w:val="5"/>
        </w:numPr>
        <w:rPr>
          <w:lang w:val="en-IN"/>
        </w:rPr>
      </w:pPr>
      <w:r>
        <w:rPr>
          <w:lang w:val="en-IN"/>
        </w:rPr>
        <w:t>8</w:t>
      </w:r>
      <w:r w:rsidRPr="00D34CF6">
        <w:rPr>
          <w:lang w:val="en-IN"/>
        </w:rPr>
        <w:t xml:space="preserve"> complimentary </w:t>
      </w:r>
      <w:r w:rsidRPr="00D34CF6" w:rsidR="00A339C0">
        <w:rPr>
          <w:lang w:val="en-IN"/>
        </w:rPr>
        <w:t xml:space="preserve">Domestic Airport Lounge </w:t>
      </w:r>
      <w:r w:rsidRPr="00D34CF6">
        <w:rPr>
          <w:lang w:val="en-IN"/>
        </w:rPr>
        <w:t xml:space="preserve">visits </w:t>
      </w:r>
      <w:r>
        <w:rPr>
          <w:lang w:val="en-IN"/>
        </w:rPr>
        <w:t>(max. 2 visits per quarter)</w:t>
      </w:r>
    </w:p>
    <w:p w:rsidRPr="00250F03" w:rsidR="00250F03" w:rsidP="00250F03" w:rsidRDefault="00250F03" w14:paraId="4B501141" w14:textId="6E4BE9F0">
      <w:pPr>
        <w:pStyle w:val="ListParagraph"/>
        <w:numPr>
          <w:ilvl w:val="0"/>
          <w:numId w:val="5"/>
        </w:numPr>
      </w:pPr>
      <w:r w:rsidRPr="00250F03">
        <w:t xml:space="preserve">For </w:t>
      </w:r>
      <w:r>
        <w:t xml:space="preserve">a </w:t>
      </w:r>
      <w:r w:rsidRPr="00250F03">
        <w:t>list of lounges visit</w:t>
      </w:r>
      <w:r>
        <w:t xml:space="preserve"> </w:t>
      </w:r>
      <w:hyperlink w:tgtFrame="_blank" w:history="1" r:id="rId16">
        <w:r w:rsidRPr="00250F03">
          <w:rPr>
            <w:rStyle w:val="Hyperlink"/>
          </w:rPr>
          <w:t>Visa</w:t>
        </w:r>
      </w:hyperlink>
      <w:ins w:author="Upadhyay , Shubham (SBICard)" w:date="2026-01-14T16:59:00Z" w16du:dateUtc="2026-01-14T11:29:00Z" w:id="26">
        <w:r w:rsidR="00A339C0">
          <w:t xml:space="preserve"> </w:t>
        </w:r>
      </w:ins>
      <w:r w:rsidRPr="00250F03">
        <w:t>/</w:t>
      </w:r>
      <w:ins w:author="Upadhyay , Shubham (SBICard)" w:date="2026-01-14T16:59:00Z" w16du:dateUtc="2026-01-14T11:29:00Z" w:id="27">
        <w:r w:rsidR="00A339C0">
          <w:t xml:space="preserve"> </w:t>
        </w:r>
      </w:ins>
      <w:hyperlink w:tgtFrame="_blank" w:history="1" r:id="rId17">
        <w:r w:rsidRPr="00250F03">
          <w:rPr>
            <w:rStyle w:val="Hyperlink"/>
          </w:rPr>
          <w:t>Mastercard</w:t>
        </w:r>
      </w:hyperlink>
      <w:ins w:author="Upadhyay , Shubham (SBICard)" w:date="2026-01-14T16:59:00Z" w16du:dateUtc="2026-01-14T11:29:00Z" w:id="28">
        <w:r w:rsidR="00A339C0">
          <w:t xml:space="preserve"> </w:t>
        </w:r>
      </w:ins>
      <w:r w:rsidRPr="00250F03">
        <w:t>/</w:t>
      </w:r>
      <w:ins w:author="Upadhyay , Shubham (SBICard)" w:date="2026-01-14T16:59:00Z" w16du:dateUtc="2026-01-14T11:29:00Z" w:id="29">
        <w:r w:rsidR="00A339C0">
          <w:t xml:space="preserve"> </w:t>
        </w:r>
      </w:ins>
      <w:hyperlink w:history="1" r:id="rId18">
        <w:r w:rsidRPr="00250F03">
          <w:rPr>
            <w:rStyle w:val="Hyperlink"/>
          </w:rPr>
          <w:t>American Express</w:t>
        </w:r>
      </w:hyperlink>
      <w:ins w:author="Upadhyay , Shubham (SBICard)" w:date="2026-01-14T16:59:00Z" w16du:dateUtc="2026-01-14T11:29:00Z" w:id="30">
        <w:r w:rsidR="00A339C0">
          <w:t xml:space="preserve"> </w:t>
        </w:r>
      </w:ins>
      <w:r w:rsidRPr="00250F03">
        <w:t>/</w:t>
      </w:r>
      <w:ins w:author="Upadhyay , Shubham (SBICard)" w:date="2026-01-14T16:59:00Z" w16du:dateUtc="2026-01-14T11:29:00Z" w:id="31">
        <w:r w:rsidR="00A339C0">
          <w:t xml:space="preserve"> </w:t>
        </w:r>
      </w:ins>
      <w:hyperlink w:tgtFrame="_blank" w:history="1" r:id="rId19">
        <w:r w:rsidRPr="00250F03">
          <w:rPr>
            <w:rStyle w:val="Hyperlink"/>
          </w:rPr>
          <w:t>RuPay</w:t>
        </w:r>
      </w:hyperlink>
    </w:p>
    <w:p w:rsidRPr="00250F03" w:rsidR="00250F03" w:rsidP="00250F03" w:rsidRDefault="00250F03" w14:paraId="2E794F5E" w14:textId="4B5879E7">
      <w:pPr>
        <w:pStyle w:val="ListParagraph"/>
        <w:numPr>
          <w:ilvl w:val="0"/>
          <w:numId w:val="5"/>
        </w:numPr>
      </w:pPr>
      <w:r w:rsidRPr="00250F03">
        <w:t>Click</w:t>
      </w:r>
      <w:r>
        <w:t xml:space="preserve"> </w:t>
      </w:r>
      <w:hyperlink w:tgtFrame="_blank" w:history="1" r:id="rId20">
        <w:r w:rsidRPr="00250F03">
          <w:rPr>
            <w:rStyle w:val="Hyperlink"/>
          </w:rPr>
          <w:t>here</w:t>
        </w:r>
      </w:hyperlink>
      <w:r w:rsidRPr="00250F03">
        <w:t xml:space="preserve"> to know more about Priority Pass </w:t>
      </w:r>
      <w:r w:rsidRPr="00250F03" w:rsidR="00A339C0">
        <w:t>Member Lounges</w:t>
      </w:r>
    </w:p>
    <w:p w:rsidRPr="00B1628D" w:rsidR="00B1628D" w:rsidP="04C2B0DA" w:rsidRDefault="00B1628D" w14:paraId="74BE7902" w14:textId="043FEF9D">
      <w:pPr>
        <w:rPr>
          <w:rFonts w:ascii="Calibri" w:hAnsi="Calibri" w:eastAsia="Calibri" w:cs="Calibri"/>
          <w:sz w:val="12"/>
          <w:szCs w:val="12"/>
          <w:lang w:val="en-IN"/>
        </w:rPr>
      </w:pPr>
      <w:r w:rsidRPr="5032EAD3" w:rsidR="00B1628D">
        <w:rPr>
          <w:b w:val="1"/>
          <w:bCs w:val="1"/>
          <w:lang w:val="en-IN"/>
        </w:rPr>
        <w:t>ITC Silver Tier membership</w:t>
      </w:r>
    </w:p>
    <w:p w:rsidRPr="00250F03" w:rsidR="00B1628D" w:rsidP="00250F03" w:rsidRDefault="00B1628D" w14:paraId="4A3537F7" w14:textId="30A2BDB4">
      <w:pPr>
        <w:pStyle w:val="ListParagraph"/>
        <w:numPr>
          <w:ilvl w:val="0"/>
          <w:numId w:val="18"/>
        </w:numPr>
      </w:pPr>
      <w:r w:rsidRPr="00250F03">
        <w:t>Complimentary 1-year Club ITC Silver Tier Membership</w:t>
      </w:r>
    </w:p>
    <w:p w:rsidRPr="00250F03" w:rsidR="00250F03" w:rsidP="00250F03" w:rsidRDefault="00250F03" w14:paraId="762A0B3D" w14:textId="792F316F">
      <w:pPr>
        <w:pStyle w:val="ListParagraph"/>
        <w:numPr>
          <w:ilvl w:val="0"/>
          <w:numId w:val="18"/>
        </w:numPr>
      </w:pPr>
      <w:r w:rsidRPr="00250F03">
        <w:t xml:space="preserve">For detailed Terms &amp; Conditions, refer to the </w:t>
      </w:r>
      <w:hyperlink w:tgtFrame="_blank" w:history="1" r:id="rId22">
        <w:r w:rsidRPr="00250F03">
          <w:rPr>
            <w:rStyle w:val="Hyperlink"/>
          </w:rPr>
          <w:t>link.</w:t>
        </w:r>
      </w:hyperlink>
    </w:p>
    <w:p w:rsidRPr="00B1628D" w:rsidR="00B1628D" w:rsidP="04C2B0DA" w:rsidRDefault="00B1628D" w14:paraId="5AC612A8" w14:textId="0B917347">
      <w:pPr>
        <w:rPr>
          <w:rFonts w:ascii="Calibri" w:hAnsi="Calibri" w:eastAsia="Calibri" w:cs="Calibri"/>
          <w:sz w:val="12"/>
          <w:szCs w:val="12"/>
          <w:lang w:val="en-IN"/>
        </w:rPr>
      </w:pPr>
      <w:r w:rsidRPr="5032EAD3" w:rsidR="00B1628D">
        <w:rPr>
          <w:b w:val="1"/>
          <w:bCs w:val="1"/>
          <w:lang w:val="en-IN"/>
        </w:rPr>
        <w:t>Birthday Benefit</w:t>
      </w:r>
      <w:r w:rsidRPr="5032EAD3" w:rsidR="4D366F71">
        <w:rPr>
          <w:b w:val="1"/>
          <w:bCs w:val="1"/>
          <w:lang w:val="en-IN"/>
        </w:rPr>
        <w:t xml:space="preserve"> </w:t>
      </w:r>
    </w:p>
    <w:p w:rsidR="00B1628D" w:rsidP="00CA0D6B" w:rsidRDefault="00B1628D" w14:paraId="1DE1980D" w14:textId="77777777">
      <w:pPr>
        <w:pStyle w:val="ListParagraph"/>
        <w:numPr>
          <w:ilvl w:val="0"/>
          <w:numId w:val="14"/>
        </w:numPr>
      </w:pPr>
      <w:r w:rsidRPr="00B1628D">
        <w:t xml:space="preserve">Earn 20 Reward Points per </w:t>
      </w:r>
      <w:r>
        <w:t xml:space="preserve">Rs. </w:t>
      </w:r>
      <w:r w:rsidRPr="00B1628D">
        <w:t>100 on birthday spends (valid one day before, on, and one day after your birthday</w:t>
      </w:r>
    </w:p>
    <w:p w:rsidRPr="00B1628D" w:rsidR="00B1628D" w:rsidP="00CA0D6B" w:rsidRDefault="00B1628D" w14:paraId="78DC4A01" w14:textId="33706E7B">
      <w:pPr>
        <w:pStyle w:val="ListParagraph"/>
        <w:numPr>
          <w:ilvl w:val="0"/>
          <w:numId w:val="14"/>
        </w:numPr>
      </w:pPr>
      <w:r w:rsidRPr="00B1628D">
        <w:t>Reward Points capped at 2,000 per calendar year</w:t>
      </w:r>
    </w:p>
    <w:p w:rsidR="007E6A3E" w:rsidP="0009775C" w:rsidRDefault="007E6A3E" w14:paraId="3A985292" w14:textId="77777777">
      <w:pPr>
        <w:spacing w:after="0"/>
        <w:rPr>
          <w:b/>
          <w:bCs/>
          <w:u w:val="single"/>
          <w:lang w:val="en-IN"/>
        </w:rPr>
      </w:pPr>
    </w:p>
    <w:p w:rsidRPr="00166BEB" w:rsidR="00250F03" w:rsidP="00250F03" w:rsidRDefault="00250F03" w14:paraId="1AF77146" w14:textId="77777777">
      <w:pPr>
        <w:jc w:val="center"/>
        <w:rPr>
          <w:b/>
          <w:bCs/>
          <w:u w:val="single"/>
          <w:lang w:val="en-IN"/>
        </w:rPr>
      </w:pPr>
      <w:r w:rsidRPr="00AD11D6">
        <w:rPr>
          <w:b/>
          <w:bCs/>
          <w:i/>
          <w:iCs/>
          <w:u w:val="single"/>
          <w:lang w:val="en-IN"/>
        </w:rPr>
        <w:t>Explore</w:t>
      </w:r>
      <w:r w:rsidRPr="00166BEB">
        <w:rPr>
          <w:b/>
          <w:bCs/>
          <w:u w:val="single"/>
          <w:lang w:val="en-IN"/>
        </w:rPr>
        <w:t xml:space="preserve"> REWARDS</w:t>
      </w:r>
    </w:p>
    <w:p w:rsidRPr="00E56665" w:rsidR="00250F03" w:rsidP="00250F03" w:rsidRDefault="00250F03" w14:paraId="4018A3A9" w14:textId="2B80901B">
      <w:pPr>
        <w:rPr>
          <w:rFonts w:ascii="Calibri" w:hAnsi="Calibri" w:eastAsia="Calibri" w:cs="Calibri"/>
          <w:sz w:val="12"/>
          <w:szCs w:val="12"/>
          <w:lang w:val="en-IN"/>
        </w:rPr>
      </w:pPr>
      <w:r w:rsidRPr="5032EAD3" w:rsidR="00250F03">
        <w:rPr>
          <w:b w:val="1"/>
          <w:bCs w:val="1"/>
          <w:lang w:val="en-IN"/>
        </w:rPr>
        <w:t xml:space="preserve">PRIME Rewards </w:t>
      </w:r>
    </w:p>
    <w:p w:rsidR="001514B3" w:rsidP="001514B3" w:rsidRDefault="001514B3" w14:paraId="579F24F5" w14:textId="072AA829">
      <w:pPr>
        <w:numPr>
          <w:ilvl w:val="0"/>
          <w:numId w:val="4"/>
        </w:numPr>
        <w:spacing w:after="0"/>
        <w:rPr>
          <w:ins w:author="Namita Salgiya" w:date="2026-01-14T09:12:00Z" w16du:dateUtc="2026-01-14T03:42:00Z" w:id="32"/>
          <w:lang w:val="en-IN"/>
        </w:rPr>
      </w:pPr>
      <w:ins w:author="Namita Salgiya" w:date="2026-01-14T09:12:00Z" w16du:dateUtc="2026-01-14T03:42:00Z" w:id="33">
        <w:r>
          <w:rPr>
            <w:lang w:val="en-IN"/>
          </w:rPr>
          <w:t>Get 20</w:t>
        </w:r>
        <w:r w:rsidR="00A339C0">
          <w:rPr>
            <w:lang w:val="en-IN"/>
          </w:rPr>
          <w:t>X</w:t>
        </w:r>
        <w:r>
          <w:rPr>
            <w:lang w:val="en-IN"/>
          </w:rPr>
          <w:t xml:space="preserve"> </w:t>
        </w:r>
        <w:r w:rsidRPr="00E56665" w:rsidR="00A339C0">
          <w:rPr>
            <w:lang w:val="en-IN"/>
          </w:rPr>
          <w:t>Reward Points</w:t>
        </w:r>
        <w:r w:rsidR="00A339C0">
          <w:rPr>
            <w:lang w:val="en-IN"/>
          </w:rPr>
          <w:t xml:space="preserve"> </w:t>
        </w:r>
        <w:r>
          <w:rPr>
            <w:lang w:val="en-IN"/>
          </w:rPr>
          <w:t>on utility bill payment standing instructions.</w:t>
        </w:r>
      </w:ins>
    </w:p>
    <w:p w:rsidRPr="00E56665" w:rsidR="00250F03" w:rsidP="00250F03" w:rsidRDefault="00250F03" w14:paraId="0C4B7339" w14:textId="6727EDDA">
      <w:pPr>
        <w:numPr>
          <w:ilvl w:val="0"/>
          <w:numId w:val="4"/>
        </w:numPr>
        <w:spacing w:after="0"/>
        <w:rPr>
          <w:lang w:val="en-IN"/>
        </w:rPr>
      </w:pPr>
      <w:r w:rsidRPr="00E56665">
        <w:rPr>
          <w:lang w:val="en-IN"/>
        </w:rPr>
        <w:t xml:space="preserve">Get </w:t>
      </w:r>
      <w:r>
        <w:rPr>
          <w:lang w:val="en-IN"/>
        </w:rPr>
        <w:t>10</w:t>
      </w:r>
      <w:ins w:author="Namita Salgiya" w:date="2026-01-14T09:13:00Z" w16du:dateUtc="2026-01-14T03:43:00Z" w:id="34">
        <w:r w:rsidR="001514B3">
          <w:rPr>
            <w:lang w:val="en-IN"/>
          </w:rPr>
          <w:t>x</w:t>
        </w:r>
      </w:ins>
      <w:del w:author="Namita Salgiya" w:date="2026-01-14T09:13:00Z" w16du:dateUtc="2026-01-14T03:43:00Z" w:id="35">
        <w:r w:rsidRPr="00E56665" w:rsidDel="001514B3">
          <w:rPr>
            <w:lang w:val="en-IN"/>
          </w:rPr>
          <w:delText>X</w:delText>
        </w:r>
      </w:del>
      <w:r w:rsidRPr="00E56665">
        <w:rPr>
          <w:lang w:val="en-IN"/>
        </w:rPr>
        <w:t xml:space="preserve"> </w:t>
      </w:r>
      <w:r w:rsidRPr="00E56665" w:rsidR="00A339C0">
        <w:rPr>
          <w:lang w:val="en-IN"/>
        </w:rPr>
        <w:t xml:space="preserve">Reward Points </w:t>
      </w:r>
      <w:r w:rsidRPr="00E56665">
        <w:rPr>
          <w:lang w:val="en-IN"/>
        </w:rPr>
        <w:t>on dining, departmental stores and grocery spends</w:t>
      </w:r>
      <w:ins w:author="Namita Salgiya" w:date="2026-01-14T09:13:00Z" w16du:dateUtc="2026-01-14T03:43:00Z" w:id="36">
        <w:r w:rsidR="001514B3">
          <w:rPr>
            <w:lang w:val="en-IN"/>
          </w:rPr>
          <w:t>.</w:t>
        </w:r>
      </w:ins>
    </w:p>
    <w:p w:rsidRPr="00E56665" w:rsidR="00250F03" w:rsidP="00250F03" w:rsidRDefault="00250F03" w14:paraId="4590099B" w14:textId="5B559ACE">
      <w:pPr>
        <w:numPr>
          <w:ilvl w:val="0"/>
          <w:numId w:val="4"/>
        </w:numPr>
        <w:spacing w:after="0"/>
        <w:rPr>
          <w:lang w:val="en-IN"/>
        </w:rPr>
      </w:pPr>
      <w:r w:rsidRPr="00E56665">
        <w:rPr>
          <w:lang w:val="en-IN"/>
        </w:rPr>
        <w:t xml:space="preserve">Earn 2 </w:t>
      </w:r>
      <w:r w:rsidRPr="00E56665" w:rsidR="00A339C0">
        <w:rPr>
          <w:lang w:val="en-IN"/>
        </w:rPr>
        <w:t xml:space="preserve">Reward Points </w:t>
      </w:r>
      <w:r w:rsidRPr="00E56665">
        <w:rPr>
          <w:lang w:val="en-IN"/>
        </w:rPr>
        <w:t>per Rs. 100 on all other</w:t>
      </w:r>
      <w:r>
        <w:rPr>
          <w:lang w:val="en-IN"/>
        </w:rPr>
        <w:t xml:space="preserve"> retail</w:t>
      </w:r>
      <w:r w:rsidRPr="00E56665">
        <w:rPr>
          <w:lang w:val="en-IN"/>
        </w:rPr>
        <w:t xml:space="preserve"> spends, except fuel</w:t>
      </w:r>
      <w:ins w:author="Namita Salgiya" w:date="2026-01-14T09:13:00Z" w16du:dateUtc="2026-01-14T03:43:00Z" w:id="37">
        <w:r w:rsidR="001514B3">
          <w:rPr>
            <w:lang w:val="en-IN"/>
          </w:rPr>
          <w:t>.</w:t>
        </w:r>
      </w:ins>
    </w:p>
    <w:p w:rsidRPr="00E56665" w:rsidR="00250F03" w:rsidDel="001514B3" w:rsidP="001514B3" w:rsidRDefault="00250F03" w14:paraId="41CD461E" w14:textId="5B1C5D46">
      <w:pPr>
        <w:numPr>
          <w:ilvl w:val="0"/>
          <w:numId w:val="4"/>
        </w:numPr>
        <w:spacing w:after="0" w:line="270" w:lineRule="atLeast"/>
        <w:rPr>
          <w:del w:author="Namita Salgiya" w:date="2026-01-14T09:07:00Z" w16du:dateUtc="2026-01-14T03:37:00Z" w:id="38"/>
          <w:lang w:val="en-IN"/>
        </w:rPr>
      </w:pPr>
      <w:del w:author="Namita Salgiya" w:date="2026-01-14T09:13:00Z" w16du:dateUtc="2026-01-14T03:43:00Z" w:id="39">
        <w:r w:rsidRPr="00E56665" w:rsidDel="001514B3">
          <w:delText>Pay your outstanding</w:delText>
        </w:r>
        <w:r w:rsidDel="001514B3">
          <w:delText xml:space="preserve"> card</w:delText>
        </w:r>
        <w:r w:rsidRPr="00E56665" w:rsidDel="001514B3">
          <w:delText xml:space="preserve"> bill using reward points. </w:delText>
        </w:r>
      </w:del>
      <w:del w:author="Namita Salgiya" w:date="2026-01-14T09:07:00Z" w16du:dateUtc="2026-01-14T03:37:00Z" w:id="40">
        <w:r w:rsidRPr="00E56665" w:rsidDel="001514B3">
          <w:rPr>
            <w:lang w:val="en-IN"/>
          </w:rPr>
          <w:delText>4 Reward Points = Rs. 1</w:delText>
        </w:r>
      </w:del>
    </w:p>
    <w:p w:rsidRPr="00A11687" w:rsidR="00250F03" w:rsidDel="001514B3" w:rsidRDefault="00250F03" w14:paraId="7B07B952" w14:textId="44628B0E">
      <w:pPr>
        <w:numPr>
          <w:ilvl w:val="0"/>
          <w:numId w:val="4"/>
        </w:numPr>
        <w:spacing w:after="0" w:line="270" w:lineRule="atLeast"/>
        <w:rPr>
          <w:del w:author="Namita Salgiya" w:date="2026-01-14T09:07:00Z" w16du:dateUtc="2026-01-14T03:37:00Z" w:id="41"/>
          <w:lang w:val="en-IN"/>
        </w:rPr>
        <w:pPrChange w:author="Namita Salgiya" w:date="2026-01-14T09:07:00Z" w16du:dateUtc="2026-01-14T03:37:00Z" w:id="42">
          <w:pPr>
            <w:pStyle w:val="ListParagraph"/>
            <w:numPr>
              <w:numId w:val="4"/>
            </w:numPr>
            <w:tabs>
              <w:tab w:val="num" w:pos="720"/>
            </w:tabs>
            <w:spacing w:after="0"/>
            <w:ind w:hanging="360"/>
          </w:pPr>
        </w:pPrChange>
      </w:pPr>
      <w:del w:author="Namita Salgiya" w:date="2026-01-14T09:07:00Z" w16du:dateUtc="2026-01-14T03:37:00Z" w:id="43">
        <w:r w:rsidRPr="00F23D00" w:rsidDel="001514B3">
          <w:rPr>
            <w:lang w:val="en-IN"/>
          </w:rPr>
          <w:delText xml:space="preserve">Enjoy a 1% fuel surcharge waiver on </w:delText>
        </w:r>
        <w:r w:rsidDel="001514B3">
          <w:rPr>
            <w:lang w:val="en-IN"/>
          </w:rPr>
          <w:delText xml:space="preserve">every </w:delText>
        </w:r>
        <w:r w:rsidRPr="00F23D00" w:rsidDel="001514B3">
          <w:rPr>
            <w:lang w:val="en-IN"/>
          </w:rPr>
          <w:delText xml:space="preserve">transaction between </w:delText>
        </w:r>
        <w:r w:rsidDel="001514B3">
          <w:rPr>
            <w:lang w:val="en-IN"/>
          </w:rPr>
          <w:delText xml:space="preserve">Rs. </w:delText>
        </w:r>
        <w:r w:rsidRPr="00F23D00" w:rsidDel="001514B3">
          <w:rPr>
            <w:lang w:val="en-IN"/>
          </w:rPr>
          <w:delText xml:space="preserve">500 and </w:delText>
        </w:r>
        <w:r w:rsidDel="001514B3">
          <w:rPr>
            <w:lang w:val="en-IN"/>
          </w:rPr>
          <w:delText xml:space="preserve">Rs. </w:delText>
        </w:r>
        <w:r w:rsidRPr="00F23D00" w:rsidDel="001514B3">
          <w:rPr>
            <w:lang w:val="en-IN"/>
          </w:rPr>
          <w:delText xml:space="preserve">4,000 at </w:delText>
        </w:r>
        <w:r w:rsidDel="001514B3">
          <w:rPr>
            <w:lang w:val="en-IN"/>
          </w:rPr>
          <w:delText xml:space="preserve">all </w:delText>
        </w:r>
        <w:r w:rsidRPr="00F23D00" w:rsidDel="001514B3">
          <w:rPr>
            <w:lang w:val="en-IN"/>
          </w:rPr>
          <w:delText>petrol pumps across India.</w:delText>
        </w:r>
        <w:r w:rsidDel="001514B3">
          <w:rPr>
            <w:lang w:val="en-IN"/>
          </w:rPr>
          <w:delText xml:space="preserve"> </w:delText>
        </w:r>
        <w:r w:rsidRPr="00A11687" w:rsidDel="001514B3">
          <w:rPr>
            <w:lang w:val="en-IN"/>
          </w:rPr>
          <w:delText xml:space="preserve">(Extra service tax as applicable) </w:delText>
        </w:r>
      </w:del>
    </w:p>
    <w:p w:rsidRPr="00E56665" w:rsidR="00250F03" w:rsidDel="001514B3" w:rsidP="001514B3" w:rsidRDefault="00250F03" w14:paraId="725D897B" w14:textId="6A3332D9">
      <w:pPr>
        <w:numPr>
          <w:ilvl w:val="0"/>
          <w:numId w:val="4"/>
        </w:numPr>
        <w:spacing w:after="0" w:line="270" w:lineRule="atLeast"/>
        <w:rPr>
          <w:del w:author="Namita Salgiya" w:date="2026-01-14T09:13:00Z" w16du:dateUtc="2026-01-14T03:43:00Z" w:id="44"/>
          <w:lang w:val="en-IN"/>
        </w:rPr>
      </w:pPr>
      <w:del w:author="Namita Salgiya" w:date="2026-01-14T09:07:00Z" w16du:dateUtc="2026-01-14T03:37:00Z" w:id="45">
        <w:r w:rsidRPr="00E56665" w:rsidDel="001514B3">
          <w:rPr>
            <w:lang w:val="en-IN"/>
          </w:rPr>
          <w:delText>Maximum surcharge waiver of Rs. 250 per month, per statement cycle</w:delText>
        </w:r>
      </w:del>
    </w:p>
    <w:p w:rsidRPr="00E56665" w:rsidR="00250F03" w:rsidP="5032EAD3" w:rsidRDefault="00250F03" w14:paraId="097015EB" w14:textId="27AD3B27">
      <w:pPr>
        <w:spacing w:before="240"/>
        <w:rPr>
          <w:rFonts w:ascii="Calibri" w:hAnsi="Calibri" w:eastAsia="Calibri" w:cs="Calibri"/>
          <w:sz w:val="12"/>
          <w:szCs w:val="12"/>
          <w:lang w:val="en-IN"/>
        </w:rPr>
      </w:pPr>
      <w:r w:rsidRPr="5032EAD3" w:rsidR="00250F03">
        <w:rPr>
          <w:b w:val="1"/>
          <w:bCs w:val="1"/>
          <w:lang w:val="en-IN"/>
        </w:rPr>
        <w:t xml:space="preserve">Milestone Benefits </w:t>
      </w:r>
    </w:p>
    <w:p w:rsidRPr="008028B6" w:rsidR="008028B6" w:rsidP="00250F03" w:rsidRDefault="008028B6" w14:paraId="5229DC70" w14:textId="6635E136">
      <w:pPr>
        <w:pStyle w:val="ListParagraph"/>
        <w:numPr>
          <w:ilvl w:val="0"/>
          <w:numId w:val="13"/>
        </w:numPr>
        <w:rPr>
          <w:ins w:author="Namita Salgiya" w:date="2026-01-14T09:15:00Z" w16du:dateUtc="2026-01-14T03:45:00Z" w:id="46"/>
          <w:lang w:val="en-IN" w:eastAsia="en-IN"/>
          <w:rPrChange w:author="Namita Salgiya" w:date="2026-01-14T09:15:00Z" w16du:dateUtc="2026-01-14T03:45:00Z" w:id="47">
            <w:rPr>
              <w:ins w:author="Namita Salgiya" w:date="2026-01-14T09:15:00Z" w16du:dateUtc="2026-01-14T03:45:00Z" w:id="48"/>
              <w:lang w:eastAsia="en-IN"/>
            </w:rPr>
          </w:rPrChange>
        </w:rPr>
      </w:pPr>
      <w:ins w:author="Namita Salgiya" w:date="2026-01-14T09:15:00Z" w16du:dateUtc="2026-01-14T03:45:00Z" w:id="49">
        <w:r>
          <w:rPr>
            <w:lang w:eastAsia="en-IN"/>
          </w:rPr>
          <w:t xml:space="preserve">Rs. </w:t>
        </w:r>
        <w:r w:rsidRPr="00B1628D">
          <w:rPr>
            <w:lang w:eastAsia="en-IN"/>
          </w:rPr>
          <w:t xml:space="preserve">1,000 Pizza Hut e-Voucher </w:t>
        </w:r>
        <w:r>
          <w:rPr>
            <w:lang w:eastAsia="en-IN"/>
          </w:rPr>
          <w:t xml:space="preserve">on reaching </w:t>
        </w:r>
        <w:r w:rsidRPr="00B1628D">
          <w:rPr>
            <w:lang w:eastAsia="en-IN"/>
          </w:rPr>
          <w:t xml:space="preserve">spends of </w:t>
        </w:r>
        <w:r>
          <w:rPr>
            <w:lang w:eastAsia="en-IN"/>
          </w:rPr>
          <w:t xml:space="preserve">Rs. </w:t>
        </w:r>
        <w:r w:rsidRPr="00B1628D">
          <w:rPr>
            <w:lang w:eastAsia="en-IN"/>
          </w:rPr>
          <w:t xml:space="preserve">50,000 </w:t>
        </w:r>
      </w:ins>
    </w:p>
    <w:p w:rsidRPr="00B1628D" w:rsidR="00250F03" w:rsidDel="008028B6" w:rsidP="00250F03" w:rsidRDefault="00250F03" w14:paraId="2C0590F2" w14:textId="30CCAA7A">
      <w:pPr>
        <w:pStyle w:val="ListParagraph"/>
        <w:numPr>
          <w:ilvl w:val="0"/>
          <w:numId w:val="13"/>
        </w:numPr>
        <w:rPr>
          <w:del w:author="Namita Salgiya" w:date="2026-01-14T09:15:00Z" w16du:dateUtc="2026-01-14T03:45:00Z" w:id="50"/>
          <w:lang w:val="en-IN" w:eastAsia="en-IN"/>
        </w:rPr>
      </w:pPr>
      <w:del w:author="Namita Salgiya" w:date="2026-01-14T09:15:00Z" w16du:dateUtc="2026-01-14T03:45:00Z" w:id="51">
        <w:r w:rsidRPr="00B1628D" w:rsidDel="008028B6">
          <w:rPr>
            <w:lang w:eastAsia="en-IN"/>
          </w:rPr>
          <w:delText xml:space="preserve">Earn a Pizza Hut e-Voucher worth </w:delText>
        </w:r>
        <w:r w:rsidDel="008028B6">
          <w:rPr>
            <w:lang w:eastAsia="en-IN"/>
          </w:rPr>
          <w:delText xml:space="preserve">Rs. </w:delText>
        </w:r>
        <w:r w:rsidRPr="00B1628D" w:rsidDel="008028B6">
          <w:rPr>
            <w:lang w:eastAsia="en-IN"/>
          </w:rPr>
          <w:delText xml:space="preserve">1,000 on quarterly spends of </w:delText>
        </w:r>
        <w:r w:rsidDel="008028B6">
          <w:rPr>
            <w:lang w:eastAsia="en-IN"/>
          </w:rPr>
          <w:delText xml:space="preserve">Rs. </w:delText>
        </w:r>
        <w:r w:rsidRPr="00B1628D" w:rsidDel="008028B6">
          <w:rPr>
            <w:lang w:eastAsia="en-IN"/>
          </w:rPr>
          <w:delText xml:space="preserve">50,000 (Prime Pro cardholders: </w:delText>
        </w:r>
        <w:r w:rsidDel="008028B6">
          <w:rPr>
            <w:lang w:eastAsia="en-IN"/>
          </w:rPr>
          <w:delText xml:space="preserve">Rs. </w:delText>
        </w:r>
        <w:r w:rsidRPr="00B1628D" w:rsidDel="008028B6">
          <w:rPr>
            <w:lang w:eastAsia="en-IN"/>
          </w:rPr>
          <w:delText>500 on the same spends).</w:delText>
        </w:r>
      </w:del>
    </w:p>
    <w:p w:rsidRPr="00B1628D" w:rsidR="00250F03" w:rsidP="00250F03" w:rsidRDefault="00250F03" w14:paraId="6C964CB5" w14:textId="19603961">
      <w:pPr>
        <w:pStyle w:val="ListParagraph"/>
        <w:numPr>
          <w:ilvl w:val="0"/>
          <w:numId w:val="13"/>
        </w:numPr>
        <w:rPr>
          <w:lang w:val="en-IN" w:eastAsia="en-IN"/>
        </w:rPr>
      </w:pPr>
      <w:r w:rsidRPr="00B1628D">
        <w:rPr>
          <w:lang w:eastAsia="en-IN"/>
        </w:rPr>
        <w:t xml:space="preserve">Renewal </w:t>
      </w:r>
      <w:r w:rsidRPr="00B1628D" w:rsidR="00A339C0">
        <w:rPr>
          <w:lang w:eastAsia="en-IN"/>
        </w:rPr>
        <w:t xml:space="preserve">Fee </w:t>
      </w:r>
      <w:r w:rsidRPr="00B1628D">
        <w:rPr>
          <w:lang w:eastAsia="en-IN"/>
        </w:rPr>
        <w:t xml:space="preserve">waived on annual spends of </w:t>
      </w:r>
      <w:r>
        <w:rPr>
          <w:lang w:eastAsia="en-IN"/>
        </w:rPr>
        <w:t xml:space="preserve">Rs. </w:t>
      </w:r>
      <w:r w:rsidRPr="00B1628D">
        <w:rPr>
          <w:lang w:eastAsia="en-IN"/>
        </w:rPr>
        <w:t>3 lakh</w:t>
      </w:r>
      <w:ins w:author="Upadhyay , Shubham (SBICard)" w:date="2026-01-14T17:01:00Z" w16du:dateUtc="2026-01-14T11:31:00Z" w:id="52">
        <w:r w:rsidR="00A339C0">
          <w:rPr>
            <w:lang w:eastAsia="en-IN"/>
          </w:rPr>
          <w:t>s</w:t>
        </w:r>
      </w:ins>
      <w:r w:rsidRPr="00B1628D">
        <w:rPr>
          <w:lang w:eastAsia="en-IN"/>
        </w:rPr>
        <w:t>.</w:t>
      </w:r>
    </w:p>
    <w:p w:rsidRPr="00B1628D" w:rsidR="00250F03" w:rsidP="00250F03" w:rsidRDefault="008028B6" w14:paraId="5D09AFD1" w14:textId="1708199C">
      <w:pPr>
        <w:pStyle w:val="ListParagraph"/>
        <w:numPr>
          <w:ilvl w:val="0"/>
          <w:numId w:val="13"/>
        </w:numPr>
        <w:rPr>
          <w:lang w:val="en-IN" w:eastAsia="en-IN"/>
        </w:rPr>
      </w:pPr>
      <w:ins w:author="Namita Salgiya" w:date="2026-01-14T09:16:00Z" w16du:dateUtc="2026-01-14T03:46:00Z" w:id="53">
        <w:r>
          <w:rPr>
            <w:lang w:eastAsia="en-IN"/>
          </w:rPr>
          <w:t xml:space="preserve">Rs. </w:t>
        </w:r>
        <w:r w:rsidRPr="00B1628D">
          <w:rPr>
            <w:lang w:eastAsia="en-IN"/>
          </w:rPr>
          <w:t>7,000 Yatra.com</w:t>
        </w:r>
      </w:ins>
      <w:ins w:author="Upadhyay , Shubham (SBICard)" w:date="2026-01-14T17:01:00Z" w16du:dateUtc="2026-01-14T11:31:00Z" w:id="54">
        <w:r w:rsidR="00A339C0">
          <w:rPr>
            <w:lang w:eastAsia="en-IN"/>
          </w:rPr>
          <w:t xml:space="preserve"> </w:t>
        </w:r>
      </w:ins>
      <w:ins w:author="Namita Salgiya" w:date="2026-01-14T09:16:00Z" w16du:dateUtc="2026-01-14T03:46:00Z" w:id="55">
        <w:r w:rsidRPr="00B1628D">
          <w:rPr>
            <w:lang w:eastAsia="en-IN"/>
          </w:rPr>
          <w:t>/</w:t>
        </w:r>
      </w:ins>
      <w:ins w:author="Upadhyay , Shubham (SBICard)" w:date="2026-01-14T17:01:00Z" w16du:dateUtc="2026-01-14T11:31:00Z" w:id="56">
        <w:r w:rsidR="00A339C0">
          <w:rPr>
            <w:lang w:eastAsia="en-IN"/>
          </w:rPr>
          <w:t xml:space="preserve"> </w:t>
        </w:r>
      </w:ins>
      <w:ins w:author="Namita Salgiya" w:date="2026-01-14T09:16:00Z" w16du:dateUtc="2026-01-14T03:46:00Z" w:id="57">
        <w:r w:rsidRPr="00B1628D">
          <w:rPr>
            <w:lang w:eastAsia="en-IN"/>
          </w:rPr>
          <w:t xml:space="preserve">Pantaloons </w:t>
        </w:r>
        <w:r>
          <w:rPr>
            <w:lang w:eastAsia="en-IN"/>
          </w:rPr>
          <w:t>e</w:t>
        </w:r>
      </w:ins>
      <w:del w:author="Namita Salgiya" w:date="2026-01-14T09:16:00Z" w16du:dateUtc="2026-01-14T03:46:00Z" w:id="58">
        <w:r w:rsidRPr="00B1628D" w:rsidDel="008028B6" w:rsidR="00250F03">
          <w:rPr>
            <w:lang w:eastAsia="en-IN"/>
          </w:rPr>
          <w:delText>E</w:delText>
        </w:r>
      </w:del>
      <w:r w:rsidRPr="00B1628D" w:rsidR="00250F03">
        <w:rPr>
          <w:lang w:eastAsia="en-IN"/>
        </w:rPr>
        <w:t xml:space="preserve">-Gift Voucher </w:t>
      </w:r>
      <w:del w:author="Namita Salgiya" w:date="2026-01-14T09:16:00Z" w16du:dateUtc="2026-01-14T03:46:00Z" w:id="59">
        <w:r w:rsidRPr="00B1628D" w:rsidDel="008028B6" w:rsidR="00250F03">
          <w:rPr>
            <w:lang w:eastAsia="en-IN"/>
          </w:rPr>
          <w:delText xml:space="preserve">worth </w:delText>
        </w:r>
        <w:r w:rsidDel="008028B6" w:rsidR="00250F03">
          <w:rPr>
            <w:lang w:eastAsia="en-IN"/>
          </w:rPr>
          <w:delText xml:space="preserve">Rs. </w:delText>
        </w:r>
        <w:r w:rsidRPr="00B1628D" w:rsidDel="008028B6" w:rsidR="00250F03">
          <w:rPr>
            <w:lang w:eastAsia="en-IN"/>
          </w:rPr>
          <w:delText xml:space="preserve">7,000 from Yatra.com/Pantaloons </w:delText>
        </w:r>
      </w:del>
      <w:r w:rsidRPr="00B1628D" w:rsidR="00250F03">
        <w:rPr>
          <w:lang w:eastAsia="en-IN"/>
        </w:rPr>
        <w:t xml:space="preserve">on annual spends of </w:t>
      </w:r>
      <w:r w:rsidR="00250F03">
        <w:rPr>
          <w:lang w:eastAsia="en-IN"/>
        </w:rPr>
        <w:t xml:space="preserve">Rs. </w:t>
      </w:r>
      <w:r w:rsidRPr="00B1628D" w:rsidR="00250F03">
        <w:rPr>
          <w:lang w:eastAsia="en-IN"/>
        </w:rPr>
        <w:t>5 lakh</w:t>
      </w:r>
      <w:ins w:author="Upadhyay , Shubham (SBICard)" w:date="2026-01-14T17:01:00Z" w16du:dateUtc="2026-01-14T11:31:00Z" w:id="60">
        <w:r w:rsidR="00A339C0">
          <w:rPr>
            <w:lang w:eastAsia="en-IN"/>
          </w:rPr>
          <w:t>s</w:t>
        </w:r>
      </w:ins>
      <w:r w:rsidRPr="00B1628D" w:rsidR="00250F03">
        <w:rPr>
          <w:lang w:eastAsia="en-IN"/>
        </w:rPr>
        <w:t>.</w:t>
      </w:r>
    </w:p>
    <w:p w:rsidR="00250F03" w:rsidP="0009775C" w:rsidRDefault="00250F03" w14:paraId="45885A27" w14:textId="77777777">
      <w:pPr>
        <w:spacing w:after="0"/>
        <w:rPr>
          <w:b/>
          <w:bCs/>
          <w:u w:val="single"/>
          <w:lang w:val="en-IN"/>
        </w:rPr>
      </w:pPr>
    </w:p>
    <w:p w:rsidRPr="007E6A3E" w:rsidR="0009775C" w:rsidP="004A5805" w:rsidRDefault="007E6A3E" w14:paraId="4FC1B3A9" w14:textId="60731924">
      <w:pPr>
        <w:spacing w:after="0"/>
        <w:jc w:val="center"/>
        <w:rPr>
          <w:b/>
          <w:bCs/>
          <w:u w:val="single"/>
          <w:lang w:val="en-IN"/>
        </w:rPr>
      </w:pPr>
      <w:r w:rsidRPr="00CA0D6B">
        <w:rPr>
          <w:b/>
          <w:bCs/>
          <w:i/>
          <w:iCs/>
          <w:u w:val="single"/>
          <w:lang w:val="en-IN"/>
        </w:rPr>
        <w:t>Network</w:t>
      </w:r>
      <w:r w:rsidRPr="007E6A3E">
        <w:rPr>
          <w:b/>
          <w:bCs/>
          <w:u w:val="single"/>
          <w:lang w:val="en-IN"/>
        </w:rPr>
        <w:t xml:space="preserve"> </w:t>
      </w:r>
      <w:r w:rsidRPr="00CA0D6B">
        <w:rPr>
          <w:b/>
          <w:bCs/>
          <w:caps/>
          <w:u w:val="single"/>
          <w:lang w:val="en-IN"/>
        </w:rPr>
        <w:t>Privileges</w:t>
      </w:r>
    </w:p>
    <w:p w:rsidR="007E6A3E" w:rsidP="007E6A3E" w:rsidRDefault="007E6A3E" w14:paraId="12EBB2D7" w14:textId="77777777">
      <w:pPr>
        <w:spacing w:after="0"/>
        <w:rPr>
          <w:b/>
          <w:bCs/>
          <w:lang w:val="en-IN"/>
        </w:rPr>
      </w:pPr>
    </w:p>
    <w:p w:rsidRPr="007E6A3E" w:rsidR="007E6A3E" w:rsidP="007E6A3E" w:rsidRDefault="007E6A3E" w14:paraId="466149C5" w14:textId="55C57378">
      <w:pPr>
        <w:spacing w:after="0"/>
        <w:rPr>
          <w:b/>
          <w:bCs/>
          <w:lang w:val="en-IN"/>
        </w:rPr>
      </w:pPr>
      <w:r w:rsidRPr="007E6A3E">
        <w:rPr>
          <w:b/>
          <w:bCs/>
          <w:lang w:val="en-IN"/>
        </w:rPr>
        <w:t>Mastercard</w:t>
      </w:r>
    </w:p>
    <w:p w:rsidRPr="007E6A3E" w:rsidR="007E6A3E" w:rsidP="00CA0D6B" w:rsidRDefault="007E6A3E" w14:paraId="1D57D5B9" w14:textId="7CB8BC49">
      <w:pPr>
        <w:pStyle w:val="ListParagraph"/>
        <w:numPr>
          <w:ilvl w:val="0"/>
          <w:numId w:val="6"/>
        </w:numPr>
        <w:rPr>
          <w:lang w:val="en-IN"/>
        </w:rPr>
      </w:pPr>
      <w:r w:rsidRPr="007E6A3E">
        <w:rPr>
          <w:lang w:val="en-IN"/>
        </w:rPr>
        <w:t>Enjoy 4 rounds of complimentary green fees access and up to 50% off on golf games</w:t>
      </w:r>
      <w:r>
        <w:rPr>
          <w:lang w:val="en-IN"/>
        </w:rPr>
        <w:t>,</w:t>
      </w:r>
      <w:r w:rsidRPr="007E6A3E">
        <w:rPr>
          <w:lang w:val="en-IN"/>
        </w:rPr>
        <w:t xml:space="preserve"> along with 1 complimentary lesson per month at selected golf courses across India. Click</w:t>
      </w:r>
      <w:r>
        <w:rPr>
          <w:lang w:val="en-IN"/>
        </w:rPr>
        <w:t xml:space="preserve"> </w:t>
      </w:r>
      <w:hyperlink w:history="1" r:id="rId24">
        <w:r w:rsidRPr="007E6A3E">
          <w:rPr>
            <w:rStyle w:val="Hyperlink"/>
            <w:lang w:val="en-IN"/>
          </w:rPr>
          <w:t>here</w:t>
        </w:r>
      </w:hyperlink>
      <w:r>
        <w:t xml:space="preserve"> </w:t>
      </w:r>
      <w:r w:rsidRPr="007E6A3E">
        <w:rPr>
          <w:lang w:val="en-IN"/>
        </w:rPr>
        <w:t>to know more</w:t>
      </w:r>
    </w:p>
    <w:p w:rsidRPr="007E6A3E" w:rsidR="007E6A3E" w:rsidP="00CA0D6B" w:rsidRDefault="007E6A3E" w14:paraId="4DAED4CD" w14:textId="67F40DBA">
      <w:pPr>
        <w:pStyle w:val="ListParagraph"/>
        <w:numPr>
          <w:ilvl w:val="0"/>
          <w:numId w:val="6"/>
        </w:numPr>
        <w:rPr>
          <w:lang w:val="en-IN"/>
        </w:rPr>
      </w:pPr>
      <w:r w:rsidRPr="007E6A3E">
        <w:rPr>
          <w:lang w:val="en-IN"/>
        </w:rPr>
        <w:t xml:space="preserve">Enjoy up to 15% discount on </w:t>
      </w:r>
      <w:r>
        <w:rPr>
          <w:lang w:val="en-IN"/>
        </w:rPr>
        <w:t xml:space="preserve">the </w:t>
      </w:r>
      <w:r w:rsidRPr="007E6A3E">
        <w:rPr>
          <w:lang w:val="en-IN"/>
        </w:rPr>
        <w:t>best available room rates and up to 15% discount on F&amp;B at Lalit Hotels</w:t>
      </w:r>
    </w:p>
    <w:p w:rsidRPr="007E6A3E" w:rsidR="007E6A3E" w:rsidP="007E6A3E" w:rsidRDefault="007E6A3E" w14:paraId="472697F6" w14:textId="77777777">
      <w:pPr>
        <w:spacing w:after="0"/>
        <w:rPr>
          <w:b/>
          <w:bCs/>
          <w:lang w:val="en-IN"/>
        </w:rPr>
      </w:pPr>
      <w:r w:rsidRPr="007E6A3E">
        <w:rPr>
          <w:b/>
          <w:bCs/>
          <w:lang w:val="en-IN"/>
        </w:rPr>
        <w:lastRenderedPageBreak/>
        <w:t>Visa</w:t>
      </w:r>
    </w:p>
    <w:p w:rsidRPr="002953BA" w:rsidR="002953BA" w:rsidP="00CA0D6B" w:rsidRDefault="002953BA" w14:paraId="4995D49F" w14:textId="25476808">
      <w:pPr>
        <w:numPr>
          <w:ilvl w:val="0"/>
          <w:numId w:val="15"/>
        </w:numPr>
        <w:spacing w:after="0"/>
        <w:rPr>
          <w:lang w:val="en-IN"/>
        </w:rPr>
      </w:pPr>
      <w:r w:rsidRPr="002953BA">
        <w:rPr>
          <w:lang w:val="en-IN"/>
        </w:rPr>
        <w:t xml:space="preserve">Savings of up to 10% on Hertz </w:t>
      </w:r>
      <w:r w:rsidRPr="002953BA" w:rsidR="00A339C0">
        <w:rPr>
          <w:lang w:val="en-IN"/>
        </w:rPr>
        <w:t xml:space="preserve">Car Rental </w:t>
      </w:r>
      <w:r w:rsidRPr="002953BA">
        <w:rPr>
          <w:lang w:val="en-IN"/>
        </w:rPr>
        <w:t>and up to 35% on Avis Car Rentals</w:t>
      </w:r>
    </w:p>
    <w:p w:rsidRPr="002953BA" w:rsidR="002953BA" w:rsidP="00CA0D6B" w:rsidRDefault="002953BA" w14:paraId="140AAA8F" w14:textId="77777777">
      <w:pPr>
        <w:numPr>
          <w:ilvl w:val="0"/>
          <w:numId w:val="15"/>
        </w:numPr>
        <w:spacing w:after="0"/>
        <w:rPr>
          <w:lang w:val="en-IN"/>
        </w:rPr>
      </w:pPr>
      <w:r w:rsidRPr="002953BA">
        <w:rPr>
          <w:lang w:val="en-IN"/>
        </w:rPr>
        <w:t>Exclusive benefits across 900 luxury hotels worldwide</w:t>
      </w:r>
    </w:p>
    <w:p w:rsidR="002953BA" w:rsidP="007E6A3E" w:rsidRDefault="002953BA" w14:paraId="268373F2" w14:textId="77777777">
      <w:pPr>
        <w:spacing w:after="0"/>
        <w:rPr>
          <w:b/>
          <w:bCs/>
          <w:lang w:val="en-IN"/>
        </w:rPr>
      </w:pPr>
    </w:p>
    <w:p w:rsidRPr="007E6A3E" w:rsidR="007E6A3E" w:rsidP="007E6A3E" w:rsidRDefault="007E6A3E" w14:paraId="4121B821" w14:textId="5D47CCAA">
      <w:pPr>
        <w:spacing w:after="0"/>
        <w:rPr>
          <w:b/>
          <w:bCs/>
          <w:lang w:val="en-IN"/>
        </w:rPr>
      </w:pPr>
      <w:r w:rsidRPr="007E6A3E">
        <w:rPr>
          <w:b/>
          <w:bCs/>
          <w:lang w:val="en-IN"/>
        </w:rPr>
        <w:t>American Express</w:t>
      </w:r>
    </w:p>
    <w:p w:rsidRPr="00250F03" w:rsidR="007E6A3E" w:rsidP="00CA0D6B" w:rsidRDefault="002953BA" w14:paraId="45A19D02" w14:textId="4601CB05">
      <w:pPr>
        <w:pStyle w:val="ListParagraph"/>
        <w:numPr>
          <w:ilvl w:val="0"/>
          <w:numId w:val="7"/>
        </w:numPr>
        <w:rPr>
          <w:lang w:val="en-IN"/>
        </w:rPr>
      </w:pPr>
      <w:r>
        <w:rPr>
          <w:lang w:val="en-IN"/>
        </w:rPr>
        <w:t>U</w:t>
      </w:r>
      <w:r w:rsidRPr="007E6A3E" w:rsidR="007E6A3E">
        <w:rPr>
          <w:lang w:val="en-IN"/>
        </w:rPr>
        <w:t>p to 2</w:t>
      </w:r>
      <w:r>
        <w:rPr>
          <w:lang w:val="en-IN"/>
        </w:rPr>
        <w:t>0</w:t>
      </w:r>
      <w:r w:rsidRPr="007E6A3E" w:rsidR="007E6A3E">
        <w:rPr>
          <w:lang w:val="en-IN"/>
        </w:rPr>
        <w:t>% discount</w:t>
      </w:r>
      <w:r w:rsidR="00A150C5">
        <w:rPr>
          <w:lang w:val="en-IN"/>
        </w:rPr>
        <w:t xml:space="preserve"> </w:t>
      </w:r>
      <w:r w:rsidRPr="00A150C5" w:rsidR="00A150C5">
        <w:t xml:space="preserve">at </w:t>
      </w:r>
      <w:r w:rsidRPr="002953BA">
        <w:t>700+ </w:t>
      </w:r>
      <w:r w:rsidRPr="00A150C5" w:rsidR="00A150C5">
        <w:t>restaurants in your city</w:t>
      </w:r>
    </w:p>
    <w:p w:rsidRPr="00250F03" w:rsidR="00250F03" w:rsidP="00CA0D6B" w:rsidRDefault="00250F03" w14:paraId="10ECE3C5" w14:textId="122BBE6F">
      <w:pPr>
        <w:pStyle w:val="ListParagraph"/>
        <w:numPr>
          <w:ilvl w:val="0"/>
          <w:numId w:val="7"/>
        </w:numPr>
        <w:rPr>
          <w:lang w:val="en-IN"/>
        </w:rPr>
      </w:pPr>
      <w:hyperlink w:tgtFrame="_blank" w:history="1" r:id="rId25">
        <w:r w:rsidRPr="00250F03">
          <w:rPr>
            <w:rStyle w:val="Hyperlink"/>
          </w:rPr>
          <w:t xml:space="preserve">Click </w:t>
        </w:r>
        <w:r>
          <w:rPr>
            <w:rStyle w:val="Hyperlink"/>
          </w:rPr>
          <w:t>h</w:t>
        </w:r>
        <w:r w:rsidRPr="00250F03">
          <w:rPr>
            <w:rStyle w:val="Hyperlink"/>
          </w:rPr>
          <w:t>ere</w:t>
        </w:r>
      </w:hyperlink>
      <w:r>
        <w:rPr>
          <w:lang w:val="en-IN"/>
        </w:rPr>
        <w:t xml:space="preserve"> </w:t>
      </w:r>
      <w:r w:rsidRPr="00250F03">
        <w:t>for detailed T&amp;C.</w:t>
      </w:r>
    </w:p>
    <w:p w:rsidRPr="007E6A3E" w:rsidR="00250F03" w:rsidP="00CA0D6B" w:rsidRDefault="00250F03" w14:paraId="52C65CFD" w14:textId="24E0ED2D">
      <w:pPr>
        <w:pStyle w:val="ListParagraph"/>
        <w:numPr>
          <w:ilvl w:val="0"/>
          <w:numId w:val="7"/>
        </w:numPr>
        <w:rPr>
          <w:lang w:val="en-IN"/>
        </w:rPr>
      </w:pPr>
      <w:hyperlink w:tgtFrame="_blank" w:history="1" r:id="rId26">
        <w:r w:rsidRPr="00250F03">
          <w:rPr>
            <w:rStyle w:val="Hyperlink"/>
          </w:rPr>
          <w:t xml:space="preserve">Click </w:t>
        </w:r>
        <w:r>
          <w:rPr>
            <w:rStyle w:val="Hyperlink"/>
          </w:rPr>
          <w:t>h</w:t>
        </w:r>
        <w:r w:rsidRPr="00250F03">
          <w:rPr>
            <w:rStyle w:val="Hyperlink"/>
          </w:rPr>
          <w:t>ere</w:t>
        </w:r>
      </w:hyperlink>
      <w:r>
        <w:rPr>
          <w:lang w:val="en-IN"/>
        </w:rPr>
        <w:t xml:space="preserve"> </w:t>
      </w:r>
      <w:r w:rsidRPr="00250F03">
        <w:t>for the list of participating restaurants and how to avail the offer.</w:t>
      </w:r>
    </w:p>
    <w:p w:rsidRPr="007E6A3E" w:rsidR="007E6A3E" w:rsidP="00CA0D6B" w:rsidRDefault="007E6A3E" w14:paraId="64113974" w14:textId="27F5A5F0">
      <w:pPr>
        <w:pStyle w:val="ListParagraph"/>
        <w:numPr>
          <w:ilvl w:val="0"/>
          <w:numId w:val="7"/>
        </w:numPr>
        <w:rPr>
          <w:lang w:val="en-IN"/>
        </w:rPr>
      </w:pPr>
      <w:r w:rsidRPr="007E6A3E">
        <w:rPr>
          <w:lang w:val="en-IN"/>
        </w:rPr>
        <w:t xml:space="preserve">Complimentary Tablet </w:t>
      </w:r>
      <w:r w:rsidRPr="007E6A3E" w:rsidR="00A339C0">
        <w:rPr>
          <w:lang w:val="en-IN"/>
        </w:rPr>
        <w:t xml:space="preserve">Plus Membership </w:t>
      </w:r>
      <w:r w:rsidRPr="007E6A3E">
        <w:rPr>
          <w:lang w:val="en-IN"/>
        </w:rPr>
        <w:t xml:space="preserve">- </w:t>
      </w:r>
      <w:r w:rsidR="002D38D6">
        <w:rPr>
          <w:lang w:val="en-IN"/>
        </w:rPr>
        <w:t>A</w:t>
      </w:r>
      <w:r w:rsidRPr="007E6A3E">
        <w:rPr>
          <w:lang w:val="en-IN"/>
        </w:rPr>
        <w:t xml:space="preserve">ccess to </w:t>
      </w:r>
      <w:r w:rsidR="002953BA">
        <w:rPr>
          <w:lang w:val="en-IN"/>
        </w:rPr>
        <w:t xml:space="preserve">room </w:t>
      </w:r>
      <w:r w:rsidRPr="007E6A3E">
        <w:rPr>
          <w:lang w:val="en-IN"/>
        </w:rPr>
        <w:t>upgrades and privileges at hotels in India and around the world</w:t>
      </w:r>
    </w:p>
    <w:p w:rsidRPr="002D38D6" w:rsidR="002D38D6" w:rsidP="004A5805" w:rsidRDefault="00CA0D6B" w14:paraId="5605250A" w14:textId="49874195">
      <w:pPr>
        <w:jc w:val="center"/>
        <w:rPr>
          <w:b/>
          <w:bCs/>
          <w:u w:val="single"/>
          <w:lang w:val="en-IN"/>
        </w:rPr>
      </w:pPr>
      <w:r w:rsidRPr="00CA0D6B">
        <w:rPr>
          <w:b/>
          <w:bCs/>
          <w:i/>
          <w:iCs/>
          <w:u w:val="single"/>
          <w:lang w:val="en-IN"/>
        </w:rPr>
        <w:t>Credit Card</w:t>
      </w:r>
      <w:r>
        <w:rPr>
          <w:b/>
          <w:bCs/>
          <w:u w:val="single"/>
          <w:lang w:val="en-IN"/>
        </w:rPr>
        <w:t xml:space="preserve"> </w:t>
      </w:r>
      <w:r w:rsidRPr="00CA0D6B" w:rsidR="002D38D6">
        <w:rPr>
          <w:b/>
          <w:bCs/>
          <w:caps/>
          <w:u w:val="single"/>
          <w:lang w:val="en-IN"/>
        </w:rPr>
        <w:t>Fee &amp; Charges</w:t>
      </w:r>
    </w:p>
    <w:p w:rsidRPr="002D38D6" w:rsidR="002D38D6" w:rsidP="00CA0D6B" w:rsidRDefault="002D38D6" w14:paraId="07E865B8" w14:textId="060ADD76">
      <w:pPr>
        <w:pStyle w:val="ListParagraph"/>
        <w:numPr>
          <w:ilvl w:val="0"/>
          <w:numId w:val="8"/>
        </w:numPr>
      </w:pPr>
      <w:r w:rsidRPr="002D38D6">
        <w:t>Annual Fee (one-time): Rs.</w:t>
      </w:r>
      <w:r>
        <w:t xml:space="preserve"> </w:t>
      </w:r>
      <w:r w:rsidR="002953BA">
        <w:t>2</w:t>
      </w:r>
      <w:r w:rsidRPr="002D38D6">
        <w:t xml:space="preserve">,999 </w:t>
      </w:r>
      <w:bookmarkStart w:name="_Hlk217726084" w:id="61"/>
      <w:r w:rsidRPr="002D38D6">
        <w:t>+ taxes </w:t>
      </w:r>
      <w:bookmarkEnd w:id="61"/>
    </w:p>
    <w:p w:rsidRPr="002D38D6" w:rsidR="002D38D6" w:rsidP="00CA0D6B" w:rsidRDefault="002D38D6" w14:paraId="3CCA290E" w14:textId="6809D12B">
      <w:pPr>
        <w:pStyle w:val="ListParagraph"/>
        <w:numPr>
          <w:ilvl w:val="0"/>
          <w:numId w:val="8"/>
        </w:numPr>
        <w:rPr>
          <w:lang w:val="en-IN"/>
        </w:rPr>
      </w:pPr>
      <w:r w:rsidRPr="002D38D6">
        <w:t>Renewal Fee (per annum): Rs.</w:t>
      </w:r>
      <w:r>
        <w:t xml:space="preserve"> </w:t>
      </w:r>
      <w:r w:rsidR="002953BA">
        <w:t>2</w:t>
      </w:r>
      <w:r w:rsidRPr="002D38D6">
        <w:t>,999 + taxes</w:t>
      </w:r>
    </w:p>
    <w:p w:rsidR="00E56665" w:rsidP="00E56665" w:rsidRDefault="00A579B5" w14:paraId="0EBF00D7" w14:textId="493D5546">
      <w:pPr>
        <w:rPr>
          <w:b/>
          <w:bCs/>
        </w:rPr>
      </w:pPr>
      <w:r w:rsidRPr="00A579B5">
        <w:rPr>
          <w:b/>
          <w:bCs/>
        </w:rPr>
        <w:t>Fees</w:t>
      </w:r>
    </w:p>
    <w:p w:rsidRPr="00A579B5" w:rsidR="00A579B5" w:rsidP="00CA0D6B" w:rsidRDefault="00A579B5" w14:paraId="7060F76E" w14:textId="3160BDB2">
      <w:pPr>
        <w:pStyle w:val="ListParagraph"/>
        <w:numPr>
          <w:ilvl w:val="0"/>
          <w:numId w:val="9"/>
        </w:numPr>
        <w:rPr>
          <w:lang w:val="en-IN"/>
        </w:rPr>
      </w:pPr>
      <w:r w:rsidRPr="00A579B5">
        <w:rPr>
          <w:lang w:val="en-IN"/>
        </w:rPr>
        <w:t>Annual Fee (one-time):</w:t>
      </w:r>
      <w:r>
        <w:rPr>
          <w:lang w:val="en-IN"/>
        </w:rPr>
        <w:t xml:space="preserve"> </w:t>
      </w:r>
      <w:r w:rsidRPr="00A579B5">
        <w:rPr>
          <w:lang w:val="en-IN"/>
        </w:rPr>
        <w:t>Rs. </w:t>
      </w:r>
      <w:r w:rsidR="002953BA">
        <w:rPr>
          <w:lang w:val="en-IN"/>
        </w:rPr>
        <w:t>2</w:t>
      </w:r>
      <w:r w:rsidRPr="00A579B5">
        <w:rPr>
          <w:lang w:val="en-IN"/>
        </w:rPr>
        <w:t>,999</w:t>
      </w:r>
      <w:r w:rsidR="000F1B2A">
        <w:rPr>
          <w:lang w:val="en-IN"/>
        </w:rPr>
        <w:t xml:space="preserve"> </w:t>
      </w:r>
      <w:r w:rsidRPr="002D38D6" w:rsidR="000F1B2A">
        <w:t>+ taxes </w:t>
      </w:r>
    </w:p>
    <w:p w:rsidRPr="00A579B5" w:rsidR="00A579B5" w:rsidP="00CA0D6B" w:rsidRDefault="00A579B5" w14:paraId="5301376D" w14:textId="0A81122B">
      <w:pPr>
        <w:pStyle w:val="ListParagraph"/>
        <w:numPr>
          <w:ilvl w:val="0"/>
          <w:numId w:val="9"/>
        </w:numPr>
        <w:rPr>
          <w:lang w:val="en-IN"/>
        </w:rPr>
      </w:pPr>
      <w:r w:rsidRPr="00A579B5">
        <w:rPr>
          <w:lang w:val="en-IN"/>
        </w:rPr>
        <w:t>Renewal Fee (per annum): Rs. </w:t>
      </w:r>
      <w:r w:rsidR="002953BA">
        <w:rPr>
          <w:lang w:val="en-IN"/>
        </w:rPr>
        <w:t>2</w:t>
      </w:r>
      <w:r w:rsidRPr="00A579B5">
        <w:rPr>
          <w:lang w:val="en-IN"/>
        </w:rPr>
        <w:t xml:space="preserve">,999 </w:t>
      </w:r>
      <w:r w:rsidRPr="002D38D6" w:rsidR="000F1B2A">
        <w:t>+ taxes </w:t>
      </w:r>
      <w:r w:rsidRPr="00A579B5">
        <w:rPr>
          <w:lang w:val="en-IN"/>
        </w:rPr>
        <w:t>from second year onwards</w:t>
      </w:r>
    </w:p>
    <w:p w:rsidRPr="00A579B5" w:rsidR="00A579B5" w:rsidP="00CA0D6B" w:rsidRDefault="00A579B5" w14:paraId="099A0E29" w14:textId="55E22AA7">
      <w:pPr>
        <w:pStyle w:val="ListParagraph"/>
        <w:numPr>
          <w:ilvl w:val="0"/>
          <w:numId w:val="9"/>
        </w:numPr>
        <w:rPr>
          <w:lang w:val="en-IN"/>
        </w:rPr>
      </w:pPr>
      <w:r w:rsidRPr="00A579B5">
        <w:rPr>
          <w:lang w:val="en-IN"/>
        </w:rPr>
        <w:t xml:space="preserve">Add-on </w:t>
      </w:r>
      <w:ins w:author="Namita Salgiya" w:date="2026-01-14T09:18:00Z" w16du:dateUtc="2026-01-14T03:48:00Z" w:id="62">
        <w:r w:rsidR="008028B6">
          <w:rPr>
            <w:lang w:val="en-IN"/>
          </w:rPr>
          <w:t xml:space="preserve">Card </w:t>
        </w:r>
      </w:ins>
      <w:r w:rsidRPr="00A579B5">
        <w:rPr>
          <w:lang w:val="en-IN"/>
        </w:rPr>
        <w:t>Fee (per annum): Nil</w:t>
      </w:r>
    </w:p>
    <w:p w:rsidR="00A579B5" w:rsidP="00E56665" w:rsidRDefault="00A579B5" w14:paraId="2BD3B2ED" w14:textId="7C3448F9">
      <w:pPr>
        <w:rPr>
          <w:b/>
          <w:bCs/>
        </w:rPr>
      </w:pPr>
      <w:r w:rsidRPr="00A579B5">
        <w:rPr>
          <w:b/>
          <w:bCs/>
        </w:rPr>
        <w:t>Fees and Charges</w:t>
      </w:r>
    </w:p>
    <w:p w:rsidRPr="00CA0D6B" w:rsidR="009164D7" w:rsidP="00CA0D6B" w:rsidRDefault="009164D7" w14:paraId="00955866" w14:textId="7A171D67">
      <w:pPr>
        <w:numPr>
          <w:ilvl w:val="0"/>
          <w:numId w:val="10"/>
        </w:numPr>
        <w:rPr>
          <w:rStyle w:val="Hyperlink"/>
          <w:color w:val="auto"/>
          <w:u w:val="none"/>
          <w:lang w:val="en-IN"/>
        </w:rPr>
      </w:pPr>
      <w:r w:rsidRPr="009164D7">
        <w:rPr>
          <w:lang w:val="en-IN"/>
        </w:rPr>
        <w:t>For information regarding fees and other applicable charges, please refer to the</w:t>
      </w:r>
      <w:r>
        <w:rPr>
          <w:lang w:val="en-IN"/>
        </w:rPr>
        <w:t xml:space="preserve"> </w:t>
      </w:r>
      <w:hyperlink w:tgtFrame="_blank" w:history="1" r:id="rId27">
        <w:r w:rsidRPr="009164D7">
          <w:rPr>
            <w:rStyle w:val="Hyperlink"/>
            <w:lang w:val="en-IN"/>
          </w:rPr>
          <w:t>Most Important Terms &amp; Conditions</w:t>
        </w:r>
      </w:hyperlink>
    </w:p>
    <w:p w:rsidRPr="00CA0D6B" w:rsidR="00CA0D6B" w:rsidP="00CA0D6B" w:rsidRDefault="00CA0D6B" w14:paraId="16FF0849" w14:textId="77777777">
      <w:pPr>
        <w:rPr>
          <w:rStyle w:val="Hyperlink"/>
          <w:b/>
          <w:bCs/>
          <w:u w:val="none"/>
        </w:rPr>
      </w:pPr>
      <w:r w:rsidRPr="00CA0D6B">
        <w:rPr>
          <w:rStyle w:val="Hyperlink"/>
          <w:b/>
          <w:bCs/>
          <w:lang w:val="en-IN"/>
        </w:rPr>
        <w:t>FAQ</w:t>
      </w:r>
    </w:p>
    <w:p w:rsidRPr="008028B6" w:rsidR="008028B6" w:rsidP="008028B6" w:rsidRDefault="008028B6" w14:paraId="69299AE8" w14:textId="77777777">
      <w:pPr>
        <w:rPr>
          <w:ins w:author="Namita Salgiya" w:date="2026-01-14T09:17:00Z" w:id="63"/>
          <w:b/>
          <w:bCs/>
          <w:lang w:val="en-IN"/>
        </w:rPr>
      </w:pPr>
      <w:ins w:author="Namita Salgiya" w:date="2026-01-14T09:17:00Z" w:id="64">
        <w:r w:rsidRPr="008028B6">
          <w:rPr>
            <w:b/>
            <w:bCs/>
            <w:lang w:val="en-IN"/>
          </w:rPr>
          <w:t>What is Annual Fee and Renewal Fee of the card?</w:t>
        </w:r>
      </w:ins>
    </w:p>
    <w:p w:rsidRPr="008028B6" w:rsidR="008028B6" w:rsidP="008028B6" w:rsidRDefault="008028B6" w14:paraId="7C28949D" w14:textId="148911EC">
      <w:pPr>
        <w:rPr>
          <w:ins w:author="Namita Salgiya" w:date="2026-01-14T09:17:00Z" w:id="65"/>
          <w:lang w:val="en-IN"/>
        </w:rPr>
      </w:pPr>
      <w:ins w:author="Namita Salgiya" w:date="2026-01-14T09:17:00Z" w:id="66">
        <w:r w:rsidRPr="008028B6">
          <w:rPr>
            <w:lang w:val="en-IN"/>
          </w:rPr>
          <w:t xml:space="preserve">The Annual Fee of the card is </w:t>
        </w:r>
        <w:r w:rsidRPr="008028B6">
          <w:t xml:space="preserve">Rs. </w:t>
        </w:r>
      </w:ins>
      <w:ins w:author="Namita Salgiya" w:date="2026-01-14T09:18:00Z" w16du:dateUtc="2026-01-14T03:48:00Z" w:id="67">
        <w:r>
          <w:t>2</w:t>
        </w:r>
      </w:ins>
      <w:ins w:author="Upadhyay , Shubham (SBICard)" w:date="2026-01-14T17:02:00Z" w16du:dateUtc="2026-01-14T11:32:00Z" w:id="68">
        <w:r w:rsidR="00A339C0">
          <w:t>,</w:t>
        </w:r>
      </w:ins>
      <w:ins w:author="Namita Salgiya" w:date="2026-01-14T09:18:00Z" w16du:dateUtc="2026-01-14T03:48:00Z" w:id="69">
        <w:r>
          <w:t>9</w:t>
        </w:r>
      </w:ins>
      <w:ins w:author="Namita Salgiya" w:date="2026-01-14T09:17:00Z" w:id="70">
        <w:r w:rsidRPr="008028B6">
          <w:t>99 + taxes</w:t>
        </w:r>
        <w:r w:rsidRPr="008028B6">
          <w:rPr>
            <w:lang w:val="en-IN"/>
          </w:rPr>
          <w:t xml:space="preserve">. The Renewal Fee is </w:t>
        </w:r>
        <w:r w:rsidRPr="008028B6">
          <w:t xml:space="preserve">Rs. </w:t>
        </w:r>
      </w:ins>
      <w:ins w:author="Namita Salgiya" w:date="2026-01-14T09:18:00Z" w16du:dateUtc="2026-01-14T03:48:00Z" w:id="71">
        <w:r>
          <w:t>2</w:t>
        </w:r>
      </w:ins>
      <w:ins w:author="Upadhyay , Shubham (SBICard)" w:date="2026-01-14T17:02:00Z" w16du:dateUtc="2026-01-14T11:32:00Z" w:id="72">
        <w:r w:rsidR="00A339C0">
          <w:t>,</w:t>
        </w:r>
      </w:ins>
      <w:ins w:author="Namita Salgiya" w:date="2026-01-14T09:18:00Z" w16du:dateUtc="2026-01-14T03:48:00Z" w:id="73">
        <w:r>
          <w:t>9</w:t>
        </w:r>
      </w:ins>
      <w:ins w:author="Namita Salgiya" w:date="2026-01-14T09:17:00Z" w:id="74">
        <w:r w:rsidRPr="008028B6">
          <w:t xml:space="preserve">99 + taxes </w:t>
        </w:r>
        <w:r w:rsidRPr="008028B6">
          <w:rPr>
            <w:lang w:val="en-IN"/>
          </w:rPr>
          <w:t>from the second year onwards.</w:t>
        </w:r>
      </w:ins>
    </w:p>
    <w:p w:rsidRPr="008028B6" w:rsidR="008028B6" w:rsidP="008028B6" w:rsidRDefault="008028B6" w14:paraId="3BDA3F2D" w14:textId="77777777">
      <w:pPr>
        <w:rPr>
          <w:ins w:author="Namita Salgiya" w:date="2026-01-14T09:17:00Z" w:id="75"/>
          <w:b/>
          <w:bCs/>
          <w:lang w:val="en-IN"/>
        </w:rPr>
      </w:pPr>
      <w:ins w:author="Namita Salgiya" w:date="2026-01-14T09:17:00Z" w:id="76">
        <w:r w:rsidRPr="008028B6">
          <w:rPr>
            <w:b/>
            <w:bCs/>
            <w:lang w:val="en-IN"/>
          </w:rPr>
          <w:t>Can I use my card internationally?</w:t>
        </w:r>
      </w:ins>
    </w:p>
    <w:p w:rsidRPr="008028B6" w:rsidR="008028B6" w:rsidP="008028B6" w:rsidRDefault="008028B6" w14:paraId="6CA5FFF9" w14:textId="02B29466">
      <w:pPr>
        <w:rPr>
          <w:ins w:author="Namita Salgiya" w:date="2026-01-14T09:17:00Z" w:id="77"/>
          <w:lang w:val="en-IN" w:eastAsia="en-IN"/>
        </w:rPr>
      </w:pPr>
      <w:ins w:author="Namita Salgiya" w:date="2026-01-14T09:17:00Z" w:id="78">
        <w:r w:rsidRPr="008028B6">
          <w:rPr>
            <w:lang w:val="en-IN"/>
          </w:rPr>
          <w:t xml:space="preserve">Yes, </w:t>
        </w:r>
        <w:r w:rsidRPr="008028B6">
          <w:t xml:space="preserve">you can use your SBI Card </w:t>
        </w:r>
      </w:ins>
      <w:ins w:author="Namita Salgiya" w:date="2026-01-14T09:17:00Z" w16du:dateUtc="2026-01-14T03:47:00Z" w:id="79">
        <w:r>
          <w:t>PRIME</w:t>
        </w:r>
      </w:ins>
      <w:ins w:author="Namita Salgiya" w:date="2026-01-14T09:17:00Z" w:id="80">
        <w:r w:rsidRPr="008028B6">
          <w:t xml:space="preserve"> in over 24 million outlets across the globe, including 3,25,000 outlets in India</w:t>
        </w:r>
        <w:r w:rsidRPr="008028B6">
          <w:rPr>
            <w:lang w:val="en-IN"/>
          </w:rPr>
          <w:t xml:space="preserve">. You can withdraw </w:t>
        </w:r>
      </w:ins>
      <w:ins w:author="Namita Salgiya" w:date="2026-01-14T09:18:00Z" w16du:dateUtc="2026-01-14T03:48:00Z" w:id="81">
        <w:r w:rsidRPr="008028B6">
          <w:rPr>
            <w:lang w:val="en-IN" w:eastAsia="en-IN"/>
          </w:rPr>
          <w:t>cash from over 1 million Visa, Mastercard, and American Express ATMs across the globe</w:t>
        </w:r>
      </w:ins>
      <w:ins w:author="Namita Salgiya" w:date="2026-01-14T09:19:00Z" w16du:dateUtc="2026-01-14T03:49:00Z" w:id="82">
        <w:r>
          <w:rPr>
            <w:lang w:val="en-IN" w:eastAsia="en-IN"/>
          </w:rPr>
          <w:t>.</w:t>
        </w:r>
      </w:ins>
    </w:p>
    <w:p w:rsidRPr="008028B6" w:rsidR="008028B6" w:rsidP="008028B6" w:rsidRDefault="008028B6" w14:paraId="7705D01C" w14:textId="77777777">
      <w:pPr>
        <w:rPr>
          <w:ins w:author="Namita Salgiya" w:date="2026-01-14T09:17:00Z" w:id="83"/>
          <w:b/>
          <w:bCs/>
          <w:lang w:val="en-IN"/>
        </w:rPr>
      </w:pPr>
      <w:ins w:author="Namita Salgiya" w:date="2026-01-14T09:17:00Z" w:id="84">
        <w:r w:rsidRPr="008028B6">
          <w:rPr>
            <w:b/>
            <w:bCs/>
            <w:lang w:val="en-IN"/>
          </w:rPr>
          <w:t>How can I apply for the card?</w:t>
        </w:r>
      </w:ins>
    </w:p>
    <w:p w:rsidR="00CA0D6B" w:rsidDel="008028B6" w:rsidP="00A339C0" w:rsidRDefault="008028B6" w14:paraId="45E1B1BD" w14:textId="02F87C71">
      <w:pPr>
        <w:rPr>
          <w:del w:author="Namita Salgiya" w:date="2026-01-14T09:17:00Z" w16du:dateUtc="2026-01-14T03:47:00Z" w:id="85"/>
          <w:lang w:val="en-IN"/>
        </w:rPr>
        <w:pPrChange w:author="Upadhyay , Shubham (SBICard)" w:date="2026-01-14T17:03:00Z" w16du:dateUtc="2026-01-14T11:33:00Z" w:id="86">
          <w:pPr>
            <w:jc w:val="center"/>
          </w:pPr>
        </w:pPrChange>
      </w:pPr>
      <w:ins w:author="Namita Salgiya" w:date="2026-01-14T09:17:00Z" w:id="87">
        <w:r w:rsidRPr="008028B6">
          <w:t xml:space="preserve">You can apply for an SBI Credit Card </w:t>
        </w:r>
        <w:r w:rsidRPr="008028B6">
          <w:rPr>
            <w:lang w:val="en-IN"/>
          </w:rPr>
          <w:t>through our Website </w:t>
        </w:r>
        <w:r w:rsidRPr="008028B6">
          <w:rPr>
            <w:lang w:val="en-IN"/>
          </w:rPr>
          <w:fldChar w:fldCharType="begin"/>
        </w:r>
        <w:r w:rsidRPr="008028B6">
          <w:rPr>
            <w:lang w:val="en-IN"/>
          </w:rPr>
          <w:instrText>HYPERLINK "https://www.sbicard.com/en/eapply.page" \t "_blank"</w:instrText>
        </w:r>
        <w:r w:rsidRPr="008028B6">
          <w:rPr>
            <w:lang w:val="en-IN"/>
          </w:rPr>
        </w:r>
        <w:r w:rsidRPr="008028B6">
          <w:rPr>
            <w:lang w:val="en-IN"/>
          </w:rPr>
          <w:fldChar w:fldCharType="separate"/>
        </w:r>
        <w:r w:rsidRPr="008028B6">
          <w:rPr>
            <w:rStyle w:val="Hyperlink"/>
            <w:lang w:val="en-IN"/>
          </w:rPr>
          <w:t>sbicard.com</w:t>
        </w:r>
      </w:ins>
      <w:ins w:author="Namita Salgiya" w:date="2026-01-14T09:17:00Z" w16du:dateUtc="2026-01-14T03:47:00Z" w:id="88">
        <w:r w:rsidRPr="008028B6">
          <w:rPr>
            <w:lang w:val="en-IN"/>
          </w:rPr>
          <w:fldChar w:fldCharType="end"/>
        </w:r>
      </w:ins>
      <w:ins w:author="Namita Salgiya" w:date="2026-01-14T09:17:00Z" w:id="89">
        <w:r w:rsidRPr="008028B6">
          <w:t xml:space="preserve"> or via our Chatbot ILA. </w:t>
        </w:r>
        <w:r w:rsidRPr="008028B6">
          <w:rPr>
            <w:lang w:val="en-IN"/>
          </w:rPr>
          <w:t xml:space="preserve">Alternatively, you can call SBI Card Helpline 39 02 02 02 </w:t>
        </w:r>
        <w:r w:rsidRPr="008028B6">
          <w:t>(</w:t>
        </w:r>
        <w:r w:rsidRPr="008028B6">
          <w:rPr>
            <w:lang w:val="en-IN"/>
          </w:rPr>
          <w:t>prefix</w:t>
        </w:r>
        <w:r w:rsidRPr="008028B6">
          <w:t xml:space="preserve"> your city STD code) </w:t>
        </w:r>
        <w:r w:rsidRPr="008028B6">
          <w:rPr>
            <w:lang w:val="en-IN"/>
          </w:rPr>
          <w:t>or visit the nearest SBI branch to apply for an SBI Credit Card.</w:t>
        </w:r>
      </w:ins>
      <w:del w:author="Namita Salgiya" w:date="2026-01-14T09:17:00Z" w16du:dateUtc="2026-01-14T03:47:00Z" w:id="90">
        <w:r w:rsidDel="008028B6" w:rsidR="00CA0D6B">
          <w:rPr>
            <w:lang w:val="en-IN"/>
          </w:rPr>
          <w:delText>https://www.sbicard.com/en/faq.page</w:delText>
        </w:r>
      </w:del>
    </w:p>
    <w:p w:rsidR="008028B6" w:rsidP="008028B6" w:rsidRDefault="008028B6" w14:paraId="72842D1E" w14:textId="77777777">
      <w:pPr>
        <w:rPr>
          <w:ins w:author="Namita Salgiya" w:date="2026-01-14T09:17:00Z" w16du:dateUtc="2026-01-14T03:47:00Z" w:id="91"/>
        </w:rPr>
      </w:pPr>
    </w:p>
    <w:p w:rsidRPr="00CA0D6B" w:rsidR="008028B6" w:rsidRDefault="008028B6" w14:paraId="3DA876D6" w14:textId="77777777">
      <w:pPr>
        <w:rPr>
          <w:ins w:author="Namita Salgiya" w:date="2026-01-14T09:17:00Z" w16du:dateUtc="2026-01-14T03:47:00Z" w:id="92"/>
        </w:rPr>
        <w:pPrChange w:author="Namita Salgiya" w:date="2026-01-14T09:17:00Z" w16du:dateUtc="2026-01-14T03:47:00Z" w:id="93">
          <w:pPr>
            <w:pStyle w:val="ListParagraph"/>
            <w:numPr>
              <w:numId w:val="10"/>
            </w:numPr>
            <w:tabs>
              <w:tab w:val="num" w:pos="720"/>
            </w:tabs>
            <w:ind w:hanging="360"/>
          </w:pPr>
        </w:pPrChange>
      </w:pPr>
    </w:p>
    <w:p w:rsidR="009164D7" w:rsidP="004A5805" w:rsidRDefault="009164D7" w14:paraId="7415B9E1" w14:textId="0088E17B">
      <w:pPr>
        <w:jc w:val="center"/>
        <w:rPr>
          <w:b/>
          <w:bCs/>
          <w:u w:val="single"/>
          <w:lang w:val="en-IN"/>
        </w:rPr>
      </w:pPr>
      <w:r w:rsidRPr="006862B8">
        <w:rPr>
          <w:b/>
          <w:bCs/>
          <w:i/>
          <w:iCs/>
          <w:u w:val="single"/>
          <w:lang w:val="en-IN"/>
        </w:rPr>
        <w:t>Other</w:t>
      </w:r>
      <w:r w:rsidRPr="009164D7">
        <w:rPr>
          <w:b/>
          <w:bCs/>
          <w:u w:val="single"/>
          <w:lang w:val="en-IN"/>
        </w:rPr>
        <w:t xml:space="preserve"> </w:t>
      </w:r>
      <w:r w:rsidRPr="006862B8">
        <w:rPr>
          <w:b/>
          <w:bCs/>
          <w:caps/>
          <w:u w:val="single"/>
          <w:lang w:val="en-IN"/>
        </w:rPr>
        <w:t>Features</w:t>
      </w:r>
    </w:p>
    <w:p w:rsidR="009164D7" w:rsidP="009164D7" w:rsidRDefault="009164D7" w14:paraId="289EDF4C" w14:textId="77777777">
      <w:pPr>
        <w:rPr>
          <w:b/>
          <w:bCs/>
          <w:lang w:val="en-IN"/>
        </w:rPr>
      </w:pPr>
      <w:r w:rsidRPr="009164D7">
        <w:rPr>
          <w:b/>
          <w:bCs/>
          <w:lang w:val="en-IN"/>
        </w:rPr>
        <w:t>Contactless Advantage</w:t>
      </w:r>
    </w:p>
    <w:p w:rsidRPr="00C37A02" w:rsidR="00C37A02" w:rsidP="00CA0D6B" w:rsidRDefault="00AC2D69" w14:paraId="1D076BAA" w14:textId="388A2D95">
      <w:pPr>
        <w:pStyle w:val="ListParagraph"/>
        <w:numPr>
          <w:ilvl w:val="0"/>
          <w:numId w:val="10"/>
        </w:numPr>
      </w:pPr>
      <w:r w:rsidRPr="00AC2D69">
        <w:rPr>
          <w:b/>
          <w:bCs/>
          <w:lang w:val="en-IN"/>
        </w:rPr>
        <w:lastRenderedPageBreak/>
        <w:t>Tap &amp; Pay with Ease:</w:t>
      </w:r>
      <w:r w:rsidRPr="00AC2D69">
        <w:rPr>
          <w:lang w:val="en-IN"/>
        </w:rPr>
        <w:t xml:space="preserve"> </w:t>
      </w:r>
      <w:r w:rsidRPr="00C37A02" w:rsidR="00C37A02">
        <w:t xml:space="preserve">Make everyday payments effortlessly with SBI Card </w:t>
      </w:r>
      <w:r w:rsidR="00143FFA">
        <w:t>PRIME</w:t>
      </w:r>
      <w:r w:rsidRPr="00C37A02" w:rsidR="00C37A02">
        <w:t>. Simply tap your card on a secure reader for instant transactions.</w:t>
      </w:r>
    </w:p>
    <w:p w:rsidRPr="00AC2D69" w:rsidR="00AC2D69" w:rsidP="00CA0D6B" w:rsidRDefault="00AC2D69" w14:paraId="1D300E79" w14:textId="4CF9D76B">
      <w:pPr>
        <w:pStyle w:val="ListParagraph"/>
        <w:numPr>
          <w:ilvl w:val="0"/>
          <w:numId w:val="10"/>
        </w:numPr>
        <w:rPr>
          <w:lang w:val="en-IN"/>
        </w:rPr>
      </w:pPr>
      <w:r w:rsidRPr="00AC2D69">
        <w:rPr>
          <w:b/>
          <w:bCs/>
          <w:lang w:val="en-IN"/>
        </w:rPr>
        <w:t>Fast &amp; Convenient:</w:t>
      </w:r>
      <w:r w:rsidRPr="00AC2D69">
        <w:rPr>
          <w:lang w:val="en-IN"/>
        </w:rPr>
        <w:t xml:space="preserve"> No need to hand over your card or fumble for cash or coins. Tap and go for small, everyday payments in seconds.</w:t>
      </w:r>
    </w:p>
    <w:p w:rsidR="00AC2D69" w:rsidP="00CA0D6B" w:rsidRDefault="00AC2D69" w14:paraId="57A801E9" w14:textId="27C9F804">
      <w:pPr>
        <w:pStyle w:val="ListParagraph"/>
        <w:numPr>
          <w:ilvl w:val="0"/>
          <w:numId w:val="11"/>
        </w:numPr>
        <w:rPr>
          <w:lang w:val="en-IN"/>
        </w:rPr>
      </w:pPr>
      <w:r w:rsidRPr="00AC2D69">
        <w:rPr>
          <w:b/>
          <w:bCs/>
          <w:lang w:val="en-IN"/>
        </w:rPr>
        <w:t>Secure Transactions:</w:t>
      </w:r>
      <w:r w:rsidRPr="00AC2D69">
        <w:rPr>
          <w:lang w:val="en-IN"/>
        </w:rPr>
        <w:t xml:space="preserve"> Your card stays in your hand during the transaction, reducing the risk of loss or fraud. Visa payWave’s unique security key ensures that even if the card is tapped multiple times, only one transaction is processed.</w:t>
      </w:r>
    </w:p>
    <w:p w:rsidR="008028B6" w:rsidP="008028B6" w:rsidRDefault="008028B6" w14:paraId="7E5F8AFE" w14:textId="77777777">
      <w:pPr>
        <w:pStyle w:val="ListParagraph"/>
        <w:numPr>
          <w:ilvl w:val="0"/>
          <w:numId w:val="11"/>
        </w:numPr>
        <w:spacing w:line="254" w:lineRule="auto"/>
        <w:rPr>
          <w:ins w:author="Namita Salgiya" w:date="2026-01-14T09:19:00Z" w16du:dateUtc="2026-01-14T03:49:00Z" w:id="94"/>
        </w:rPr>
      </w:pPr>
      <w:ins w:author="Namita Salgiya" w:date="2026-01-14T09:19:00Z" w16du:dateUtc="2026-01-14T03:49:00Z" w:id="95">
        <w:r>
          <w:fldChar w:fldCharType="begin"/>
        </w:r>
        <w:r>
          <w:instrText>HYPERLINK "https://www.sbicard.com/sbi-card-en/assets/docs/pdf/personal/credit-cards/lifestyle/sbi-signature-contactless-card/Signature%20Contactless%20FAQ.pdf" \t "_blank"</w:instrText>
        </w:r>
        <w:r>
          <w:fldChar w:fldCharType="separate"/>
        </w:r>
        <w:r>
          <w:rPr>
            <w:rStyle w:val="Hyperlink"/>
          </w:rPr>
          <w:t>Click here</w:t>
        </w:r>
        <w:r>
          <w:fldChar w:fldCharType="end"/>
        </w:r>
        <w:r>
          <w:t xml:space="preserve"> for FAQs on contactless credit card.</w:t>
        </w:r>
      </w:ins>
    </w:p>
    <w:p w:rsidR="008028B6" w:rsidP="008028B6" w:rsidRDefault="008028B6" w14:paraId="3264278A" w14:textId="77777777">
      <w:pPr>
        <w:pStyle w:val="ListParagraph"/>
        <w:numPr>
          <w:ilvl w:val="0"/>
          <w:numId w:val="11"/>
        </w:numPr>
        <w:spacing w:line="254" w:lineRule="auto"/>
        <w:rPr>
          <w:ins w:author="Namita Salgiya" w:date="2026-01-14T09:19:00Z" w16du:dateUtc="2026-01-14T03:49:00Z" w:id="96"/>
        </w:rPr>
      </w:pPr>
      <w:ins w:author="Namita Salgiya" w:date="2026-01-14T09:19:00Z" w16du:dateUtc="2026-01-14T03:49:00Z" w:id="97">
        <w:r>
          <w:fldChar w:fldCharType="begin"/>
        </w:r>
        <w:r>
          <w:instrText>HYPERLINK "https://www.sbicard.com/sbi-card-en/assets/docs/pdf/personal/cards/list-of-stores.pdf" \t "_blank"</w:instrText>
        </w:r>
        <w:r>
          <w:fldChar w:fldCharType="separate"/>
        </w:r>
        <w:r>
          <w:rPr>
            <w:rStyle w:val="Hyperlink"/>
          </w:rPr>
          <w:t>Click here</w:t>
        </w:r>
        <w:r>
          <w:fldChar w:fldCharType="end"/>
        </w:r>
        <w:r>
          <w:t xml:space="preserve"> for the list of Merchants enabled for contactless transactions.</w:t>
        </w:r>
      </w:ins>
    </w:p>
    <w:p w:rsidRPr="003442DC" w:rsidR="00250F03" w:rsidDel="008028B6" w:rsidP="00250F03" w:rsidRDefault="00250F03" w14:paraId="1B0E6BBD" w14:textId="695DA2D6">
      <w:pPr>
        <w:pStyle w:val="ListParagraph"/>
        <w:numPr>
          <w:ilvl w:val="0"/>
          <w:numId w:val="11"/>
        </w:numPr>
        <w:rPr>
          <w:del w:author="Namita Salgiya" w:date="2026-01-14T09:19:00Z" w16du:dateUtc="2026-01-14T03:49:00Z" w:id="98"/>
        </w:rPr>
      </w:pPr>
      <w:del w:author="Namita Salgiya" w:date="2026-01-14T09:19:00Z" w16du:dateUtc="2026-01-14T03:49:00Z" w:id="99">
        <w:r w:rsidRPr="003442DC" w:rsidDel="008028B6">
          <w:delText>Please click </w:delText>
        </w:r>
        <w:r w:rsidDel="008028B6">
          <w:fldChar w:fldCharType="begin"/>
        </w:r>
        <w:r w:rsidDel="008028B6">
          <w:delInstrText>HYPERLINK "https://www.sbicard.com/sbi-card-en/assets/docs/pdf/personal/credit-cards/lifestyle/sbi-signature-contactless-card/Signature%20Contactless%20FAQ.pdf" \t "_blank"</w:delInstrText>
        </w:r>
        <w:r w:rsidDel="008028B6">
          <w:fldChar w:fldCharType="separate"/>
        </w:r>
        <w:r w:rsidRPr="003442DC" w:rsidDel="008028B6">
          <w:rPr>
            <w:rStyle w:val="Hyperlink"/>
          </w:rPr>
          <w:delText>here</w:delText>
        </w:r>
        <w:r w:rsidDel="008028B6">
          <w:fldChar w:fldCharType="end"/>
        </w:r>
        <w:r w:rsidRPr="003442DC" w:rsidDel="008028B6">
          <w:delText> to download the FAQ’s</w:delText>
        </w:r>
      </w:del>
    </w:p>
    <w:p w:rsidRPr="00250F03" w:rsidR="00250F03" w:rsidDel="008028B6" w:rsidP="00250F03" w:rsidRDefault="00250F03" w14:paraId="6D7E22EA" w14:textId="082B40BF">
      <w:pPr>
        <w:pStyle w:val="ListParagraph"/>
        <w:numPr>
          <w:ilvl w:val="0"/>
          <w:numId w:val="11"/>
        </w:numPr>
        <w:rPr>
          <w:del w:author="Namita Salgiya" w:date="2026-01-14T09:19:00Z" w16du:dateUtc="2026-01-14T03:49:00Z" w:id="100"/>
        </w:rPr>
      </w:pPr>
      <w:del w:author="Namita Salgiya" w:date="2026-01-14T09:19:00Z" w16du:dateUtc="2026-01-14T03:49:00Z" w:id="101">
        <w:r w:rsidRPr="003442DC" w:rsidDel="008028B6">
          <w:delText>Please click</w:delText>
        </w:r>
        <w:r w:rsidDel="008028B6">
          <w:delText xml:space="preserve"> </w:delText>
        </w:r>
        <w:r w:rsidDel="008028B6">
          <w:fldChar w:fldCharType="begin"/>
        </w:r>
        <w:r w:rsidDel="008028B6">
          <w:delInstrText>HYPERLINK "https://www.sbicard.com/sbi-card-en/assets/docs/pdf/personal/cards/list-of-stores.pdf" \t "_blank"</w:delInstrText>
        </w:r>
        <w:r w:rsidDel="008028B6">
          <w:fldChar w:fldCharType="separate"/>
        </w:r>
        <w:r w:rsidRPr="003442DC" w:rsidDel="008028B6">
          <w:rPr>
            <w:rStyle w:val="Hyperlink"/>
          </w:rPr>
          <w:delText>here</w:delText>
        </w:r>
        <w:r w:rsidDel="008028B6">
          <w:fldChar w:fldCharType="end"/>
        </w:r>
        <w:r w:rsidRPr="003442DC" w:rsidDel="008028B6">
          <w:delText> to download the list of Merchants enabled for transactions.</w:delText>
        </w:r>
      </w:del>
    </w:p>
    <w:p w:rsidRPr="009164D7" w:rsidR="009164D7" w:rsidP="009164D7" w:rsidRDefault="009164D7" w14:paraId="4450ED93" w14:textId="77777777">
      <w:pPr>
        <w:rPr>
          <w:b/>
          <w:bCs/>
          <w:lang w:val="en-IN"/>
        </w:rPr>
      </w:pPr>
      <w:r w:rsidRPr="009164D7">
        <w:rPr>
          <w:b/>
          <w:bCs/>
          <w:lang w:val="en-IN"/>
        </w:rPr>
        <w:t>Global Acceptance</w:t>
      </w:r>
    </w:p>
    <w:p w:rsidRPr="00F23D00" w:rsidR="009164D7" w:rsidP="00CA0D6B" w:rsidRDefault="00F23D00" w14:paraId="6FB6FA9D" w14:textId="37BD753C">
      <w:pPr>
        <w:pStyle w:val="ListParagraph"/>
        <w:numPr>
          <w:ilvl w:val="0"/>
          <w:numId w:val="11"/>
        </w:numPr>
        <w:rPr>
          <w:lang w:val="en-IN"/>
        </w:rPr>
      </w:pPr>
      <w:r w:rsidRPr="00F23D00">
        <w:rPr>
          <w:lang w:val="en-IN"/>
        </w:rPr>
        <w:t>A</w:t>
      </w:r>
      <w:r w:rsidRPr="00F23D00" w:rsidR="009164D7">
        <w:rPr>
          <w:lang w:val="en-IN"/>
        </w:rPr>
        <w:t>ccepted in over 24 million outlets glob</w:t>
      </w:r>
      <w:r>
        <w:rPr>
          <w:lang w:val="en-IN"/>
        </w:rPr>
        <w:t>ally</w:t>
      </w:r>
      <w:r w:rsidRPr="00F23D00" w:rsidR="009164D7">
        <w:rPr>
          <w:lang w:val="en-IN"/>
        </w:rPr>
        <w:t xml:space="preserve">, including 3,25,000 </w:t>
      </w:r>
      <w:r>
        <w:rPr>
          <w:lang w:val="en-IN"/>
        </w:rPr>
        <w:t xml:space="preserve">in </w:t>
      </w:r>
      <w:r w:rsidRPr="00F23D00" w:rsidR="009164D7">
        <w:rPr>
          <w:lang w:val="en-IN"/>
        </w:rPr>
        <w:t>India</w:t>
      </w:r>
    </w:p>
    <w:p w:rsidR="002534CC" w:rsidP="002534CC" w:rsidRDefault="002534CC" w14:paraId="2022E9AF" w14:textId="77777777">
      <w:pPr>
        <w:rPr>
          <w:b/>
          <w:bCs/>
          <w:lang w:val="en-IN"/>
        </w:rPr>
      </w:pPr>
      <w:r w:rsidRPr="009164D7">
        <w:rPr>
          <w:b/>
          <w:bCs/>
          <w:lang w:val="en-IN"/>
        </w:rPr>
        <w:t>Fraud Liability Cover</w:t>
      </w:r>
    </w:p>
    <w:p w:rsidRPr="002534CC" w:rsidR="002534CC" w:rsidP="00CA0D6B" w:rsidRDefault="002534CC" w14:paraId="48A050CA" w14:textId="293BA498">
      <w:pPr>
        <w:pStyle w:val="ListParagraph"/>
        <w:numPr>
          <w:ilvl w:val="0"/>
          <w:numId w:val="11"/>
        </w:numPr>
        <w:rPr>
          <w:lang w:val="en-IN"/>
        </w:rPr>
      </w:pPr>
      <w:r>
        <w:t>C</w:t>
      </w:r>
      <w:r w:rsidRPr="002534CC">
        <w:t>omplimentary air accident liability cover of Rs. 50 lakh</w:t>
      </w:r>
      <w:ins w:author="Upadhyay , Shubham (SBICard)" w:date="2026-01-14T17:04:00Z" w16du:dateUtc="2026-01-14T11:34:00Z" w:id="102">
        <w:r w:rsidR="00F019BD">
          <w:t>s</w:t>
        </w:r>
      </w:ins>
      <w:r>
        <w:t>.</w:t>
      </w:r>
    </w:p>
    <w:p w:rsidRPr="00E62FE6" w:rsidR="002534CC" w:rsidP="00CA0D6B" w:rsidRDefault="002534CC" w14:paraId="766BB1F7" w14:textId="0DDBE9AD">
      <w:pPr>
        <w:pStyle w:val="ListParagraph"/>
        <w:numPr>
          <w:ilvl w:val="0"/>
          <w:numId w:val="11"/>
        </w:numPr>
        <w:rPr>
          <w:lang w:val="en-IN"/>
        </w:rPr>
      </w:pPr>
      <w:r w:rsidRPr="00E62FE6">
        <w:rPr>
          <w:lang w:val="en-IN"/>
        </w:rPr>
        <w:t xml:space="preserve">Complimentary credit card fraud liability cover of </w:t>
      </w:r>
      <w:r w:rsidRPr="009164D7">
        <w:rPr>
          <w:lang w:val="en-IN"/>
        </w:rPr>
        <w:t>Rs. </w:t>
      </w:r>
      <w:r w:rsidRPr="00E62FE6">
        <w:rPr>
          <w:lang w:val="en-IN"/>
        </w:rPr>
        <w:t>1 lakh.</w:t>
      </w:r>
    </w:p>
    <w:p w:rsidR="002534CC" w:rsidP="00CA0D6B" w:rsidRDefault="002534CC" w14:paraId="1C97574E" w14:textId="77777777">
      <w:pPr>
        <w:pStyle w:val="ListParagraph"/>
        <w:numPr>
          <w:ilvl w:val="0"/>
          <w:numId w:val="11"/>
        </w:numPr>
        <w:rPr>
          <w:lang w:val="en-IN"/>
        </w:rPr>
      </w:pPr>
      <w:r w:rsidRPr="00E62FE6">
        <w:rPr>
          <w:lang w:val="en-IN"/>
        </w:rPr>
        <w:t xml:space="preserve">Coverage applies from 48 hours </w:t>
      </w:r>
      <w:r>
        <w:rPr>
          <w:lang w:val="en-IN"/>
        </w:rPr>
        <w:t>before</w:t>
      </w:r>
      <w:r w:rsidRPr="00E62FE6">
        <w:rPr>
          <w:lang w:val="en-IN"/>
        </w:rPr>
        <w:t xml:space="preserve"> reporting the loss up to 7 days after reporting.</w:t>
      </w:r>
    </w:p>
    <w:p w:rsidRPr="009164D7" w:rsidR="004A5805" w:rsidP="004A5805" w:rsidRDefault="004A5805" w14:paraId="5C097B34" w14:textId="77777777">
      <w:pPr>
        <w:rPr>
          <w:b/>
          <w:bCs/>
          <w:lang w:val="en-IN"/>
        </w:rPr>
      </w:pPr>
      <w:r w:rsidRPr="009164D7">
        <w:rPr>
          <w:b/>
          <w:bCs/>
          <w:lang w:val="en-IN"/>
        </w:rPr>
        <w:t>Cash Access Across the World</w:t>
      </w:r>
    </w:p>
    <w:p w:rsidRPr="004A5805" w:rsidR="004A5805" w:rsidP="00CA0D6B" w:rsidRDefault="004A5805" w14:paraId="72C8542D" w14:textId="77777777">
      <w:pPr>
        <w:pStyle w:val="ListParagraph"/>
        <w:numPr>
          <w:ilvl w:val="0"/>
          <w:numId w:val="12"/>
        </w:numPr>
        <w:rPr>
          <w:lang w:val="en-IN" w:eastAsia="en-IN"/>
        </w:rPr>
      </w:pPr>
      <w:r w:rsidRPr="004A5805">
        <w:rPr>
          <w:lang w:val="en-IN" w:eastAsia="en-IN"/>
        </w:rPr>
        <w:t xml:space="preserve">Withdraw cash from over 1 million Visa, Mastercard, </w:t>
      </w:r>
      <w:r>
        <w:rPr>
          <w:lang w:val="en-IN" w:eastAsia="en-IN"/>
        </w:rPr>
        <w:t xml:space="preserve">and </w:t>
      </w:r>
      <w:r w:rsidRPr="004A5805">
        <w:rPr>
          <w:lang w:val="en-IN" w:eastAsia="en-IN"/>
        </w:rPr>
        <w:t>American Express ATMs across the globe</w:t>
      </w:r>
    </w:p>
    <w:p w:rsidRPr="004A5805" w:rsidR="004A5805" w:rsidP="004A5805" w:rsidRDefault="004A5805" w14:paraId="7435F394" w14:textId="77777777">
      <w:pPr>
        <w:rPr>
          <w:b/>
          <w:bCs/>
          <w:lang w:val="en-IN"/>
        </w:rPr>
      </w:pPr>
      <w:r w:rsidRPr="004A5805">
        <w:rPr>
          <w:b/>
          <w:bCs/>
          <w:lang w:val="en-IN"/>
        </w:rPr>
        <w:t>Flexipay</w:t>
      </w:r>
    </w:p>
    <w:p w:rsidRPr="004A5805" w:rsidR="004A5805" w:rsidP="00CA0D6B" w:rsidRDefault="004A5805" w14:paraId="037EB0CB" w14:textId="31F0991C">
      <w:pPr>
        <w:pStyle w:val="ListParagraph"/>
        <w:numPr>
          <w:ilvl w:val="0"/>
          <w:numId w:val="12"/>
        </w:numPr>
        <w:rPr>
          <w:lang w:val="en-IN"/>
        </w:rPr>
      </w:pPr>
      <w:r w:rsidRPr="004A5805">
        <w:rPr>
          <w:lang w:val="en-IN"/>
        </w:rPr>
        <w:t>Convert eligible purchases into easy monthly EMIs.</w:t>
      </w:r>
    </w:p>
    <w:p w:rsidR="009164D7" w:rsidP="00CA0D6B" w:rsidRDefault="004A5805" w14:paraId="1621E434" w14:textId="1974FC52">
      <w:pPr>
        <w:pStyle w:val="ListParagraph"/>
        <w:numPr>
          <w:ilvl w:val="0"/>
          <w:numId w:val="12"/>
        </w:numPr>
        <w:rPr>
          <w:lang w:val="en-IN"/>
        </w:rPr>
      </w:pPr>
      <w:r w:rsidRPr="004A5805">
        <w:rPr>
          <w:lang w:val="en-IN"/>
        </w:rPr>
        <w:t xml:space="preserve">Applicable on transactions of </w:t>
      </w:r>
      <w:r>
        <w:rPr>
          <w:lang w:val="en-IN"/>
        </w:rPr>
        <w:t xml:space="preserve">Rs. </w:t>
      </w:r>
      <w:r w:rsidRPr="004A5805">
        <w:rPr>
          <w:lang w:val="en-IN"/>
        </w:rPr>
        <w:t xml:space="preserve">2,500 or more made using SBI Card </w:t>
      </w:r>
      <w:r w:rsidR="002534CC">
        <w:rPr>
          <w:lang w:val="en-IN"/>
        </w:rPr>
        <w:t>PRIME</w:t>
      </w:r>
      <w:r w:rsidRPr="004A5805">
        <w:rPr>
          <w:lang w:val="en-IN"/>
        </w:rPr>
        <w:t>.</w:t>
      </w:r>
    </w:p>
    <w:p w:rsidR="00250F03" w:rsidP="00250F03" w:rsidRDefault="00250F03" w14:paraId="6078175E" w14:textId="01C182DF">
      <w:pPr>
        <w:pStyle w:val="ListParagraph"/>
        <w:numPr>
          <w:ilvl w:val="0"/>
          <w:numId w:val="12"/>
        </w:numPr>
        <w:rPr>
          <w:ins w:author="Namita Salgiya" w:date="2026-01-14T09:21:00Z" w16du:dateUtc="2026-01-14T03:51:00Z" w:id="103"/>
        </w:rPr>
      </w:pPr>
      <w:hyperlink w:tgtFrame="_blank" w:history="1" r:id="rId28">
        <w:r w:rsidRPr="00173FDA">
          <w:rPr>
            <w:rStyle w:val="Hyperlink"/>
          </w:rPr>
          <w:t>Click here</w:t>
        </w:r>
      </w:hyperlink>
      <w:r w:rsidRPr="00173FDA">
        <w:t xml:space="preserve"> to know more</w:t>
      </w:r>
    </w:p>
    <w:p w:rsidRPr="008028B6" w:rsidR="008028B6" w:rsidP="008028B6" w:rsidRDefault="008028B6" w14:paraId="252EB912" w14:textId="77777777">
      <w:pPr>
        <w:rPr>
          <w:ins w:author="Namita Salgiya" w:date="2026-01-14T09:21:00Z" w:id="104"/>
          <w:b/>
          <w:bCs/>
        </w:rPr>
      </w:pPr>
      <w:ins w:author="Namita Salgiya" w:date="2026-01-14T09:21:00Z" w:id="105">
        <w:r w:rsidRPr="008028B6">
          <w:rPr>
            <w:b/>
            <w:bCs/>
          </w:rPr>
          <w:t>Add-on Cards</w:t>
        </w:r>
      </w:ins>
    </w:p>
    <w:p w:rsidRPr="008028B6" w:rsidR="008028B6" w:rsidP="008028B6" w:rsidRDefault="008028B6" w14:paraId="0C7EAA14" w14:textId="77777777">
      <w:pPr>
        <w:numPr>
          <w:ilvl w:val="0"/>
          <w:numId w:val="20"/>
        </w:numPr>
        <w:rPr>
          <w:ins w:author="Namita Salgiya" w:date="2026-01-14T09:21:00Z" w:id="106"/>
        </w:rPr>
      </w:pPr>
      <w:ins w:author="Namita Salgiya" w:date="2026-01-14T09:21:00Z" w:id="107">
        <w:r w:rsidRPr="008028B6">
          <w:t xml:space="preserve">Empower your family with </w:t>
        </w:r>
        <w:r w:rsidRPr="008028B6">
          <w:fldChar w:fldCharType="begin"/>
        </w:r>
        <w:r w:rsidRPr="008028B6">
          <w:instrText>HYPERLINK "https://www.sbicard.com/en/personal/benefits/add-on-card.page" \t "_blank"</w:instrText>
        </w:r>
        <w:r w:rsidRPr="008028B6">
          <w:fldChar w:fldCharType="separate"/>
        </w:r>
        <w:r w:rsidRPr="008028B6">
          <w:rPr>
            <w:rStyle w:val="Hyperlink"/>
          </w:rPr>
          <w:t>add-on cards</w:t>
        </w:r>
      </w:ins>
      <w:ins w:author="Namita Salgiya" w:date="2026-01-14T09:21:00Z" w16du:dateUtc="2026-01-14T03:51:00Z" w:id="108">
        <w:r w:rsidRPr="008028B6">
          <w:fldChar w:fldCharType="end"/>
        </w:r>
      </w:ins>
      <w:ins w:author="Namita Salgiya" w:date="2026-01-14T09:21:00Z" w:id="109">
        <w:r w:rsidRPr="008028B6">
          <w:t xml:space="preserve"> for your parents, spouse, children or siblings above the age of 18</w:t>
        </w:r>
      </w:ins>
    </w:p>
    <w:p w:rsidRPr="008028B6" w:rsidR="008028B6" w:rsidP="008028B6" w:rsidRDefault="008028B6" w14:paraId="3598023C" w14:textId="77777777">
      <w:pPr>
        <w:rPr>
          <w:ins w:author="Namita Salgiya" w:date="2026-01-14T09:21:00Z" w:id="110"/>
          <w:b/>
          <w:bCs/>
        </w:rPr>
      </w:pPr>
      <w:bookmarkStart w:name="_Hlk219275951" w:id="111"/>
      <w:ins w:author="Namita Salgiya" w:date="2026-01-14T09:21:00Z" w:id="112">
        <w:r w:rsidRPr="008028B6">
          <w:rPr>
            <w:b/>
            <w:bCs/>
          </w:rPr>
          <w:t>Balance Transfer on EMI</w:t>
        </w:r>
      </w:ins>
    </w:p>
    <w:p w:rsidRPr="008028B6" w:rsidR="008028B6" w:rsidRDefault="008028B6" w14:paraId="239A80EE" w14:textId="77777777">
      <w:pPr>
        <w:numPr>
          <w:ilvl w:val="0"/>
          <w:numId w:val="21"/>
        </w:numPr>
        <w:spacing w:after="0"/>
        <w:rPr>
          <w:ins w:author="Namita Salgiya" w:date="2026-01-14T09:21:00Z" w:id="113"/>
        </w:rPr>
        <w:pPrChange w:author="Namita Salgiya" w:date="2026-01-14T09:38:00Z" w16du:dateUtc="2026-01-14T04:08:00Z" w:id="114">
          <w:pPr>
            <w:numPr>
              <w:numId w:val="21"/>
            </w:numPr>
            <w:ind w:left="720" w:hanging="360"/>
          </w:pPr>
        </w:pPrChange>
      </w:pPr>
      <w:ins w:author="Namita Salgiya" w:date="2026-01-14T09:21:00Z" w:id="115">
        <w:r w:rsidRPr="008028B6">
          <w:t xml:space="preserve">Save money on your credit card repayments. </w:t>
        </w:r>
      </w:ins>
    </w:p>
    <w:p w:rsidRPr="008028B6" w:rsidR="008028B6" w:rsidRDefault="008028B6" w14:paraId="7950E8B9" w14:textId="69386233">
      <w:pPr>
        <w:numPr>
          <w:ilvl w:val="0"/>
          <w:numId w:val="21"/>
        </w:numPr>
        <w:spacing w:after="0"/>
        <w:rPr>
          <w:ins w:author="Namita Salgiya" w:date="2026-01-14T09:21:00Z" w:id="116"/>
        </w:rPr>
        <w:pPrChange w:author="Namita Salgiya" w:date="2026-01-14T09:38:00Z" w16du:dateUtc="2026-01-14T04:08:00Z" w:id="117">
          <w:pPr>
            <w:numPr>
              <w:numId w:val="21"/>
            </w:numPr>
            <w:ind w:left="720" w:hanging="360"/>
          </w:pPr>
        </w:pPrChange>
      </w:pPr>
      <w:ins w:author="Namita Salgiya" w:date="2026-01-14T09:21:00Z" w:id="118">
        <w:r w:rsidRPr="008028B6">
          <w:t xml:space="preserve">Transfer outstanding balances of other banks’ credit cards to your SBI Card </w:t>
        </w:r>
      </w:ins>
      <w:ins w:author="Namita Salgiya" w:date="2026-01-14T09:56:00Z" w16du:dateUtc="2026-01-14T04:26:00Z" w:id="119">
        <w:r w:rsidR="006726D7">
          <w:t xml:space="preserve">PRIME </w:t>
        </w:r>
      </w:ins>
      <w:ins w:author="Namita Salgiya" w:date="2026-01-14T09:21:00Z" w:id="120">
        <w:r w:rsidRPr="008028B6">
          <w:t xml:space="preserve">at a lower interest rate and repay in easy EMIs. </w:t>
        </w:r>
        <w:r w:rsidRPr="008028B6">
          <w:fldChar w:fldCharType="begin"/>
        </w:r>
        <w:r w:rsidRPr="008028B6">
          <w:instrText>HYPERLINK "https://www.sbicard.com/en/personal/benefits/lower-interest-option/balance-transfer-on-emi.page" \t "_blank"</w:instrText>
        </w:r>
        <w:r w:rsidRPr="008028B6">
          <w:fldChar w:fldCharType="separate"/>
        </w:r>
        <w:r w:rsidRPr="008028B6">
          <w:rPr>
            <w:rStyle w:val="Hyperlink"/>
          </w:rPr>
          <w:t>Click here</w:t>
        </w:r>
      </w:ins>
      <w:ins w:author="Namita Salgiya" w:date="2026-01-14T09:21:00Z" w16du:dateUtc="2026-01-14T03:51:00Z" w:id="121">
        <w:r w:rsidRPr="008028B6">
          <w:fldChar w:fldCharType="end"/>
        </w:r>
      </w:ins>
      <w:ins w:author="Namita Salgiya" w:date="2026-01-14T09:21:00Z" w:id="122">
        <w:r w:rsidRPr="008028B6">
          <w:t xml:space="preserve"> to know about Balance Transfer on EMI.</w:t>
        </w:r>
      </w:ins>
    </w:p>
    <w:p w:rsidR="008028B6" w:rsidP="00862BE3" w:rsidRDefault="008028B6" w14:paraId="2FFCFF3D" w14:textId="4349CDDC">
      <w:pPr>
        <w:numPr>
          <w:ilvl w:val="0"/>
          <w:numId w:val="21"/>
        </w:numPr>
        <w:spacing w:after="0"/>
        <w:rPr>
          <w:ins w:author="Namita Salgiya" w:date="2026-01-14T09:38:00Z" w16du:dateUtc="2026-01-14T04:08:00Z" w:id="123"/>
        </w:rPr>
      </w:pPr>
      <w:ins w:author="Namita Salgiya" w:date="2026-01-14T09:21:00Z" w:id="124">
        <w:r w:rsidRPr="008028B6">
          <w:t>Log</w:t>
        </w:r>
      </w:ins>
      <w:ins w:author="Upadhyay , Shubham (SBICard)" w:date="2026-01-14T17:07:00Z" w16du:dateUtc="2026-01-14T11:37:00Z" w:id="125">
        <w:r w:rsidR="00F019BD">
          <w:t xml:space="preserve"> </w:t>
        </w:r>
      </w:ins>
      <w:ins w:author="Namita Salgiya" w:date="2026-01-14T09:21:00Z" w:id="126">
        <w:r w:rsidRPr="008028B6">
          <w:t>in to your account to avail this facility.</w:t>
        </w:r>
      </w:ins>
    </w:p>
    <w:bookmarkEnd w:id="111"/>
    <w:p w:rsidR="00862BE3" w:rsidRDefault="00862BE3" w14:paraId="253072BC" w14:textId="77777777">
      <w:pPr>
        <w:spacing w:after="0"/>
        <w:ind w:left="720"/>
        <w:rPr>
          <w:ins w:author="Namita Salgiya" w:date="2026-01-14T09:22:00Z" w16du:dateUtc="2026-01-14T03:52:00Z" w:id="127"/>
        </w:rPr>
        <w:pPrChange w:author="Namita Salgiya" w:date="2026-01-14T09:38:00Z" w16du:dateUtc="2026-01-14T04:08:00Z" w:id="128">
          <w:pPr>
            <w:numPr>
              <w:numId w:val="21"/>
            </w:numPr>
            <w:ind w:left="720" w:hanging="360"/>
          </w:pPr>
        </w:pPrChange>
      </w:pPr>
    </w:p>
    <w:p w:rsidRPr="008028B6" w:rsidR="008028B6" w:rsidP="008028B6" w:rsidRDefault="008028B6" w14:paraId="7B97B922" w14:textId="77777777">
      <w:pPr>
        <w:rPr>
          <w:ins w:author="Namita Salgiya" w:date="2026-01-14T09:22:00Z" w:id="129"/>
          <w:b/>
          <w:bCs/>
        </w:rPr>
      </w:pPr>
      <w:ins w:author="Namita Salgiya" w:date="2026-01-14T09:22:00Z" w:id="130">
        <w:r w:rsidRPr="008028B6">
          <w:rPr>
            <w:b/>
            <w:bCs/>
          </w:rPr>
          <w:t>Utility Bill Payment Facility</w:t>
        </w:r>
      </w:ins>
    </w:p>
    <w:p w:rsidRPr="008028B6" w:rsidR="008028B6" w:rsidP="008028B6" w:rsidRDefault="008028B6" w14:paraId="4A7012E5" w14:textId="7740DDB9">
      <w:pPr>
        <w:numPr>
          <w:ilvl w:val="0"/>
          <w:numId w:val="21"/>
        </w:numPr>
        <w:rPr>
          <w:ins w:author="Namita Salgiya" w:date="2026-01-14T09:21:00Z" w:id="131"/>
        </w:rPr>
      </w:pPr>
      <w:ins w:author="Namita Salgiya" w:date="2026-01-14T09:22:00Z" w:id="132">
        <w:r w:rsidRPr="008028B6">
          <w:t xml:space="preserve">Pay your electricity, telephone, mobile and other utility bills using the Easy Bill Pay facility. </w:t>
        </w:r>
        <w:r w:rsidRPr="008028B6">
          <w:fldChar w:fldCharType="begin"/>
        </w:r>
        <w:r w:rsidRPr="008028B6">
          <w:instrText>HYPERLINK "https://www.sbicard.com/en/personal/benefits.page" \l "area5" \t "_blank"</w:instrText>
        </w:r>
        <w:r w:rsidRPr="008028B6">
          <w:fldChar w:fldCharType="separate"/>
        </w:r>
        <w:r w:rsidRPr="008028B6">
          <w:rPr>
            <w:rStyle w:val="Hyperlink"/>
          </w:rPr>
          <w:t>Click here</w:t>
        </w:r>
      </w:ins>
      <w:ins w:author="Namita Salgiya" w:date="2026-01-14T09:22:00Z" w16du:dateUtc="2026-01-14T03:52:00Z" w:id="133">
        <w:r w:rsidRPr="008028B6">
          <w:fldChar w:fldCharType="end"/>
        </w:r>
      </w:ins>
      <w:ins w:author="Namita Salgiya" w:date="2026-01-14T09:22:00Z" w:id="134">
        <w:r w:rsidRPr="008028B6">
          <w:t xml:space="preserve"> to know more.</w:t>
        </w:r>
      </w:ins>
    </w:p>
    <w:p w:rsidRPr="008028B6" w:rsidR="008028B6" w:rsidRDefault="008028B6" w14:paraId="5573DE4D" w14:textId="77777777">
      <w:pPr>
        <w:rPr>
          <w:ins w:author="Namita Salgiya" w:date="2026-01-14T09:21:00Z" w16du:dateUtc="2026-01-14T03:51:00Z" w:id="135"/>
          <w:b/>
          <w:bCs/>
          <w:rPrChange w:author="Namita Salgiya" w:date="2026-01-14T09:21:00Z" w16du:dateUtc="2026-01-14T03:51:00Z" w:id="136">
            <w:rPr>
              <w:ins w:author="Namita Salgiya" w:date="2026-01-14T09:21:00Z" w16du:dateUtc="2026-01-14T03:51:00Z" w:id="137"/>
              <w:rFonts w:ascii="Arial" w:hAnsi="Arial" w:eastAsia="Times New Roman" w:cs="Arial"/>
              <w:color w:val="FFFFFF"/>
              <w:kern w:val="0"/>
              <w:sz w:val="27"/>
              <w:szCs w:val="27"/>
              <w:lang w:val="en-IN" w:eastAsia="en-IN"/>
              <w14:ligatures w14:val="none"/>
            </w:rPr>
          </w:rPrChange>
        </w:rPr>
        <w:pPrChange w:author="Namita Salgiya" w:date="2026-01-14T09:21:00Z" w16du:dateUtc="2026-01-14T03:51:00Z" w:id="138">
          <w:pPr>
            <w:numPr>
              <w:numId w:val="21"/>
            </w:numPr>
            <w:shd w:val="clear" w:color="auto" w:fill="292929"/>
            <w:spacing w:after="0" w:line="300" w:lineRule="atLeast"/>
            <w:ind w:left="720" w:hanging="360"/>
            <w:outlineLvl w:val="2"/>
          </w:pPr>
        </w:pPrChange>
      </w:pPr>
      <w:ins w:author="Namita Salgiya" w:date="2026-01-14T09:21:00Z" w16du:dateUtc="2026-01-14T03:51:00Z" w:id="139">
        <w:r w:rsidRPr="008028B6">
          <w:rPr>
            <w:b/>
            <w:bCs/>
            <w:rPrChange w:author="Namita Salgiya" w:date="2026-01-14T09:21:00Z" w16du:dateUtc="2026-01-14T03:51:00Z" w:id="140">
              <w:rPr>
                <w:rFonts w:ascii="Arial" w:hAnsi="Arial" w:eastAsia="Times New Roman" w:cs="Arial"/>
                <w:color w:val="FFFFFF"/>
                <w:kern w:val="0"/>
                <w:sz w:val="27"/>
                <w:szCs w:val="27"/>
                <w:lang w:val="en-IN" w:eastAsia="en-IN"/>
                <w14:ligatures w14:val="none"/>
              </w:rPr>
            </w:rPrChange>
          </w:rPr>
          <w:t>Safe and Secure</w:t>
        </w:r>
      </w:ins>
    </w:p>
    <w:p w:rsidR="008028B6" w:rsidP="008028B6" w:rsidRDefault="008028B6" w14:paraId="59241C8B" w14:textId="77777777">
      <w:pPr>
        <w:pStyle w:val="ListParagraph"/>
        <w:numPr>
          <w:ilvl w:val="0"/>
          <w:numId w:val="23"/>
        </w:numPr>
        <w:rPr>
          <w:ins w:author="Namita Salgiya" w:date="2026-01-14T09:22:00Z" w16du:dateUtc="2026-01-14T03:52:00Z" w:id="141"/>
        </w:rPr>
      </w:pPr>
      <w:ins w:author="Namita Salgiya" w:date="2026-01-14T09:21:00Z" w16du:dateUtc="2026-01-14T03:51:00Z" w:id="142">
        <w:r w:rsidRPr="008028B6">
          <w:rPr>
            <w:rPrChange w:author="Namita Salgiya" w:date="2026-01-14T09:21:00Z" w16du:dateUtc="2026-01-14T03:51:00Z" w:id="143">
              <w:rPr>
                <w:rFonts w:ascii="Arial" w:hAnsi="Arial" w:eastAsia="Times New Roman" w:cs="Arial"/>
                <w:color w:val="CCCCCC"/>
                <w:kern w:val="0"/>
                <w:sz w:val="20"/>
                <w:szCs w:val="20"/>
                <w:lang w:val="en-IN" w:eastAsia="en-IN"/>
                <w14:ligatures w14:val="none"/>
              </w:rPr>
            </w:rPrChange>
          </w:rPr>
          <w:t>Get enhanced security against counterfeiting and skimming with the chip and pin enabled SBI Card PRIME</w:t>
        </w:r>
      </w:ins>
    </w:p>
    <w:p w:rsidRPr="008028B6" w:rsidR="008028B6" w:rsidRDefault="008028B6" w14:paraId="5498BC6F" w14:textId="77777777">
      <w:pPr>
        <w:rPr>
          <w:ins w:author="Namita Salgiya" w:date="2026-01-14T09:22:00Z" w16du:dateUtc="2026-01-14T03:52:00Z" w:id="144"/>
          <w:b/>
          <w:bCs/>
          <w:rPrChange w:author="Namita Salgiya" w:date="2026-01-14T09:23:00Z" w16du:dateUtc="2026-01-14T03:53:00Z" w:id="145">
            <w:rPr>
              <w:ins w:author="Namita Salgiya" w:date="2026-01-14T09:22:00Z" w16du:dateUtc="2026-01-14T03:52:00Z" w:id="146"/>
              <w:rFonts w:ascii="Arial" w:hAnsi="Arial" w:cs="Arial"/>
              <w:color w:val="FFFFFF"/>
              <w:lang w:val="en-IN"/>
            </w:rPr>
          </w:rPrChange>
        </w:rPr>
        <w:pPrChange w:author="Namita Salgiya" w:date="2026-01-14T09:23:00Z" w16du:dateUtc="2026-01-14T03:53:00Z" w:id="147">
          <w:pPr>
            <w:pStyle w:val="Heading3"/>
            <w:numPr>
              <w:numId w:val="24"/>
            </w:numPr>
            <w:shd w:val="clear" w:color="auto" w:fill="292929"/>
            <w:tabs>
              <w:tab w:val="num" w:pos="720"/>
            </w:tabs>
            <w:spacing w:before="0" w:after="0" w:line="300" w:lineRule="atLeast"/>
            <w:ind w:left="720" w:hanging="360"/>
          </w:pPr>
        </w:pPrChange>
      </w:pPr>
      <w:ins w:author="Namita Salgiya" w:date="2026-01-14T09:22:00Z" w16du:dateUtc="2026-01-14T03:52:00Z" w:id="148">
        <w:r w:rsidRPr="008028B6">
          <w:rPr>
            <w:b/>
            <w:bCs/>
            <w:rPrChange w:author="Namita Salgiya" w:date="2026-01-14T09:23:00Z" w16du:dateUtc="2026-01-14T03:53:00Z" w:id="149">
              <w:rPr>
                <w:rFonts w:ascii="Arial" w:hAnsi="Arial" w:cs="Arial"/>
                <w:b/>
                <w:bCs/>
                <w:color w:val="FFFFFF"/>
              </w:rPr>
            </w:rPrChange>
          </w:rPr>
          <w:lastRenderedPageBreak/>
          <w:t>Emergency Card Replacement</w:t>
        </w:r>
      </w:ins>
    </w:p>
    <w:p w:rsidRPr="008028B6" w:rsidR="008028B6" w:rsidRDefault="008028B6" w14:paraId="0281D5F4" w14:textId="162EEF07">
      <w:pPr>
        <w:pStyle w:val="ListParagraph"/>
        <w:numPr>
          <w:ilvl w:val="0"/>
          <w:numId w:val="23"/>
        </w:numPr>
        <w:rPr>
          <w:ins w:author="Namita Salgiya" w:date="2026-01-14T09:22:00Z" w16du:dateUtc="2026-01-14T03:52:00Z" w:id="150"/>
          <w:rPrChange w:author="Namita Salgiya" w:date="2026-01-14T09:23:00Z" w16du:dateUtc="2026-01-14T03:53:00Z" w:id="151">
            <w:rPr>
              <w:ins w:author="Namita Salgiya" w:date="2026-01-14T09:22:00Z" w16du:dateUtc="2026-01-14T03:52:00Z" w:id="152"/>
              <w:rFonts w:ascii="Arial" w:hAnsi="Arial" w:cs="Arial"/>
              <w:color w:val="CCCCCC"/>
              <w:sz w:val="20"/>
              <w:szCs w:val="20"/>
            </w:rPr>
          </w:rPrChange>
        </w:rPr>
        <w:pPrChange w:author="Namita Salgiya" w:date="2026-01-14T09:24:00Z" w16du:dateUtc="2026-01-14T03:54:00Z" w:id="153">
          <w:pPr>
            <w:numPr>
              <w:ilvl w:val="2"/>
              <w:numId w:val="24"/>
            </w:numPr>
            <w:shd w:val="clear" w:color="auto" w:fill="292929"/>
            <w:tabs>
              <w:tab w:val="num" w:pos="2160"/>
            </w:tabs>
            <w:spacing w:before="100" w:beforeAutospacing="1" w:after="100" w:afterAutospacing="1" w:line="270" w:lineRule="atLeast"/>
            <w:ind w:left="2160" w:hanging="360"/>
          </w:pPr>
        </w:pPrChange>
      </w:pPr>
      <w:ins w:author="Namita Salgiya" w:date="2026-01-14T09:22:00Z" w16du:dateUtc="2026-01-14T03:52:00Z" w:id="154">
        <w:r w:rsidRPr="008028B6">
          <w:rPr>
            <w:rPrChange w:author="Namita Salgiya" w:date="2026-01-14T09:23:00Z" w16du:dateUtc="2026-01-14T03:53:00Z" w:id="155">
              <w:rPr>
                <w:rFonts w:ascii="Arial" w:hAnsi="Arial" w:cs="Arial"/>
                <w:color w:val="CCCCCC"/>
                <w:sz w:val="20"/>
                <w:szCs w:val="20"/>
              </w:rPr>
            </w:rPrChange>
          </w:rPr>
          <w:t xml:space="preserve">Get your SBI Card PRIME replaced anywhere in the world (available for </w:t>
        </w:r>
        <w:r w:rsidRPr="00F019BD" w:rsidR="00F019BD">
          <w:t xml:space="preserve">Visa </w:t>
        </w:r>
        <w:r w:rsidRPr="008028B6">
          <w:rPr>
            <w:rPrChange w:author="Namita Salgiya" w:date="2026-01-14T09:23:00Z" w16du:dateUtc="2026-01-14T03:53:00Z" w:id="156">
              <w:rPr>
                <w:rFonts w:ascii="Arial" w:hAnsi="Arial" w:cs="Arial"/>
                <w:color w:val="CCCCCC"/>
                <w:sz w:val="20"/>
                <w:szCs w:val="20"/>
              </w:rPr>
            </w:rPrChange>
          </w:rPr>
          <w:t>and MasterCard)</w:t>
        </w:r>
      </w:ins>
    </w:p>
    <w:p w:rsidRPr="008028B6" w:rsidR="008028B6" w:rsidRDefault="008028B6" w14:paraId="49F9AD22" w14:textId="146C928D">
      <w:pPr>
        <w:pStyle w:val="ListParagraph"/>
        <w:numPr>
          <w:ilvl w:val="0"/>
          <w:numId w:val="23"/>
        </w:numPr>
        <w:spacing w:after="0"/>
        <w:rPr>
          <w:ins w:author="Namita Salgiya" w:date="2026-01-14T09:22:00Z" w16du:dateUtc="2026-01-14T03:52:00Z" w:id="157"/>
          <w:rPrChange w:author="Namita Salgiya" w:date="2026-01-14T09:23:00Z" w16du:dateUtc="2026-01-14T03:53:00Z" w:id="158">
            <w:rPr>
              <w:ins w:author="Namita Salgiya" w:date="2026-01-14T09:22:00Z" w16du:dateUtc="2026-01-14T03:52:00Z" w:id="159"/>
              <w:rFonts w:ascii="Arial" w:hAnsi="Arial" w:cs="Arial"/>
              <w:color w:val="CCCCCC"/>
              <w:sz w:val="20"/>
              <w:szCs w:val="20"/>
            </w:rPr>
          </w:rPrChange>
        </w:rPr>
        <w:pPrChange w:author="Namita Salgiya" w:date="2026-01-14T09:24:00Z" w16du:dateUtc="2026-01-14T03:54:00Z" w:id="160">
          <w:pPr>
            <w:numPr>
              <w:ilvl w:val="2"/>
              <w:numId w:val="24"/>
            </w:numPr>
            <w:shd w:val="clear" w:color="auto" w:fill="292929"/>
            <w:tabs>
              <w:tab w:val="num" w:pos="2160"/>
            </w:tabs>
            <w:spacing w:before="100" w:beforeAutospacing="1" w:after="100" w:afterAutospacing="1" w:line="270" w:lineRule="atLeast"/>
            <w:ind w:left="2160" w:hanging="360"/>
          </w:pPr>
        </w:pPrChange>
      </w:pPr>
      <w:ins w:author="Namita Salgiya" w:date="2026-01-14T09:22:00Z" w16du:dateUtc="2026-01-14T03:52:00Z" w:id="161">
        <w:r w:rsidRPr="008028B6">
          <w:rPr>
            <w:rPrChange w:author="Namita Salgiya" w:date="2026-01-14T09:23:00Z" w16du:dateUtc="2026-01-14T03:53:00Z" w:id="162">
              <w:rPr>
                <w:rFonts w:ascii="Arial" w:hAnsi="Arial" w:cs="Arial"/>
                <w:color w:val="CCCCCC"/>
                <w:sz w:val="20"/>
                <w:szCs w:val="20"/>
              </w:rPr>
            </w:rPrChange>
          </w:rPr>
          <w:t xml:space="preserve">24x7 </w:t>
        </w:r>
        <w:r w:rsidRPr="00F019BD" w:rsidR="00F019BD">
          <w:t xml:space="preserve">Helpline </w:t>
        </w:r>
        <w:r w:rsidRPr="008028B6">
          <w:rPr>
            <w:rPrChange w:author="Namita Salgiya" w:date="2026-01-14T09:23:00Z" w16du:dateUtc="2026-01-14T03:53:00Z" w:id="163">
              <w:rPr>
                <w:rFonts w:ascii="Arial" w:hAnsi="Arial" w:cs="Arial"/>
                <w:color w:val="CCCCCC"/>
                <w:sz w:val="20"/>
                <w:szCs w:val="20"/>
              </w:rPr>
            </w:rPrChange>
          </w:rPr>
          <w:t>for emergency card replacement even while travelling abroad. Click </w:t>
        </w:r>
        <w:r w:rsidRPr="008028B6">
          <w:rPr>
            <w:rPrChange w:author="Namita Salgiya" w:date="2026-01-14T09:23:00Z" w16du:dateUtc="2026-01-14T03:53:00Z" w:id="164">
              <w:rPr>
                <w:rFonts w:ascii="Arial" w:hAnsi="Arial" w:cs="Arial"/>
                <w:color w:val="CCCCCC"/>
                <w:sz w:val="20"/>
                <w:szCs w:val="20"/>
              </w:rPr>
            </w:rPrChange>
          </w:rPr>
          <w:fldChar w:fldCharType="begin"/>
        </w:r>
        <w:r w:rsidRPr="008028B6">
          <w:rPr>
            <w:rPrChange w:author="Namita Salgiya" w:date="2026-01-14T09:23:00Z" w16du:dateUtc="2026-01-14T03:53:00Z" w:id="165">
              <w:rPr>
                <w:rFonts w:ascii="Arial" w:hAnsi="Arial" w:cs="Arial"/>
                <w:color w:val="CCCCCC"/>
                <w:sz w:val="20"/>
                <w:szCs w:val="20"/>
              </w:rPr>
            </w:rPrChange>
          </w:rPr>
          <w:instrText>HYPERLINK "https://www.sbicard.com/sbi-card-en/assets/docs/pdf/personal/cards/gcas-numbers.pdf"</w:instrText>
        </w:r>
        <w:r w:rsidRPr="008028B6">
          <w:rPr>
            <w:rPrChange w:author="Namita Salgiya" w:date="2026-01-14T09:23:00Z" w16du:dateUtc="2026-01-14T03:53:00Z" w:id="166">
              <w:rPr>
                <w:rFonts w:ascii="Arial" w:hAnsi="Arial" w:cs="Arial"/>
                <w:color w:val="CCCCCC"/>
                <w:sz w:val="20"/>
                <w:szCs w:val="20"/>
              </w:rPr>
            </w:rPrChange>
          </w:rPr>
          <w:fldChar w:fldCharType="separate"/>
        </w:r>
        <w:r w:rsidRPr="008028B6">
          <w:rPr>
            <w:rStyle w:val="Hyperlink"/>
            <w:rPrChange w:author="Namita Salgiya" w:date="2026-01-14T09:23:00Z" w16du:dateUtc="2026-01-14T03:53:00Z" w:id="167">
              <w:rPr>
                <w:rStyle w:val="Hyperlink"/>
                <w:rFonts w:ascii="Arial" w:hAnsi="Arial" w:cs="Arial"/>
                <w:color w:val="0095D9"/>
                <w:sz w:val="20"/>
                <w:szCs w:val="20"/>
              </w:rPr>
            </w:rPrChange>
          </w:rPr>
          <w:t>here </w:t>
        </w:r>
        <w:r w:rsidRPr="008028B6">
          <w:rPr>
            <w:rPrChange w:author="Namita Salgiya" w:date="2026-01-14T09:23:00Z" w16du:dateUtc="2026-01-14T03:53:00Z" w:id="168">
              <w:rPr>
                <w:rFonts w:ascii="Arial" w:hAnsi="Arial" w:cs="Arial"/>
                <w:color w:val="CCCCCC"/>
                <w:sz w:val="20"/>
                <w:szCs w:val="20"/>
              </w:rPr>
            </w:rPrChange>
          </w:rPr>
          <w:fldChar w:fldCharType="end"/>
        </w:r>
        <w:r w:rsidRPr="008028B6">
          <w:rPr>
            <w:rPrChange w:author="Namita Salgiya" w:date="2026-01-14T09:23:00Z" w16du:dateUtc="2026-01-14T03:53:00Z" w:id="169">
              <w:rPr>
                <w:rFonts w:ascii="Arial" w:hAnsi="Arial" w:cs="Arial"/>
                <w:color w:val="CCCCCC"/>
                <w:sz w:val="20"/>
                <w:szCs w:val="20"/>
              </w:rPr>
            </w:rPrChange>
          </w:rPr>
          <w:t>for Visa helpline numbers</w:t>
        </w:r>
      </w:ins>
    </w:p>
    <w:p w:rsidRPr="00250F03" w:rsidR="008028B6" w:rsidRDefault="008028B6" w14:paraId="58E1A320" w14:textId="6BB57DD0">
      <w:pPr>
        <w:numPr>
          <w:ilvl w:val="0"/>
          <w:numId w:val="25"/>
        </w:numPr>
        <w:pPrChange w:author="Namita Salgiya" w:date="2026-01-14T09:21:00Z" w16du:dateUtc="2026-01-14T03:51:00Z" w:id="170">
          <w:pPr>
            <w:pStyle w:val="ListParagraph"/>
            <w:numPr>
              <w:numId w:val="12"/>
            </w:numPr>
            <w:ind w:hanging="360"/>
          </w:pPr>
        </w:pPrChange>
      </w:pPr>
      <w:ins w:author="Namita Salgiya" w:date="2026-01-14T09:24:00Z" w:id="171">
        <w:r w:rsidRPr="008028B6">
          <w:t>In case your card is lost in India, please call 39 02 02 02 (prefix local STD code) or 1860 180 1290</w:t>
        </w:r>
      </w:ins>
    </w:p>
    <w:p w:rsidR="00250F03" w:rsidP="00250F03" w:rsidRDefault="00250F03" w14:paraId="04E01235" w14:textId="77777777">
      <w:pPr>
        <w:rPr>
          <w:lang w:val="en-IN"/>
        </w:rPr>
      </w:pPr>
    </w:p>
    <w:p w:rsidRPr="00250F03" w:rsidR="00250F03" w:rsidP="00250F03" w:rsidRDefault="00250F03" w14:paraId="70E180F3" w14:textId="77777777">
      <w:pPr>
        <w:rPr>
          <w:lang w:val="en-IN"/>
        </w:rPr>
      </w:pPr>
    </w:p>
    <w:sectPr w:rsidRPr="00250F03" w:rsidR="00250F03">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S" w:author="Namita Salgiya" w:date="2026-01-14T09:11:00Z" w:id="8">
    <w:p w:rsidR="001514B3" w:rsidP="001514B3" w:rsidRDefault="001514B3" w14:paraId="7422E8E1" w14:textId="77777777">
      <w:pPr>
        <w:pStyle w:val="CommentText"/>
      </w:pPr>
      <w:r>
        <w:rPr>
          <w:rStyle w:val="CommentReference"/>
        </w:rPr>
        <w:annotationRef/>
      </w:r>
      <w:r>
        <w:rPr>
          <w:lang w:val="en-IN"/>
        </w:rPr>
        <w:t>Added from brochure</w:t>
      </w:r>
    </w:p>
    <w:p w:rsidR="001514B3" w:rsidP="001514B3" w:rsidRDefault="001514B3" w14:paraId="7A4CE2DD" w14:textId="77777777">
      <w:pPr>
        <w:pStyle w:val="CommentText"/>
      </w:pPr>
    </w:p>
    <w:p w:rsidR="001514B3" w:rsidP="001514B3" w:rsidRDefault="001514B3" w14:paraId="72368A63" w14:textId="77777777">
      <w:pPr>
        <w:pStyle w:val="CommentText"/>
      </w:pPr>
      <w:hyperlink w:history="1" w:anchor="p=4" r:id="rId1">
        <w:r w:rsidRPr="00354738">
          <w:rPr>
            <w:rStyle w:val="Hyperlink"/>
            <w:lang w:val="en-IN"/>
          </w:rPr>
          <w:t>https://static.sbicard.com/brochures-master/sbi-card-prime/brochure.html#p=4</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368A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9827F0" w16cex:dateUtc="2026-01-14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368A63" w16cid:durableId="1B9827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ri Offc">
    <w:altName w:val="Calibri"/>
    <w:panose1 w:val="020B0504040101020102"/>
    <w:charset w:val="00"/>
    <w:family w:val="swiss"/>
    <w:pitch w:val="variable"/>
    <w:sig w:usb0="800000EF" w:usb1="40002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20F"/>
    <w:multiLevelType w:val="hybridMultilevel"/>
    <w:tmpl w:val="A9C471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1153CDE"/>
    <w:multiLevelType w:val="multilevel"/>
    <w:tmpl w:val="B7CE0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843AD9"/>
    <w:multiLevelType w:val="hybridMultilevel"/>
    <w:tmpl w:val="84BCC9E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1F35DD9"/>
    <w:multiLevelType w:val="multilevel"/>
    <w:tmpl w:val="1B282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59B1B91"/>
    <w:multiLevelType w:val="hybridMultilevel"/>
    <w:tmpl w:val="A48AC1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76367D4"/>
    <w:multiLevelType w:val="multilevel"/>
    <w:tmpl w:val="1882A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8A24178"/>
    <w:multiLevelType w:val="hybridMultilevel"/>
    <w:tmpl w:val="BA0836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94D6260"/>
    <w:multiLevelType w:val="multilevel"/>
    <w:tmpl w:val="1882A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E541A83"/>
    <w:multiLevelType w:val="hybridMultilevel"/>
    <w:tmpl w:val="ADB6B4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40CE6891"/>
    <w:multiLevelType w:val="hybridMultilevel"/>
    <w:tmpl w:val="86665F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2922A4D"/>
    <w:multiLevelType w:val="multilevel"/>
    <w:tmpl w:val="20165AC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9905734"/>
    <w:multiLevelType w:val="hybridMultilevel"/>
    <w:tmpl w:val="62E0807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4E722D93"/>
    <w:multiLevelType w:val="multilevel"/>
    <w:tmpl w:val="1882A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72C7321"/>
    <w:multiLevelType w:val="multilevel"/>
    <w:tmpl w:val="1882A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318660D"/>
    <w:multiLevelType w:val="multilevel"/>
    <w:tmpl w:val="1882A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3CD0AF8"/>
    <w:multiLevelType w:val="multilevel"/>
    <w:tmpl w:val="D7FC6EB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8234335"/>
    <w:multiLevelType w:val="multilevel"/>
    <w:tmpl w:val="1882A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89576C4"/>
    <w:multiLevelType w:val="multilevel"/>
    <w:tmpl w:val="36AA8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AF049FF"/>
    <w:multiLevelType w:val="hybridMultilevel"/>
    <w:tmpl w:val="0CB4A5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6B2E1120"/>
    <w:multiLevelType w:val="hybridMultilevel"/>
    <w:tmpl w:val="49A6BE96"/>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Courier New"/>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Courier New"/>
      </w:rPr>
    </w:lvl>
    <w:lvl w:ilvl="8" w:tplc="40090005">
      <w:start w:val="1"/>
      <w:numFmt w:val="bullet"/>
      <w:lvlText w:val=""/>
      <w:lvlJc w:val="left"/>
      <w:pPr>
        <w:ind w:left="6480" w:hanging="360"/>
      </w:pPr>
      <w:rPr>
        <w:rFonts w:hint="default" w:ascii="Wingdings" w:hAnsi="Wingdings"/>
      </w:rPr>
    </w:lvl>
  </w:abstractNum>
  <w:abstractNum w:abstractNumId="20" w15:restartNumberingAfterBreak="0">
    <w:nsid w:val="776540C2"/>
    <w:multiLevelType w:val="multilevel"/>
    <w:tmpl w:val="1882A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A7F1F6E"/>
    <w:multiLevelType w:val="hybridMultilevel"/>
    <w:tmpl w:val="0B4CD13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Courier New"/>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Courier New"/>
      </w:rPr>
    </w:lvl>
    <w:lvl w:ilvl="8" w:tplc="40090005">
      <w:start w:val="1"/>
      <w:numFmt w:val="bullet"/>
      <w:lvlText w:val=""/>
      <w:lvlJc w:val="left"/>
      <w:pPr>
        <w:ind w:left="6480" w:hanging="360"/>
      </w:pPr>
      <w:rPr>
        <w:rFonts w:hint="default" w:ascii="Wingdings" w:hAnsi="Wingdings"/>
      </w:rPr>
    </w:lvl>
  </w:abstractNum>
  <w:abstractNum w:abstractNumId="22" w15:restartNumberingAfterBreak="0">
    <w:nsid w:val="7B750DF1"/>
    <w:multiLevelType w:val="hybridMultilevel"/>
    <w:tmpl w:val="2A566B2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841191547">
    <w:abstractNumId w:val="6"/>
  </w:num>
  <w:num w:numId="2" w16cid:durableId="1955288490">
    <w:abstractNumId w:val="13"/>
  </w:num>
  <w:num w:numId="3" w16cid:durableId="193731472">
    <w:abstractNumId w:val="14"/>
  </w:num>
  <w:num w:numId="4" w16cid:durableId="1459102219">
    <w:abstractNumId w:val="16"/>
  </w:num>
  <w:num w:numId="5" w16cid:durableId="1578780665">
    <w:abstractNumId w:val="12"/>
  </w:num>
  <w:num w:numId="6" w16cid:durableId="491145484">
    <w:abstractNumId w:val="4"/>
  </w:num>
  <w:num w:numId="7" w16cid:durableId="347871116">
    <w:abstractNumId w:val="11"/>
  </w:num>
  <w:num w:numId="8" w16cid:durableId="1351028293">
    <w:abstractNumId w:val="9"/>
  </w:num>
  <w:num w:numId="9" w16cid:durableId="1035735675">
    <w:abstractNumId w:val="8"/>
  </w:num>
  <w:num w:numId="10" w16cid:durableId="1367560364">
    <w:abstractNumId w:val="1"/>
  </w:num>
  <w:num w:numId="11" w16cid:durableId="248465219">
    <w:abstractNumId w:val="18"/>
  </w:num>
  <w:num w:numId="12" w16cid:durableId="986083584">
    <w:abstractNumId w:val="0"/>
  </w:num>
  <w:num w:numId="13" w16cid:durableId="2099213305">
    <w:abstractNumId w:val="5"/>
  </w:num>
  <w:num w:numId="14" w16cid:durableId="2101369099">
    <w:abstractNumId w:val="20"/>
  </w:num>
  <w:num w:numId="15" w16cid:durableId="1904875570">
    <w:abstractNumId w:val="3"/>
  </w:num>
  <w:num w:numId="16" w16cid:durableId="1663654126">
    <w:abstractNumId w:val="17"/>
  </w:num>
  <w:num w:numId="17" w16cid:durableId="947154146">
    <w:abstractNumId w:val="7"/>
  </w:num>
  <w:num w:numId="18" w16cid:durableId="906377272">
    <w:abstractNumId w:val="22"/>
  </w:num>
  <w:num w:numId="19" w16cid:durableId="1128012309">
    <w:abstractNumId w:val="18"/>
  </w:num>
  <w:num w:numId="20" w16cid:durableId="1638297020">
    <w:abstractNumId w:val="21"/>
  </w:num>
  <w:num w:numId="21" w16cid:durableId="464858701">
    <w:abstractNumId w:val="0"/>
  </w:num>
  <w:num w:numId="22" w16cid:durableId="2321225">
    <w:abstractNumId w:val="10"/>
  </w:num>
  <w:num w:numId="23" w16cid:durableId="1578248130">
    <w:abstractNumId w:val="2"/>
  </w:num>
  <w:num w:numId="24" w16cid:durableId="1280919015">
    <w:abstractNumId w:val="15"/>
  </w:num>
  <w:num w:numId="25" w16cid:durableId="736903394">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padhyay , Shubham (SBICard)">
    <w15:presenceInfo w15:providerId="AD" w15:userId="S-1-5-21-1521157601-2888471106-1901687981-65808"/>
  </w15:person>
  <w15:person w15:author="Namita Salgiya">
    <w15:presenceInfo w15:providerId="Windows Live" w15:userId="4e5e558c91ea66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C6"/>
    <w:rsid w:val="0009775C"/>
    <w:rsid w:val="000F1B2A"/>
    <w:rsid w:val="00122AB2"/>
    <w:rsid w:val="00143FFA"/>
    <w:rsid w:val="001514B3"/>
    <w:rsid w:val="001535C0"/>
    <w:rsid w:val="001573BC"/>
    <w:rsid w:val="00250F03"/>
    <w:rsid w:val="002534CC"/>
    <w:rsid w:val="002953BA"/>
    <w:rsid w:val="0029715F"/>
    <w:rsid w:val="002D38D6"/>
    <w:rsid w:val="002D4E0B"/>
    <w:rsid w:val="002F6CE5"/>
    <w:rsid w:val="00311B56"/>
    <w:rsid w:val="00345E13"/>
    <w:rsid w:val="003D1793"/>
    <w:rsid w:val="003D715C"/>
    <w:rsid w:val="00405CC3"/>
    <w:rsid w:val="0042325B"/>
    <w:rsid w:val="00486071"/>
    <w:rsid w:val="004A5805"/>
    <w:rsid w:val="00513A0B"/>
    <w:rsid w:val="0052757C"/>
    <w:rsid w:val="00530930"/>
    <w:rsid w:val="005310B6"/>
    <w:rsid w:val="005643BE"/>
    <w:rsid w:val="0060209E"/>
    <w:rsid w:val="006726D7"/>
    <w:rsid w:val="006862B8"/>
    <w:rsid w:val="006938F5"/>
    <w:rsid w:val="006978A4"/>
    <w:rsid w:val="006A2631"/>
    <w:rsid w:val="007275A2"/>
    <w:rsid w:val="007550F8"/>
    <w:rsid w:val="007B70DA"/>
    <w:rsid w:val="007E6A3E"/>
    <w:rsid w:val="007E74A7"/>
    <w:rsid w:val="008028B6"/>
    <w:rsid w:val="00832A62"/>
    <w:rsid w:val="00862BE3"/>
    <w:rsid w:val="008F6CAF"/>
    <w:rsid w:val="009164D7"/>
    <w:rsid w:val="00931386"/>
    <w:rsid w:val="009A176A"/>
    <w:rsid w:val="00A11687"/>
    <w:rsid w:val="00A150C5"/>
    <w:rsid w:val="00A339C0"/>
    <w:rsid w:val="00A579B5"/>
    <w:rsid w:val="00A7364C"/>
    <w:rsid w:val="00AC2D69"/>
    <w:rsid w:val="00AF4A2A"/>
    <w:rsid w:val="00B1628D"/>
    <w:rsid w:val="00B74F63"/>
    <w:rsid w:val="00C0786A"/>
    <w:rsid w:val="00C37A02"/>
    <w:rsid w:val="00C42307"/>
    <w:rsid w:val="00C63C91"/>
    <w:rsid w:val="00C74138"/>
    <w:rsid w:val="00CA0D6B"/>
    <w:rsid w:val="00CA5965"/>
    <w:rsid w:val="00CD511F"/>
    <w:rsid w:val="00D34CF6"/>
    <w:rsid w:val="00DB606B"/>
    <w:rsid w:val="00E56665"/>
    <w:rsid w:val="00E62FE6"/>
    <w:rsid w:val="00F019BD"/>
    <w:rsid w:val="00F23D00"/>
    <w:rsid w:val="00F31F00"/>
    <w:rsid w:val="00FB6CC8"/>
    <w:rsid w:val="00FB78C6"/>
    <w:rsid w:val="04C2B0DA"/>
    <w:rsid w:val="0513469B"/>
    <w:rsid w:val="1139713C"/>
    <w:rsid w:val="11F49AF5"/>
    <w:rsid w:val="1744CB64"/>
    <w:rsid w:val="1A19B07E"/>
    <w:rsid w:val="1A74F057"/>
    <w:rsid w:val="215D9D36"/>
    <w:rsid w:val="22091262"/>
    <w:rsid w:val="26C03A1C"/>
    <w:rsid w:val="2E39831E"/>
    <w:rsid w:val="32BB95C4"/>
    <w:rsid w:val="38344BFA"/>
    <w:rsid w:val="3CF47B06"/>
    <w:rsid w:val="412CE0A5"/>
    <w:rsid w:val="448F8CEC"/>
    <w:rsid w:val="4D366F71"/>
    <w:rsid w:val="4F379903"/>
    <w:rsid w:val="5032EAD3"/>
    <w:rsid w:val="602E9C64"/>
    <w:rsid w:val="68BD543A"/>
    <w:rsid w:val="6F81102E"/>
    <w:rsid w:val="715DB20D"/>
    <w:rsid w:val="75722CCC"/>
    <w:rsid w:val="76CD3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BAFBF"/>
  <w15:chartTrackingRefBased/>
  <w15:docId w15:val="{DE81B38F-E4B2-497A-992E-F21A27A61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FB78C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8C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7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8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B78C6"/>
    <w:rPr>
      <w:rFonts w:asciiTheme="majorHAnsi" w:hAnsiTheme="majorHAnsi" w:eastAsiaTheme="majorEastAsia" w:cstheme="majorBidi"/>
      <w:color w:val="2F5496" w:themeColor="accent1" w:themeShade="BF"/>
      <w:sz w:val="40"/>
      <w:szCs w:val="40"/>
      <w:lang w:val="en-GB"/>
    </w:rPr>
  </w:style>
  <w:style w:type="character" w:styleId="Heading2Char" w:customStyle="1">
    <w:name w:val="Heading 2 Char"/>
    <w:basedOn w:val="DefaultParagraphFont"/>
    <w:link w:val="Heading2"/>
    <w:uiPriority w:val="9"/>
    <w:semiHidden/>
    <w:rsid w:val="00FB78C6"/>
    <w:rPr>
      <w:rFonts w:asciiTheme="majorHAnsi" w:hAnsiTheme="majorHAnsi" w:eastAsiaTheme="majorEastAsia" w:cstheme="majorBidi"/>
      <w:color w:val="2F5496" w:themeColor="accent1" w:themeShade="BF"/>
      <w:sz w:val="32"/>
      <w:szCs w:val="32"/>
      <w:lang w:val="en-GB"/>
    </w:rPr>
  </w:style>
  <w:style w:type="character" w:styleId="Heading3Char" w:customStyle="1">
    <w:name w:val="Heading 3 Char"/>
    <w:basedOn w:val="DefaultParagraphFont"/>
    <w:link w:val="Heading3"/>
    <w:uiPriority w:val="9"/>
    <w:rsid w:val="00FB78C6"/>
    <w:rPr>
      <w:rFonts w:eastAsiaTheme="majorEastAsia" w:cstheme="majorBidi"/>
      <w:color w:val="2F5496" w:themeColor="accent1" w:themeShade="BF"/>
      <w:sz w:val="28"/>
      <w:szCs w:val="28"/>
      <w:lang w:val="en-GB"/>
    </w:rPr>
  </w:style>
  <w:style w:type="character" w:styleId="Heading4Char" w:customStyle="1">
    <w:name w:val="Heading 4 Char"/>
    <w:basedOn w:val="DefaultParagraphFont"/>
    <w:link w:val="Heading4"/>
    <w:uiPriority w:val="9"/>
    <w:semiHidden/>
    <w:rsid w:val="00FB78C6"/>
    <w:rPr>
      <w:rFonts w:eastAsiaTheme="majorEastAsia" w:cstheme="majorBidi"/>
      <w:i/>
      <w:iCs/>
      <w:color w:val="2F5496" w:themeColor="accent1" w:themeShade="BF"/>
      <w:lang w:val="en-GB"/>
    </w:rPr>
  </w:style>
  <w:style w:type="character" w:styleId="Heading5Char" w:customStyle="1">
    <w:name w:val="Heading 5 Char"/>
    <w:basedOn w:val="DefaultParagraphFont"/>
    <w:link w:val="Heading5"/>
    <w:uiPriority w:val="9"/>
    <w:semiHidden/>
    <w:rsid w:val="00FB78C6"/>
    <w:rPr>
      <w:rFonts w:eastAsiaTheme="majorEastAsia" w:cstheme="majorBidi"/>
      <w:color w:val="2F5496" w:themeColor="accent1" w:themeShade="BF"/>
      <w:lang w:val="en-GB"/>
    </w:rPr>
  </w:style>
  <w:style w:type="character" w:styleId="Heading6Char" w:customStyle="1">
    <w:name w:val="Heading 6 Char"/>
    <w:basedOn w:val="DefaultParagraphFont"/>
    <w:link w:val="Heading6"/>
    <w:uiPriority w:val="9"/>
    <w:semiHidden/>
    <w:rsid w:val="00FB78C6"/>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FB78C6"/>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FB78C6"/>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FB78C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B78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B78C6"/>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FB78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B78C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B78C6"/>
    <w:pPr>
      <w:spacing w:before="160"/>
      <w:jc w:val="center"/>
    </w:pPr>
    <w:rPr>
      <w:i/>
      <w:iCs/>
      <w:color w:val="404040" w:themeColor="text1" w:themeTint="BF"/>
    </w:rPr>
  </w:style>
  <w:style w:type="character" w:styleId="QuoteChar" w:customStyle="1">
    <w:name w:val="Quote Char"/>
    <w:basedOn w:val="DefaultParagraphFont"/>
    <w:link w:val="Quote"/>
    <w:uiPriority w:val="29"/>
    <w:rsid w:val="00FB78C6"/>
    <w:rPr>
      <w:i/>
      <w:iCs/>
      <w:color w:val="404040" w:themeColor="text1" w:themeTint="BF"/>
      <w:lang w:val="en-GB"/>
    </w:rPr>
  </w:style>
  <w:style w:type="paragraph" w:styleId="ListParagraph">
    <w:name w:val="List Paragraph"/>
    <w:basedOn w:val="Normal"/>
    <w:uiPriority w:val="34"/>
    <w:qFormat/>
    <w:rsid w:val="00FB78C6"/>
    <w:pPr>
      <w:ind w:left="720"/>
      <w:contextualSpacing/>
    </w:pPr>
  </w:style>
  <w:style w:type="character" w:styleId="IntenseEmphasis">
    <w:name w:val="Intense Emphasis"/>
    <w:basedOn w:val="DefaultParagraphFont"/>
    <w:uiPriority w:val="21"/>
    <w:qFormat/>
    <w:rsid w:val="00FB78C6"/>
    <w:rPr>
      <w:i/>
      <w:iCs/>
      <w:color w:val="2F5496" w:themeColor="accent1" w:themeShade="BF"/>
    </w:rPr>
  </w:style>
  <w:style w:type="paragraph" w:styleId="IntenseQuote">
    <w:name w:val="Intense Quote"/>
    <w:basedOn w:val="Normal"/>
    <w:next w:val="Normal"/>
    <w:link w:val="IntenseQuoteChar"/>
    <w:uiPriority w:val="30"/>
    <w:qFormat/>
    <w:rsid w:val="00FB78C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B78C6"/>
    <w:rPr>
      <w:i/>
      <w:iCs/>
      <w:color w:val="2F5496" w:themeColor="accent1" w:themeShade="BF"/>
      <w:lang w:val="en-GB"/>
    </w:rPr>
  </w:style>
  <w:style w:type="character" w:styleId="IntenseReference">
    <w:name w:val="Intense Reference"/>
    <w:basedOn w:val="DefaultParagraphFont"/>
    <w:uiPriority w:val="32"/>
    <w:qFormat/>
    <w:rsid w:val="00FB78C6"/>
    <w:rPr>
      <w:b/>
      <w:bCs/>
      <w:smallCaps/>
      <w:color w:val="2F5496" w:themeColor="accent1" w:themeShade="BF"/>
      <w:spacing w:val="5"/>
    </w:rPr>
  </w:style>
  <w:style w:type="character" w:styleId="Emphasis">
    <w:name w:val="Emphasis"/>
    <w:basedOn w:val="DefaultParagraphFont"/>
    <w:uiPriority w:val="20"/>
    <w:qFormat/>
    <w:rsid w:val="003D715C"/>
    <w:rPr>
      <w:i/>
      <w:iCs/>
    </w:rPr>
  </w:style>
  <w:style w:type="character" w:styleId="Hyperlink">
    <w:name w:val="Hyperlink"/>
    <w:basedOn w:val="DefaultParagraphFont"/>
    <w:uiPriority w:val="99"/>
    <w:unhideWhenUsed/>
    <w:rsid w:val="00E56665"/>
    <w:rPr>
      <w:color w:val="0563C1" w:themeColor="hyperlink"/>
      <w:u w:val="single"/>
    </w:rPr>
  </w:style>
  <w:style w:type="character" w:styleId="UnresolvedMention">
    <w:name w:val="Unresolved Mention"/>
    <w:basedOn w:val="DefaultParagraphFont"/>
    <w:uiPriority w:val="99"/>
    <w:semiHidden/>
    <w:unhideWhenUsed/>
    <w:rsid w:val="00E56665"/>
    <w:rPr>
      <w:color w:val="605E5C"/>
      <w:shd w:val="clear" w:color="auto" w:fill="E1DFDD"/>
    </w:rPr>
  </w:style>
  <w:style w:type="character" w:styleId="Strong">
    <w:name w:val="Strong"/>
    <w:basedOn w:val="DefaultParagraphFont"/>
    <w:uiPriority w:val="22"/>
    <w:qFormat/>
    <w:rsid w:val="0009775C"/>
    <w:rPr>
      <w:b/>
      <w:bCs/>
    </w:rPr>
  </w:style>
  <w:style w:type="character" w:styleId="CommentReference">
    <w:name w:val="annotation reference"/>
    <w:basedOn w:val="DefaultParagraphFont"/>
    <w:uiPriority w:val="99"/>
    <w:semiHidden/>
    <w:unhideWhenUsed/>
    <w:rsid w:val="002D38D6"/>
    <w:rPr>
      <w:sz w:val="16"/>
      <w:szCs w:val="16"/>
    </w:rPr>
  </w:style>
  <w:style w:type="paragraph" w:styleId="CommentText">
    <w:name w:val="annotation text"/>
    <w:basedOn w:val="Normal"/>
    <w:link w:val="CommentTextChar"/>
    <w:uiPriority w:val="99"/>
    <w:unhideWhenUsed/>
    <w:rsid w:val="002D38D6"/>
    <w:pPr>
      <w:spacing w:line="240" w:lineRule="auto"/>
    </w:pPr>
    <w:rPr>
      <w:sz w:val="20"/>
      <w:szCs w:val="20"/>
    </w:rPr>
  </w:style>
  <w:style w:type="character" w:styleId="CommentTextChar" w:customStyle="1">
    <w:name w:val="Comment Text Char"/>
    <w:basedOn w:val="DefaultParagraphFont"/>
    <w:link w:val="CommentText"/>
    <w:uiPriority w:val="99"/>
    <w:rsid w:val="002D38D6"/>
    <w:rPr>
      <w:sz w:val="20"/>
      <w:szCs w:val="20"/>
      <w:lang w:val="en-GB"/>
    </w:rPr>
  </w:style>
  <w:style w:type="paragraph" w:styleId="CommentSubject">
    <w:name w:val="annotation subject"/>
    <w:basedOn w:val="CommentText"/>
    <w:next w:val="CommentText"/>
    <w:link w:val="CommentSubjectChar"/>
    <w:uiPriority w:val="99"/>
    <w:semiHidden/>
    <w:unhideWhenUsed/>
    <w:rsid w:val="002D38D6"/>
    <w:rPr>
      <w:b/>
      <w:bCs/>
    </w:rPr>
  </w:style>
  <w:style w:type="character" w:styleId="CommentSubjectChar" w:customStyle="1">
    <w:name w:val="Comment Subject Char"/>
    <w:basedOn w:val="CommentTextChar"/>
    <w:link w:val="CommentSubject"/>
    <w:uiPriority w:val="99"/>
    <w:semiHidden/>
    <w:rsid w:val="002D38D6"/>
    <w:rPr>
      <w:b/>
      <w:bCs/>
      <w:sz w:val="20"/>
      <w:szCs w:val="20"/>
      <w:lang w:val="en-GB"/>
    </w:rPr>
  </w:style>
  <w:style w:type="paragraph" w:styleId="NormalWeb">
    <w:name w:val="Normal (Web)"/>
    <w:basedOn w:val="Normal"/>
    <w:uiPriority w:val="99"/>
    <w:semiHidden/>
    <w:unhideWhenUsed/>
    <w:rsid w:val="00B1628D"/>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paragraph" w:styleId="Revision">
    <w:name w:val="Revision"/>
    <w:hidden/>
    <w:uiPriority w:val="99"/>
    <w:semiHidden/>
    <w:rsid w:val="001514B3"/>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48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tatic.sbicard.com/brochures-master/sbi-card-prime/brochure.html" TargetMode="External"/></Relationship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https://www.sbicard.com/sbi-card-en/assets/docs/pdf/prime-lounge-list.pdf" TargetMode="External" Id="rId18" /><Relationship Type="http://schemas.openxmlformats.org/officeDocument/2006/relationships/hyperlink" Target="https://www.sbicard.com/sbi-card-en/assets/docs/pdf/tnc/Dining-Offer-Locator%20.pdf" TargetMode="External" Id="rId26" /><Relationship Type="http://schemas.openxmlformats.org/officeDocument/2006/relationships/settings" Target="settings.xml" Id="rId3" /><Relationship Type="http://schemas.microsoft.com/office/2011/relationships/people" Target="people.xml" Id="rId34" /><Relationship Type="http://schemas.microsoft.com/office/2011/relationships/commentsExtended" Target="commentsExtended.xml" Id="rId12" /><Relationship Type="http://schemas.openxmlformats.org/officeDocument/2006/relationships/hyperlink" Target="https://specials.priceless.com/mastercard/images/05c74b3e-7c36-477c-8665-8d62e4aa62cf.pdf" TargetMode="External" Id="rId17" /><Relationship Type="http://schemas.openxmlformats.org/officeDocument/2006/relationships/hyperlink" Target="https://www.sbicard.com/sbi-card-en/assets/docs/pdf/tnc/Dining-Offer-Terms.pdf"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in.review.visa.com/content/dam/VCOM/regional/ap/india/global-elements/documents/in-participating-airport-lounges.pdf" TargetMode="External" Id="rId16" /><Relationship Type="http://schemas.openxmlformats.org/officeDocument/2006/relationships/hyperlink" Target="https://www.prioritypass.com/en/airport-lounges" TargetMode="External" Id="rId20" /><Relationship Type="http://schemas.openxmlformats.org/officeDocument/2006/relationships/numbering" Target="numbering.xml" Id="rId1" /><Relationship Type="http://schemas.openxmlformats.org/officeDocument/2006/relationships/comments" Target="comments.xml" Id="rId11" /><Relationship Type="http://schemas.openxmlformats.org/officeDocument/2006/relationships/hyperlink" Target="https://www1.mastercard.com/content/mc/campaign-exchange/moments/india/en/local-campaigns/tee-off-with-a-master-stroke.html" TargetMode="External" Id="rId24" /><Relationship Type="http://schemas.openxmlformats.org/officeDocument/2006/relationships/hyperlink" Target="https://www.sbicard.com/en/personal/credit-cards/rewards/sbi-card-prime.page" TargetMode="External" Id="rId5" /><Relationship Type="http://schemas.openxmlformats.org/officeDocument/2006/relationships/hyperlink" Target="https://www.sbicard.com/en/personal/benefits/lower-interest-option/flexi-pay.page" TargetMode="External" Id="rId28" /><Relationship Type="http://schemas.openxmlformats.org/officeDocument/2006/relationships/hyperlink" Target="https://www.rupay.co.in/lounges" TargetMode="External" Id="rId19" /><Relationship Type="http://schemas.openxmlformats.org/officeDocument/2006/relationships/webSettings" Target="webSettings.xml" Id="rId4" /><Relationship Type="http://schemas.microsoft.com/office/2018/08/relationships/commentsExtensible" Target="commentsExtensible.xml" Id="rId14" /><Relationship Type="http://schemas.openxmlformats.org/officeDocument/2006/relationships/hyperlink" Target="https://www.sbicard.com/sbi-card-en/assets/docs/pdf/Detailed-offer-TnC.pdf" TargetMode="External" Id="rId22" /><Relationship Type="http://schemas.openxmlformats.org/officeDocument/2006/relationships/hyperlink" Target="https://www.sbicard.com/en/most-important-terms-and-conditions.page" TargetMode="External" Id="rId27" /><Relationship Type="http://schemas.openxmlformats.org/officeDocument/2006/relationships/theme" Target="theme/theme1.xml" Id="rId3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Namita Salgiya</dc:creator>
  <keywords/>
  <dc:description/>
  <lastModifiedBy>Prajjwal Singh</lastModifiedBy>
  <revision>3</revision>
  <dcterms:created xsi:type="dcterms:W3CDTF">2026-01-14T11:38:00.0000000Z</dcterms:created>
  <dcterms:modified xsi:type="dcterms:W3CDTF">2026-03-19T06:55:32.9637904Z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ff339155-fab3-4acf-8c27-77f67983fb52</vt:lpwstr>
  </property>
</Properties>
</file>