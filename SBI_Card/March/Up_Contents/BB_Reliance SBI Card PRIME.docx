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7132" w:rsidR="00B37132" w:rsidP="00F15C67" w:rsidRDefault="00B37132" w14:paraId="29AF5A03" w14:textId="1C795272">
      <w:pPr>
        <w:jc w:val="center"/>
        <w:rPr>
          <w:b/>
          <w:bCs/>
          <w:lang w:val="en-IN"/>
        </w:rPr>
      </w:pPr>
      <w:hyperlink w:history="1" r:id="rId6">
        <w:r w:rsidRPr="00C0674E">
          <w:rPr>
            <w:rStyle w:val="Hyperlink"/>
            <w:b/>
            <w:bCs/>
            <w:lang w:val="en-IN"/>
          </w:rPr>
          <w:t>Reliance SBI Card</w:t>
        </w:r>
        <w:r w:rsidRPr="00C0674E" w:rsidR="00C0674E">
          <w:rPr>
            <w:rStyle w:val="Hyperlink"/>
          </w:rPr>
          <w:t xml:space="preserve"> </w:t>
        </w:r>
        <w:r w:rsidRPr="00C0674E" w:rsidR="00C0674E">
          <w:rPr>
            <w:rStyle w:val="Hyperlink"/>
            <w:b/>
            <w:bCs/>
          </w:rPr>
          <w:t>PRIME</w:t>
        </w:r>
      </w:hyperlink>
    </w:p>
    <w:p w:rsidRPr="00F15C67" w:rsidR="00F15C67" w:rsidP="00F15C67" w:rsidRDefault="00B37132" w14:paraId="7B6684A4" w14:textId="3B0DBED2">
      <w:pPr>
        <w:jc w:val="center"/>
        <w:rPr>
          <w:lang w:val="en-IN"/>
        </w:rPr>
      </w:pPr>
      <w:r>
        <w:rPr>
          <w:lang w:val="en-IN"/>
        </w:rPr>
        <w:t xml:space="preserve">Embark on a </w:t>
      </w:r>
      <w:r w:rsidR="00410D78">
        <w:rPr>
          <w:lang w:val="en-IN"/>
        </w:rPr>
        <w:t xml:space="preserve">Journey </w:t>
      </w:r>
      <w:r>
        <w:rPr>
          <w:lang w:val="en-IN"/>
        </w:rPr>
        <w:t xml:space="preserve">of </w:t>
      </w:r>
      <w:r w:rsidR="00410D78">
        <w:rPr>
          <w:lang w:val="en-IN"/>
        </w:rPr>
        <w:t xml:space="preserve">Rewards </w:t>
      </w:r>
      <w:r>
        <w:rPr>
          <w:lang w:val="en-IN"/>
        </w:rPr>
        <w:t xml:space="preserve">and </w:t>
      </w:r>
      <w:r w:rsidR="00410D78">
        <w:rPr>
          <w:lang w:val="en-IN"/>
        </w:rPr>
        <w:t>Privileges</w:t>
      </w:r>
    </w:p>
    <w:p w:rsidRPr="00AD11D6" w:rsidR="003D715C" w:rsidP="004A5805" w:rsidRDefault="003D715C" w14:paraId="55587B08" w14:textId="76CEA1C4">
      <w:pPr>
        <w:jc w:val="center"/>
        <w:rPr>
          <w:b/>
          <w:bCs/>
          <w:i/>
          <w:i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Best For</w:t>
      </w:r>
    </w:p>
    <w:p w:rsidR="00F711A7" w:rsidP="00F711A7" w:rsidRDefault="00F711A7" w14:paraId="52403991" w14:textId="13A322C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Milestone Benefits</w:t>
      </w:r>
    </w:p>
    <w:p w:rsidR="008A79B8" w:rsidP="008A79B8" w:rsidRDefault="00903441" w14:paraId="0A8DBA04" w14:textId="42986ACC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Reward</w:t>
      </w:r>
      <w:r w:rsidRPr="008A79B8" w:rsidR="008A79B8">
        <w:rPr>
          <w:lang w:val="en-IN" w:eastAsia="en-IN"/>
        </w:rPr>
        <w:t xml:space="preserve"> Benefits</w:t>
      </w:r>
    </w:p>
    <w:p w:rsidR="00FD42CD" w:rsidP="00FD42CD" w:rsidRDefault="00FD42CD" w14:paraId="22580705" w14:textId="63427472">
      <w:pPr>
        <w:pStyle w:val="ListParagraph"/>
        <w:numPr>
          <w:ilvl w:val="0"/>
          <w:numId w:val="1"/>
        </w:numPr>
        <w:rPr>
          <w:lang w:val="en-IN" w:eastAsia="en-IN"/>
        </w:rPr>
      </w:pPr>
      <w:r>
        <w:rPr>
          <w:lang w:val="en-IN" w:eastAsia="en-IN"/>
        </w:rPr>
        <w:t>Lounge Benefits</w:t>
      </w:r>
    </w:p>
    <w:p w:rsidRPr="007E4C78" w:rsidR="007E4C78" w:rsidP="00DB41A6" w:rsidRDefault="00FD42CD" w14:paraId="08A08097" w14:textId="290049E8">
      <w:pPr>
        <w:rPr>
          <w:lang w:eastAsia="en-IN"/>
          <w:rPrChange w:author="Namita Salgiya" w:date="2026-01-16T13:41:00Z" w16du:dateUtc="2026-01-16T08:11:00Z" w:id="0">
            <w:rPr>
              <w:lang w:val="en-IN" w:eastAsia="en-IN"/>
            </w:rPr>
          </w:rPrChange>
        </w:rPr>
      </w:pPr>
      <w:del w:author="Namita Salgiya" w:date="2026-01-16T13:41:00Z" w16du:dateUtc="2026-01-16T08:11:00Z" w:id="1">
        <w:r w:rsidRPr="00FD42CD" w:rsidDel="007E4C78">
          <w:rPr>
            <w:lang w:eastAsia="en-IN"/>
          </w:rPr>
          <w:delText xml:space="preserve">Enjoy 2 complimentary domestic airport lounge visits every </w:delText>
        </w:r>
        <w:r w:rsidDel="007E4C78">
          <w:rPr>
            <w:lang w:eastAsia="en-IN"/>
          </w:rPr>
          <w:delText xml:space="preserve">quarter and </w:delText>
        </w:r>
        <w:r w:rsidRPr="00FD42CD" w:rsidDel="007E4C78">
          <w:rPr>
            <w:lang w:eastAsia="en-IN"/>
          </w:rPr>
          <w:delText xml:space="preserve">4 complimentary </w:delText>
        </w:r>
        <w:r w:rsidDel="007E4C78">
          <w:rPr>
            <w:lang w:eastAsia="en-IN"/>
          </w:rPr>
          <w:delText xml:space="preserve">international </w:delText>
        </w:r>
        <w:r w:rsidRPr="00FD42CD" w:rsidDel="007E4C78">
          <w:rPr>
            <w:lang w:eastAsia="en-IN"/>
          </w:rPr>
          <w:delText>airport lounge visits per year</w:delText>
        </w:r>
        <w:r w:rsidDel="007E4C78">
          <w:rPr>
            <w:lang w:eastAsia="en-IN"/>
          </w:rPr>
          <w:delText xml:space="preserve">. </w:delText>
        </w:r>
      </w:del>
      <w:ins w:author="Namita Salgiya" w:date="2026-01-16T13:41:00Z" w16du:dateUtc="2026-01-16T08:11:00Z" w:id="2">
        <w:r w:rsidRPr="005760FD" w:rsidR="007E4C78">
          <w:rPr>
            <w:lang w:eastAsia="en-IN"/>
          </w:rPr>
          <w:t>Designed with exclusive privileges to reward every spend at Reliance Retail Stores.</w:t>
        </w:r>
      </w:ins>
    </w:p>
    <w:p w:rsidRPr="007E6A3E" w:rsidR="00345E13" w:rsidP="004A5805" w:rsidRDefault="003D715C" w14:paraId="011E8CF5" w14:textId="6F08ACAB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Key</w:t>
      </w:r>
      <w:r w:rsidRPr="007E6A3E">
        <w:rPr>
          <w:b/>
          <w:bCs/>
          <w:u w:val="single"/>
          <w:lang w:val="en-IN"/>
        </w:rPr>
        <w:t xml:space="preserve"> </w:t>
      </w:r>
      <w:r w:rsidRPr="007E6A3E" w:rsidR="00AD11D6">
        <w:rPr>
          <w:b/>
          <w:bCs/>
          <w:u w:val="single"/>
          <w:lang w:val="en-IN"/>
        </w:rPr>
        <w:t>BENEFITS</w:t>
      </w:r>
    </w:p>
    <w:p w:rsidR="00DB479D" w:rsidP="00AC2569" w:rsidRDefault="003A570E" w14:paraId="2C1AC222" w14:textId="7FF24AC9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708FA14B" w:rsidR="003A570E">
        <w:rPr>
          <w:lang w:eastAsia="en-IN"/>
        </w:rPr>
        <w:t xml:space="preserve">Spend Based Reversal on </w:t>
      </w:r>
      <w:del w:author="Namita Salgiya" w:date="2026-01-16T13:42:00Z" w16du:dateUtc="2026-01-16T08:12:00Z" w:id="28814154">
        <w:r w:rsidRPr="708FA14B" w:rsidDel="003A570E">
          <w:rPr>
            <w:lang w:eastAsia="en-IN"/>
          </w:rPr>
          <w:delText xml:space="preserve">annual </w:delText>
        </w:r>
      </w:del>
      <w:r w:rsidRPr="708FA14B" w:rsidR="003A570E">
        <w:rPr>
          <w:lang w:eastAsia="en-IN"/>
        </w:rPr>
        <w:t xml:space="preserve">spends of Rs </w:t>
      </w:r>
      <w:r w:rsidRPr="708FA14B" w:rsidR="00FD42CD">
        <w:rPr>
          <w:lang w:eastAsia="en-IN"/>
        </w:rPr>
        <w:t>3</w:t>
      </w:r>
      <w:r w:rsidRPr="708FA14B" w:rsidR="003A570E">
        <w:rPr>
          <w:lang w:eastAsia="en-IN"/>
        </w:rPr>
        <w:t xml:space="preserve"> </w:t>
      </w:r>
      <w:r w:rsidRPr="708FA14B" w:rsidR="00410D78">
        <w:rPr>
          <w:lang w:eastAsia="en-IN"/>
        </w:rPr>
        <w:t>l</w:t>
      </w:r>
      <w:r w:rsidRPr="708FA14B" w:rsidR="003A570E">
        <w:rPr>
          <w:lang w:eastAsia="en-IN"/>
        </w:rPr>
        <w:t>akh</w:t>
      </w:r>
      <w:ins w:author="Upadhyay , Shubham (SBICard)" w:date="2026-01-20T11:16:00Z" w16du:dateUtc="2026-01-20T05:46:00Z" w:id="1531043613">
        <w:r w:rsidRPr="708FA14B" w:rsidR="00410D78">
          <w:rPr>
            <w:lang w:eastAsia="en-IN"/>
          </w:rPr>
          <w:t>s</w:t>
        </w:r>
      </w:ins>
      <w:ins w:author="Namita Salgiya" w:date="2026-01-16T13:42:00Z" w16du:dateUtc="2026-01-16T08:12:00Z" w:id="103485229">
        <w:r w:rsidRPr="708FA14B" w:rsidR="007E4C78">
          <w:rPr>
            <w:lang w:eastAsia="en-IN"/>
          </w:rPr>
          <w:t xml:space="preserve"> </w:t>
        </w:r>
        <w:del w:author="Upadhyay , Shubham (SBICard)" w:date="2026-01-20T11:16:00Z" w16du:dateUtc="2026-01-20T05:46:00Z" w:id="976054495">
          <w:r w:rsidRPr="708FA14B" w:rsidDel="007E4C78">
            <w:rPr>
              <w:lang w:eastAsia="en-IN"/>
            </w:rPr>
            <w:delText>spends</w:delText>
          </w:r>
        </w:del>
      </w:ins>
      <w:del w:author="Upadhyay , Shubham (SBICard)" w:date="2026-01-20T11:16:00Z" w16du:dateUtc="2026-01-20T05:46:00Z" w:id="1670340193">
        <w:r w:rsidRPr="708FA14B" w:rsidDel="127D5400">
          <w:rPr>
            <w:lang w:eastAsia="en-IN"/>
          </w:rPr>
          <w:delText xml:space="preserve"> </w:delText>
        </w:r>
      </w:del>
    </w:p>
    <w:p w:rsidR="003A570E" w:rsidP="00AC2569" w:rsidRDefault="00EA3D01" w14:paraId="1B962B40" w14:textId="33052D44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del w:author="Namita Salgiya" w:date="2026-01-16T13:42:00Z" w16du:dateUtc="2026-01-16T08:12:00Z" w:id="974226756">
        <w:r w:rsidDel="00EA3D01">
          <w:delText xml:space="preserve">Get vouchers worth </w:delText>
        </w:r>
      </w:del>
      <w:r w:rsidR="00EA3D01">
        <w:rPr/>
        <w:t xml:space="preserve">Rs. 8,750 </w:t>
      </w:r>
      <w:ins w:author="Namita Salgiya" w:date="2026-01-16T13:42:00Z" w16du:dateUtc="2026-01-16T08:12:00Z" w:id="1443890016">
        <w:r w:rsidR="007E4C78">
          <w:t xml:space="preserve">Vouchers on </w:t>
        </w:r>
      </w:ins>
      <w:del w:author="Namita Salgiya" w:date="2026-01-16T13:42:00Z" w16du:dateUtc="2026-01-16T08:12:00Z" w:id="1640667099">
        <w:r w:rsidDel="00EA3D01">
          <w:delText xml:space="preserve">on annual </w:delText>
        </w:r>
      </w:del>
      <w:r w:rsidR="00EA3D01">
        <w:rPr/>
        <w:t>spends of Rs. 3</w:t>
      </w:r>
      <w:ins w:author="Upadhyay , Shubham (SBICard)" w:date="2026-01-20T11:17:00Z" w16du:dateUtc="2026-01-20T05:47:00Z" w:id="239725412">
        <w:r w:rsidR="00410D78">
          <w:t>,</w:t>
        </w:r>
      </w:ins>
      <w:r w:rsidR="00EA3D01">
        <w:rPr/>
        <w:t>00,000</w:t>
      </w:r>
      <w:ins w:author="Namita Salgiya" w:date="2026-01-16T13:42:00Z" w16du:dateUtc="2026-01-16T08:12:00Z" w:id="1277862870">
        <w:del w:author="Upadhyay , Shubham (SBICard)" w:date="2026-01-20T11:17:00Z" w16du:dateUtc="2026-01-20T05:47:00Z" w:id="370383950">
          <w:r w:rsidDel="007E4C78">
            <w:delText xml:space="preserve"> spends</w:delText>
          </w:r>
        </w:del>
      </w:ins>
      <w:del w:author="Upadhyay , Shubham (SBICard)" w:date="2026-01-20T11:17:00Z" w16du:dateUtc="2026-01-20T05:47:00Z" w:id="1319670182">
        <w:r w:rsidRPr="708FA14B" w:rsidDel="00EA3D01">
          <w:rPr>
            <w:rFonts w:ascii="Calibri" w:hAnsi="Calibri" w:eastAsia="Calibri" w:cs="Calibri"/>
            <w:color w:val="D13438"/>
            <w:sz w:val="12"/>
            <w:szCs w:val="12"/>
            <w:lang w:val="en-IN"/>
          </w:rPr>
          <w:delText xml:space="preserve"> </w:delText>
        </w:r>
      </w:del>
      <w:ins w:author="Upadhyay , Shubham (SBICard)" w:date="2026-01-20T11:17:00Z" w16du:dateUtc="2026-01-20T05:47:00Z" w:id="1929171978">
        <w:r w:rsidR="00410D78">
          <w:t xml:space="preserve"> </w:t>
        </w:r>
      </w:ins>
    </w:p>
    <w:p w:rsidR="00FD42CD" w:rsidP="00AC2569" w:rsidRDefault="00FD42CD" w14:paraId="67F7C328" w14:textId="109525D9">
      <w:pPr>
        <w:pStyle w:val="ListParagraph"/>
        <w:numPr>
          <w:ilvl w:val="0"/>
          <w:numId w:val="13"/>
        </w:num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del w:author="Namita Salgiya" w:date="2026-01-16T13:42:00Z" w16du:dateUtc="2026-01-16T08:12:00Z" w:id="56477658">
        <w:r w:rsidRPr="708FA14B" w:rsidDel="00FD42CD">
          <w:rPr>
            <w:lang w:eastAsia="en-IN"/>
          </w:rPr>
          <w:delText xml:space="preserve">Complimentary </w:delText>
        </w:r>
      </w:del>
      <w:r w:rsidRPr="708FA14B" w:rsidR="007C6731">
        <w:rPr>
          <w:lang w:eastAsia="en-IN"/>
        </w:rPr>
        <w:t>International and Domestic Lounge Access</w:t>
      </w:r>
      <w:r w:rsidRPr="708FA14B" w:rsidR="00FD42CD">
        <w:rPr>
          <w:lang w:eastAsia="en-IN"/>
        </w:rPr>
        <w:t xml:space="preserve"> </w:t>
      </w:r>
    </w:p>
    <w:p w:rsidR="708FA14B" w:rsidP="708FA14B" w:rsidRDefault="708FA14B" w14:paraId="76C29440" w14:textId="6C3A8DB5">
      <w:pPr>
        <w:jc w:val="center"/>
        <w:rPr>
          <w:b w:val="1"/>
          <w:bCs w:val="1"/>
          <w:i w:val="1"/>
          <w:iCs w:val="1"/>
          <w:u w:val="single"/>
        </w:rPr>
      </w:pPr>
    </w:p>
    <w:p w:rsidRPr="007E6A3E" w:rsidR="00CD511F" w:rsidP="004A5805" w:rsidRDefault="00CD511F" w14:paraId="5970C5BD" w14:textId="6A1DDB02">
      <w:pPr>
        <w:jc w:val="center"/>
        <w:rPr>
          <w:b/>
          <w:bCs/>
          <w:u w:val="single"/>
        </w:rPr>
      </w:pPr>
      <w:r w:rsidRPr="00AD11D6">
        <w:rPr>
          <w:b/>
          <w:bCs/>
          <w:i/>
          <w:iCs/>
          <w:u w:val="single"/>
        </w:rPr>
        <w:t xml:space="preserve">Exclusive </w:t>
      </w:r>
      <w:r w:rsidRPr="007E6A3E" w:rsidR="00AD11D6">
        <w:rPr>
          <w:b/>
          <w:bCs/>
          <w:u w:val="single"/>
        </w:rPr>
        <w:t>PRIVILEGES</w:t>
      </w:r>
    </w:p>
    <w:p w:rsidRPr="00F711A7" w:rsidR="00F711A7" w:rsidP="5ABAD457" w:rsidRDefault="00F711A7" w14:paraId="13471A09" w14:textId="33A53D96">
      <w:pPr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F711A7">
        <w:rPr>
          <w:b w:val="1"/>
          <w:bCs w:val="1"/>
          <w:lang w:val="en-IN"/>
        </w:rPr>
        <w:t>Welcome Benefit</w:t>
      </w:r>
      <w:r w:rsidRPr="708FA14B" w:rsidR="41EEA187">
        <w:rPr>
          <w:b w:val="1"/>
          <w:bCs w:val="1"/>
          <w:lang w:val="en-IN"/>
        </w:rPr>
        <w:t xml:space="preserve"> </w:t>
      </w:r>
    </w:p>
    <w:p w:rsidR="00903441" w:rsidP="00AC2569" w:rsidRDefault="00903441" w14:paraId="6D8FA151" w14:textId="30136C8F">
      <w:pPr>
        <w:pStyle w:val="ListParagraph"/>
        <w:numPr>
          <w:ilvl w:val="0"/>
          <w:numId w:val="7"/>
        </w:numPr>
        <w:rPr>
          <w:lang w:eastAsia="en-IN"/>
        </w:rPr>
      </w:pPr>
      <w:del w:author="Namita Salgiya" w:date="2026-01-16T13:42:00Z" w16du:dateUtc="2026-01-16T08:12:00Z" w:id="18">
        <w:r w:rsidRPr="00903441" w:rsidDel="007E4C78">
          <w:rPr>
            <w:lang w:eastAsia="en-IN"/>
          </w:rPr>
          <w:delText xml:space="preserve">Get </w:delText>
        </w:r>
      </w:del>
      <w:r w:rsidRPr="00903441">
        <w:rPr>
          <w:lang w:eastAsia="en-IN"/>
        </w:rPr>
        <w:t xml:space="preserve">Reliance Retail Voucher worth Rs. </w:t>
      </w:r>
      <w:r w:rsidR="009B506E">
        <w:rPr>
          <w:lang w:eastAsia="en-IN"/>
        </w:rPr>
        <w:t>3</w:t>
      </w:r>
      <w:ins w:author="Upadhyay , Shubham (SBICard)" w:date="2026-01-20T11:17:00Z" w16du:dateUtc="2026-01-20T05:47:00Z" w:id="19">
        <w:r w:rsidR="00410D78">
          <w:rPr>
            <w:lang w:eastAsia="en-IN"/>
          </w:rPr>
          <w:t>,</w:t>
        </w:r>
      </w:ins>
      <w:r w:rsidR="009B506E">
        <w:rPr>
          <w:lang w:eastAsia="en-IN"/>
        </w:rPr>
        <w:t>0</w:t>
      </w:r>
      <w:r w:rsidRPr="00903441">
        <w:rPr>
          <w:lang w:eastAsia="en-IN"/>
        </w:rPr>
        <w:t xml:space="preserve">00 on payment of </w:t>
      </w:r>
      <w:r w:rsidRPr="00903441" w:rsidR="00410D78">
        <w:rPr>
          <w:lang w:eastAsia="en-IN"/>
        </w:rPr>
        <w:t>Joining Fees</w:t>
      </w:r>
    </w:p>
    <w:p w:rsidR="00903441" w:rsidP="00AC2569" w:rsidRDefault="00903441" w14:paraId="2D4B0A45" w14:textId="149A4A48">
      <w:pPr>
        <w:pStyle w:val="ListParagraph"/>
        <w:numPr>
          <w:ilvl w:val="0"/>
          <w:numId w:val="7"/>
        </w:numPr>
        <w:rPr>
          <w:lang w:eastAsia="en-IN"/>
        </w:rPr>
      </w:pPr>
      <w:hyperlink w:history="1" r:id="rId11">
        <w:r w:rsidRPr="009B506E">
          <w:rPr>
            <w:rStyle w:val="Hyperlink"/>
            <w:lang w:eastAsia="en-IN"/>
          </w:rPr>
          <w:t>Click here</w:t>
        </w:r>
      </w:hyperlink>
      <w:r>
        <w:rPr>
          <w:lang w:eastAsia="en-IN"/>
        </w:rPr>
        <w:t xml:space="preserve"> for more details</w:t>
      </w:r>
    </w:p>
    <w:p w:rsidRPr="003465A7" w:rsidR="003465A7" w:rsidP="5ABAD457" w:rsidRDefault="003465A7" w14:paraId="61BEC3A2" w14:textId="7888CCD0">
      <w:pPr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3465A7">
        <w:rPr>
          <w:b w:val="1"/>
          <w:bCs w:val="1"/>
          <w:lang w:val="en-IN"/>
        </w:rPr>
        <w:t>Milestone Benefit</w:t>
      </w:r>
      <w:r w:rsidRPr="708FA14B" w:rsidR="4BD5B6A6">
        <w:rPr>
          <w:b w:val="1"/>
          <w:bCs w:val="1"/>
          <w:lang w:val="en-IN"/>
        </w:rPr>
        <w:t xml:space="preserve"> </w:t>
      </w:r>
    </w:p>
    <w:p w:rsidR="001703CE" w:rsidP="00AC2569" w:rsidRDefault="001703CE" w14:paraId="16532092" w14:textId="391E7D4F">
      <w:pPr>
        <w:pStyle w:val="ListParagraph"/>
        <w:numPr>
          <w:ilvl w:val="0"/>
          <w:numId w:val="8"/>
        </w:numPr>
        <w:rPr>
          <w:lang w:eastAsia="en-IN"/>
        </w:rPr>
      </w:pPr>
      <w:r w:rsidRPr="008A79B8">
        <w:rPr>
          <w:lang w:eastAsia="en-IN"/>
        </w:rPr>
        <w:t xml:space="preserve">Spend Based Reversal on annual spends of Rs </w:t>
      </w:r>
      <w:r w:rsidR="009B506E">
        <w:rPr>
          <w:lang w:eastAsia="en-IN"/>
        </w:rPr>
        <w:t>3</w:t>
      </w:r>
      <w:r>
        <w:rPr>
          <w:lang w:eastAsia="en-IN"/>
        </w:rPr>
        <w:t xml:space="preserve"> </w:t>
      </w:r>
      <w:r w:rsidRPr="008A79B8" w:rsidR="00410D78">
        <w:rPr>
          <w:lang w:eastAsia="en-IN"/>
        </w:rPr>
        <w:t>la</w:t>
      </w:r>
      <w:r w:rsidR="00410D78">
        <w:rPr>
          <w:lang w:eastAsia="en-IN"/>
        </w:rPr>
        <w:t>kh</w:t>
      </w:r>
      <w:ins w:author="Upadhyay , Shubham (SBICard)" w:date="2026-01-20T11:17:00Z" w16du:dateUtc="2026-01-20T05:47:00Z" w:id="20">
        <w:r w:rsidR="00410D78">
          <w:rPr>
            <w:lang w:eastAsia="en-IN"/>
          </w:rPr>
          <w:t>s</w:t>
        </w:r>
      </w:ins>
    </w:p>
    <w:p w:rsidR="00903441" w:rsidP="00AC2569" w:rsidRDefault="00903441" w14:paraId="41AAF080" w14:textId="7E631191">
      <w:pPr>
        <w:pStyle w:val="ListParagraph"/>
        <w:numPr>
          <w:ilvl w:val="0"/>
          <w:numId w:val="8"/>
        </w:numPr>
      </w:pPr>
      <w:r w:rsidRPr="00903441">
        <w:t xml:space="preserve">Rs. </w:t>
      </w:r>
      <w:r w:rsidR="00DD211B">
        <w:t>8</w:t>
      </w:r>
      <w:r w:rsidRPr="00903441">
        <w:t>,</w:t>
      </w:r>
      <w:r w:rsidR="00DD211B">
        <w:t>75</w:t>
      </w:r>
      <w:r w:rsidRPr="00903441">
        <w:t xml:space="preserve">0 worth Reliance Retail Voucher on </w:t>
      </w:r>
      <w:r w:rsidRPr="00903441" w:rsidR="001703CE">
        <w:t xml:space="preserve">annual spends </w:t>
      </w:r>
      <w:r w:rsidRPr="00903441">
        <w:t xml:space="preserve">of Rs. </w:t>
      </w:r>
      <w:r w:rsidR="009B506E">
        <w:t>3,0</w:t>
      </w:r>
      <w:r w:rsidRPr="00903441">
        <w:t>0,000</w:t>
      </w:r>
    </w:p>
    <w:p w:rsidRPr="00903441" w:rsidR="001703CE" w:rsidP="00AC2569" w:rsidRDefault="001703CE" w14:paraId="6C1020BC" w14:textId="681813E0">
      <w:pPr>
        <w:pStyle w:val="ListParagraph"/>
        <w:numPr>
          <w:ilvl w:val="0"/>
          <w:numId w:val="8"/>
        </w:numPr>
      </w:pPr>
      <w:r w:rsidRPr="008A79B8">
        <w:rPr>
          <w:lang w:val="en-IN" w:eastAsia="en-IN"/>
        </w:rPr>
        <w:t xml:space="preserve">Gift Vouchers </w:t>
      </w:r>
      <w:r>
        <w:rPr>
          <w:lang w:val="en-IN" w:eastAsia="en-IN"/>
        </w:rPr>
        <w:t xml:space="preserve">are </w:t>
      </w:r>
      <w:r w:rsidRPr="008A79B8">
        <w:rPr>
          <w:lang w:val="en-IN" w:eastAsia="en-IN"/>
        </w:rPr>
        <w:t>redeem</w:t>
      </w:r>
      <w:r>
        <w:rPr>
          <w:lang w:val="en-IN" w:eastAsia="en-IN"/>
        </w:rPr>
        <w:t xml:space="preserve">able </w:t>
      </w:r>
      <w:r w:rsidRPr="008A79B8">
        <w:rPr>
          <w:lang w:val="en-IN" w:eastAsia="en-IN"/>
        </w:rPr>
        <w:t xml:space="preserve">only at </w:t>
      </w:r>
      <w:r w:rsidRPr="00903441">
        <w:t>participating Reliance Retail Stores</w:t>
      </w:r>
    </w:p>
    <w:p w:rsidRPr="009B506E" w:rsidR="009B506E" w:rsidP="00AC2569" w:rsidRDefault="009B506E" w14:paraId="5B05808D" w14:textId="25439248">
      <w:pPr>
        <w:pStyle w:val="ListParagraph"/>
        <w:numPr>
          <w:ilvl w:val="0"/>
          <w:numId w:val="8"/>
        </w:numPr>
      </w:pPr>
      <w:hyperlink w:tgtFrame="_blank" w:history="1" r:id="rId13">
        <w:r w:rsidRPr="009B506E">
          <w:rPr>
            <w:rStyle w:val="Hyperlink"/>
          </w:rPr>
          <w:t>Click here</w:t>
        </w:r>
      </w:hyperlink>
      <w:r>
        <w:t xml:space="preserve"> </w:t>
      </w:r>
      <w:r w:rsidRPr="009B506E">
        <w:t>for the list of participating Reliance Retail Stores</w:t>
      </w:r>
    </w:p>
    <w:p w:rsidR="008A79B8" w:rsidP="5ABAD457" w:rsidRDefault="00371E00" w14:paraId="16E44A03" w14:textId="32B6A05A">
      <w:pPr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371E00">
        <w:rPr>
          <w:b w:val="1"/>
          <w:bCs w:val="1"/>
          <w:lang w:val="en-IN"/>
        </w:rPr>
        <w:t>Reward Benefits</w:t>
      </w:r>
      <w:r w:rsidRPr="708FA14B" w:rsidR="0E4142CC">
        <w:rPr>
          <w:b w:val="1"/>
          <w:bCs w:val="1"/>
          <w:lang w:val="en-IN"/>
        </w:rPr>
        <w:t xml:space="preserve"> </w:t>
      </w:r>
    </w:p>
    <w:p w:rsidRPr="00BB4DA2" w:rsidR="001703CE" w:rsidP="00BB4DA2" w:rsidRDefault="009B506E" w14:paraId="788D942B" w14:textId="5F485334">
      <w:pPr>
        <w:pStyle w:val="ListParagraph"/>
        <w:numPr>
          <w:ilvl w:val="0"/>
          <w:numId w:val="9"/>
        </w:numPr>
        <w:rPr>
          <w:rFonts w:ascii="Sari Offc" w:hAnsi="Sari Offc"/>
          <w:sz w:val="24"/>
          <w:szCs w:val="24"/>
          <w:lang w:val="en-IN"/>
        </w:rPr>
      </w:pPr>
      <w:r>
        <w:rPr>
          <w:lang w:val="en-IN"/>
        </w:rPr>
        <w:t>2</w:t>
      </w:r>
      <w:r w:rsidRPr="001703CE" w:rsidR="001703CE">
        <w:rPr>
          <w:lang w:val="en-IN"/>
        </w:rPr>
        <w:t>0 Reward Points per Rs. 100 spent on AJIO &amp; JioMart Online Stores</w:t>
      </w:r>
      <w:r w:rsidR="00BB4DA2">
        <w:rPr>
          <w:lang w:val="en-IN"/>
        </w:rPr>
        <w:t xml:space="preserve"> </w:t>
      </w:r>
      <w:commentRangeStart w:id="21"/>
      <w:r w:rsidRPr="00175FFB" w:rsidR="004E6C9C">
        <w:rPr>
          <w:rFonts w:ascii="Sari Offc" w:hAnsi="Sari Offc"/>
          <w:sz w:val="24"/>
          <w:szCs w:val="24"/>
          <w:lang w:val="en-IN"/>
        </w:rPr>
        <w:t>(except on UPI Payments)</w:t>
      </w:r>
      <w:commentRangeEnd w:id="21"/>
      <w:r w:rsidRPr="00BB4DA2" w:rsidR="004E6C9C">
        <w:rPr>
          <w:rStyle w:val="CommentReference"/>
          <w:rFonts w:ascii="Sari Offc" w:hAnsi="Sari Offc"/>
          <w:sz w:val="24"/>
          <w:szCs w:val="24"/>
          <w:lang w:val="en-IN"/>
        </w:rPr>
        <w:commentReference w:id="21"/>
      </w:r>
    </w:p>
    <w:p w:rsidRPr="001703CE" w:rsidR="001703CE" w:rsidP="00AC2569" w:rsidRDefault="009B506E" w14:paraId="064E059C" w14:textId="04B4C8E1">
      <w:pPr>
        <w:pStyle w:val="ListParagraph"/>
        <w:numPr>
          <w:ilvl w:val="0"/>
          <w:numId w:val="9"/>
        </w:numPr>
        <w:rPr>
          <w:lang w:val="en-IN"/>
        </w:rPr>
      </w:pPr>
      <w:r>
        <w:rPr>
          <w:lang w:val="en-IN"/>
        </w:rPr>
        <w:t>10</w:t>
      </w:r>
      <w:r w:rsidRPr="001703CE" w:rsidR="001703CE">
        <w:rPr>
          <w:lang w:val="en-IN"/>
        </w:rPr>
        <w:t xml:space="preserve"> Reward Points per Rs. 100 spent on the other participating Reliance Retail Stores (except on UPI Payments)</w:t>
      </w:r>
    </w:p>
    <w:p w:rsidRPr="001703CE" w:rsidR="001703CE" w:rsidP="00AC2569" w:rsidRDefault="001703CE" w14:paraId="3788DCF3" w14:textId="086CE9F4">
      <w:pPr>
        <w:pStyle w:val="ListParagraph"/>
        <w:numPr>
          <w:ilvl w:val="0"/>
          <w:numId w:val="9"/>
        </w:numPr>
        <w:rPr>
          <w:lang w:val="en-IN" w:eastAsia="en-IN"/>
        </w:rPr>
      </w:pPr>
      <w:r w:rsidRPr="001703CE">
        <w:rPr>
          <w:lang w:val="en-IN" w:eastAsia="en-IN"/>
        </w:rPr>
        <w:t xml:space="preserve">5 Reward Points per Rs. 100 spent on </w:t>
      </w:r>
      <w:r w:rsidRPr="009B506E" w:rsidR="009B506E">
        <w:rPr>
          <w:lang w:eastAsia="en-IN"/>
        </w:rPr>
        <w:t xml:space="preserve">dining, movies &amp; entertainment, domestic airlines </w:t>
      </w:r>
      <w:commentRangeStart w:id="22"/>
      <w:r w:rsidRPr="009B506E" w:rsidR="009B506E">
        <w:rPr>
          <w:lang w:eastAsia="en-IN"/>
        </w:rPr>
        <w:t>and international</w:t>
      </w:r>
      <w:commentRangeEnd w:id="22"/>
      <w:r w:rsidR="00410D78">
        <w:rPr>
          <w:rStyle w:val="CommentReference"/>
          <w:sz w:val="22"/>
          <w:szCs w:val="22"/>
          <w:lang w:eastAsia="en-IN"/>
        </w:rPr>
        <w:commentReference w:id="22"/>
      </w:r>
      <w:ins w:author="Namita Salgiya" w:date="2026-01-20T18:37:00Z" w16du:dateUtc="2026-01-20T13:07:00Z" w:id="23">
        <w:r w:rsidR="00081D36">
          <w:rPr>
            <w:lang w:eastAsia="en-IN"/>
          </w:rPr>
          <w:t xml:space="preserve"> spends</w:t>
        </w:r>
      </w:ins>
    </w:p>
    <w:p w:rsidR="001703CE" w:rsidP="00AC2569" w:rsidRDefault="009B506E" w14:paraId="2B1B50CA" w14:textId="1931926D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>2</w:t>
      </w:r>
      <w:r w:rsidRPr="001703CE" w:rsidR="001703CE">
        <w:rPr>
          <w:lang w:val="en-IN" w:eastAsia="en-IN"/>
        </w:rPr>
        <w:t xml:space="preserve"> Reward </w:t>
      </w:r>
      <w:r w:rsidR="001703CE">
        <w:rPr>
          <w:lang w:val="en-IN" w:eastAsia="en-IN"/>
        </w:rPr>
        <w:t>Point</w:t>
      </w:r>
      <w:r w:rsidRPr="001703CE" w:rsidR="001703CE">
        <w:rPr>
          <w:lang w:val="en-IN" w:eastAsia="en-IN"/>
        </w:rPr>
        <w:t xml:space="preserve"> per Rs. 100 spent on other retail purchases (except fuel, property rental, wallet upload)</w:t>
      </w:r>
    </w:p>
    <w:p w:rsidRPr="001703CE" w:rsidR="001703CE" w:rsidP="00AC2569" w:rsidRDefault="001703CE" w14:paraId="18912002" w14:textId="138FD9C3">
      <w:pPr>
        <w:pStyle w:val="ListParagraph"/>
        <w:numPr>
          <w:ilvl w:val="0"/>
          <w:numId w:val="9"/>
        </w:numPr>
        <w:rPr>
          <w:lang w:val="en-IN" w:eastAsia="en-IN"/>
        </w:rPr>
      </w:pPr>
      <w:r>
        <w:rPr>
          <w:lang w:val="en-IN" w:eastAsia="en-IN"/>
        </w:rPr>
        <w:t xml:space="preserve">1 </w:t>
      </w:r>
      <w:r w:rsidRPr="001703CE">
        <w:rPr>
          <w:lang w:val="en-IN" w:eastAsia="en-IN"/>
        </w:rPr>
        <w:t>Reward Point = Rs. 0.25</w:t>
      </w:r>
    </w:p>
    <w:p w:rsidRPr="009B506E" w:rsidR="001703CE" w:rsidP="00AC2569" w:rsidRDefault="009B506E" w14:paraId="16279F61" w14:textId="1DA8E1C4">
      <w:pPr>
        <w:pStyle w:val="ListParagraph"/>
        <w:numPr>
          <w:ilvl w:val="0"/>
          <w:numId w:val="9"/>
        </w:numPr>
      </w:pPr>
      <w:hyperlink w:tgtFrame="_blank" w:history="1" r:id="rId19">
        <w:r w:rsidRPr="009B506E">
          <w:rPr>
            <w:rStyle w:val="Hyperlink"/>
          </w:rPr>
          <w:t xml:space="preserve">Click </w:t>
        </w:r>
        <w:r>
          <w:rPr>
            <w:rStyle w:val="Hyperlink"/>
          </w:rPr>
          <w:t>h</w:t>
        </w:r>
        <w:r w:rsidRPr="009B506E">
          <w:rPr>
            <w:rStyle w:val="Hyperlink"/>
          </w:rPr>
          <w:t>ere</w:t>
        </w:r>
      </w:hyperlink>
      <w:r w:rsidR="000401FB">
        <w:rPr>
          <w:lang w:val="en-IN"/>
        </w:rPr>
        <w:t xml:space="preserve"> </w:t>
      </w:r>
      <w:r w:rsidRPr="001703CE" w:rsidR="000401FB">
        <w:rPr>
          <w:lang w:val="en-IN"/>
        </w:rPr>
        <w:t>for more details</w:t>
      </w:r>
    </w:p>
    <w:p w:rsidRPr="009B506E" w:rsidR="009B506E" w:rsidP="5ABAD457" w:rsidRDefault="009B506E" w14:paraId="07B9E8C9" w14:textId="171D6D98">
      <w:pPr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9B506E">
        <w:rPr>
          <w:b w:val="1"/>
          <w:bCs w:val="1"/>
          <w:lang w:val="en-IN"/>
        </w:rPr>
        <w:t>Complimentary Movie Ticket</w:t>
      </w:r>
      <w:r w:rsidRPr="708FA14B" w:rsidR="4378E2B7">
        <w:rPr>
          <w:b w:val="1"/>
          <w:bCs w:val="1"/>
          <w:lang w:val="en-IN"/>
        </w:rPr>
        <w:t xml:space="preserve"> </w:t>
      </w:r>
    </w:p>
    <w:p w:rsidRPr="009B506E" w:rsidR="009B506E" w:rsidP="00AC2569" w:rsidRDefault="009B506E" w14:paraId="02242404" w14:textId="7A8E83E5">
      <w:pPr>
        <w:pStyle w:val="ListParagraph"/>
        <w:numPr>
          <w:ilvl w:val="0"/>
          <w:numId w:val="14"/>
        </w:numPr>
        <w:rPr>
          <w:lang w:val="en-IN"/>
        </w:rPr>
      </w:pPr>
      <w:r w:rsidRPr="009B506E">
        <w:t xml:space="preserve">1 </w:t>
      </w:r>
      <w:r>
        <w:t>free</w:t>
      </w:r>
      <w:r w:rsidRPr="009B506E">
        <w:rPr>
          <w:lang w:val="en-IN"/>
        </w:rPr>
        <w:t xml:space="preserve"> </w:t>
      </w:r>
      <w:r w:rsidRPr="009B506E">
        <w:t xml:space="preserve">movie ticket </w:t>
      </w:r>
      <w:r w:rsidRPr="009B506E">
        <w:rPr>
          <w:lang w:val="en-IN"/>
        </w:rPr>
        <w:t>per month</w:t>
      </w:r>
      <w:r w:rsidRPr="009B506E">
        <w:t xml:space="preserve"> (up to Rs. 250)</w:t>
      </w:r>
    </w:p>
    <w:p w:rsidRPr="009B506E" w:rsidR="009B506E" w:rsidP="00AC2569" w:rsidRDefault="009B506E" w14:paraId="1ADB4E19" w14:textId="77777777">
      <w:pPr>
        <w:pStyle w:val="ListParagraph"/>
        <w:numPr>
          <w:ilvl w:val="0"/>
          <w:numId w:val="14"/>
        </w:numPr>
        <w:rPr>
          <w:lang w:val="en-IN"/>
        </w:rPr>
      </w:pPr>
      <w:r w:rsidRPr="009B506E">
        <w:t>Valid on one transaction per month</w:t>
      </w:r>
    </w:p>
    <w:p w:rsidRPr="009B506E" w:rsidR="009B506E" w:rsidP="00AC2569" w:rsidRDefault="009B506E" w14:paraId="3F865B62" w14:textId="7D3CA6E3">
      <w:pPr>
        <w:pStyle w:val="ListParagraph"/>
        <w:numPr>
          <w:ilvl w:val="0"/>
          <w:numId w:val="14"/>
        </w:numPr>
      </w:pPr>
      <w:r w:rsidRPr="009B506E">
        <w:rPr>
          <w:lang w:val="en-IN"/>
        </w:rPr>
        <w:lastRenderedPageBreak/>
        <w:t>Convenience fee would be chargeable</w:t>
      </w:r>
    </w:p>
    <w:p w:rsidR="009B506E" w:rsidP="00AC2569" w:rsidRDefault="009B506E" w14:paraId="2F7ED56F" w14:textId="5276805B">
      <w:pPr>
        <w:pStyle w:val="ListParagraph"/>
        <w:numPr>
          <w:ilvl w:val="0"/>
          <w:numId w:val="14"/>
        </w:numPr>
      </w:pPr>
      <w:r w:rsidRPr="009B506E">
        <w:t xml:space="preserve">To know the redemption process, </w:t>
      </w:r>
      <w:hyperlink w:tgtFrame="_blank" w:history="1" r:id="rId21">
        <w:r w:rsidRPr="009B506E">
          <w:rPr>
            <w:rStyle w:val="Hyperlink"/>
          </w:rPr>
          <w:t>click here</w:t>
        </w:r>
      </w:hyperlink>
    </w:p>
    <w:p w:rsidRPr="009B506E" w:rsidR="009B506E" w:rsidP="5ABAD457" w:rsidRDefault="009B506E" w14:paraId="12183483" w14:textId="645AB411">
      <w:pPr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708FA14B" w:rsidR="009B506E">
        <w:rPr>
          <w:b w:val="1"/>
          <w:bCs w:val="1"/>
          <w:lang w:val="en-IN"/>
        </w:rPr>
        <w:t>International Lounge Program</w:t>
      </w:r>
      <w:r w:rsidRPr="708FA14B" w:rsidR="0D143B9A">
        <w:rPr>
          <w:b w:val="1"/>
          <w:bCs w:val="1"/>
          <w:lang w:val="en-IN"/>
        </w:rPr>
        <w:t xml:space="preserve"> </w:t>
      </w:r>
    </w:p>
    <w:p w:rsidRPr="00F91914" w:rsidR="009B506E" w:rsidP="00AC2569" w:rsidRDefault="009B506E" w14:paraId="45A33B9D" w14:textId="77777777">
      <w:pPr>
        <w:pStyle w:val="ListParagraph"/>
        <w:numPr>
          <w:ilvl w:val="0"/>
          <w:numId w:val="15"/>
        </w:numPr>
        <w:rPr>
          <w:lang w:val="en-IN"/>
        </w:rPr>
      </w:pPr>
      <w:r w:rsidRPr="00F91914">
        <w:rPr>
          <w:lang w:val="en-IN"/>
        </w:rPr>
        <w:t>Complimentary membership to the Priority Pass Program worth $99</w:t>
      </w:r>
    </w:p>
    <w:p w:rsidRPr="00F91914" w:rsidR="009B506E" w:rsidP="00AC2569" w:rsidRDefault="009B506E" w14:paraId="2232D9F4" w14:textId="3EA9EB73">
      <w:pPr>
        <w:pStyle w:val="ListParagraph"/>
        <w:numPr>
          <w:ilvl w:val="0"/>
          <w:numId w:val="15"/>
        </w:numPr>
        <w:rPr>
          <w:lang w:val="en-IN"/>
        </w:rPr>
      </w:pPr>
      <w:r w:rsidRPr="00F91914">
        <w:rPr>
          <w:lang w:val="en-IN"/>
        </w:rPr>
        <w:t xml:space="preserve">4 complimentary </w:t>
      </w:r>
      <w:r w:rsidR="00F91914">
        <w:rPr>
          <w:lang w:val="en-IN"/>
        </w:rPr>
        <w:t xml:space="preserve">International </w:t>
      </w:r>
      <w:r w:rsidRPr="00F91914">
        <w:rPr>
          <w:lang w:val="en-IN"/>
        </w:rPr>
        <w:t>Airport Lounge visits per year</w:t>
      </w:r>
      <w:r w:rsidR="00F91914">
        <w:rPr>
          <w:lang w:val="en-IN"/>
        </w:rPr>
        <w:t xml:space="preserve"> </w:t>
      </w:r>
      <w:r w:rsidRPr="00F91914">
        <w:rPr>
          <w:lang w:val="en-IN"/>
        </w:rPr>
        <w:t xml:space="preserve">(max. 2 </w:t>
      </w:r>
      <w:del w:author="Upadhyay , Shubham (SBICard)" w:date="2026-01-20T11:25:00Z" w16du:dateUtc="2026-01-20T05:55:00Z" w:id="24">
        <w:r w:rsidRPr="00F91914" w:rsidDel="00410D78">
          <w:rPr>
            <w:lang w:val="en-IN"/>
          </w:rPr>
          <w:delText xml:space="preserve">visits </w:delText>
        </w:r>
      </w:del>
      <w:r w:rsidRPr="00F91914">
        <w:rPr>
          <w:lang w:val="en-IN"/>
        </w:rPr>
        <w:t>per quarter)</w:t>
      </w:r>
    </w:p>
    <w:p w:rsidRPr="00F91914" w:rsidR="009B506E" w:rsidP="00AC2569" w:rsidRDefault="009B506E" w14:paraId="13E0349E" w14:textId="77777777">
      <w:pPr>
        <w:pStyle w:val="ListParagraph"/>
        <w:numPr>
          <w:ilvl w:val="0"/>
          <w:numId w:val="15"/>
        </w:numPr>
        <w:rPr>
          <w:lang w:val="en-IN"/>
        </w:rPr>
      </w:pPr>
      <w:r w:rsidRPr="00F91914">
        <w:rPr>
          <w:lang w:val="en-IN"/>
        </w:rPr>
        <w:t>Access over 1000 Airport Lounges worldwide</w:t>
      </w:r>
    </w:p>
    <w:p w:rsidRPr="00F91914" w:rsidR="00F91914" w:rsidP="00AC2569" w:rsidRDefault="00F91914" w14:paraId="16E01742" w14:textId="292E96AB">
      <w:pPr>
        <w:pStyle w:val="ListParagraph"/>
        <w:numPr>
          <w:ilvl w:val="0"/>
          <w:numId w:val="15"/>
        </w:numPr>
        <w:rPr>
          <w:lang w:val="en-IN" w:eastAsia="en-IN"/>
        </w:rPr>
      </w:pPr>
      <w:r>
        <w:rPr>
          <w:lang w:val="en-IN" w:eastAsia="en-IN"/>
        </w:rPr>
        <w:t xml:space="preserve">Post </w:t>
      </w:r>
      <w:r w:rsidRPr="00F91914">
        <w:rPr>
          <w:lang w:val="en-IN" w:eastAsia="en-IN"/>
        </w:rPr>
        <w:t>complimentary visits</w:t>
      </w:r>
      <w:r>
        <w:rPr>
          <w:lang w:val="en-IN" w:eastAsia="en-IN"/>
        </w:rPr>
        <w:t>, a u</w:t>
      </w:r>
      <w:r w:rsidRPr="00F91914">
        <w:rPr>
          <w:lang w:val="en-IN" w:eastAsia="en-IN"/>
        </w:rPr>
        <w:t>sage fee of $27</w:t>
      </w:r>
      <w:r>
        <w:rPr>
          <w:lang w:val="en-IN" w:eastAsia="en-IN"/>
        </w:rPr>
        <w:t xml:space="preserve"> </w:t>
      </w:r>
      <w:r w:rsidRPr="00F91914">
        <w:rPr>
          <w:lang w:val="en-IN" w:eastAsia="en-IN"/>
        </w:rPr>
        <w:t xml:space="preserve">+ taxes will be charged </w:t>
      </w:r>
    </w:p>
    <w:p w:rsidRPr="00F91914" w:rsidR="00F91914" w:rsidP="00AC2569" w:rsidRDefault="00F91914" w14:paraId="2DE8EB56" w14:textId="69F9CD3D">
      <w:pPr>
        <w:pStyle w:val="ListParagraph"/>
        <w:numPr>
          <w:ilvl w:val="0"/>
          <w:numId w:val="15"/>
        </w:numPr>
        <w:rPr>
          <w:lang w:val="en-IN" w:eastAsia="en-IN"/>
        </w:rPr>
      </w:pPr>
      <w:hyperlink w:tgtFrame="_blank" w:history="1" r:id="rId22">
        <w:r w:rsidRPr="00F91914">
          <w:rPr>
            <w:rStyle w:val="Hyperlink"/>
            <w:lang w:val="en-IN" w:eastAsia="en-IN"/>
          </w:rPr>
          <w:t>Click here</w:t>
        </w:r>
      </w:hyperlink>
      <w:r w:rsidRPr="00F91914">
        <w:rPr>
          <w:lang w:val="en-IN" w:eastAsia="en-IN"/>
        </w:rPr>
        <w:t xml:space="preserve">  to know more about Priority Pass </w:t>
      </w:r>
      <w:r w:rsidRPr="00F91914" w:rsidR="00410D78">
        <w:rPr>
          <w:lang w:val="en-IN" w:eastAsia="en-IN"/>
        </w:rPr>
        <w:t xml:space="preserve">Member </w:t>
      </w:r>
      <w:r w:rsidRPr="00F91914">
        <w:rPr>
          <w:lang w:val="en-IN" w:eastAsia="en-IN"/>
        </w:rPr>
        <w:t>Lounges</w:t>
      </w:r>
    </w:p>
    <w:p w:rsidRPr="00F91914" w:rsidR="00F91914" w:rsidP="00AC2569" w:rsidRDefault="00F91914" w14:paraId="5B990A19" w14:textId="4E741814">
      <w:pPr>
        <w:pStyle w:val="ListParagraph"/>
        <w:numPr>
          <w:ilvl w:val="0"/>
          <w:numId w:val="15"/>
        </w:numPr>
        <w:rPr>
          <w:lang w:val="en-IN" w:eastAsia="en-IN"/>
        </w:rPr>
      </w:pPr>
      <w:r>
        <w:rPr>
          <w:lang w:val="en-IN" w:eastAsia="en-IN"/>
        </w:rPr>
        <w:t>C</w:t>
      </w:r>
      <w:r w:rsidRPr="00F91914">
        <w:rPr>
          <w:lang w:val="en-IN" w:eastAsia="en-IN"/>
        </w:rPr>
        <w:t>omplimentary membership will be valid for 2 years only</w:t>
      </w:r>
    </w:p>
    <w:p w:rsidRPr="00F91914" w:rsidR="00F91914" w:rsidP="708FA14B" w:rsidRDefault="00F91914" w14:paraId="20181FA4" w14:textId="3EDCF206">
      <w:pPr>
        <w:spacing w:before="240" w:after="0"/>
        <w:rPr>
          <w:rFonts w:ascii="Calibri" w:hAnsi="Calibri" w:eastAsia="Calibri" w:cs="Calibri"/>
          <w:color w:val="D13438"/>
          <w:sz w:val="12"/>
          <w:szCs w:val="12"/>
          <w:lang w:val="en-IN"/>
        </w:rPr>
      </w:pPr>
      <w:r w:rsidRPr="708FA14B" w:rsidR="00F91914">
        <w:rPr>
          <w:b w:val="1"/>
          <w:bCs w:val="1"/>
          <w:lang w:val="en-IN"/>
        </w:rPr>
        <w:t>Domestic Lounge Program</w:t>
      </w:r>
      <w:r w:rsidRPr="708FA14B" w:rsidR="67F671CA">
        <w:rPr>
          <w:b w:val="1"/>
          <w:bCs w:val="1"/>
          <w:lang w:val="en-IN"/>
        </w:rPr>
        <w:t xml:space="preserve"> </w:t>
      </w:r>
    </w:p>
    <w:p w:rsidRPr="00F91914" w:rsidR="00F91914" w:rsidP="00AC2569" w:rsidRDefault="00F91914" w14:paraId="5882AAA6" w14:textId="2AF175FD">
      <w:pPr>
        <w:pStyle w:val="ListParagraph"/>
        <w:numPr>
          <w:ilvl w:val="0"/>
          <w:numId w:val="16"/>
        </w:numPr>
        <w:rPr>
          <w:lang w:val="en-IN"/>
        </w:rPr>
      </w:pPr>
      <w:r w:rsidRPr="00F91914">
        <w:rPr>
          <w:lang w:val="en-IN"/>
        </w:rPr>
        <w:t>2 complimentary Domestic Airport Lounge visits every quarter in India</w:t>
      </w:r>
    </w:p>
    <w:p w:rsidR="00F91914" w:rsidP="00AC2569" w:rsidRDefault="00F91914" w14:paraId="23F60BB9" w14:textId="6ADA534F">
      <w:pPr>
        <w:pStyle w:val="ListParagraph"/>
        <w:numPr>
          <w:ilvl w:val="0"/>
          <w:numId w:val="16"/>
        </w:numPr>
      </w:pPr>
      <w:r w:rsidRPr="00F91914">
        <w:t xml:space="preserve">For </w:t>
      </w:r>
      <w:r>
        <w:t xml:space="preserve">the </w:t>
      </w:r>
      <w:r w:rsidRPr="00F91914">
        <w:t xml:space="preserve">list of </w:t>
      </w:r>
      <w:r>
        <w:t>lounges</w:t>
      </w:r>
      <w:r w:rsidRPr="00F91914">
        <w:t>, please visit</w:t>
      </w:r>
      <w:r>
        <w:t xml:space="preserve"> the</w:t>
      </w:r>
      <w:r w:rsidRPr="00F91914">
        <w:t xml:space="preserve"> </w:t>
      </w:r>
      <w:hyperlink w:history="1" r:id="rId24">
        <w:r w:rsidRPr="00F91914">
          <w:rPr>
            <w:rStyle w:val="Hyperlink"/>
            <w:lang w:eastAsia="en-IN"/>
          </w:rPr>
          <w:t>Mastercard</w:t>
        </w:r>
      </w:hyperlink>
      <w:r>
        <w:rPr>
          <w:lang w:eastAsia="en-IN"/>
        </w:rPr>
        <w:t xml:space="preserve"> and </w:t>
      </w:r>
      <w:hyperlink w:history="1" r:id="rId25">
        <w:r w:rsidRPr="00F91914">
          <w:rPr>
            <w:rStyle w:val="Hyperlink"/>
            <w:lang w:eastAsia="en-IN"/>
          </w:rPr>
          <w:t>RuPay</w:t>
        </w:r>
      </w:hyperlink>
      <w:r>
        <w:rPr>
          <w:lang w:eastAsia="en-IN"/>
        </w:rPr>
        <w:t xml:space="preserve"> websites</w:t>
      </w:r>
    </w:p>
    <w:p w:rsidRPr="00995FCF" w:rsidR="000401FB" w:rsidP="5ABAD457" w:rsidRDefault="000401FB" w14:paraId="6563FFBC" w14:textId="27D36B47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0401FB">
        <w:rPr>
          <w:b w:val="1"/>
          <w:bCs w:val="1"/>
          <w:lang w:val="en-IN"/>
        </w:rPr>
        <w:t>Fuel Surcharge Waiver</w:t>
      </w:r>
      <w:r w:rsidRPr="708FA14B" w:rsidR="530D5E68">
        <w:rPr>
          <w:b w:val="1"/>
          <w:bCs w:val="1"/>
          <w:lang w:val="en-IN"/>
        </w:rPr>
        <w:t xml:space="preserve"> </w:t>
      </w:r>
    </w:p>
    <w:p w:rsidRPr="00F23D00" w:rsidR="000401FB" w:rsidP="00AC2569" w:rsidRDefault="000401FB" w14:paraId="4856C456" w14:textId="6445F041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Enjoy a 1% fuel surcharge waiver on</w:t>
      </w:r>
      <w:r>
        <w:rPr>
          <w:lang w:val="en-IN"/>
        </w:rPr>
        <w:t xml:space="preserve"> </w:t>
      </w:r>
      <w:r w:rsidRPr="00F23D00">
        <w:rPr>
          <w:lang w:val="en-IN"/>
        </w:rPr>
        <w:t>transaction</w:t>
      </w:r>
      <w:r>
        <w:rPr>
          <w:lang w:val="en-IN"/>
        </w:rPr>
        <w:t>s</w:t>
      </w:r>
      <w:r w:rsidRPr="00F23D00">
        <w:rPr>
          <w:lang w:val="en-IN"/>
        </w:rPr>
        <w:t xml:space="preserve"> </w:t>
      </w:r>
      <w:r>
        <w:rPr>
          <w:lang w:val="en-IN"/>
        </w:rPr>
        <w:t xml:space="preserve">between Rs. 500 and Rs. </w:t>
      </w:r>
      <w:r w:rsidR="00F91914">
        <w:rPr>
          <w:lang w:val="en-IN"/>
        </w:rPr>
        <w:t>4</w:t>
      </w:r>
      <w:r w:rsidRPr="00F23D00">
        <w:rPr>
          <w:lang w:val="en-IN"/>
        </w:rPr>
        <w:t xml:space="preserve">,000 at </w:t>
      </w:r>
      <w:r>
        <w:rPr>
          <w:lang w:val="en-IN"/>
        </w:rPr>
        <w:t xml:space="preserve">all </w:t>
      </w:r>
      <w:r w:rsidRPr="00F23D00">
        <w:rPr>
          <w:lang w:val="en-IN"/>
        </w:rPr>
        <w:t>petrol pumps across India.</w:t>
      </w:r>
    </w:p>
    <w:p w:rsidR="00371E00" w:rsidP="00AC2569" w:rsidRDefault="000401FB" w14:paraId="4A3A14F3" w14:textId="0C79BEF2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 xml:space="preserve">Maximum waiver of </w:t>
      </w:r>
      <w:r>
        <w:rPr>
          <w:lang w:val="en-IN"/>
        </w:rPr>
        <w:t>Rs. 10</w:t>
      </w:r>
      <w:r w:rsidRPr="00F23D00">
        <w:rPr>
          <w:lang w:val="en-IN"/>
        </w:rPr>
        <w:t>0 per statement cycle</w:t>
      </w:r>
      <w:r>
        <w:rPr>
          <w:lang w:val="en-IN"/>
        </w:rPr>
        <w:t>.</w:t>
      </w:r>
    </w:p>
    <w:p w:rsidRPr="000401FB" w:rsidR="000401FB" w:rsidP="5ABAD457" w:rsidRDefault="000401FB" w14:paraId="268D426A" w14:textId="14D69CA9">
      <w:pPr>
        <w:spacing w:before="240"/>
        <w:rPr>
          <w:rFonts w:ascii="Calibri" w:hAnsi="Calibri" w:eastAsia="Calibri" w:cs="Calibri"/>
          <w:sz w:val="12"/>
          <w:szCs w:val="12"/>
          <w:lang w:val="en-IN"/>
        </w:rPr>
      </w:pPr>
      <w:r w:rsidRPr="708FA14B" w:rsidR="000401FB">
        <w:rPr>
          <w:b w:val="1"/>
          <w:bCs w:val="1"/>
          <w:lang w:val="en-IN"/>
        </w:rPr>
        <w:t>Other Benefits</w:t>
      </w:r>
      <w:r w:rsidRPr="708FA14B" w:rsidR="062B3CC8">
        <w:rPr>
          <w:b w:val="1"/>
          <w:bCs w:val="1"/>
          <w:lang w:val="en-IN"/>
        </w:rPr>
        <w:t xml:space="preserve"> </w:t>
      </w:r>
    </w:p>
    <w:p w:rsidRPr="00F91914" w:rsidR="000401FB" w:rsidP="00AC2569" w:rsidRDefault="000401FB" w14:paraId="1439A557" w14:textId="4D440CC4">
      <w:pPr>
        <w:pStyle w:val="ListParagraph"/>
        <w:numPr>
          <w:ilvl w:val="0"/>
          <w:numId w:val="17"/>
        </w:numPr>
        <w:rPr>
          <w:lang w:val="en-IN"/>
        </w:rPr>
      </w:pPr>
      <w:r w:rsidRPr="00F91914">
        <w:t>Transaction offers at participating Reliance Retail Stores</w:t>
      </w:r>
      <w:r w:rsidRPr="00F91914" w:rsidR="00F91914">
        <w:t xml:space="preserve">. </w:t>
      </w:r>
      <w:hyperlink w:tgtFrame="_blank" w:history="1" r:id="rId28">
        <w:r w:rsidRPr="00F91914">
          <w:rPr>
            <w:rStyle w:val="Hyperlink"/>
            <w:lang w:val="en-IN"/>
          </w:rPr>
          <w:t>Click here</w:t>
        </w:r>
      </w:hyperlink>
      <w:r w:rsidRPr="00F91914">
        <w:rPr>
          <w:lang w:val="en-IN"/>
        </w:rPr>
        <w:t xml:space="preserve"> for details</w:t>
      </w:r>
    </w:p>
    <w:p w:rsidRPr="00F91914" w:rsidR="00F91914" w:rsidP="00AC2569" w:rsidRDefault="00F91914" w14:paraId="23BABB88" w14:textId="74BBDC05">
      <w:pPr>
        <w:pStyle w:val="ListParagraph"/>
        <w:numPr>
          <w:ilvl w:val="0"/>
          <w:numId w:val="17"/>
        </w:numPr>
        <w:rPr>
          <w:lang w:val="en-IN"/>
        </w:rPr>
      </w:pPr>
      <w:r w:rsidRPr="00F91914">
        <w:t xml:space="preserve">Redeem Rewards Points against Reliance Retail Vouchers. </w:t>
      </w:r>
      <w:hyperlink w:tgtFrame="_blank" w:history="1" r:id="rId29">
        <w:r w:rsidRPr="00F91914">
          <w:rPr>
            <w:rStyle w:val="Hyperlink"/>
          </w:rPr>
          <w:t>Click here</w:t>
        </w:r>
      </w:hyperlink>
      <w:r>
        <w:t xml:space="preserve"> for </w:t>
      </w:r>
      <w:r w:rsidRPr="00F91914">
        <w:t>rede</w:t>
      </w:r>
      <w:r>
        <w:t>mption details</w:t>
      </w:r>
      <w:r w:rsidRPr="00F91914">
        <w:t>.</w:t>
      </w:r>
    </w:p>
    <w:p w:rsidR="00F91914" w:rsidP="00AC2569" w:rsidRDefault="00F91914" w14:paraId="6ADCF66B" w14:textId="273FA6F5">
      <w:pPr>
        <w:pStyle w:val="ListParagraph"/>
        <w:numPr>
          <w:ilvl w:val="0"/>
          <w:numId w:val="17"/>
        </w:numPr>
      </w:pPr>
      <w:r w:rsidRPr="00F91914">
        <w:t xml:space="preserve">For list of participating Reliance Retail Stores, </w:t>
      </w:r>
      <w:hyperlink w:tgtFrame="_blank" w:history="1" r:id="rId30">
        <w:r w:rsidRPr="00F91914">
          <w:rPr>
            <w:rStyle w:val="Hyperlink"/>
          </w:rPr>
          <w:t>click here</w:t>
        </w:r>
      </w:hyperlink>
    </w:p>
    <w:p w:rsidRPr="00F91914" w:rsidR="00F91914" w:rsidP="00F91914" w:rsidRDefault="00F91914" w14:paraId="7FED97F3" w14:textId="77777777">
      <w:pPr>
        <w:pStyle w:val="ListParagraph"/>
      </w:pPr>
    </w:p>
    <w:p w:rsidRPr="003442DC" w:rsidR="003442DC" w:rsidP="003442DC" w:rsidRDefault="003442DC" w14:paraId="2F3C90CD" w14:textId="77777777">
      <w:pPr>
        <w:spacing w:after="0"/>
        <w:jc w:val="center"/>
        <w:rPr>
          <w:b/>
          <w:bCs/>
          <w:u w:val="single"/>
          <w:lang w:val="en-IN"/>
        </w:rPr>
      </w:pPr>
      <w:r w:rsidRPr="003442DC">
        <w:rPr>
          <w:b/>
          <w:bCs/>
          <w:u w:val="single"/>
          <w:lang w:val="en-IN"/>
        </w:rPr>
        <w:t>Network Privileges</w:t>
      </w:r>
    </w:p>
    <w:p w:rsidRPr="003442DC" w:rsidR="003442DC" w:rsidP="003442DC" w:rsidRDefault="003442DC" w14:paraId="418BC4B7" w14:textId="77777777">
      <w:pPr>
        <w:spacing w:after="0"/>
        <w:rPr>
          <w:b/>
          <w:bCs/>
          <w:lang w:val="en-IN"/>
        </w:rPr>
      </w:pPr>
    </w:p>
    <w:p w:rsidRPr="007E6A3E" w:rsidR="003442DC" w:rsidP="003442DC" w:rsidRDefault="003442DC" w14:paraId="2D4736EF" w14:textId="77777777">
      <w:pPr>
        <w:spacing w:after="0"/>
        <w:rPr>
          <w:b/>
          <w:bCs/>
          <w:lang w:val="en-IN"/>
        </w:rPr>
      </w:pPr>
      <w:r w:rsidRPr="007E6A3E">
        <w:rPr>
          <w:b/>
          <w:bCs/>
          <w:lang w:val="en-IN"/>
        </w:rPr>
        <w:t>Mastercard</w:t>
      </w:r>
    </w:p>
    <w:p w:rsidRPr="003442DC" w:rsidR="003442DC" w:rsidP="00AC2569" w:rsidRDefault="003442DC" w14:paraId="2B6441CA" w14:textId="1DEBFB32">
      <w:pPr>
        <w:pStyle w:val="ListParagraph"/>
        <w:numPr>
          <w:ilvl w:val="0"/>
          <w:numId w:val="11"/>
        </w:numPr>
        <w:rPr>
          <w:lang w:val="en-IN"/>
        </w:rPr>
      </w:pPr>
      <w:del w:author="Namita Salgiya" w:date="2026-01-16T13:43:00Z" w16du:dateUtc="2026-01-16T08:13:00Z" w:id="25">
        <w:r w:rsidRPr="003442DC" w:rsidDel="007E4C78">
          <w:rPr>
            <w:lang w:val="en-IN"/>
          </w:rPr>
          <w:delText>Enjoy u</w:delText>
        </w:r>
      </w:del>
      <w:ins w:author="Namita Salgiya" w:date="2026-01-16T13:43:00Z" w16du:dateUtc="2026-01-16T08:13:00Z" w:id="26">
        <w:r w:rsidR="007E4C78">
          <w:rPr>
            <w:lang w:val="en-IN"/>
          </w:rPr>
          <w:t>U</w:t>
        </w:r>
      </w:ins>
      <w:r w:rsidRPr="003442DC">
        <w:rPr>
          <w:lang w:val="en-IN"/>
        </w:rPr>
        <w:t xml:space="preserve">p to 12% </w:t>
      </w:r>
      <w:r w:rsidRPr="003442DC" w:rsidR="00410D78">
        <w:rPr>
          <w:lang w:val="en-IN"/>
        </w:rPr>
        <w:t xml:space="preserve">Instant Discount </w:t>
      </w:r>
      <w:r w:rsidRPr="003442DC">
        <w:rPr>
          <w:lang w:val="en-IN"/>
        </w:rPr>
        <w:t>on hotel bookings worldwide via Agoda</w:t>
      </w:r>
    </w:p>
    <w:p w:rsidRPr="003442DC" w:rsidR="003442DC" w:rsidP="00AC2569" w:rsidRDefault="003442DC" w14:paraId="403CB1E2" w14:textId="71F5AF00">
      <w:pPr>
        <w:pStyle w:val="ListParagraph"/>
        <w:numPr>
          <w:ilvl w:val="0"/>
          <w:numId w:val="11"/>
        </w:numPr>
        <w:rPr>
          <w:lang w:val="en-IN"/>
        </w:rPr>
      </w:pPr>
      <w:r w:rsidRPr="003442DC">
        <w:rPr>
          <w:lang w:val="en-IN"/>
        </w:rPr>
        <w:t>Up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DA5D6A">
        <w:rPr>
          <w:lang w:val="en-IN"/>
        </w:rPr>
        <w:t xml:space="preserve">Off </w:t>
      </w:r>
      <w:r w:rsidRPr="003442DC">
        <w:rPr>
          <w:lang w:val="en-IN"/>
        </w:rPr>
        <w:t>at Apollo Pharmacy</w:t>
      </w:r>
    </w:p>
    <w:p w:rsidR="003442DC" w:rsidP="00AC2569" w:rsidRDefault="003442DC" w14:paraId="3CFD2B3A" w14:textId="5BB1E911">
      <w:pPr>
        <w:pStyle w:val="ListParagraph"/>
        <w:numPr>
          <w:ilvl w:val="0"/>
          <w:numId w:val="11"/>
        </w:numPr>
        <w:rPr>
          <w:lang w:val="en-IN"/>
        </w:rPr>
      </w:pPr>
      <w:r w:rsidRPr="003442DC">
        <w:rPr>
          <w:lang w:val="en-IN"/>
        </w:rPr>
        <w:t xml:space="preserve">Up to 15% </w:t>
      </w:r>
      <w:r w:rsidRPr="003442DC" w:rsidR="00DA5D6A">
        <w:rPr>
          <w:lang w:val="en-IN"/>
        </w:rPr>
        <w:t xml:space="preserve">Discount </w:t>
      </w:r>
      <w:r w:rsidRPr="003442DC">
        <w:rPr>
          <w:lang w:val="en-IN"/>
        </w:rPr>
        <w:t>on Room Bookings and F&amp;B at Lalit Hotels</w:t>
      </w:r>
    </w:p>
    <w:p w:rsidRPr="00F91914" w:rsidR="00F91914" w:rsidP="00AC2569" w:rsidRDefault="00F91914" w14:paraId="4B37D4AF" w14:textId="7F09839C">
      <w:pPr>
        <w:pStyle w:val="ListParagraph"/>
        <w:numPr>
          <w:ilvl w:val="0"/>
          <w:numId w:val="11"/>
        </w:numPr>
        <w:rPr>
          <w:lang w:val="en-IN"/>
        </w:rPr>
      </w:pPr>
      <w:r w:rsidRPr="00F91914">
        <w:t>Click</w:t>
      </w:r>
      <w:r>
        <w:t xml:space="preserve"> </w:t>
      </w:r>
      <w:hyperlink w:tgtFrame="_blank" w:history="1" r:id="rId31">
        <w:r w:rsidRPr="00F91914">
          <w:rPr>
            <w:rStyle w:val="Hyperlink"/>
          </w:rPr>
          <w:t>Mastercard Privileges</w:t>
        </w:r>
      </w:hyperlink>
      <w:r>
        <w:t xml:space="preserve"> </w:t>
      </w:r>
      <w:r w:rsidRPr="00F91914">
        <w:t>to know more.</w:t>
      </w:r>
    </w:p>
    <w:p w:rsidRPr="003442DC" w:rsidR="00F91914" w:rsidP="00AC2569" w:rsidRDefault="00F91914" w14:paraId="292EAC62" w14:textId="77777777">
      <w:pPr>
        <w:pStyle w:val="ListParagraph"/>
        <w:numPr>
          <w:ilvl w:val="0"/>
          <w:numId w:val="11"/>
        </w:numPr>
        <w:rPr>
          <w:lang w:val="en-IN"/>
        </w:rPr>
      </w:pPr>
    </w:p>
    <w:p w:rsidRPr="003442DC" w:rsidR="003442DC" w:rsidP="003442DC" w:rsidRDefault="003442DC" w14:paraId="28B8D9D3" w14:textId="7045B351">
      <w:pPr>
        <w:rPr>
          <w:b/>
          <w:bCs/>
          <w:lang w:val="en-IN"/>
        </w:rPr>
      </w:pPr>
      <w:r w:rsidRPr="003442DC">
        <w:rPr>
          <w:b/>
          <w:bCs/>
          <w:lang w:val="en-IN"/>
        </w:rPr>
        <w:t>RuPay</w:t>
      </w:r>
    </w:p>
    <w:p w:rsidRPr="003442DC" w:rsidR="003442DC" w:rsidP="00AC2569" w:rsidRDefault="003442DC" w14:paraId="568949AB" w14:textId="2A844910">
      <w:pPr>
        <w:pStyle w:val="ListParagraph"/>
        <w:numPr>
          <w:ilvl w:val="0"/>
          <w:numId w:val="10"/>
        </w:numPr>
        <w:rPr>
          <w:lang w:val="en-IN"/>
        </w:rPr>
      </w:pPr>
      <w:r w:rsidRPr="003442DC">
        <w:rPr>
          <w:lang w:val="en-IN"/>
        </w:rPr>
        <w:t>Up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DA5D6A">
        <w:rPr>
          <w:lang w:val="en-IN"/>
        </w:rPr>
        <w:t xml:space="preserve">Cashback </w:t>
      </w:r>
      <w:r w:rsidRPr="003442DC">
        <w:rPr>
          <w:lang w:val="en-IN"/>
        </w:rPr>
        <w:t>on hotels and flight bookings at MakeMyTrip</w:t>
      </w:r>
    </w:p>
    <w:p w:rsidRPr="003442DC" w:rsidR="003442DC" w:rsidP="00AC2569" w:rsidRDefault="003442DC" w14:paraId="6BDC130A" w14:textId="0CCFDD36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Up to</w:t>
      </w:r>
      <w:r w:rsidRPr="003442DC">
        <w:rPr>
          <w:lang w:val="en-IN"/>
        </w:rPr>
        <w:t xml:space="preserve"> 20% </w:t>
      </w:r>
      <w:r w:rsidRPr="003442DC" w:rsidR="00DA5D6A">
        <w:rPr>
          <w:lang w:val="en-IN"/>
        </w:rPr>
        <w:t xml:space="preserve">Off </w:t>
      </w:r>
      <w:r w:rsidRPr="003442DC">
        <w:rPr>
          <w:lang w:val="en-IN"/>
        </w:rPr>
        <w:t>on ZoomCar</w:t>
      </w:r>
    </w:p>
    <w:p w:rsidR="000401FB" w:rsidP="00AC2569" w:rsidRDefault="003442DC" w14:paraId="709DFF73" w14:textId="72162F88">
      <w:pPr>
        <w:pStyle w:val="ListParagraph"/>
        <w:numPr>
          <w:ilvl w:val="0"/>
          <w:numId w:val="10"/>
        </w:numPr>
        <w:rPr>
          <w:lang w:val="en-IN"/>
        </w:rPr>
      </w:pPr>
      <w:r>
        <w:rPr>
          <w:lang w:val="en-IN"/>
        </w:rPr>
        <w:t>U</w:t>
      </w:r>
      <w:r w:rsidRPr="003442DC">
        <w:rPr>
          <w:lang w:val="en-IN"/>
        </w:rPr>
        <w:t>p</w:t>
      </w:r>
      <w:r>
        <w:rPr>
          <w:lang w:val="en-IN"/>
        </w:rPr>
        <w:t xml:space="preserve"> </w:t>
      </w:r>
      <w:r w:rsidRPr="003442DC">
        <w:rPr>
          <w:lang w:val="en-IN"/>
        </w:rPr>
        <w:t xml:space="preserve">to 15% </w:t>
      </w:r>
      <w:r w:rsidRPr="003442DC" w:rsidR="00DA5D6A">
        <w:rPr>
          <w:lang w:val="en-IN"/>
        </w:rPr>
        <w:t xml:space="preserve">Off </w:t>
      </w:r>
      <w:r w:rsidRPr="003442DC">
        <w:rPr>
          <w:lang w:val="en-IN"/>
        </w:rPr>
        <w:t>on Shopping at Lifestyle Stores</w:t>
      </w:r>
    </w:p>
    <w:p w:rsidRPr="00F91914" w:rsidR="00F91914" w:rsidP="00AC2569" w:rsidRDefault="00F91914" w14:paraId="11EAA64C" w14:textId="7CA2C32F">
      <w:pPr>
        <w:pStyle w:val="ListParagraph"/>
        <w:numPr>
          <w:ilvl w:val="0"/>
          <w:numId w:val="10"/>
        </w:numPr>
        <w:rPr>
          <w:lang w:val="en-IN"/>
        </w:rPr>
      </w:pPr>
      <w:r w:rsidRPr="00F91914">
        <w:t>Click</w:t>
      </w:r>
      <w:r>
        <w:t xml:space="preserve"> </w:t>
      </w:r>
      <w:hyperlink w:tgtFrame="_blank" w:history="1" r:id="rId32">
        <w:r w:rsidRPr="00F91914">
          <w:rPr>
            <w:rStyle w:val="Hyperlink"/>
          </w:rPr>
          <w:t>RuPay Privileges</w:t>
        </w:r>
      </w:hyperlink>
      <w:r>
        <w:rPr>
          <w:lang w:val="en-IN"/>
        </w:rPr>
        <w:t xml:space="preserve"> </w:t>
      </w:r>
      <w:r w:rsidRPr="00F91914">
        <w:t>to know more.</w:t>
      </w:r>
    </w:p>
    <w:p w:rsidRPr="00166BEB" w:rsidR="00166BEB" w:rsidP="00166BEB" w:rsidRDefault="00166BEB" w14:paraId="3B8132F8" w14:textId="2228F475">
      <w:pPr>
        <w:jc w:val="center"/>
        <w:rPr>
          <w:b/>
          <w:bCs/>
          <w:u w:val="single"/>
          <w:lang w:val="en-IN"/>
        </w:rPr>
      </w:pPr>
      <w:r w:rsidRPr="00AD11D6">
        <w:rPr>
          <w:b/>
          <w:bCs/>
          <w:i/>
          <w:iCs/>
          <w:u w:val="single"/>
          <w:lang w:val="en-IN"/>
        </w:rPr>
        <w:t>Explore</w:t>
      </w:r>
      <w:r w:rsidRPr="00166BEB" w:rsidR="00AD11D6">
        <w:rPr>
          <w:b/>
          <w:bCs/>
          <w:u w:val="single"/>
          <w:lang w:val="en-IN"/>
        </w:rPr>
        <w:t xml:space="preserve"> REWARDS</w:t>
      </w:r>
    </w:p>
    <w:p w:rsidRPr="003465A7" w:rsidR="00E831EB" w:rsidP="00E831EB" w:rsidRDefault="00E831EB" w14:paraId="6E18CDD0" w14:textId="77777777">
      <w:pPr>
        <w:rPr>
          <w:b/>
          <w:bCs/>
          <w:lang w:val="en-IN"/>
        </w:rPr>
      </w:pPr>
      <w:r w:rsidRPr="003465A7">
        <w:rPr>
          <w:b/>
          <w:bCs/>
          <w:lang w:val="en-IN"/>
        </w:rPr>
        <w:t>Milestone Benefit</w:t>
      </w:r>
    </w:p>
    <w:p w:rsidR="00E831EB" w:rsidDel="007E4C78" w:rsidP="00AC2569" w:rsidRDefault="00E831EB" w14:paraId="489C84C5" w14:textId="4534DA3F">
      <w:pPr>
        <w:pStyle w:val="ListParagraph"/>
        <w:numPr>
          <w:ilvl w:val="0"/>
          <w:numId w:val="8"/>
        </w:numPr>
        <w:rPr>
          <w:del w:author="Namita Salgiya" w:date="2026-01-16T13:44:00Z" w16du:dateUtc="2026-01-16T08:14:00Z" w:id="27"/>
          <w:lang w:eastAsia="en-IN"/>
        </w:rPr>
      </w:pPr>
      <w:del w:author="Namita Salgiya" w:date="2026-01-16T13:44:00Z" w16du:dateUtc="2026-01-16T08:14:00Z" w:id="28">
        <w:r w:rsidRPr="008A79B8" w:rsidDel="007E4C78">
          <w:rPr>
            <w:lang w:eastAsia="en-IN"/>
          </w:rPr>
          <w:delText xml:space="preserve">Spend Based Reversal on annual spends of Rs </w:delText>
        </w:r>
        <w:r w:rsidDel="007E4C78">
          <w:rPr>
            <w:lang w:eastAsia="en-IN"/>
          </w:rPr>
          <w:delText xml:space="preserve">3 </w:delText>
        </w:r>
        <w:r w:rsidRPr="008A79B8" w:rsidDel="007E4C78">
          <w:rPr>
            <w:lang w:eastAsia="en-IN"/>
          </w:rPr>
          <w:delText>La</w:delText>
        </w:r>
        <w:r w:rsidDel="007E4C78">
          <w:rPr>
            <w:lang w:eastAsia="en-IN"/>
          </w:rPr>
          <w:delText>kh</w:delText>
        </w:r>
      </w:del>
    </w:p>
    <w:p w:rsidRPr="00903441" w:rsidR="00E831EB" w:rsidDel="007E4C78" w:rsidP="00AC2569" w:rsidRDefault="00E831EB" w14:paraId="379E5C19" w14:textId="4590DC78">
      <w:pPr>
        <w:pStyle w:val="ListParagraph"/>
        <w:numPr>
          <w:ilvl w:val="0"/>
          <w:numId w:val="8"/>
        </w:numPr>
        <w:rPr>
          <w:del w:author="Namita Salgiya" w:date="2026-01-16T13:44:00Z" w16du:dateUtc="2026-01-16T08:14:00Z" w:id="29"/>
          <w:lang w:val="en-IN" w:eastAsia="en-IN"/>
        </w:rPr>
      </w:pPr>
      <w:del w:author="Namita Salgiya" w:date="2026-01-16T13:44:00Z" w16du:dateUtc="2026-01-16T08:14:00Z" w:id="30">
        <w:r w:rsidRPr="00903441" w:rsidDel="007E4C78">
          <w:rPr>
            <w:lang w:val="en-IN" w:eastAsia="en-IN"/>
          </w:rPr>
          <w:delText xml:space="preserve">Rs. </w:delText>
        </w:r>
        <w:r w:rsidDel="007E4C78">
          <w:rPr>
            <w:lang w:val="en-IN" w:eastAsia="en-IN"/>
          </w:rPr>
          <w:delText>1</w:delText>
        </w:r>
        <w:r w:rsidRPr="00903441" w:rsidDel="007E4C78">
          <w:rPr>
            <w:lang w:val="en-IN" w:eastAsia="en-IN"/>
          </w:rPr>
          <w:delText xml:space="preserve">500 worth Reliance Retail Voucher on annual spends of Rs. </w:delText>
        </w:r>
        <w:r w:rsidDel="007E4C78">
          <w:rPr>
            <w:lang w:val="en-IN" w:eastAsia="en-IN"/>
          </w:rPr>
          <w:delText>7</w:delText>
        </w:r>
        <w:r w:rsidRPr="00903441" w:rsidDel="007E4C78">
          <w:rPr>
            <w:lang w:val="en-IN" w:eastAsia="en-IN"/>
          </w:rPr>
          <w:delText>5,000</w:delText>
        </w:r>
      </w:del>
    </w:p>
    <w:p w:rsidRPr="00903441" w:rsidR="00E831EB" w:rsidDel="007E4C78" w:rsidP="00AC2569" w:rsidRDefault="00E831EB" w14:paraId="513FFF73" w14:textId="0D3BCFE9">
      <w:pPr>
        <w:pStyle w:val="ListParagraph"/>
        <w:numPr>
          <w:ilvl w:val="0"/>
          <w:numId w:val="8"/>
        </w:numPr>
        <w:rPr>
          <w:del w:author="Namita Salgiya" w:date="2026-01-16T13:44:00Z" w16du:dateUtc="2026-01-16T08:14:00Z" w:id="31"/>
        </w:rPr>
      </w:pPr>
      <w:del w:author="Namita Salgiya" w:date="2026-01-16T13:44:00Z" w16du:dateUtc="2026-01-16T08:14:00Z" w:id="32">
        <w:r w:rsidRPr="00903441" w:rsidDel="007E4C78">
          <w:delText xml:space="preserve">Rs. </w:delText>
        </w:r>
        <w:r w:rsidDel="007E4C78">
          <w:delText>22</w:delText>
        </w:r>
        <w:r w:rsidRPr="00903441" w:rsidDel="007E4C78">
          <w:delText xml:space="preserve">50 worth Reliance Retail Voucher on annual spends of Rs. </w:delText>
        </w:r>
        <w:r w:rsidDel="007E4C78">
          <w:delText>1,</w:delText>
        </w:r>
        <w:r w:rsidRPr="00903441" w:rsidDel="007E4C78">
          <w:delText>50,000</w:delText>
        </w:r>
      </w:del>
    </w:p>
    <w:p w:rsidR="007E4C78" w:rsidP="007E4C78" w:rsidRDefault="00E831EB" w14:paraId="2A730376" w14:textId="39CEC4F5">
      <w:pPr>
        <w:pStyle w:val="ListParagraph"/>
        <w:numPr>
          <w:ilvl w:val="0"/>
          <w:numId w:val="8"/>
        </w:numPr>
        <w:rPr>
          <w:ins w:author="Namita Salgiya" w:date="2026-01-16T13:43:00Z" w16du:dateUtc="2026-01-16T08:13:00Z" w:id="33"/>
          <w:lang w:eastAsia="en-IN"/>
        </w:rPr>
      </w:pPr>
      <w:del w:author="Namita Salgiya" w:date="2026-01-16T13:44:00Z" w16du:dateUtc="2026-01-16T08:14:00Z" w:id="34">
        <w:r w:rsidRPr="00903441" w:rsidDel="007E4C78">
          <w:delText xml:space="preserve">Rs. </w:delText>
        </w:r>
        <w:r w:rsidDel="007E4C78">
          <w:delText>5</w:delText>
        </w:r>
        <w:r w:rsidRPr="00903441" w:rsidDel="007E4C78">
          <w:delText xml:space="preserve">,000 worth Reliance Retail Voucher on annual spends of Rs. </w:delText>
        </w:r>
        <w:r w:rsidDel="007E4C78">
          <w:delText>3,0</w:delText>
        </w:r>
        <w:r w:rsidRPr="00903441" w:rsidDel="007E4C78">
          <w:delText>0,000</w:delText>
        </w:r>
      </w:del>
      <w:ins w:author="Namita Salgiya" w:date="2026-01-16T13:43:00Z" w16du:dateUtc="2026-01-16T08:13:00Z" w:id="35">
        <w:r w:rsidRPr="008A79B8" w:rsidR="007E4C78">
          <w:rPr>
            <w:lang w:eastAsia="en-IN"/>
          </w:rPr>
          <w:t xml:space="preserve">Spend Based Reversal on </w:t>
        </w:r>
      </w:ins>
      <w:ins w:author="Upadhyay , Shubham (SBICard)" w:date="2026-01-20T11:26:00Z" w16du:dateUtc="2026-01-20T05:56:00Z" w:id="36">
        <w:r w:rsidR="00DA5D6A">
          <w:rPr>
            <w:lang w:val="en-IN"/>
          </w:rPr>
          <w:t>spends</w:t>
        </w:r>
        <w:r w:rsidRPr="008A79B8" w:rsidR="00DA5D6A">
          <w:rPr>
            <w:lang w:eastAsia="en-IN"/>
          </w:rPr>
          <w:t xml:space="preserve"> </w:t>
        </w:r>
        <w:r w:rsidR="00DA5D6A">
          <w:rPr>
            <w:lang w:eastAsia="en-IN"/>
          </w:rPr>
          <w:t xml:space="preserve">of </w:t>
        </w:r>
      </w:ins>
      <w:ins w:author="Namita Salgiya" w:date="2026-01-16T13:43:00Z" w16du:dateUtc="2026-01-16T08:13:00Z" w:id="37">
        <w:r w:rsidRPr="008A79B8" w:rsidR="007E4C78">
          <w:rPr>
            <w:lang w:eastAsia="en-IN"/>
          </w:rPr>
          <w:t>Rs</w:t>
        </w:r>
      </w:ins>
      <w:ins w:author="Upadhyay , Shubham (SBICard)" w:date="2026-01-20T11:26:00Z" w16du:dateUtc="2026-01-20T05:56:00Z" w:id="38">
        <w:r w:rsidR="00DA5D6A">
          <w:rPr>
            <w:lang w:eastAsia="en-IN"/>
          </w:rPr>
          <w:t>.</w:t>
        </w:r>
      </w:ins>
      <w:ins w:author="Namita Salgiya" w:date="2026-01-16T13:43:00Z" w16du:dateUtc="2026-01-16T08:13:00Z" w:id="39">
        <w:r w:rsidRPr="008A79B8" w:rsidR="007E4C78">
          <w:rPr>
            <w:lang w:eastAsia="en-IN"/>
          </w:rPr>
          <w:t xml:space="preserve"> </w:t>
        </w:r>
        <w:r w:rsidR="007E4C78">
          <w:rPr>
            <w:lang w:eastAsia="en-IN"/>
          </w:rPr>
          <w:t xml:space="preserve">3 </w:t>
        </w:r>
        <w:r w:rsidRPr="008A79B8" w:rsidR="00DA5D6A">
          <w:rPr>
            <w:lang w:eastAsia="en-IN"/>
          </w:rPr>
          <w:t>la</w:t>
        </w:r>
        <w:r w:rsidR="00DA5D6A">
          <w:rPr>
            <w:lang w:eastAsia="en-IN"/>
          </w:rPr>
          <w:t>kh</w:t>
        </w:r>
      </w:ins>
      <w:ins w:author="Upadhyay , Shubham (SBICard)" w:date="2026-01-20T11:26:00Z" w16du:dateUtc="2026-01-20T05:56:00Z" w:id="40">
        <w:r w:rsidR="00DA5D6A">
          <w:rPr>
            <w:lang w:eastAsia="en-IN"/>
          </w:rPr>
          <w:t>s</w:t>
        </w:r>
      </w:ins>
      <w:ins w:author="Namita Salgiya" w:date="2026-01-16T13:43:00Z" w16du:dateUtc="2026-01-16T08:13:00Z" w:id="41">
        <w:r w:rsidR="00DA5D6A">
          <w:rPr>
            <w:lang w:eastAsia="en-IN"/>
          </w:rPr>
          <w:t xml:space="preserve"> </w:t>
        </w:r>
        <w:del w:author="Upadhyay , Shubham (SBICard)" w:date="2026-01-20T11:26:00Z" w16du:dateUtc="2026-01-20T05:56:00Z" w:id="42">
          <w:r w:rsidDel="00DA5D6A" w:rsidR="007E4C78">
            <w:rPr>
              <w:lang w:val="en-IN"/>
            </w:rPr>
            <w:delText>spends</w:delText>
          </w:r>
        </w:del>
      </w:ins>
    </w:p>
    <w:p w:rsidRPr="00903441" w:rsidR="007E4C78" w:rsidP="007E4C78" w:rsidRDefault="007E4C78" w14:paraId="19588077" w14:textId="0740FC74">
      <w:pPr>
        <w:pStyle w:val="ListParagraph"/>
        <w:numPr>
          <w:ilvl w:val="0"/>
          <w:numId w:val="8"/>
        </w:numPr>
        <w:rPr>
          <w:ins w:author="Namita Salgiya" w:date="2026-01-16T13:43:00Z" w16du:dateUtc="2026-01-16T08:13:00Z" w:id="43"/>
          <w:lang w:val="en-IN" w:eastAsia="en-IN"/>
        </w:rPr>
      </w:pPr>
      <w:ins w:author="Namita Salgiya" w:date="2026-01-16T13:43:00Z" w16du:dateUtc="2026-01-16T08:13:00Z" w:id="44">
        <w:r w:rsidRPr="00903441">
          <w:rPr>
            <w:lang w:val="en-IN" w:eastAsia="en-IN"/>
          </w:rPr>
          <w:lastRenderedPageBreak/>
          <w:t xml:space="preserve">Rs. </w:t>
        </w:r>
      </w:ins>
      <w:ins w:author="Namita Salgiya" w:date="2026-01-16T13:44:00Z" w16du:dateUtc="2026-01-16T08:14:00Z" w:id="45">
        <w:r>
          <w:rPr>
            <w:lang w:val="en-IN" w:eastAsia="en-IN"/>
          </w:rPr>
          <w:t>1</w:t>
        </w:r>
      </w:ins>
      <w:ins w:author="Upadhyay , Shubham (SBICard)" w:date="2026-01-20T11:26:00Z" w16du:dateUtc="2026-01-20T05:56:00Z" w:id="46">
        <w:r w:rsidR="00DA5D6A">
          <w:rPr>
            <w:lang w:val="en-IN" w:eastAsia="en-IN"/>
          </w:rPr>
          <w:t>,</w:t>
        </w:r>
      </w:ins>
      <w:ins w:author="Namita Salgiya" w:date="2026-01-16T13:43:00Z" w16du:dateUtc="2026-01-16T08:13:00Z" w:id="47">
        <w:r w:rsidRPr="00903441">
          <w:rPr>
            <w:lang w:val="en-IN" w:eastAsia="en-IN"/>
          </w:rPr>
          <w:t xml:space="preserve">500 Reliance Retail Voucher on </w:t>
        </w:r>
      </w:ins>
      <w:ins w:author="Upadhyay , Shubham (SBICard)" w:date="2026-01-20T11:27:00Z" w16du:dateUtc="2026-01-20T05:57:00Z" w:id="48">
        <w:r w:rsidR="00DA5D6A">
          <w:rPr>
            <w:lang w:val="en-IN"/>
          </w:rPr>
          <w:t>spends</w:t>
        </w:r>
        <w:r w:rsidRPr="00903441" w:rsidR="00DA5D6A">
          <w:rPr>
            <w:lang w:val="en-IN" w:eastAsia="en-IN"/>
          </w:rPr>
          <w:t xml:space="preserve"> </w:t>
        </w:r>
        <w:r w:rsidR="00DA5D6A">
          <w:rPr>
            <w:lang w:val="en-IN" w:eastAsia="en-IN"/>
          </w:rPr>
          <w:t xml:space="preserve">of </w:t>
        </w:r>
      </w:ins>
      <w:ins w:author="Namita Salgiya" w:date="2026-01-16T13:43:00Z" w16du:dateUtc="2026-01-16T08:13:00Z" w:id="49">
        <w:r w:rsidRPr="00903441">
          <w:rPr>
            <w:lang w:val="en-IN" w:eastAsia="en-IN"/>
          </w:rPr>
          <w:t xml:space="preserve">Rs. </w:t>
        </w:r>
        <w:r>
          <w:rPr>
            <w:lang w:val="en-IN" w:eastAsia="en-IN"/>
          </w:rPr>
          <w:t>7</w:t>
        </w:r>
        <w:r w:rsidRPr="00903441">
          <w:rPr>
            <w:lang w:val="en-IN" w:eastAsia="en-IN"/>
          </w:rPr>
          <w:t>5,000</w:t>
        </w:r>
        <w:r>
          <w:rPr>
            <w:lang w:val="en-IN" w:eastAsia="en-IN"/>
          </w:rPr>
          <w:t xml:space="preserve"> </w:t>
        </w:r>
        <w:del w:author="Upadhyay , Shubham (SBICard)" w:date="2026-01-20T11:27:00Z" w16du:dateUtc="2026-01-20T05:57:00Z" w:id="50">
          <w:r w:rsidDel="00DA5D6A">
            <w:rPr>
              <w:lang w:val="en-IN"/>
            </w:rPr>
            <w:delText>spends</w:delText>
          </w:r>
        </w:del>
      </w:ins>
    </w:p>
    <w:p w:rsidRPr="00903441" w:rsidR="007E4C78" w:rsidP="007E4C78" w:rsidRDefault="007E4C78" w14:paraId="73450A5A" w14:textId="2A918D52">
      <w:pPr>
        <w:pStyle w:val="ListParagraph"/>
        <w:numPr>
          <w:ilvl w:val="0"/>
          <w:numId w:val="8"/>
        </w:numPr>
        <w:rPr>
          <w:ins w:author="Namita Salgiya" w:date="2026-01-16T13:43:00Z" w16du:dateUtc="2026-01-16T08:13:00Z" w:id="51"/>
        </w:rPr>
      </w:pPr>
      <w:ins w:author="Namita Salgiya" w:date="2026-01-16T13:43:00Z" w16du:dateUtc="2026-01-16T08:13:00Z" w:id="52">
        <w:r w:rsidRPr="00903441">
          <w:t xml:space="preserve">Rs. </w:t>
        </w:r>
      </w:ins>
      <w:ins w:author="Namita Salgiya" w:date="2026-01-16T13:44:00Z" w16du:dateUtc="2026-01-16T08:14:00Z" w:id="53">
        <w:r>
          <w:t>2</w:t>
        </w:r>
      </w:ins>
      <w:ins w:author="Upadhyay , Shubham (SBICard)" w:date="2026-01-20T11:27:00Z" w16du:dateUtc="2026-01-20T05:57:00Z" w:id="54">
        <w:r w:rsidR="00DA5D6A">
          <w:t>,</w:t>
        </w:r>
      </w:ins>
      <w:ins w:author="Namita Salgiya" w:date="2026-01-16T13:44:00Z" w16du:dateUtc="2026-01-16T08:14:00Z" w:id="55">
        <w:r>
          <w:t>2</w:t>
        </w:r>
      </w:ins>
      <w:ins w:author="Namita Salgiya" w:date="2026-01-16T13:43:00Z" w16du:dateUtc="2026-01-16T08:13:00Z" w:id="56">
        <w:r w:rsidRPr="00903441">
          <w:t xml:space="preserve">50 Reliance Retail Voucher on </w:t>
        </w:r>
      </w:ins>
      <w:ins w:author="Upadhyay , Shubham (SBICard)" w:date="2026-01-20T11:27:00Z" w16du:dateUtc="2026-01-20T05:57:00Z" w:id="57">
        <w:r w:rsidR="00DA5D6A">
          <w:rPr>
            <w:lang w:val="en-IN"/>
          </w:rPr>
          <w:t>spends</w:t>
        </w:r>
        <w:r w:rsidRPr="00903441" w:rsidR="00DA5D6A">
          <w:rPr>
            <w:lang w:val="en-IN" w:eastAsia="en-IN"/>
          </w:rPr>
          <w:t xml:space="preserve"> </w:t>
        </w:r>
        <w:r w:rsidR="00DA5D6A">
          <w:rPr>
            <w:lang w:val="en-IN" w:eastAsia="en-IN"/>
          </w:rPr>
          <w:t xml:space="preserve">of </w:t>
        </w:r>
      </w:ins>
      <w:ins w:author="Namita Salgiya" w:date="2026-01-16T13:43:00Z" w16du:dateUtc="2026-01-16T08:13:00Z" w:id="58">
        <w:r w:rsidRPr="00903441">
          <w:t xml:space="preserve">Rs. </w:t>
        </w:r>
      </w:ins>
      <w:ins w:author="Namita Salgiya" w:date="2026-01-16T13:44:00Z" w16du:dateUtc="2026-01-16T08:14:00Z" w:id="59">
        <w:r>
          <w:t>1,</w:t>
        </w:r>
      </w:ins>
      <w:ins w:author="Namita Salgiya" w:date="2026-01-16T13:43:00Z" w16du:dateUtc="2026-01-16T08:13:00Z" w:id="60">
        <w:r w:rsidRPr="00903441">
          <w:t>50,000</w:t>
        </w:r>
        <w:r>
          <w:t xml:space="preserve"> </w:t>
        </w:r>
        <w:del w:author="Upadhyay , Shubham (SBICard)" w:date="2026-01-20T11:27:00Z" w16du:dateUtc="2026-01-20T05:57:00Z" w:id="61">
          <w:r w:rsidDel="00DA5D6A">
            <w:rPr>
              <w:lang w:val="en-IN"/>
            </w:rPr>
            <w:delText>spends</w:delText>
          </w:r>
        </w:del>
      </w:ins>
    </w:p>
    <w:p w:rsidR="007E4C78" w:rsidP="007E4C78" w:rsidRDefault="007E4C78" w14:paraId="18C25D97" w14:textId="490CADCF">
      <w:pPr>
        <w:pStyle w:val="ListParagraph"/>
        <w:numPr>
          <w:ilvl w:val="0"/>
          <w:numId w:val="8"/>
        </w:numPr>
      </w:pPr>
      <w:ins w:author="Namita Salgiya" w:date="2026-01-16T13:43:00Z" w16du:dateUtc="2026-01-16T08:13:00Z" w:id="62">
        <w:r w:rsidRPr="00903441">
          <w:t xml:space="preserve">Rs. </w:t>
        </w:r>
      </w:ins>
      <w:ins w:author="Namita Salgiya" w:date="2026-01-16T13:44:00Z" w16du:dateUtc="2026-01-16T08:14:00Z" w:id="63">
        <w:r>
          <w:t>5</w:t>
        </w:r>
      </w:ins>
      <w:ins w:author="Namita Salgiya" w:date="2026-01-16T13:43:00Z" w16du:dateUtc="2026-01-16T08:13:00Z" w:id="64">
        <w:r w:rsidRPr="00903441">
          <w:t xml:space="preserve">,000 Reliance Retail Voucher on </w:t>
        </w:r>
      </w:ins>
      <w:ins w:author="Upadhyay , Shubham (SBICard)" w:date="2026-01-20T11:27:00Z" w16du:dateUtc="2026-01-20T05:57:00Z" w:id="65">
        <w:r w:rsidR="00DA5D6A">
          <w:rPr>
            <w:lang w:val="en-IN"/>
          </w:rPr>
          <w:t>spends</w:t>
        </w:r>
        <w:r w:rsidRPr="00903441" w:rsidR="00DA5D6A">
          <w:t xml:space="preserve"> </w:t>
        </w:r>
        <w:r w:rsidR="00DA5D6A">
          <w:t xml:space="preserve">of </w:t>
        </w:r>
      </w:ins>
      <w:ins w:author="Namita Salgiya" w:date="2026-01-16T13:43:00Z" w16du:dateUtc="2026-01-16T08:13:00Z" w:id="66">
        <w:r w:rsidRPr="00903441">
          <w:t xml:space="preserve">Rs. </w:t>
        </w:r>
      </w:ins>
      <w:ins w:author="Namita Salgiya" w:date="2026-01-16T13:44:00Z" w16du:dateUtc="2026-01-16T08:14:00Z" w:id="67">
        <w:r>
          <w:t>3,0</w:t>
        </w:r>
      </w:ins>
      <w:ins w:author="Namita Salgiya" w:date="2026-01-16T13:43:00Z" w16du:dateUtc="2026-01-16T08:13:00Z" w:id="68">
        <w:r w:rsidRPr="00903441">
          <w:t>0,000</w:t>
        </w:r>
        <w:r>
          <w:t xml:space="preserve"> </w:t>
        </w:r>
        <w:del w:author="Upadhyay , Shubham (SBICard)" w:date="2026-01-20T11:27:00Z" w16du:dateUtc="2026-01-20T05:57:00Z" w:id="69">
          <w:r w:rsidDel="00DA5D6A">
            <w:rPr>
              <w:lang w:val="en-IN"/>
            </w:rPr>
            <w:delText>spends</w:delText>
          </w:r>
        </w:del>
      </w:ins>
    </w:p>
    <w:p w:rsidRPr="00903441" w:rsidR="00E831EB" w:rsidDel="007E4C78" w:rsidP="00AC2569" w:rsidRDefault="00E831EB" w14:paraId="3ABA7427" w14:textId="5D453963">
      <w:pPr>
        <w:pStyle w:val="ListParagraph"/>
        <w:numPr>
          <w:ilvl w:val="0"/>
          <w:numId w:val="8"/>
        </w:numPr>
        <w:rPr>
          <w:del w:author="Namita Salgiya" w:date="2026-01-16T13:43:00Z" w16du:dateUtc="2026-01-16T08:13:00Z" w:id="70"/>
        </w:rPr>
      </w:pPr>
      <w:del w:author="Namita Salgiya" w:date="2026-01-16T13:43:00Z" w16du:dateUtc="2026-01-16T08:13:00Z" w:id="71">
        <w:r w:rsidRPr="008A79B8" w:rsidDel="007E4C78">
          <w:rPr>
            <w:lang w:val="en-IN" w:eastAsia="en-IN"/>
          </w:rPr>
          <w:delText xml:space="preserve">Gift Vouchers </w:delText>
        </w:r>
        <w:r w:rsidDel="007E4C78">
          <w:rPr>
            <w:lang w:val="en-IN" w:eastAsia="en-IN"/>
          </w:rPr>
          <w:delText xml:space="preserve">are </w:delText>
        </w:r>
        <w:r w:rsidRPr="008A79B8" w:rsidDel="007E4C78">
          <w:rPr>
            <w:lang w:val="en-IN" w:eastAsia="en-IN"/>
          </w:rPr>
          <w:delText>redeem</w:delText>
        </w:r>
        <w:r w:rsidDel="007E4C78">
          <w:rPr>
            <w:lang w:val="en-IN" w:eastAsia="en-IN"/>
          </w:rPr>
          <w:delText xml:space="preserve">able </w:delText>
        </w:r>
        <w:r w:rsidRPr="008A79B8" w:rsidDel="007E4C78">
          <w:rPr>
            <w:lang w:val="en-IN" w:eastAsia="en-IN"/>
          </w:rPr>
          <w:delText xml:space="preserve">only at </w:delText>
        </w:r>
        <w:r w:rsidRPr="00903441" w:rsidDel="007E4C78">
          <w:delText>participating Reliance Retail Stores</w:delText>
        </w:r>
      </w:del>
    </w:p>
    <w:p w:rsidRPr="009B506E" w:rsidR="00E831EB" w:rsidDel="007E4C78" w:rsidP="00AC2569" w:rsidRDefault="00E831EB" w14:paraId="1E06D569" w14:textId="46E8137B">
      <w:pPr>
        <w:pStyle w:val="ListParagraph"/>
        <w:numPr>
          <w:ilvl w:val="0"/>
          <w:numId w:val="8"/>
        </w:numPr>
        <w:rPr>
          <w:del w:author="Namita Salgiya" w:date="2026-01-16T13:43:00Z" w16du:dateUtc="2026-01-16T08:13:00Z" w:id="72"/>
        </w:rPr>
      </w:pPr>
      <w:del w:author="Namita Salgiya" w:date="2026-01-16T13:43:00Z" w16du:dateUtc="2026-01-16T08:13:00Z" w:id="73">
        <w:r w:rsidDel="007E4C78">
          <w:fldChar w:fldCharType="begin"/>
        </w:r>
        <w:r w:rsidDel="007E4C78">
          <w:delInstrText>HYPERLINK "https://www.sbicard.com/sbi-card-en/assets/docs/pdf/tnc/reliance-retail-stores.pdf" \t "_blank"</w:delInstrText>
        </w:r>
        <w:r w:rsidDel="007E4C78">
          <w:fldChar w:fldCharType="separate"/>
        </w:r>
        <w:r w:rsidRPr="009B506E" w:rsidDel="007E4C78">
          <w:rPr>
            <w:rStyle w:val="Hyperlink"/>
          </w:rPr>
          <w:delText>Click here</w:delText>
        </w:r>
        <w:r w:rsidDel="007E4C78">
          <w:fldChar w:fldCharType="end"/>
        </w:r>
        <w:r w:rsidDel="007E4C78">
          <w:delText xml:space="preserve"> </w:delText>
        </w:r>
        <w:r w:rsidRPr="009B506E" w:rsidDel="007E4C78">
          <w:delText>for the list of participating Reliance Retail Stores</w:delText>
        </w:r>
      </w:del>
    </w:p>
    <w:p w:rsidR="00E831EB" w:rsidP="00E831EB" w:rsidRDefault="00E831EB" w14:paraId="0735DD70" w14:textId="77777777">
      <w:pPr>
        <w:rPr>
          <w:b/>
          <w:bCs/>
          <w:lang w:val="en-IN"/>
        </w:rPr>
      </w:pPr>
      <w:r>
        <w:rPr>
          <w:b/>
          <w:bCs/>
          <w:lang w:val="en-IN"/>
        </w:rPr>
        <w:t>Reward Benefits</w:t>
      </w:r>
    </w:p>
    <w:p w:rsidRPr="00306112" w:rsidR="007E4C78" w:rsidP="007E4C78" w:rsidRDefault="007E4C78" w14:paraId="1B74CB1F" w14:textId="77777777">
      <w:pPr>
        <w:pStyle w:val="ListParagraph"/>
        <w:numPr>
          <w:ilvl w:val="0"/>
          <w:numId w:val="9"/>
        </w:numPr>
        <w:rPr>
          <w:ins w:author="Namita Salgiya" w:date="2026-01-16T13:44:00Z" w16du:dateUtc="2026-01-16T08:14:00Z" w:id="74"/>
          <w:lang w:val="en-IN"/>
        </w:rPr>
      </w:pPr>
      <w:ins w:author="Namita Salgiya" w:date="2026-01-16T13:44:00Z" w16du:dateUtc="2026-01-16T08:14:00Z" w:id="75">
        <w:r w:rsidRPr="001703CE">
          <w:rPr>
            <w:lang w:val="en-IN"/>
          </w:rPr>
          <w:t xml:space="preserve">Reward Points on </w:t>
        </w:r>
        <w:r>
          <w:rPr>
            <w:lang w:val="en-IN"/>
          </w:rPr>
          <w:t xml:space="preserve">spends at </w:t>
        </w:r>
        <w:r w:rsidRPr="001703CE">
          <w:rPr>
            <w:lang w:val="en-IN"/>
          </w:rPr>
          <w:t>AJIO &amp; JioMart Online Stores</w:t>
        </w:r>
      </w:ins>
    </w:p>
    <w:p w:rsidRPr="001703CE" w:rsidR="007E4C78" w:rsidP="007E4C78" w:rsidRDefault="007E4C78" w14:paraId="6AA12CB7" w14:textId="77777777">
      <w:pPr>
        <w:pStyle w:val="ListParagraph"/>
        <w:numPr>
          <w:ilvl w:val="0"/>
          <w:numId w:val="9"/>
        </w:numPr>
        <w:rPr>
          <w:ins w:author="Namita Salgiya" w:date="2026-01-16T13:44:00Z" w16du:dateUtc="2026-01-16T08:14:00Z" w:id="76"/>
          <w:lang w:val="en-IN"/>
        </w:rPr>
      </w:pPr>
      <w:ins w:author="Namita Salgiya" w:date="2026-01-16T13:44:00Z" w16du:dateUtc="2026-01-16T08:14:00Z" w:id="77">
        <w:r w:rsidRPr="001703CE">
          <w:rPr>
            <w:lang w:val="en-IN"/>
          </w:rPr>
          <w:t xml:space="preserve">Reward Points on other </w:t>
        </w:r>
        <w:r>
          <w:rPr>
            <w:lang w:val="en-IN"/>
          </w:rPr>
          <w:t xml:space="preserve">spends at </w:t>
        </w:r>
        <w:r w:rsidRPr="001703CE">
          <w:rPr>
            <w:lang w:val="en-IN"/>
          </w:rPr>
          <w:t>Reliance Retail Stores</w:t>
        </w:r>
      </w:ins>
    </w:p>
    <w:p w:rsidRPr="001703CE" w:rsidR="007E4C78" w:rsidP="007E4C78" w:rsidRDefault="007E4C78" w14:paraId="443D5B1F" w14:textId="0FC7DD87">
      <w:pPr>
        <w:pStyle w:val="ListParagraph"/>
        <w:numPr>
          <w:ilvl w:val="0"/>
          <w:numId w:val="9"/>
        </w:numPr>
        <w:rPr>
          <w:ins w:author="Namita Salgiya" w:date="2026-01-16T13:44:00Z" w16du:dateUtc="2026-01-16T08:14:00Z" w:id="78"/>
          <w:lang w:val="en-IN" w:eastAsia="en-IN"/>
        </w:rPr>
      </w:pPr>
      <w:ins w:author="Namita Salgiya" w:date="2026-01-16T13:44:00Z" w16du:dateUtc="2026-01-16T08:14:00Z" w:id="79">
        <w:r w:rsidRPr="001703CE">
          <w:rPr>
            <w:lang w:val="en-IN" w:eastAsia="en-IN"/>
          </w:rPr>
          <w:t xml:space="preserve">Reward Points </w:t>
        </w:r>
        <w:r>
          <w:rPr>
            <w:lang w:val="en-IN" w:eastAsia="en-IN"/>
          </w:rPr>
          <w:t>on dining</w:t>
        </w:r>
        <w:r w:rsidRPr="001703CE">
          <w:rPr>
            <w:lang w:val="en-IN" w:eastAsia="en-IN"/>
          </w:rPr>
          <w:t xml:space="preserve"> </w:t>
        </w:r>
        <w:del w:author="Upadhyay , Shubham (SBICard)" w:date="2026-01-20T11:30:00Z" w16du:dateUtc="2026-01-20T06:00:00Z" w:id="80">
          <w:r w:rsidRPr="001703CE" w:rsidDel="00DA5D6A">
            <w:rPr>
              <w:lang w:val="en-IN" w:eastAsia="en-IN"/>
            </w:rPr>
            <w:delText xml:space="preserve">&amp; </w:delText>
          </w:r>
        </w:del>
      </w:ins>
      <w:ins w:author="Upadhyay , Shubham (SBICard)" w:date="2026-01-20T11:30:00Z" w16du:dateUtc="2026-01-20T06:00:00Z" w:id="81">
        <w:r w:rsidR="00DA5D6A">
          <w:rPr>
            <w:lang w:val="en-IN" w:eastAsia="en-IN"/>
          </w:rPr>
          <w:t xml:space="preserve">and </w:t>
        </w:r>
      </w:ins>
      <w:ins w:author="Namita Salgiya" w:date="2026-01-16T13:44:00Z" w16du:dateUtc="2026-01-16T08:14:00Z" w:id="82">
        <w:r w:rsidRPr="001703CE">
          <w:rPr>
            <w:lang w:val="en-IN" w:eastAsia="en-IN"/>
          </w:rPr>
          <w:t>movie</w:t>
        </w:r>
        <w:r>
          <w:rPr>
            <w:lang w:val="en-IN" w:eastAsia="en-IN"/>
          </w:rPr>
          <w:t xml:space="preserve"> </w:t>
        </w:r>
        <w:r>
          <w:rPr>
            <w:lang w:val="en-IN"/>
          </w:rPr>
          <w:t>spends</w:t>
        </w:r>
      </w:ins>
    </w:p>
    <w:p w:rsidR="00E831EB" w:rsidDel="007E4C78" w:rsidP="00AC2569" w:rsidRDefault="00E831EB" w14:paraId="387CBF52" w14:textId="0341E45A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83"/>
          <w:lang w:val="en-IN"/>
        </w:rPr>
      </w:pPr>
      <w:del w:author="Namita Salgiya" w:date="2026-01-16T13:44:00Z" w16du:dateUtc="2026-01-16T08:14:00Z" w:id="84">
        <w:r w:rsidDel="007E4C78">
          <w:rPr>
            <w:lang w:val="en-IN"/>
          </w:rPr>
          <w:delText>2</w:delText>
        </w:r>
        <w:r w:rsidRPr="001703CE" w:rsidDel="007E4C78">
          <w:rPr>
            <w:lang w:val="en-IN"/>
          </w:rPr>
          <w:delText>0 Reward Points per Rs. 100 spent on AJIO &amp; JioMart Online Stores</w:delText>
        </w:r>
      </w:del>
    </w:p>
    <w:p w:rsidRPr="001703CE" w:rsidR="00E831EB" w:rsidDel="007E4C78" w:rsidP="00AC2569" w:rsidRDefault="00E831EB" w14:paraId="24C47805" w14:textId="2291EC41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85"/>
          <w:lang w:val="en-IN"/>
        </w:rPr>
      </w:pPr>
      <w:del w:author="Namita Salgiya" w:date="2026-01-16T13:44:00Z" w16du:dateUtc="2026-01-16T08:14:00Z" w:id="86">
        <w:r w:rsidDel="007E4C78">
          <w:rPr>
            <w:lang w:val="en-IN"/>
          </w:rPr>
          <w:delText>10</w:delText>
        </w:r>
        <w:r w:rsidRPr="001703CE" w:rsidDel="007E4C78">
          <w:rPr>
            <w:lang w:val="en-IN"/>
          </w:rPr>
          <w:delText xml:space="preserve"> Reward Points per Rs. 100 spent on the other participating Reliance Retail Stores (except on UPI Payments)</w:delText>
        </w:r>
      </w:del>
    </w:p>
    <w:p w:rsidRPr="001703CE" w:rsidR="00E831EB" w:rsidDel="007E4C78" w:rsidP="00AC2569" w:rsidRDefault="00E831EB" w14:paraId="203D1962" w14:textId="771B2A43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87"/>
          <w:lang w:val="en-IN" w:eastAsia="en-IN"/>
        </w:rPr>
      </w:pPr>
      <w:del w:author="Namita Salgiya" w:date="2026-01-16T13:44:00Z" w16du:dateUtc="2026-01-16T08:14:00Z" w:id="88">
        <w:r w:rsidRPr="001703CE" w:rsidDel="007E4C78">
          <w:rPr>
            <w:lang w:val="en-IN" w:eastAsia="en-IN"/>
          </w:rPr>
          <w:delText xml:space="preserve">5 Reward Points per Rs. 100 spent on </w:delText>
        </w:r>
        <w:r w:rsidRPr="009B506E" w:rsidDel="007E4C78">
          <w:rPr>
            <w:lang w:eastAsia="en-IN"/>
          </w:rPr>
          <w:delText>dining, movies &amp; entertainment, domestic airlines and international</w:delText>
        </w:r>
      </w:del>
    </w:p>
    <w:p w:rsidR="00E831EB" w:rsidDel="007E4C78" w:rsidP="00AC2569" w:rsidRDefault="00E831EB" w14:paraId="6303759A" w14:textId="091B7DE2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89"/>
          <w:lang w:val="en-IN" w:eastAsia="en-IN"/>
        </w:rPr>
      </w:pPr>
      <w:del w:author="Namita Salgiya" w:date="2026-01-16T13:44:00Z" w16du:dateUtc="2026-01-16T08:14:00Z" w:id="90">
        <w:r w:rsidDel="007E4C78">
          <w:rPr>
            <w:lang w:val="en-IN" w:eastAsia="en-IN"/>
          </w:rPr>
          <w:delText>2</w:delText>
        </w:r>
        <w:r w:rsidRPr="001703CE" w:rsidDel="007E4C78">
          <w:rPr>
            <w:lang w:val="en-IN" w:eastAsia="en-IN"/>
          </w:rPr>
          <w:delText xml:space="preserve"> Reward </w:delText>
        </w:r>
        <w:r w:rsidDel="007E4C78">
          <w:rPr>
            <w:lang w:val="en-IN" w:eastAsia="en-IN"/>
          </w:rPr>
          <w:delText>Point</w:delText>
        </w:r>
        <w:r w:rsidRPr="001703CE" w:rsidDel="007E4C78">
          <w:rPr>
            <w:lang w:val="en-IN" w:eastAsia="en-IN"/>
          </w:rPr>
          <w:delText xml:space="preserve"> per Rs. 100 spent on other retail purchases (except fuel, property rental, wallet upload)</w:delText>
        </w:r>
      </w:del>
    </w:p>
    <w:p w:rsidRPr="001703CE" w:rsidR="00E831EB" w:rsidDel="007E4C78" w:rsidP="00AC2569" w:rsidRDefault="00E831EB" w14:paraId="16C38D35" w14:textId="7F50E413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91"/>
          <w:lang w:val="en-IN" w:eastAsia="en-IN"/>
        </w:rPr>
      </w:pPr>
      <w:del w:author="Namita Salgiya" w:date="2026-01-16T13:44:00Z" w16du:dateUtc="2026-01-16T08:14:00Z" w:id="92">
        <w:r w:rsidDel="007E4C78">
          <w:rPr>
            <w:lang w:val="en-IN" w:eastAsia="en-IN"/>
          </w:rPr>
          <w:delText xml:space="preserve">1 </w:delText>
        </w:r>
        <w:r w:rsidRPr="001703CE" w:rsidDel="007E4C78">
          <w:rPr>
            <w:lang w:val="en-IN" w:eastAsia="en-IN"/>
          </w:rPr>
          <w:delText>Reward Point = Rs. 0.25</w:delText>
        </w:r>
      </w:del>
    </w:p>
    <w:p w:rsidRPr="009B506E" w:rsidR="00E831EB" w:rsidDel="007E4C78" w:rsidP="00AC2569" w:rsidRDefault="00E831EB" w14:paraId="670CF22F" w14:textId="21E64F16">
      <w:pPr>
        <w:pStyle w:val="ListParagraph"/>
        <w:numPr>
          <w:ilvl w:val="0"/>
          <w:numId w:val="9"/>
        </w:numPr>
        <w:rPr>
          <w:del w:author="Namita Salgiya" w:date="2026-01-16T13:44:00Z" w16du:dateUtc="2026-01-16T08:14:00Z" w:id="93"/>
        </w:rPr>
      </w:pPr>
      <w:del w:author="Namita Salgiya" w:date="2026-01-16T13:44:00Z" w16du:dateUtc="2026-01-16T08:14:00Z" w:id="94">
        <w:r w:rsidDel="007E4C78">
          <w:fldChar w:fldCharType="begin"/>
        </w:r>
        <w:r w:rsidDel="007E4C78">
          <w:delInstrText>HYPERLINK "https://www.sbicard.com/sbi-card-en/assets/docs/pdf/tnc/reliance-retail-stores.pdf" \t "_blank"</w:delInstrText>
        </w:r>
        <w:r w:rsidDel="007E4C78">
          <w:fldChar w:fldCharType="separate"/>
        </w:r>
        <w:r w:rsidRPr="009B506E" w:rsidDel="007E4C78">
          <w:rPr>
            <w:rStyle w:val="Hyperlink"/>
          </w:rPr>
          <w:delText xml:space="preserve">Click </w:delText>
        </w:r>
        <w:r w:rsidDel="007E4C78">
          <w:rPr>
            <w:rStyle w:val="Hyperlink"/>
          </w:rPr>
          <w:delText>h</w:delText>
        </w:r>
        <w:r w:rsidRPr="009B506E" w:rsidDel="007E4C78">
          <w:rPr>
            <w:rStyle w:val="Hyperlink"/>
          </w:rPr>
          <w:delText>ere</w:delText>
        </w:r>
        <w:r w:rsidDel="007E4C78">
          <w:fldChar w:fldCharType="end"/>
        </w:r>
        <w:r w:rsidDel="007E4C78">
          <w:rPr>
            <w:lang w:val="en-IN"/>
          </w:rPr>
          <w:delText xml:space="preserve"> </w:delText>
        </w:r>
        <w:r w:rsidRPr="001703CE" w:rsidDel="007E4C78">
          <w:rPr>
            <w:lang w:val="en-IN"/>
          </w:rPr>
          <w:delText>for more details</w:delText>
        </w:r>
      </w:del>
    </w:p>
    <w:p w:rsidRPr="002D38D6" w:rsidR="002D38D6" w:rsidP="00A80E72" w:rsidRDefault="00E56665" w14:paraId="5605250A" w14:textId="005B0DB1">
      <w:pPr>
        <w:jc w:val="center"/>
        <w:rPr>
          <w:b/>
          <w:bCs/>
          <w:u w:val="single"/>
          <w:lang w:val="en-IN"/>
        </w:rPr>
      </w:pPr>
      <w:hyperlink w:history="1" r:id="rId33">
        <w:r w:rsidRPr="002D38D6">
          <w:rPr>
            <w:rStyle w:val="Hyperlink"/>
            <w:b/>
            <w:bCs/>
            <w:lang w:val="en-IN"/>
          </w:rPr>
          <w:br/>
        </w:r>
      </w:hyperlink>
      <w:r w:rsidRPr="00130F13" w:rsidR="00130F13">
        <w:rPr>
          <w:b/>
          <w:bCs/>
          <w:i/>
          <w:iCs/>
          <w:u w:val="single"/>
          <w:lang w:val="en-IN"/>
        </w:rPr>
        <w:t>Credit Card</w:t>
      </w:r>
      <w:r w:rsidRPr="00130F13" w:rsidR="00130F13">
        <w:rPr>
          <w:b/>
          <w:bCs/>
          <w:u w:val="single"/>
          <w:lang w:val="en-IN"/>
        </w:rPr>
        <w:t xml:space="preserve"> </w:t>
      </w:r>
      <w:r w:rsidRPr="002D38D6" w:rsidR="00130F13">
        <w:rPr>
          <w:b/>
          <w:bCs/>
          <w:u w:val="single"/>
          <w:lang w:val="en-IN"/>
        </w:rPr>
        <w:t>FEE &amp; CHARGES</w:t>
      </w:r>
    </w:p>
    <w:p w:rsidRPr="002D38D6" w:rsidR="002D38D6" w:rsidP="00AC2569" w:rsidRDefault="00E831EB" w14:paraId="07E865B8" w14:textId="22506FAA">
      <w:pPr>
        <w:pStyle w:val="ListParagraph"/>
        <w:numPr>
          <w:ilvl w:val="0"/>
          <w:numId w:val="2"/>
        </w:numPr>
      </w:pPr>
      <w:r>
        <w:t>Annual</w:t>
      </w:r>
      <w:r w:rsidRPr="002D38D6" w:rsidR="002D38D6">
        <w:t xml:space="preserve"> Fee (one-time): Rs.</w:t>
      </w:r>
      <w:r w:rsidR="00687E6A">
        <w:t xml:space="preserve"> </w:t>
      </w:r>
      <w:bookmarkStart w:name="_Hlk218164992" w:id="95"/>
      <w:r w:rsidR="003240C7">
        <w:t>2</w:t>
      </w:r>
      <w:ins w:author="Upadhyay , Shubham (SBICard)" w:date="2026-01-20T11:30:00Z" w16du:dateUtc="2026-01-20T06:00:00Z" w:id="96">
        <w:r w:rsidR="00DA5D6A">
          <w:t>,</w:t>
        </w:r>
      </w:ins>
      <w:r w:rsidR="003240C7">
        <w:t>9</w:t>
      </w:r>
      <w:r w:rsidRPr="002D38D6" w:rsidR="002D38D6">
        <w:t xml:space="preserve">99 </w:t>
      </w:r>
      <w:bookmarkEnd w:id="95"/>
      <w:r w:rsidRPr="002D38D6" w:rsidR="002D38D6">
        <w:t>+ taxes </w:t>
      </w:r>
    </w:p>
    <w:p w:rsidRPr="002D38D6" w:rsidR="002D38D6" w:rsidP="00AC2569" w:rsidRDefault="002D38D6" w14:paraId="3CCA290E" w14:textId="3514B0D5">
      <w:pPr>
        <w:pStyle w:val="ListParagraph"/>
        <w:numPr>
          <w:ilvl w:val="0"/>
          <w:numId w:val="2"/>
        </w:numPr>
        <w:rPr>
          <w:lang w:val="en-IN"/>
        </w:rPr>
      </w:pPr>
      <w:r w:rsidRPr="002D38D6">
        <w:t>Renewal Fee (per annum): Rs.</w:t>
      </w:r>
      <w:r>
        <w:t xml:space="preserve"> </w:t>
      </w:r>
      <w:r w:rsidR="003240C7">
        <w:t>2</w:t>
      </w:r>
      <w:ins w:author="Upadhyay , Shubham (SBICard)" w:date="2026-01-20T11:30:00Z" w16du:dateUtc="2026-01-20T06:00:00Z" w:id="97">
        <w:r w:rsidR="00DA5D6A">
          <w:t>,</w:t>
        </w:r>
      </w:ins>
      <w:r w:rsidR="003240C7">
        <w:t>9</w:t>
      </w:r>
      <w:r w:rsidRPr="002D38D6" w:rsidR="00E831EB">
        <w:t>99</w:t>
      </w:r>
      <w:r w:rsidRPr="002D38D6" w:rsidR="00AB6998">
        <w:t xml:space="preserve"> </w:t>
      </w:r>
      <w:r w:rsidRPr="002D38D6">
        <w:t>+ taxes</w:t>
      </w:r>
    </w:p>
    <w:p w:rsidR="00E56665" w:rsidP="00E56665" w:rsidRDefault="00A579B5" w14:paraId="0EBF00D7" w14:textId="493D5546">
      <w:pPr>
        <w:rPr>
          <w:b/>
          <w:bCs/>
        </w:rPr>
      </w:pPr>
      <w:r w:rsidRPr="00A579B5">
        <w:rPr>
          <w:b/>
          <w:bCs/>
        </w:rPr>
        <w:t>Fees</w:t>
      </w:r>
    </w:p>
    <w:p w:rsidRPr="00A579B5" w:rsidR="00A579B5" w:rsidP="00AC2569" w:rsidRDefault="00E831EB" w14:paraId="7060F76E" w14:textId="4ABC2AFA">
      <w:pPr>
        <w:pStyle w:val="ListParagraph"/>
        <w:numPr>
          <w:ilvl w:val="0"/>
          <w:numId w:val="3"/>
        </w:numPr>
        <w:rPr>
          <w:lang w:val="en-IN"/>
        </w:rPr>
      </w:pPr>
      <w:r>
        <w:t>Annual</w:t>
      </w:r>
      <w:r w:rsidRPr="00A579B5" w:rsidR="00A579B5">
        <w:rPr>
          <w:lang w:val="en-IN"/>
        </w:rPr>
        <w:t xml:space="preserve"> Fee (one-time):</w:t>
      </w:r>
      <w:r w:rsidR="00A579B5">
        <w:rPr>
          <w:lang w:val="en-IN"/>
        </w:rPr>
        <w:t xml:space="preserve"> </w:t>
      </w:r>
      <w:r w:rsidRPr="002D38D6" w:rsidR="00A80E72">
        <w:t>Rs.</w:t>
      </w:r>
      <w:r w:rsidR="00A80E72">
        <w:t xml:space="preserve"> </w:t>
      </w:r>
      <w:r w:rsidR="003240C7">
        <w:t>2</w:t>
      </w:r>
      <w:ins w:author="Upadhyay , Shubham (SBICard)" w:date="2026-01-20T11:30:00Z" w16du:dateUtc="2026-01-20T06:00:00Z" w:id="98">
        <w:r w:rsidR="00DA5D6A">
          <w:t>,</w:t>
        </w:r>
      </w:ins>
      <w:r w:rsidR="003240C7">
        <w:t>9</w:t>
      </w:r>
      <w:r w:rsidRPr="002D38D6">
        <w:t xml:space="preserve">99 </w:t>
      </w:r>
      <w:r w:rsidRPr="002D38D6" w:rsidR="00A80E72">
        <w:t>+ taxes</w:t>
      </w:r>
    </w:p>
    <w:p w:rsidR="00A579B5" w:rsidP="00AC2569" w:rsidRDefault="00A579B5" w14:paraId="5301376D" w14:textId="783DA539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>Renewal Fee (per annum): </w:t>
      </w:r>
      <w:r w:rsidRPr="002D38D6" w:rsidR="00A80E72">
        <w:t>Rs.</w:t>
      </w:r>
      <w:r w:rsidR="00A80E72">
        <w:t xml:space="preserve"> </w:t>
      </w:r>
      <w:r w:rsidR="003240C7">
        <w:rPr>
          <w:rFonts w:ascii="Arial" w:hAnsi="Arial" w:cs="Arial"/>
          <w:color w:val="333333"/>
          <w:sz w:val="20"/>
          <w:szCs w:val="20"/>
          <w:shd w:val="clear" w:color="auto" w:fill="F8FAFC"/>
        </w:rPr>
        <w:t>2</w:t>
      </w:r>
      <w:ins w:author="Upadhyay , Shubham (SBICard)" w:date="2026-01-20T11:30:00Z" w16du:dateUtc="2026-01-20T06:00:00Z" w:id="99">
        <w:r w:rsidR="00DA5D6A">
          <w:rPr>
            <w:rFonts w:ascii="Arial" w:hAnsi="Arial" w:cs="Arial"/>
            <w:color w:val="333333"/>
            <w:sz w:val="20"/>
            <w:szCs w:val="20"/>
            <w:shd w:val="clear" w:color="auto" w:fill="F8FAFC"/>
          </w:rPr>
          <w:t>,</w:t>
        </w:r>
      </w:ins>
      <w:r w:rsidR="003240C7">
        <w:rPr>
          <w:rFonts w:ascii="Arial" w:hAnsi="Arial" w:cs="Arial"/>
          <w:color w:val="333333"/>
          <w:sz w:val="20"/>
          <w:szCs w:val="20"/>
          <w:shd w:val="clear" w:color="auto" w:fill="F8FAFC"/>
        </w:rPr>
        <w:t>999 + taxes</w:t>
      </w:r>
    </w:p>
    <w:p w:rsidRPr="00A579B5" w:rsidR="00A579B5" w:rsidP="00AC2569" w:rsidRDefault="00A579B5" w14:paraId="099A0E29" w14:textId="03A3B9DC">
      <w:pPr>
        <w:pStyle w:val="ListParagraph"/>
        <w:numPr>
          <w:ilvl w:val="0"/>
          <w:numId w:val="3"/>
        </w:numPr>
        <w:rPr>
          <w:lang w:val="en-IN"/>
        </w:rPr>
      </w:pPr>
      <w:r w:rsidRPr="00A579B5">
        <w:rPr>
          <w:lang w:val="en-IN"/>
        </w:rPr>
        <w:t xml:space="preserve">Add-on </w:t>
      </w:r>
      <w:ins w:author="Namita Salgiya" w:date="2026-01-16T13:44:00Z" w16du:dateUtc="2026-01-16T08:14:00Z" w:id="100">
        <w:r w:rsidR="007E4C78">
          <w:rPr>
            <w:lang w:val="en-IN"/>
          </w:rPr>
          <w:t xml:space="preserve">Card </w:t>
        </w:r>
      </w:ins>
      <w:r w:rsidRPr="00A579B5">
        <w:rPr>
          <w:lang w:val="en-IN"/>
        </w:rPr>
        <w:t>Fee (per annum): Nil</w:t>
      </w:r>
    </w:p>
    <w:p w:rsidR="00A579B5" w:rsidP="00E56665" w:rsidRDefault="00A579B5" w14:paraId="2BD3B2ED" w14:textId="7C3448F9">
      <w:pPr>
        <w:rPr>
          <w:b/>
          <w:bCs/>
        </w:rPr>
      </w:pPr>
      <w:r w:rsidRPr="00A579B5">
        <w:rPr>
          <w:b/>
          <w:bCs/>
        </w:rPr>
        <w:t>Fees and Charges</w:t>
      </w:r>
    </w:p>
    <w:p w:rsidRPr="00AC2569" w:rsidR="009164D7" w:rsidP="00AC2569" w:rsidRDefault="009164D7" w14:paraId="00955866" w14:textId="7A171D67">
      <w:pPr>
        <w:numPr>
          <w:ilvl w:val="0"/>
          <w:numId w:val="4"/>
        </w:numPr>
        <w:rPr>
          <w:rStyle w:val="Hyperlink"/>
          <w:color w:val="auto"/>
          <w:u w:val="none"/>
          <w:lang w:val="en-IN"/>
        </w:rPr>
      </w:pPr>
      <w:r w:rsidRPr="009164D7">
        <w:rPr>
          <w:lang w:val="en-IN"/>
        </w:rPr>
        <w:t>For information regarding fees and other applicable charges, please refer to the</w:t>
      </w:r>
      <w:r>
        <w:rPr>
          <w:lang w:val="en-IN"/>
        </w:rPr>
        <w:t xml:space="preserve"> </w:t>
      </w:r>
      <w:hyperlink w:tgtFrame="_blank" w:history="1" r:id="rId34">
        <w:r w:rsidRPr="009164D7">
          <w:rPr>
            <w:rStyle w:val="Hyperlink"/>
            <w:lang w:val="en-IN"/>
          </w:rPr>
          <w:t>Most Important Terms &amp; Conditions</w:t>
        </w:r>
      </w:hyperlink>
    </w:p>
    <w:p w:rsidR="00AC2569" w:rsidP="00AC2569" w:rsidRDefault="00AC2569" w14:paraId="04CF5489" w14:textId="77777777">
      <w:pPr>
        <w:rPr>
          <w:ins w:author="Namita Salgiya" w:date="2026-01-16T13:44:00Z" w16du:dateUtc="2026-01-16T08:14:00Z" w:id="101"/>
          <w:rStyle w:val="Hyperlink"/>
          <w:b/>
          <w:bCs/>
          <w:lang w:val="en-IN"/>
        </w:rPr>
      </w:pPr>
      <w:r w:rsidRPr="00AC2569">
        <w:rPr>
          <w:rStyle w:val="Hyperlink"/>
          <w:b/>
          <w:bCs/>
          <w:lang w:val="en-IN"/>
        </w:rPr>
        <w:t>FAQ</w:t>
      </w:r>
    </w:p>
    <w:p w:rsidRPr="00BC38CC" w:rsidR="007E4C78" w:rsidP="007E4C78" w:rsidRDefault="007E4C78" w14:paraId="06311706" w14:textId="77777777">
      <w:pPr>
        <w:rPr>
          <w:ins w:author="Namita Salgiya" w:date="2026-01-16T13:44:00Z" w16du:dateUtc="2026-01-16T08:14:00Z" w:id="102"/>
          <w:b/>
          <w:bCs/>
          <w:lang w:val="en-IN"/>
        </w:rPr>
      </w:pPr>
      <w:bookmarkStart w:name="_Hlk219368909" w:id="103"/>
      <w:ins w:author="Namita Salgiya" w:date="2026-01-16T13:44:00Z" w16du:dateUtc="2026-01-16T08:14:00Z" w:id="104">
        <w:r w:rsidRPr="00BC38CC">
          <w:rPr>
            <w:b/>
            <w:bCs/>
            <w:lang w:val="en-IN"/>
          </w:rPr>
          <w:t>What is Annual Fee and Renewal Fee of the card?</w:t>
        </w:r>
      </w:ins>
    </w:p>
    <w:p w:rsidRPr="00BC38CC" w:rsidR="007E4C78" w:rsidP="007E4C78" w:rsidRDefault="007E4C78" w14:paraId="244CEB37" w14:textId="6D61B9AC">
      <w:pPr>
        <w:rPr>
          <w:ins w:author="Namita Salgiya" w:date="2026-01-16T13:44:00Z" w16du:dateUtc="2026-01-16T08:14:00Z" w:id="105"/>
          <w:lang w:val="en-IN"/>
        </w:rPr>
      </w:pPr>
      <w:ins w:author="Namita Salgiya" w:date="2026-01-16T13:44:00Z" w16du:dateUtc="2026-01-16T08:14:00Z" w:id="106">
        <w:r w:rsidRPr="006766A7">
          <w:rPr>
            <w:lang w:val="en-IN"/>
          </w:rPr>
          <w:t xml:space="preserve">The Annual Fee of the card is Rs. </w:t>
        </w:r>
        <w:r>
          <w:rPr>
            <w:lang w:val="en-IN"/>
          </w:rPr>
          <w:t>2</w:t>
        </w:r>
      </w:ins>
      <w:ins w:author="Upadhyay , Shubham (SBICard)" w:date="2026-01-20T11:30:00Z" w16du:dateUtc="2026-01-20T06:00:00Z" w:id="107">
        <w:r w:rsidR="00DA5D6A">
          <w:rPr>
            <w:lang w:val="en-IN"/>
          </w:rPr>
          <w:t>,</w:t>
        </w:r>
      </w:ins>
      <w:ins w:author="Namita Salgiya" w:date="2026-01-16T13:44:00Z" w16du:dateUtc="2026-01-16T08:14:00Z" w:id="108">
        <w:r>
          <w:rPr>
            <w:lang w:val="en-IN"/>
          </w:rPr>
          <w:t>9</w:t>
        </w:r>
        <w:r w:rsidRPr="006766A7">
          <w:rPr>
            <w:lang w:val="en-IN"/>
          </w:rPr>
          <w:t xml:space="preserve">99 + taxes. The Renewal Fee is Rs. </w:t>
        </w:r>
        <w:r>
          <w:rPr>
            <w:lang w:val="en-IN"/>
          </w:rPr>
          <w:t>2</w:t>
        </w:r>
      </w:ins>
      <w:ins w:author="Upadhyay , Shubham (SBICard)" w:date="2026-01-20T11:30:00Z" w16du:dateUtc="2026-01-20T06:00:00Z" w:id="109">
        <w:r w:rsidR="00DA5D6A">
          <w:rPr>
            <w:lang w:val="en-IN"/>
          </w:rPr>
          <w:t>,</w:t>
        </w:r>
      </w:ins>
      <w:ins w:author="Namita Salgiya" w:date="2026-01-16T13:45:00Z" w16du:dateUtc="2026-01-16T08:15:00Z" w:id="110">
        <w:r>
          <w:rPr>
            <w:lang w:val="en-IN"/>
          </w:rPr>
          <w:t>9</w:t>
        </w:r>
      </w:ins>
      <w:ins w:author="Namita Salgiya" w:date="2026-01-16T13:44:00Z" w16du:dateUtc="2026-01-16T08:14:00Z" w:id="111">
        <w:r w:rsidRPr="006766A7">
          <w:rPr>
            <w:lang w:val="en-IN"/>
          </w:rPr>
          <w:t xml:space="preserve">99 + taxes from second year onwards. </w:t>
        </w:r>
      </w:ins>
    </w:p>
    <w:p w:rsidRPr="00BC38CC" w:rsidR="007E4C78" w:rsidP="007E4C78" w:rsidRDefault="007E4C78" w14:paraId="35E87300" w14:textId="77777777">
      <w:pPr>
        <w:rPr>
          <w:ins w:author="Namita Salgiya" w:date="2026-01-16T13:44:00Z" w16du:dateUtc="2026-01-16T08:14:00Z" w:id="112"/>
          <w:b/>
          <w:bCs/>
          <w:lang w:val="en-IN"/>
        </w:rPr>
      </w:pPr>
      <w:ins w:author="Namita Salgiya" w:date="2026-01-16T13:44:00Z" w16du:dateUtc="2026-01-16T08:14:00Z" w:id="113">
        <w:r w:rsidRPr="00BC38CC">
          <w:rPr>
            <w:b/>
            <w:bCs/>
            <w:lang w:val="en-IN"/>
          </w:rPr>
          <w:t>Can I use my card internationally?</w:t>
        </w:r>
      </w:ins>
    </w:p>
    <w:p w:rsidRPr="00BC38CC" w:rsidR="007E4C78" w:rsidP="007E4C78" w:rsidRDefault="007E4C78" w14:paraId="31908E8F" w14:textId="110EC8C8">
      <w:pPr>
        <w:rPr>
          <w:ins w:author="Namita Salgiya" w:date="2026-01-16T13:44:00Z" w16du:dateUtc="2026-01-16T08:14:00Z" w:id="114"/>
          <w:lang w:val="en-IN" w:eastAsia="en-IN"/>
        </w:rPr>
      </w:pPr>
      <w:ins w:author="Namita Salgiya" w:date="2026-01-16T13:44:00Z" w16du:dateUtc="2026-01-16T08:14:00Z" w:id="115">
        <w:r w:rsidRPr="006766A7">
          <w:rPr>
            <w:lang w:val="en-IN"/>
          </w:rPr>
          <w:t xml:space="preserve">Yes, you can use your Reliance </w:t>
        </w:r>
        <w:r w:rsidRPr="00AC1ED4">
          <w:rPr>
            <w:lang w:val="en-IN"/>
          </w:rPr>
          <w:t xml:space="preserve">SBI Card </w:t>
        </w:r>
      </w:ins>
      <w:ins w:author="Namita Salgiya" w:date="2026-01-16T13:45:00Z" w16du:dateUtc="2026-01-16T08:15:00Z" w:id="116">
        <w:r>
          <w:rPr>
            <w:lang w:val="en-IN"/>
          </w:rPr>
          <w:t xml:space="preserve">PRIME </w:t>
        </w:r>
      </w:ins>
      <w:ins w:author="Namita Salgiya" w:date="2026-01-16T13:44:00Z" w16du:dateUtc="2026-01-16T08:14:00Z" w:id="117">
        <w:del w:author="Upadhyay , Shubham (SBICard)" w:date="2026-01-20T11:30:00Z" w16du:dateUtc="2026-01-20T06:00:00Z" w:id="118">
          <w:r w:rsidRPr="006766A7" w:rsidDel="00DA5D6A">
            <w:rPr>
              <w:lang w:val="en-IN"/>
            </w:rPr>
            <w:delText xml:space="preserve">in </w:delText>
          </w:r>
        </w:del>
      </w:ins>
      <w:ins w:author="Upadhyay , Shubham (SBICard)" w:date="2026-01-20T11:30:00Z" w16du:dateUtc="2026-01-20T06:00:00Z" w:id="119">
        <w:r w:rsidR="00DA5D6A">
          <w:rPr>
            <w:lang w:val="en-IN"/>
          </w:rPr>
          <w:t xml:space="preserve">at </w:t>
        </w:r>
      </w:ins>
      <w:ins w:author="Namita Salgiya" w:date="2026-01-16T13:44:00Z" w16du:dateUtc="2026-01-16T08:14:00Z" w:id="120">
        <w:r w:rsidRPr="006766A7">
          <w:rPr>
            <w:lang w:val="en-IN"/>
          </w:rPr>
          <w:t xml:space="preserve">over 24 million outlets across the globe, including 3,25,000 outlets in India. </w:t>
        </w:r>
        <w:r>
          <w:rPr>
            <w:lang w:val="en-IN" w:eastAsia="en-IN"/>
          </w:rPr>
          <w:t xml:space="preserve">You can </w:t>
        </w:r>
        <w:r w:rsidRPr="006766A7">
          <w:rPr>
            <w:lang w:val="en-IN" w:eastAsia="en-IN"/>
          </w:rPr>
          <w:t xml:space="preserve">make payments at any outlet that accepts </w:t>
        </w:r>
        <w:r w:rsidRPr="003442DC">
          <w:rPr>
            <w:lang w:eastAsia="en-IN"/>
          </w:rPr>
          <w:t>RuPay</w:t>
        </w:r>
      </w:ins>
      <w:ins w:author="Upadhyay , Shubham (SBICard)" w:date="2026-01-20T11:30:00Z" w16du:dateUtc="2026-01-20T06:00:00Z" w:id="121">
        <w:r w:rsidR="00DA5D6A">
          <w:rPr>
            <w:lang w:eastAsia="en-IN"/>
          </w:rPr>
          <w:t xml:space="preserve"> </w:t>
        </w:r>
      </w:ins>
      <w:ins w:author="Namita Salgiya" w:date="2026-01-16T13:44:00Z" w16du:dateUtc="2026-01-16T08:14:00Z" w:id="122">
        <w:r w:rsidRPr="003442DC">
          <w:rPr>
            <w:lang w:eastAsia="en-IN"/>
          </w:rPr>
          <w:t>/</w:t>
        </w:r>
      </w:ins>
      <w:ins w:author="Upadhyay , Shubham (SBICard)" w:date="2026-01-20T11:30:00Z" w16du:dateUtc="2026-01-20T06:00:00Z" w:id="123">
        <w:r w:rsidR="00DA5D6A">
          <w:rPr>
            <w:lang w:eastAsia="en-IN"/>
          </w:rPr>
          <w:t xml:space="preserve"> </w:t>
        </w:r>
      </w:ins>
      <w:ins w:author="Namita Salgiya" w:date="2026-01-16T13:44:00Z" w16du:dateUtc="2026-01-16T08:14:00Z" w:id="124">
        <w:r w:rsidRPr="005055D0">
          <w:rPr>
            <w:lang w:eastAsia="en-IN"/>
          </w:rPr>
          <w:t>MasterCard</w:t>
        </w:r>
        <w:r>
          <w:rPr>
            <w:lang w:eastAsia="en-IN"/>
          </w:rPr>
          <w:t>.</w:t>
        </w:r>
        <w:r>
          <w:rPr>
            <w:lang w:val="en-IN" w:eastAsia="en-IN"/>
          </w:rPr>
          <w:t xml:space="preserve"> </w:t>
        </w:r>
        <w:r w:rsidRPr="00BC38CC">
          <w:rPr>
            <w:lang w:val="en-IN"/>
          </w:rPr>
          <w:t xml:space="preserve">You can withdraw cash from over 1 million </w:t>
        </w:r>
        <w:r w:rsidRPr="003442DC">
          <w:rPr>
            <w:lang w:val="en-IN" w:eastAsia="en-IN"/>
          </w:rPr>
          <w:t>RuPay</w:t>
        </w:r>
      </w:ins>
      <w:ins w:author="Upadhyay , Shubham (SBICard)" w:date="2026-01-20T11:30:00Z" w16du:dateUtc="2026-01-20T06:00:00Z" w:id="125">
        <w:r w:rsidR="00DA5D6A">
          <w:rPr>
            <w:lang w:val="en-IN" w:eastAsia="en-IN"/>
          </w:rPr>
          <w:t xml:space="preserve"> </w:t>
        </w:r>
      </w:ins>
      <w:ins w:author="Namita Salgiya" w:date="2026-01-16T13:44:00Z" w16du:dateUtc="2026-01-16T08:14:00Z" w:id="126">
        <w:r w:rsidRPr="003442DC">
          <w:rPr>
            <w:lang w:val="en-IN" w:eastAsia="en-IN"/>
          </w:rPr>
          <w:t>/</w:t>
        </w:r>
      </w:ins>
      <w:ins w:author="Upadhyay , Shubham (SBICard)" w:date="2026-01-20T11:30:00Z" w16du:dateUtc="2026-01-20T06:00:00Z" w:id="127">
        <w:r w:rsidR="00DA5D6A">
          <w:rPr>
            <w:lang w:val="en-IN" w:eastAsia="en-IN"/>
          </w:rPr>
          <w:t xml:space="preserve"> </w:t>
        </w:r>
      </w:ins>
      <w:ins w:author="Namita Salgiya" w:date="2026-01-16T13:44:00Z" w16du:dateUtc="2026-01-16T08:14:00Z" w:id="128">
        <w:r w:rsidRPr="003442DC">
          <w:rPr>
            <w:lang w:val="en-IN" w:eastAsia="en-IN"/>
          </w:rPr>
          <w:t xml:space="preserve">MasterCard ATMs </w:t>
        </w:r>
        <w:r w:rsidRPr="00BC38CC">
          <w:rPr>
            <w:lang w:val="en-IN"/>
          </w:rPr>
          <w:t>across the globe.</w:t>
        </w:r>
      </w:ins>
    </w:p>
    <w:p w:rsidRPr="00BC38CC" w:rsidR="007E4C78" w:rsidP="007E4C78" w:rsidRDefault="007E4C78" w14:paraId="11B9C956" w14:textId="77777777">
      <w:pPr>
        <w:rPr>
          <w:ins w:author="Namita Salgiya" w:date="2026-01-16T13:44:00Z" w16du:dateUtc="2026-01-16T08:14:00Z" w:id="129"/>
          <w:b/>
          <w:bCs/>
          <w:lang w:val="en-IN"/>
        </w:rPr>
      </w:pPr>
      <w:ins w:author="Namita Salgiya" w:date="2026-01-16T13:44:00Z" w16du:dateUtc="2026-01-16T08:14:00Z" w:id="130">
        <w:r w:rsidRPr="00BC38CC">
          <w:rPr>
            <w:b/>
            <w:bCs/>
            <w:lang w:val="en-IN"/>
          </w:rPr>
          <w:t>How can I apply for the card?</w:t>
        </w:r>
      </w:ins>
    </w:p>
    <w:p w:rsidRPr="00BC38CC" w:rsidR="007E4C78" w:rsidP="007E4C78" w:rsidRDefault="007E4C78" w14:paraId="1F6DA35D" w14:textId="77777777">
      <w:pPr>
        <w:rPr>
          <w:ins w:author="Namita Salgiya" w:date="2026-01-16T13:44:00Z" w16du:dateUtc="2026-01-16T08:14:00Z" w:id="131"/>
          <w:lang w:val="en-IN"/>
        </w:rPr>
      </w:pPr>
      <w:ins w:author="Namita Salgiya" w:date="2026-01-16T13:44:00Z" w16du:dateUtc="2026-01-16T08:14:00Z" w:id="132">
        <w:r w:rsidRPr="00BC38CC">
          <w:rPr>
            <w:lang w:val="en-IN"/>
          </w:rPr>
          <w:t>You can apply for an SBI Credit Card through our Website </w:t>
        </w:r>
        <w:r w:rsidRPr="00BC38CC">
          <w:rPr>
            <w:lang w:val="en-IN"/>
          </w:rPr>
          <w:fldChar w:fldCharType="begin"/>
        </w:r>
        <w:r w:rsidRPr="00BC38CC">
          <w:rPr>
            <w:lang w:val="en-IN"/>
          </w:rPr>
          <w:instrText>HYPERLINK "https://www.sbicard.com/en/eapply.page" \t "_blank"</w:instrText>
        </w:r>
        <w:r w:rsidRPr="00BC38CC">
          <w:rPr>
            <w:lang w:val="en-IN"/>
          </w:rPr>
        </w:r>
        <w:r w:rsidRPr="00BC38CC">
          <w:rPr>
            <w:lang w:val="en-IN"/>
          </w:rPr>
          <w:fldChar w:fldCharType="separate"/>
        </w:r>
        <w:r w:rsidRPr="00BC38CC">
          <w:t>sbicard.com</w:t>
        </w:r>
        <w:r w:rsidRPr="00BC38CC">
          <w:rPr>
            <w:lang w:val="en-IN"/>
          </w:rPr>
          <w:fldChar w:fldCharType="end"/>
        </w:r>
        <w:r w:rsidRPr="00BC38CC">
          <w:rPr>
            <w:lang w:val="en-IN"/>
          </w:rPr>
          <w:t xml:space="preserve"> or via our Chatbot ILA. Alternatively, you can call SBI Card Helpline 39 02 02 02 (prefix your city STD code) or visit the nearest SBI branch.</w:t>
        </w:r>
        <w:bookmarkEnd w:id="103"/>
      </w:ins>
    </w:p>
    <w:p w:rsidRPr="00AC2569" w:rsidR="007E4C78" w:rsidP="00AC2569" w:rsidRDefault="007E4C78" w14:paraId="3BADAFC4" w14:textId="77777777">
      <w:pPr>
        <w:rPr>
          <w:rStyle w:val="Hyperlink"/>
          <w:b/>
          <w:bCs/>
          <w:u w:val="none"/>
        </w:rPr>
      </w:pPr>
    </w:p>
    <w:p w:rsidRPr="00AC2569" w:rsidR="00AC2569" w:rsidDel="007E4C78" w:rsidP="00AC2569" w:rsidRDefault="00AC2569" w14:paraId="78334E82" w14:textId="124A66C4">
      <w:pPr>
        <w:pStyle w:val="ListParagraph"/>
        <w:numPr>
          <w:ilvl w:val="0"/>
          <w:numId w:val="4"/>
        </w:numPr>
        <w:rPr>
          <w:del w:author="Namita Salgiya" w:date="2026-01-16T13:44:00Z" w16du:dateUtc="2026-01-16T08:14:00Z" w:id="133"/>
        </w:rPr>
      </w:pPr>
      <w:del w:author="Namita Salgiya" w:date="2026-01-16T13:44:00Z" w16du:dateUtc="2026-01-16T08:14:00Z" w:id="134">
        <w:r w:rsidDel="007E4C78">
          <w:rPr>
            <w:lang w:val="en-IN"/>
          </w:rPr>
          <w:delText>https://www.sbicard.com/en/faq.page</w:delText>
        </w:r>
      </w:del>
    </w:p>
    <w:p w:rsidR="009164D7" w:rsidP="004A5805" w:rsidRDefault="009164D7" w14:paraId="7415B9E1" w14:textId="2C711C4F">
      <w:pPr>
        <w:jc w:val="center"/>
        <w:rPr>
          <w:b/>
          <w:bCs/>
          <w:u w:val="single"/>
          <w:lang w:val="en-IN"/>
        </w:rPr>
      </w:pPr>
      <w:r w:rsidRPr="005B4827">
        <w:rPr>
          <w:b/>
          <w:bCs/>
          <w:i/>
          <w:iCs/>
          <w:u w:val="single"/>
          <w:lang w:val="en-IN"/>
        </w:rPr>
        <w:t xml:space="preserve">Other </w:t>
      </w:r>
      <w:r w:rsidRPr="0041023F" w:rsidR="005B4827">
        <w:rPr>
          <w:b/>
          <w:bCs/>
          <w:u w:val="single"/>
          <w:lang w:val="en-IN"/>
        </w:rPr>
        <w:t>FEATURES</w:t>
      </w:r>
    </w:p>
    <w:p w:rsidRPr="005055D0" w:rsidR="00AB6998" w:rsidP="00AB6998" w:rsidRDefault="00AB6998" w14:paraId="582A7FFC" w14:textId="77777777">
      <w:pPr>
        <w:rPr>
          <w:b/>
          <w:bCs/>
          <w:lang w:val="en-IN"/>
        </w:rPr>
      </w:pPr>
      <w:r w:rsidRPr="005055D0">
        <w:rPr>
          <w:b/>
          <w:bCs/>
          <w:lang w:val="en-IN"/>
        </w:rPr>
        <w:t>Contactless Advantage</w:t>
      </w:r>
    </w:p>
    <w:p w:rsidRPr="005055D0" w:rsidR="007E4C78" w:rsidP="007E4C78" w:rsidRDefault="007E4C78" w14:paraId="0532632F" w14:textId="3434AEA5">
      <w:pPr>
        <w:numPr>
          <w:ilvl w:val="0"/>
          <w:numId w:val="4"/>
        </w:numPr>
        <w:spacing w:after="0"/>
        <w:rPr>
          <w:ins w:author="Namita Salgiya" w:date="2026-01-16T13:45:00Z" w16du:dateUtc="2026-01-16T08:15:00Z" w:id="135"/>
        </w:rPr>
      </w:pPr>
      <w:ins w:author="Namita Salgiya" w:date="2026-01-16T13:45:00Z" w16du:dateUtc="2026-01-16T08:15:00Z" w:id="136">
        <w:r w:rsidRPr="005055D0">
          <w:rPr>
            <w:lang w:val="en-IN"/>
          </w:rPr>
          <w:t xml:space="preserve">Tap &amp; Pay with Ease: </w:t>
        </w:r>
        <w:r w:rsidRPr="005055D0">
          <w:t xml:space="preserve">Make everyday payments effortlessly with </w:t>
        </w:r>
        <w:r>
          <w:rPr>
            <w:lang w:val="en-IN"/>
          </w:rPr>
          <w:t>Reliance</w:t>
        </w:r>
        <w:r w:rsidRPr="005055D0">
          <w:rPr>
            <w:lang w:val="en-IN"/>
          </w:rPr>
          <w:t xml:space="preserve"> SBI Card</w:t>
        </w:r>
      </w:ins>
      <w:ins w:author="Namita Salgiya" w:date="2026-01-20T18:35:00Z" w16du:dateUtc="2026-01-20T13:05:00Z" w:id="137">
        <w:r w:rsidR="00081D36">
          <w:rPr>
            <w:lang w:val="en-IN"/>
          </w:rPr>
          <w:t xml:space="preserve"> PRIME</w:t>
        </w:r>
      </w:ins>
      <w:ins w:author="Namita Salgiya" w:date="2026-01-16T13:45:00Z" w16du:dateUtc="2026-01-16T08:15:00Z" w:id="138">
        <w:r w:rsidRPr="005055D0">
          <w:t>. Simply tap your card on a secure reader for instant transactions.</w:t>
        </w:r>
      </w:ins>
    </w:p>
    <w:p w:rsidRPr="005055D0" w:rsidR="007E4C78" w:rsidP="007E4C78" w:rsidRDefault="007E4C78" w14:paraId="7913B10D" w14:textId="77777777">
      <w:pPr>
        <w:numPr>
          <w:ilvl w:val="0"/>
          <w:numId w:val="4"/>
        </w:numPr>
        <w:spacing w:after="0"/>
        <w:rPr>
          <w:ins w:author="Namita Salgiya" w:date="2026-01-16T13:45:00Z" w16du:dateUtc="2026-01-16T08:15:00Z" w:id="139"/>
          <w:lang w:val="en-IN"/>
        </w:rPr>
      </w:pPr>
      <w:ins w:author="Namita Salgiya" w:date="2026-01-16T13:45:00Z" w16du:dateUtc="2026-01-16T08:15:00Z" w:id="140">
        <w:r w:rsidRPr="005055D0">
          <w:rPr>
            <w:lang w:val="en-IN"/>
          </w:rPr>
          <w:t>Fast &amp; Convenient: No need to hand over your card or fumble for cash or coins. Tap and go for small, everyday payments in seconds.</w:t>
        </w:r>
      </w:ins>
    </w:p>
    <w:p w:rsidR="007E4C78" w:rsidP="007E4C78" w:rsidRDefault="007E4C78" w14:paraId="037C3BA8" w14:textId="030F8FC7">
      <w:pPr>
        <w:pStyle w:val="ListParagraph"/>
        <w:numPr>
          <w:ilvl w:val="0"/>
          <w:numId w:val="4"/>
        </w:numPr>
        <w:spacing w:after="0"/>
        <w:rPr>
          <w:ins w:author="Namita Salgiya" w:date="2026-01-16T13:45:00Z" w16du:dateUtc="2026-01-16T08:15:00Z" w:id="141"/>
        </w:rPr>
      </w:pPr>
      <w:ins w:author="Namita Salgiya" w:date="2026-01-16T13:45:00Z" w16du:dateUtc="2026-01-16T08:15:00Z" w:id="142">
        <w:r w:rsidRPr="00977933">
          <w:rPr>
            <w:lang w:val="en-IN"/>
          </w:rPr>
          <w:lastRenderedPageBreak/>
          <w:t xml:space="preserve">Secure Transactions: Your card stays in your hand during the transaction, reducing the risk of loss or fraud. </w:t>
        </w:r>
      </w:ins>
      <w:ins w:author="Upadhyay , Shubham (SBICard)" w:date="2026-01-20T11:32:00Z" w16du:dateUtc="2026-01-20T06:02:00Z" w:id="143">
        <w:del w:author="Namita Salgiya" w:date="2026-01-20T18:38:00Z" w16du:dateUtc="2026-01-20T13:08:00Z" w:id="144">
          <w:r w:rsidDel="00081D36" w:rsidR="00DA5D6A">
            <w:rPr>
              <w:lang w:val="en-IN"/>
            </w:rPr>
            <w:delText xml:space="preserve">  </w:delText>
          </w:r>
        </w:del>
      </w:ins>
      <w:ins w:author="Namita Salgiya" w:date="2026-01-16T13:45:00Z" w16du:dateUtc="2026-01-16T08:15:00Z" w:id="145">
        <w:r w:rsidRPr="00977933">
          <w:rPr>
            <w:lang w:val="en-IN"/>
          </w:rPr>
          <w:t>Rupay</w:t>
        </w:r>
      </w:ins>
      <w:ins w:author="Upadhyay , Shubham (SBICard)" w:date="2026-01-20T11:32:00Z" w16du:dateUtc="2026-01-20T06:02:00Z" w:id="146">
        <w:r w:rsidR="00DA5D6A">
          <w:rPr>
            <w:lang w:val="en-IN"/>
          </w:rPr>
          <w:t xml:space="preserve"> </w:t>
        </w:r>
      </w:ins>
      <w:ins w:author="Namita Salgiya" w:date="2026-01-16T13:45:00Z" w16du:dateUtc="2026-01-16T08:15:00Z" w:id="147">
        <w:r w:rsidRPr="00977933">
          <w:rPr>
            <w:lang w:val="en-IN"/>
          </w:rPr>
          <w:t>/</w:t>
        </w:r>
      </w:ins>
      <w:ins w:author="Upadhyay , Shubham (SBICard)" w:date="2026-01-20T11:32:00Z" w16du:dateUtc="2026-01-20T06:02:00Z" w:id="148">
        <w:r w:rsidR="00DA5D6A">
          <w:rPr>
            <w:lang w:val="en-IN"/>
          </w:rPr>
          <w:t xml:space="preserve"> </w:t>
        </w:r>
      </w:ins>
      <w:ins w:author="Namita Salgiya" w:date="2026-01-16T13:45:00Z" w16du:dateUtc="2026-01-16T08:15:00Z" w:id="149">
        <w:r w:rsidRPr="00977933">
          <w:rPr>
            <w:lang w:val="en-IN"/>
          </w:rPr>
          <w:t>Mastercard Contactless</w:t>
        </w:r>
        <w:del w:author="Upadhyay , Shubham (SBICard)" w:date="2026-01-20T11:32:00Z" w16du:dateUtc="2026-01-20T06:02:00Z" w:id="150">
          <w:r w:rsidRPr="00977933" w:rsidDel="00DA5D6A">
            <w:rPr>
              <w:lang w:val="en-IN"/>
            </w:rPr>
            <w:delText xml:space="preserve">’s </w:delText>
          </w:r>
        </w:del>
      </w:ins>
      <w:ins w:author="Upadhyay , Shubham (SBICard)" w:date="2026-01-20T11:32:00Z" w16du:dateUtc="2026-01-20T06:02:00Z" w:id="151">
        <w:r w:rsidR="00DA5D6A">
          <w:rPr>
            <w:lang w:val="en-IN"/>
          </w:rPr>
          <w:t xml:space="preserve"> </w:t>
        </w:r>
      </w:ins>
      <w:ins w:author="Namita Salgiya" w:date="2026-01-16T13:45:00Z" w16du:dateUtc="2026-01-16T08:15:00Z" w:id="152">
        <w:r w:rsidRPr="00977933">
          <w:rPr>
            <w:lang w:val="en-IN"/>
          </w:rPr>
          <w:t xml:space="preserve">unique security key ensures that even if the card is tapped </w:t>
        </w:r>
        <w:r w:rsidRPr="003442DC">
          <w:t>multiple times, only one transaction is processed.</w:t>
        </w:r>
      </w:ins>
    </w:p>
    <w:bookmarkStart w:name="_Hlk219368972" w:id="153"/>
    <w:p w:rsidRPr="001A04C4" w:rsidR="007E4C78" w:rsidP="007E4C78" w:rsidRDefault="007E4C78" w14:paraId="5009604A" w14:textId="77777777">
      <w:pPr>
        <w:pStyle w:val="ListParagraph"/>
        <w:numPr>
          <w:ilvl w:val="0"/>
          <w:numId w:val="4"/>
        </w:numPr>
        <w:spacing w:after="0"/>
        <w:rPr>
          <w:ins w:author="Namita Salgiya" w:date="2026-01-16T13:45:00Z" w16du:dateUtc="2026-01-16T08:15:00Z" w:id="154"/>
        </w:rPr>
      </w:pPr>
      <w:ins w:author="Namita Salgiya" w:date="2026-01-16T13:45:00Z" w16du:dateUtc="2026-01-16T08:15:00Z" w:id="155">
        <w:r w:rsidRPr="001A04C4">
          <w:fldChar w:fldCharType="begin"/>
        </w:r>
        <w:r w:rsidRPr="001A04C4">
          <w:instrText>HYPERLINK "https://www.sbicard.com/sbi-card-en/assets/docs/pdf/personal/credit-cards/lifestyle/sbi-signature-contactless-card/Signature%20Contactless%20FAQ.pdf"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</w:t>
        </w:r>
        <w:r w:rsidRPr="001A04C4">
          <w:t>FAQs</w:t>
        </w:r>
        <w:r>
          <w:t xml:space="preserve"> on contactless credit card</w:t>
        </w:r>
        <w:r w:rsidRPr="001A04C4">
          <w:t>.</w:t>
        </w:r>
      </w:ins>
    </w:p>
    <w:p w:rsidRPr="00AC1ED4" w:rsidR="007E4C78" w:rsidP="007E4C78" w:rsidRDefault="007E4C78" w14:paraId="12BFE2EF" w14:textId="77777777">
      <w:pPr>
        <w:pStyle w:val="ListParagraph"/>
        <w:numPr>
          <w:ilvl w:val="0"/>
          <w:numId w:val="4"/>
        </w:numPr>
        <w:spacing w:after="0"/>
        <w:rPr>
          <w:ins w:author="Namita Salgiya" w:date="2026-01-16T13:45:00Z" w16du:dateUtc="2026-01-16T08:15:00Z" w:id="156"/>
        </w:rPr>
      </w:pPr>
      <w:ins w:author="Namita Salgiya" w:date="2026-01-16T13:45:00Z" w16du:dateUtc="2026-01-16T08:15:00Z" w:id="157">
        <w:r w:rsidRPr="001A04C4">
          <w:fldChar w:fldCharType="begin"/>
        </w:r>
        <w:r w:rsidRPr="001A04C4">
          <w:instrText>HYPERLINK "https://www.sbicard.com/sbi-card-en/assets/docs/pdf/personal/cards/list-of-stores.pdf" \t "_blank"</w:instrText>
        </w:r>
        <w:r w:rsidRPr="001A04C4">
          <w:fldChar w:fldCharType="separate"/>
        </w:r>
        <w:r>
          <w:rPr>
            <w:rStyle w:val="Hyperlink"/>
          </w:rPr>
          <w:t>C</w:t>
        </w:r>
        <w:r w:rsidRPr="001A04C4">
          <w:rPr>
            <w:rStyle w:val="Hyperlink"/>
          </w:rPr>
          <w:t>lick here</w:t>
        </w:r>
        <w:r w:rsidRPr="001A04C4">
          <w:fldChar w:fldCharType="end"/>
        </w:r>
        <w:r>
          <w:t xml:space="preserve"> for the </w:t>
        </w:r>
        <w:r w:rsidRPr="001A04C4">
          <w:t>list of Merchants enabled for</w:t>
        </w:r>
        <w:r>
          <w:t xml:space="preserve"> contactless</w:t>
        </w:r>
        <w:r w:rsidRPr="001A04C4">
          <w:t xml:space="preserve"> transactions.</w:t>
        </w:r>
      </w:ins>
    </w:p>
    <w:bookmarkEnd w:id="153"/>
    <w:p w:rsidR="00AB6998" w:rsidDel="007E4C78" w:rsidP="003442DC" w:rsidRDefault="00AB6998" w14:paraId="717CC9D3" w14:textId="02E66306">
      <w:pPr>
        <w:rPr>
          <w:del w:author="Namita Salgiya" w:date="2026-01-16T13:45:00Z" w16du:dateUtc="2026-01-16T08:15:00Z" w:id="158"/>
          <w:lang w:val="en-IN"/>
        </w:rPr>
      </w:pPr>
      <w:del w:author="Namita Salgiya" w:date="2026-01-16T13:45:00Z" w16du:dateUtc="2026-01-16T08:15:00Z" w:id="159">
        <w:r w:rsidRPr="005055D0" w:rsidDel="007E4C78">
          <w:rPr>
            <w:lang w:val="en-IN"/>
          </w:rPr>
          <w:delText xml:space="preserve">Tap &amp; Pay with Ease: </w:delText>
        </w:r>
        <w:r w:rsidRPr="005055D0" w:rsidDel="007E4C78">
          <w:delText xml:space="preserve">Make everyday payments effortlessly with </w:delText>
        </w:r>
        <w:r w:rsidDel="007E4C78">
          <w:rPr>
            <w:lang w:val="en-IN"/>
          </w:rPr>
          <w:delText>Reliance</w:delText>
        </w:r>
        <w:r w:rsidRPr="005055D0" w:rsidDel="007E4C78">
          <w:rPr>
            <w:lang w:val="en-IN"/>
          </w:rPr>
          <w:delText xml:space="preserve"> SBI Card</w:delText>
        </w:r>
        <w:r w:rsidDel="007E4C78" w:rsidR="00AB255A">
          <w:rPr>
            <w:lang w:val="en-IN"/>
          </w:rPr>
          <w:delText xml:space="preserve"> PRIME</w:delText>
        </w:r>
        <w:r w:rsidRPr="005055D0" w:rsidDel="007E4C78">
          <w:delText>. Simply tap your card on a secure reader for instant transactions.</w:delText>
        </w:r>
      </w:del>
    </w:p>
    <w:p w:rsidRPr="005055D0" w:rsidR="007E4C78" w:rsidRDefault="007E4C78" w14:paraId="719B1D04" w14:textId="77777777">
      <w:pPr>
        <w:ind w:left="720"/>
        <w:rPr>
          <w:ins w:author="Namita Salgiya" w:date="2026-01-16T13:45:00Z" w16du:dateUtc="2026-01-16T08:15:00Z" w:id="160"/>
        </w:rPr>
        <w:pPrChange w:author="Namita Salgiya" w:date="2026-01-16T13:45:00Z" w16du:dateUtc="2026-01-16T08:15:00Z" w:id="161">
          <w:pPr>
            <w:numPr>
              <w:numId w:val="4"/>
            </w:numPr>
            <w:tabs>
              <w:tab w:val="num" w:pos="720"/>
            </w:tabs>
            <w:ind w:left="720" w:hanging="360"/>
          </w:pPr>
        </w:pPrChange>
      </w:pPr>
    </w:p>
    <w:p w:rsidRPr="005055D0" w:rsidR="00AB6998" w:rsidDel="007E4C78" w:rsidP="00AC2569" w:rsidRDefault="00AB6998" w14:paraId="5B579757" w14:textId="314571FF">
      <w:pPr>
        <w:numPr>
          <w:ilvl w:val="0"/>
          <w:numId w:val="4"/>
        </w:numPr>
        <w:rPr>
          <w:del w:author="Namita Salgiya" w:date="2026-01-16T13:45:00Z" w16du:dateUtc="2026-01-16T08:15:00Z" w:id="162"/>
          <w:lang w:val="en-IN"/>
        </w:rPr>
      </w:pPr>
      <w:del w:author="Namita Salgiya" w:date="2026-01-16T13:45:00Z" w16du:dateUtc="2026-01-16T08:15:00Z" w:id="163">
        <w:r w:rsidRPr="005055D0" w:rsidDel="007E4C78">
          <w:rPr>
            <w:lang w:val="en-IN"/>
          </w:rPr>
          <w:delText>Fast &amp; Convenient: No need to hand over your card or fumble for cash or coins. Tap and go for small, everyday payments in seconds.</w:delText>
        </w:r>
      </w:del>
    </w:p>
    <w:p w:rsidRPr="003442DC" w:rsidR="00AB6998" w:rsidDel="007E4C78" w:rsidP="003442DC" w:rsidRDefault="00AB6998" w14:paraId="4A55CFD4" w14:textId="1F5E349F">
      <w:pPr>
        <w:rPr>
          <w:del w:author="Namita Salgiya" w:date="2026-01-16T13:45:00Z" w16du:dateUtc="2026-01-16T08:15:00Z" w:id="164"/>
        </w:rPr>
      </w:pPr>
      <w:del w:author="Namita Salgiya" w:date="2026-01-16T13:45:00Z" w16du:dateUtc="2026-01-16T08:15:00Z" w:id="165">
        <w:r w:rsidRPr="005055D0" w:rsidDel="007E4C78">
          <w:rPr>
            <w:lang w:val="en-IN"/>
          </w:rPr>
          <w:delText xml:space="preserve">Secure Transactions: Your card stays in your hand during the transaction, reducing the risk of loss or fraud. Visa </w:delText>
        </w:r>
        <w:r w:rsidDel="007E4C78">
          <w:rPr>
            <w:lang w:val="en-IN"/>
          </w:rPr>
          <w:delText>P</w:delText>
        </w:r>
        <w:r w:rsidRPr="005055D0" w:rsidDel="007E4C78">
          <w:rPr>
            <w:lang w:val="en-IN"/>
          </w:rPr>
          <w:delText>ayWave</w:delText>
        </w:r>
        <w:r w:rsidDel="007E4C78" w:rsidR="007758EB">
          <w:rPr>
            <w:lang w:val="en-IN"/>
          </w:rPr>
          <w:delText>/Rupay/Mastercard contactless’s</w:delText>
        </w:r>
        <w:r w:rsidRPr="005055D0" w:rsidDel="007E4C78">
          <w:rPr>
            <w:lang w:val="en-IN"/>
          </w:rPr>
          <w:delText xml:space="preserve"> unique security key ensures that even if the card is tapped </w:delText>
        </w:r>
        <w:r w:rsidRPr="003442DC" w:rsidDel="007E4C78">
          <w:delText>multiple times, only one transaction is processed.</w:delText>
        </w:r>
      </w:del>
    </w:p>
    <w:p w:rsidRPr="003442DC" w:rsidR="003442DC" w:rsidDel="007E4C78" w:rsidP="003442DC" w:rsidRDefault="003442DC" w14:paraId="3C888F44" w14:textId="19F217F4">
      <w:pPr>
        <w:rPr>
          <w:del w:author="Namita Salgiya" w:date="2026-01-16T13:45:00Z" w16du:dateUtc="2026-01-16T08:15:00Z" w:id="166"/>
        </w:rPr>
      </w:pPr>
      <w:del w:author="Namita Salgiya" w:date="2026-01-16T13:45:00Z" w16du:dateUtc="2026-01-16T08:15:00Z" w:id="167">
        <w:r w:rsidRPr="003442DC" w:rsidDel="007E4C78">
          <w:delText>Please click </w:delText>
        </w:r>
        <w:r w:rsidDel="007E4C78">
          <w:fldChar w:fldCharType="begin"/>
        </w:r>
        <w:r w:rsidDel="007E4C78">
          <w:delInstrText>HYPERLINK "https://www.sbicard.com/sbi-card-en/assets/docs/pdf/personal/credit-cards/lifestyle/sbi-signature-contactless-card/Signature%20Contactless%20FAQ.pdf" \t "_blank"</w:delInstrText>
        </w:r>
        <w:r w:rsidDel="007E4C78">
          <w:fldChar w:fldCharType="separate"/>
        </w:r>
        <w:r w:rsidRPr="003442DC" w:rsidDel="007E4C78">
          <w:rPr>
            <w:rStyle w:val="Hyperlink"/>
          </w:rPr>
          <w:delText>here</w:delText>
        </w:r>
        <w:r w:rsidDel="007E4C78">
          <w:fldChar w:fldCharType="end"/>
        </w:r>
        <w:r w:rsidRPr="003442DC" w:rsidDel="007E4C78">
          <w:delText> to download the FAQ’s</w:delText>
        </w:r>
      </w:del>
    </w:p>
    <w:p w:rsidRPr="003442DC" w:rsidR="003442DC" w:rsidDel="007E4C78" w:rsidP="003442DC" w:rsidRDefault="003442DC" w14:paraId="5DECE6A6" w14:textId="5471EAD9">
      <w:pPr>
        <w:rPr>
          <w:del w:author="Namita Salgiya" w:date="2026-01-16T13:45:00Z" w16du:dateUtc="2026-01-16T08:15:00Z" w:id="168"/>
        </w:rPr>
      </w:pPr>
      <w:del w:author="Namita Salgiya" w:date="2026-01-16T13:45:00Z" w16du:dateUtc="2026-01-16T08:15:00Z" w:id="169">
        <w:r w:rsidRPr="003442DC" w:rsidDel="007E4C78">
          <w:delText>Please click</w:delText>
        </w:r>
        <w:r w:rsidDel="007E4C78">
          <w:delText xml:space="preserve"> </w:delText>
        </w:r>
        <w:r w:rsidDel="007E4C78">
          <w:fldChar w:fldCharType="begin"/>
        </w:r>
        <w:r w:rsidDel="007E4C78">
          <w:delInstrText>HYPERLINK "https://www.sbicard.com/sbi-card-en/assets/docs/pdf/personal/cards/list-of-stores.pdf" \t "_blank"</w:delInstrText>
        </w:r>
        <w:r w:rsidDel="007E4C78">
          <w:fldChar w:fldCharType="separate"/>
        </w:r>
        <w:r w:rsidRPr="003442DC" w:rsidDel="007E4C78">
          <w:rPr>
            <w:rStyle w:val="Hyperlink"/>
          </w:rPr>
          <w:delText>here</w:delText>
        </w:r>
        <w:r w:rsidDel="007E4C78">
          <w:fldChar w:fldCharType="end"/>
        </w:r>
        <w:r w:rsidRPr="003442DC" w:rsidDel="007E4C78">
          <w:delText> to download the list of Merchants enabled for transactions.</w:delText>
        </w:r>
      </w:del>
    </w:p>
    <w:p w:rsidRPr="009164D7" w:rsidR="003442DC" w:rsidP="003442DC" w:rsidRDefault="003442DC" w14:paraId="314FD65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Global Acceptance</w:t>
      </w:r>
    </w:p>
    <w:p w:rsidR="003442DC" w:rsidP="00AC2569" w:rsidRDefault="003442DC" w14:paraId="5EDF2192" w14:textId="797E3EB2">
      <w:pPr>
        <w:pStyle w:val="ListParagraph"/>
        <w:numPr>
          <w:ilvl w:val="0"/>
          <w:numId w:val="5"/>
        </w:numPr>
        <w:rPr>
          <w:lang w:val="en-IN"/>
        </w:rPr>
      </w:pPr>
      <w:r w:rsidRPr="00F23D00">
        <w:rPr>
          <w:lang w:val="en-IN"/>
        </w:rPr>
        <w:t>Accepted </w:t>
      </w:r>
      <w:del w:author="Upadhyay , Shubham (SBICard)" w:date="2026-01-20T11:32:00Z" w16du:dateUtc="2026-01-20T06:02:00Z" w:id="170">
        <w:r w:rsidRPr="00F23D00" w:rsidDel="00DA5D6A">
          <w:rPr>
            <w:lang w:val="en-IN"/>
          </w:rPr>
          <w:delText xml:space="preserve">in </w:delText>
        </w:r>
      </w:del>
      <w:ins w:author="Upadhyay , Shubham (SBICard)" w:date="2026-01-20T11:32:00Z" w16du:dateUtc="2026-01-20T06:02:00Z" w:id="171">
        <w:r w:rsidR="00DA5D6A">
          <w:rPr>
            <w:lang w:val="en-IN"/>
          </w:rPr>
          <w:t xml:space="preserve">at </w:t>
        </w:r>
      </w:ins>
      <w:r w:rsidRPr="00F23D00">
        <w:rPr>
          <w:lang w:val="en-IN"/>
        </w:rPr>
        <w:t>over 24 million outlets glob</w:t>
      </w:r>
      <w:r>
        <w:rPr>
          <w:lang w:val="en-IN"/>
        </w:rPr>
        <w:t>ally</w:t>
      </w:r>
      <w:r w:rsidRPr="00F23D00">
        <w:rPr>
          <w:lang w:val="en-IN"/>
        </w:rPr>
        <w:t xml:space="preserve">, including 3,25,000 </w:t>
      </w:r>
      <w:r>
        <w:rPr>
          <w:lang w:val="en-IN"/>
        </w:rPr>
        <w:t xml:space="preserve">in </w:t>
      </w:r>
      <w:r w:rsidRPr="00F23D00">
        <w:rPr>
          <w:lang w:val="en-IN"/>
        </w:rPr>
        <w:t>India</w:t>
      </w:r>
    </w:p>
    <w:p w:rsidRPr="003442DC" w:rsidR="003442DC" w:rsidP="00AC2569" w:rsidRDefault="003442DC" w14:paraId="3117C6F1" w14:textId="5C925BA2">
      <w:pPr>
        <w:pStyle w:val="ListParagraph"/>
        <w:numPr>
          <w:ilvl w:val="0"/>
          <w:numId w:val="5"/>
        </w:numPr>
        <w:rPr>
          <w:lang w:val="en-IN" w:eastAsia="en-IN"/>
        </w:rPr>
      </w:pPr>
      <w:r w:rsidRPr="00F318DC">
        <w:rPr>
          <w:lang w:val="en-IN" w:eastAsia="en-IN"/>
        </w:rPr>
        <w:t xml:space="preserve">Use your card to make payments at any outlet that accepts </w:t>
      </w:r>
      <w:r w:rsidRPr="003442DC">
        <w:rPr>
          <w:lang w:eastAsia="en-IN"/>
        </w:rPr>
        <w:t>RuPay</w:t>
      </w:r>
      <w:ins w:author="Upadhyay , Shubham (SBICard)" w:date="2026-01-20T11:33:00Z" w16du:dateUtc="2026-01-20T06:03:00Z" w:id="172">
        <w:r w:rsidR="00DA5D6A">
          <w:rPr>
            <w:lang w:eastAsia="en-IN"/>
          </w:rPr>
          <w:t xml:space="preserve"> </w:t>
        </w:r>
      </w:ins>
      <w:r w:rsidRPr="003442DC">
        <w:rPr>
          <w:lang w:eastAsia="en-IN"/>
        </w:rPr>
        <w:t>/</w:t>
      </w:r>
      <w:ins w:author="Upadhyay , Shubham (SBICard)" w:date="2026-01-20T11:33:00Z" w16du:dateUtc="2026-01-20T06:03:00Z" w:id="173">
        <w:r w:rsidR="00DA5D6A">
          <w:rPr>
            <w:lang w:eastAsia="en-IN"/>
          </w:rPr>
          <w:t xml:space="preserve"> </w:t>
        </w:r>
      </w:ins>
      <w:r w:rsidRPr="005055D0">
        <w:rPr>
          <w:lang w:eastAsia="en-IN"/>
        </w:rPr>
        <w:t>MasterCard</w:t>
      </w:r>
    </w:p>
    <w:p w:rsidRPr="009164D7" w:rsidR="003442DC" w:rsidP="003442DC" w:rsidRDefault="003442DC" w14:paraId="04D5239B" w14:textId="77777777">
      <w:pPr>
        <w:rPr>
          <w:b/>
          <w:bCs/>
          <w:lang w:val="en-IN"/>
        </w:rPr>
      </w:pPr>
      <w:r w:rsidRPr="009164D7">
        <w:rPr>
          <w:b/>
          <w:bCs/>
          <w:lang w:val="en-IN"/>
        </w:rPr>
        <w:t>Cash Access Across the World</w:t>
      </w:r>
    </w:p>
    <w:p w:rsidRPr="003442DC" w:rsidR="003442DC" w:rsidP="00AC2569" w:rsidRDefault="003442DC" w14:paraId="7197FC95" w14:textId="2DF29B19">
      <w:pPr>
        <w:numPr>
          <w:ilvl w:val="0"/>
          <w:numId w:val="12"/>
        </w:numPr>
        <w:rPr>
          <w:lang w:val="en-IN" w:eastAsia="en-IN"/>
        </w:rPr>
      </w:pPr>
      <w:r w:rsidRPr="003442DC">
        <w:rPr>
          <w:lang w:val="en-IN" w:eastAsia="en-IN"/>
        </w:rPr>
        <w:t>Withdraw cash from over 1 million ATMs across the globe</w:t>
      </w:r>
    </w:p>
    <w:p w:rsidRPr="004A5805" w:rsidR="003442DC" w:rsidP="003442DC" w:rsidRDefault="003442DC" w14:paraId="7837CA6A" w14:textId="77777777">
      <w:pPr>
        <w:rPr>
          <w:b/>
          <w:bCs/>
          <w:lang w:val="en-IN"/>
        </w:rPr>
      </w:pPr>
      <w:r w:rsidRPr="004A5805">
        <w:rPr>
          <w:b/>
          <w:bCs/>
          <w:lang w:val="en-IN"/>
        </w:rPr>
        <w:t>Flexipay</w:t>
      </w:r>
    </w:p>
    <w:p w:rsidRPr="004A5805" w:rsidR="003442DC" w:rsidP="00AC2569" w:rsidRDefault="003442DC" w14:paraId="0F5D2D90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4A5805">
        <w:rPr>
          <w:lang w:val="en-IN"/>
        </w:rPr>
        <w:t>Convert eligible purchases into easy monthly EMIs</w:t>
      </w:r>
    </w:p>
    <w:p w:rsidR="003442DC" w:rsidP="00AC2569" w:rsidRDefault="003442DC" w14:paraId="04A993E8" w14:textId="77777777">
      <w:pPr>
        <w:pStyle w:val="ListParagraph"/>
        <w:numPr>
          <w:ilvl w:val="0"/>
          <w:numId w:val="6"/>
        </w:numPr>
        <w:rPr>
          <w:lang w:val="en-IN"/>
        </w:rPr>
      </w:pPr>
      <w:r w:rsidRPr="00681931">
        <w:rPr>
          <w:lang w:val="en-IN"/>
        </w:rPr>
        <w:t>Applicable on transactions of Rs. 2,500 or more</w:t>
      </w:r>
    </w:p>
    <w:p w:rsidRPr="00CA2AD8" w:rsidR="003442DC" w:rsidP="00AC2569" w:rsidRDefault="003442DC" w14:paraId="789BCD4C" w14:textId="77777777">
      <w:pPr>
        <w:pStyle w:val="ListParagraph"/>
        <w:numPr>
          <w:ilvl w:val="0"/>
          <w:numId w:val="6"/>
        </w:numPr>
      </w:pPr>
      <w:hyperlink w:tgtFrame="_blank" w:history="1" r:id="rId35">
        <w:r w:rsidRPr="00173FDA">
          <w:rPr>
            <w:rStyle w:val="Hyperlink"/>
          </w:rPr>
          <w:t>Click here</w:t>
        </w:r>
      </w:hyperlink>
      <w:r w:rsidRPr="00173FDA">
        <w:t xml:space="preserve"> to know more</w:t>
      </w:r>
    </w:p>
    <w:p w:rsidRPr="00F534F3" w:rsidR="007E4C78" w:rsidP="007E4C78" w:rsidRDefault="007E4C78" w14:paraId="230AA2A6" w14:textId="77777777">
      <w:pPr>
        <w:rPr>
          <w:ins w:author="Namita Salgiya" w:date="2026-01-16T13:45:00Z" w16du:dateUtc="2026-01-16T08:15:00Z" w:id="174"/>
          <w:b/>
          <w:bCs/>
          <w:lang w:val="en-IN"/>
        </w:rPr>
      </w:pPr>
      <w:bookmarkStart w:name="_Hlk219369010" w:id="175"/>
      <w:ins w:author="Namita Salgiya" w:date="2026-01-16T13:45:00Z" w16du:dateUtc="2026-01-16T08:15:00Z" w:id="176">
        <w:r w:rsidRPr="00F534F3">
          <w:rPr>
            <w:b/>
            <w:bCs/>
            <w:lang w:val="en-IN"/>
          </w:rPr>
          <w:t>Emergency Card Replacement</w:t>
        </w:r>
      </w:ins>
    </w:p>
    <w:p w:rsidRPr="00AC1ED4" w:rsidR="007E4C78" w:rsidP="007E4C78" w:rsidRDefault="007E4C78" w14:paraId="6A0E8AC7" w14:textId="049CCEFE">
      <w:pPr>
        <w:pStyle w:val="ListParagraph"/>
        <w:numPr>
          <w:ilvl w:val="0"/>
          <w:numId w:val="18"/>
        </w:numPr>
        <w:rPr>
          <w:ins w:author="Namita Salgiya" w:date="2026-01-16T13:45:00Z" w16du:dateUtc="2026-01-16T08:15:00Z" w:id="177"/>
        </w:rPr>
      </w:pPr>
      <w:ins w:author="Namita Salgiya" w:date="2026-01-16T13:45:00Z" w16du:dateUtc="2026-01-16T08:15:00Z" w:id="178">
        <w:r w:rsidRPr="00AC1ED4">
          <w:t xml:space="preserve">Get your </w:t>
        </w:r>
        <w:r w:rsidRPr="006766A7">
          <w:rPr>
            <w:lang w:val="en-IN"/>
          </w:rPr>
          <w:t xml:space="preserve">Reliance </w:t>
        </w:r>
        <w:r w:rsidRPr="00AC1ED4">
          <w:rPr>
            <w:lang w:val="en-IN"/>
          </w:rPr>
          <w:t xml:space="preserve">SBI Card </w:t>
        </w:r>
      </w:ins>
      <w:ins w:author="Namita Salgiya" w:date="2026-01-16T13:46:00Z" w16du:dateUtc="2026-01-16T08:16:00Z" w:id="179">
        <w:r>
          <w:rPr>
            <w:lang w:val="en-IN"/>
          </w:rPr>
          <w:t xml:space="preserve">PRIME </w:t>
        </w:r>
      </w:ins>
      <w:ins w:author="Namita Salgiya" w:date="2026-01-16T13:45:00Z" w16du:dateUtc="2026-01-16T08:15:00Z" w:id="180">
        <w:r w:rsidRPr="00AC1ED4">
          <w:t>replaced anywhere in the world (available for Mastercard)</w:t>
        </w:r>
      </w:ins>
    </w:p>
    <w:p w:rsidRPr="00AC1ED4" w:rsidR="007E4C78" w:rsidP="007E4C78" w:rsidRDefault="007E4C78" w14:paraId="4AEED147" w14:textId="6095BE9D">
      <w:pPr>
        <w:pStyle w:val="ListParagraph"/>
        <w:numPr>
          <w:ilvl w:val="0"/>
          <w:numId w:val="18"/>
        </w:numPr>
        <w:rPr>
          <w:ins w:author="Namita Salgiya" w:date="2026-01-16T13:45:00Z" w16du:dateUtc="2026-01-16T08:15:00Z" w:id="181"/>
        </w:rPr>
      </w:pPr>
      <w:ins w:author="Namita Salgiya" w:date="2026-01-16T13:45:00Z" w16du:dateUtc="2026-01-16T08:15:00Z" w:id="182">
        <w:r w:rsidRPr="00AC1ED4">
          <w:t xml:space="preserve">24x7 </w:t>
        </w:r>
        <w:r w:rsidRPr="008E78B3">
          <w:t xml:space="preserve">Helpline </w:t>
        </w:r>
        <w:r w:rsidRPr="00AC1ED4">
          <w:t xml:space="preserve">for emergency card replacement even while travelling abroad. </w:t>
        </w:r>
      </w:ins>
      <w:ins w:author="Namita Salgiya" w:date="2026-01-20T18:39:00Z" w:id="183">
        <w:r w:rsidRPr="00081D36" w:rsidR="00081D36">
          <w:fldChar w:fldCharType="begin"/>
        </w:r>
        <w:r w:rsidRPr="00081D36" w:rsidR="00081D36">
          <w:instrText>HYPERLINK "https://www.mastercard.co.in/en-in/personal/get-support/global-services.html" \t "_blank"</w:instrText>
        </w:r>
        <w:r w:rsidRPr="00081D36" w:rsidR="00081D36">
          <w:fldChar w:fldCharType="separate"/>
        </w:r>
        <w:r w:rsidRPr="00081D36" w:rsidR="00081D36">
          <w:rPr>
            <w:rStyle w:val="Hyperlink"/>
          </w:rPr>
          <w:t>Click here</w:t>
        </w:r>
      </w:ins>
      <w:ins w:author="Namita Salgiya" w:date="2026-01-20T18:39:00Z" w16du:dateUtc="2026-01-20T13:09:00Z" w:id="184">
        <w:r w:rsidRPr="00081D36" w:rsidR="00081D36">
          <w:fldChar w:fldCharType="end"/>
        </w:r>
        <w:r w:rsidR="00081D36">
          <w:t xml:space="preserve"> </w:t>
        </w:r>
      </w:ins>
      <w:ins w:author="Namita Salgiya" w:date="2026-01-20T18:39:00Z" w:id="185">
        <w:r w:rsidRPr="00081D36" w:rsidR="00081D36">
          <w:t>for Mastercard helpline numbers</w:t>
        </w:r>
      </w:ins>
    </w:p>
    <w:p w:rsidRPr="00AC1ED4" w:rsidR="007E4C78" w:rsidP="007E4C78" w:rsidRDefault="007E4C78" w14:paraId="46DF7A97" w14:textId="77777777">
      <w:pPr>
        <w:pStyle w:val="ListParagraph"/>
        <w:numPr>
          <w:ilvl w:val="0"/>
          <w:numId w:val="18"/>
        </w:numPr>
        <w:rPr>
          <w:ins w:author="Namita Salgiya" w:date="2026-01-16T13:45:00Z" w16du:dateUtc="2026-01-16T08:15:00Z" w:id="186"/>
        </w:rPr>
      </w:pPr>
      <w:ins w:author="Namita Salgiya" w:date="2026-01-16T13:45:00Z" w16du:dateUtc="2026-01-16T08:15:00Z" w:id="187">
        <w:r w:rsidRPr="00AC1ED4">
          <w:t>In case your card is lost in India, please call</w:t>
        </w:r>
        <w:r>
          <w:t xml:space="preserve"> </w:t>
        </w:r>
        <w:r w:rsidRPr="00AC1ED4">
          <w:t>39 02 02 02 (prefix local STD code) or 1860 180 1290</w:t>
        </w:r>
      </w:ins>
    </w:p>
    <w:p w:rsidRPr="00F534F3" w:rsidR="007E4C78" w:rsidP="007E4C78" w:rsidRDefault="007E4C78" w14:paraId="066EDEFB" w14:textId="77777777">
      <w:pPr>
        <w:rPr>
          <w:ins w:author="Namita Salgiya" w:date="2026-01-16T13:45:00Z" w16du:dateUtc="2026-01-16T08:15:00Z" w:id="188"/>
          <w:b/>
          <w:bCs/>
          <w:lang w:val="en-IN"/>
        </w:rPr>
      </w:pPr>
      <w:bookmarkStart w:name="_Hlk219363897" w:id="189"/>
      <w:ins w:author="Namita Salgiya" w:date="2026-01-16T13:45:00Z" w16du:dateUtc="2026-01-16T08:15:00Z" w:id="190">
        <w:r w:rsidRPr="00F534F3">
          <w:rPr>
            <w:b/>
            <w:bCs/>
            <w:lang w:val="en-IN"/>
          </w:rPr>
          <w:t>Add-on Cards</w:t>
        </w:r>
      </w:ins>
    </w:p>
    <w:p w:rsidRPr="00AC1ED4" w:rsidR="007E4C78" w:rsidP="007E4C78" w:rsidRDefault="007E4C78" w14:paraId="666CFAC7" w14:textId="77777777">
      <w:pPr>
        <w:pStyle w:val="ListParagraph"/>
        <w:numPr>
          <w:ilvl w:val="0"/>
          <w:numId w:val="19"/>
        </w:numPr>
        <w:rPr>
          <w:ins w:author="Namita Salgiya" w:date="2026-01-16T13:45:00Z" w16du:dateUtc="2026-01-16T08:15:00Z" w:id="191"/>
        </w:rPr>
      </w:pPr>
      <w:ins w:author="Namita Salgiya" w:date="2026-01-16T13:45:00Z" w16du:dateUtc="2026-01-16T08:15:00Z" w:id="192">
        <w:r>
          <w:t>E</w:t>
        </w:r>
        <w:r w:rsidRPr="00AC1ED4">
          <w:t>mpower your family with </w:t>
        </w:r>
        <w:r w:rsidRPr="00AC1ED4">
          <w:fldChar w:fldCharType="begin"/>
        </w:r>
        <w:r w:rsidRPr="00AC1ED4">
          <w:instrText>HYPERLINK "https://www.sbicard.com/en/personal/benefits/add-on-card.page"</w:instrText>
        </w:r>
        <w:r w:rsidRPr="00AC1ED4">
          <w:fldChar w:fldCharType="separate"/>
        </w:r>
        <w:r w:rsidRPr="00AC1ED4">
          <w:rPr>
            <w:rStyle w:val="Hyperlink"/>
          </w:rPr>
          <w:t>add-on cards</w:t>
        </w:r>
        <w:r w:rsidRPr="00AC1ED4">
          <w:fldChar w:fldCharType="end"/>
        </w:r>
        <w:r>
          <w:t xml:space="preserve"> </w:t>
        </w:r>
        <w:r w:rsidRPr="00AC1ED4">
          <w:t>for your parents, spouse, children or siblings above the age of 18</w:t>
        </w:r>
      </w:ins>
    </w:p>
    <w:p w:rsidRPr="00AC1ED4" w:rsidR="007E4C78" w:rsidP="007E4C78" w:rsidRDefault="007E4C78" w14:paraId="7DDD9BF3" w14:textId="77777777">
      <w:pPr>
        <w:rPr>
          <w:ins w:author="Namita Salgiya" w:date="2026-01-16T13:45:00Z" w16du:dateUtc="2026-01-16T08:15:00Z" w:id="193"/>
          <w:b/>
          <w:bCs/>
        </w:rPr>
      </w:pPr>
      <w:ins w:author="Namita Salgiya" w:date="2026-01-16T13:45:00Z" w16du:dateUtc="2026-01-16T08:15:00Z" w:id="194">
        <w:r w:rsidRPr="00AC1ED4">
          <w:rPr>
            <w:b/>
            <w:bCs/>
          </w:rPr>
          <w:t>Easy Bill Pay Facility</w:t>
        </w:r>
      </w:ins>
    </w:p>
    <w:p w:rsidRPr="00AC1ED4" w:rsidR="007E4C78" w:rsidP="007E4C78" w:rsidRDefault="007E4C78" w14:paraId="39B4BC8D" w14:textId="77777777">
      <w:pPr>
        <w:pStyle w:val="ListParagraph"/>
        <w:numPr>
          <w:ilvl w:val="0"/>
          <w:numId w:val="19"/>
        </w:numPr>
        <w:rPr>
          <w:ins w:author="Namita Salgiya" w:date="2026-01-16T13:45:00Z" w16du:dateUtc="2026-01-16T08:15:00Z" w:id="195"/>
        </w:rPr>
      </w:pPr>
      <w:ins w:author="Namita Salgiya" w:date="2026-01-16T13:45:00Z" w16du:dateUtc="2026-01-16T08:15:00Z" w:id="196">
        <w:r w:rsidRPr="00AC1ED4">
          <w:t>Pay your electricity, telephone, mobile and other utility bills using the Easy Bill Pay facility</w:t>
        </w:r>
        <w:r>
          <w:t xml:space="preserve">. </w:t>
        </w:r>
        <w:r w:rsidRPr="00AC1ED4">
          <w:t>Click</w:t>
        </w:r>
        <w:r>
          <w:t xml:space="preserve"> </w:t>
        </w:r>
        <w:r w:rsidRPr="00AC1ED4">
          <w:fldChar w:fldCharType="begin"/>
        </w:r>
        <w:r w:rsidRPr="00AC1ED4">
          <w:instrText>HYPERLINK "https://www.sbicard.com/en/personal/benefits.page" \l "area5"</w:instrText>
        </w:r>
        <w:r w:rsidRPr="00AC1ED4">
          <w:fldChar w:fldCharType="separate"/>
        </w:r>
        <w:r w:rsidRPr="00AC1ED4">
          <w:rPr>
            <w:rStyle w:val="Hyperlink"/>
          </w:rPr>
          <w:t>here</w:t>
        </w:r>
        <w:r w:rsidRPr="00AC1ED4">
          <w:fldChar w:fldCharType="end"/>
        </w:r>
        <w:r>
          <w:t xml:space="preserve"> </w:t>
        </w:r>
        <w:r w:rsidRPr="00AC1ED4">
          <w:t>to know more</w:t>
        </w:r>
      </w:ins>
    </w:p>
    <w:p w:rsidRPr="005E66AE" w:rsidR="007E4C78" w:rsidP="007E4C78" w:rsidRDefault="007E4C78" w14:paraId="65B2500D" w14:textId="77777777">
      <w:pPr>
        <w:rPr>
          <w:ins w:author="Namita Salgiya" w:date="2026-01-16T13:45:00Z" w16du:dateUtc="2026-01-16T08:15:00Z" w:id="197"/>
          <w:b/>
          <w:bCs/>
        </w:rPr>
      </w:pPr>
      <w:ins w:author="Namita Salgiya" w:date="2026-01-16T13:45:00Z" w16du:dateUtc="2026-01-16T08:15:00Z" w:id="198">
        <w:r w:rsidRPr="005E66AE">
          <w:rPr>
            <w:b/>
            <w:bCs/>
          </w:rPr>
          <w:t>Balance Transfer on EMI</w:t>
        </w:r>
      </w:ins>
    </w:p>
    <w:p w:rsidRPr="005E66AE" w:rsidR="007E4C78" w:rsidP="007E4C78" w:rsidRDefault="007E4C78" w14:paraId="04B5F2F8" w14:textId="77777777">
      <w:pPr>
        <w:pStyle w:val="ListParagraph"/>
        <w:numPr>
          <w:ilvl w:val="0"/>
          <w:numId w:val="6"/>
        </w:numPr>
        <w:rPr>
          <w:ins w:author="Namita Salgiya" w:date="2026-01-16T13:45:00Z" w16du:dateUtc="2026-01-16T08:15:00Z" w:id="199"/>
        </w:rPr>
      </w:pPr>
      <w:ins w:author="Namita Salgiya" w:date="2026-01-16T13:45:00Z" w16du:dateUtc="2026-01-16T08:15:00Z" w:id="200">
        <w:r w:rsidRPr="005E66AE">
          <w:t xml:space="preserve">Save money </w:t>
        </w:r>
        <w:r w:rsidRPr="00377F55">
          <w:t>on your credit card repayments</w:t>
        </w:r>
        <w:r>
          <w:t xml:space="preserve">. </w:t>
        </w:r>
      </w:ins>
    </w:p>
    <w:bookmarkEnd w:id="175"/>
    <w:p w:rsidRPr="005E66AE" w:rsidR="007E4C78" w:rsidP="007E4C78" w:rsidRDefault="007E4C78" w14:paraId="5336CB51" w14:textId="3EB99415">
      <w:pPr>
        <w:pStyle w:val="ListParagraph"/>
        <w:numPr>
          <w:ilvl w:val="0"/>
          <w:numId w:val="6"/>
        </w:numPr>
        <w:rPr>
          <w:ins w:author="Namita Salgiya" w:date="2026-01-16T13:45:00Z" w16du:dateUtc="2026-01-16T08:15:00Z" w:id="201"/>
        </w:rPr>
      </w:pPr>
      <w:ins w:author="Namita Salgiya" w:date="2026-01-16T13:45:00Z" w16du:dateUtc="2026-01-16T08:15:00Z" w:id="202">
        <w:r w:rsidRPr="005E66AE">
          <w:t>Transfer outstanding balance</w:t>
        </w:r>
        <w:r>
          <w:t>s</w:t>
        </w:r>
        <w:r w:rsidRPr="005E66AE">
          <w:t xml:space="preserve"> of other banks’ credit cards to your </w:t>
        </w:r>
        <w:r w:rsidRPr="006766A7">
          <w:rPr>
            <w:lang w:val="en-IN"/>
          </w:rPr>
          <w:t xml:space="preserve">Reliance </w:t>
        </w:r>
        <w:r w:rsidRPr="00AC1ED4">
          <w:rPr>
            <w:lang w:val="en-IN"/>
          </w:rPr>
          <w:t xml:space="preserve">SBI Card </w:t>
        </w:r>
      </w:ins>
      <w:ins w:author="Namita Salgiya" w:date="2026-01-16T13:46:00Z" w16du:dateUtc="2026-01-16T08:16:00Z" w:id="203">
        <w:r>
          <w:rPr>
            <w:lang w:val="en-IN"/>
          </w:rPr>
          <w:t xml:space="preserve">PRIME </w:t>
        </w:r>
      </w:ins>
      <w:ins w:author="Namita Salgiya" w:date="2026-01-16T13:45:00Z" w16du:dateUtc="2026-01-16T08:15:00Z" w:id="204">
        <w:r w:rsidRPr="00377F55">
          <w:t>at a lower interest rate and repay in easy EMIs.</w:t>
        </w:r>
        <w:r>
          <w:t xml:space="preserve"> </w:t>
        </w:r>
        <w:r w:rsidRPr="005E66AE">
          <w:fldChar w:fldCharType="begin"/>
        </w:r>
        <w:r w:rsidRPr="005E66AE">
          <w:instrText>HYPERLINK "https://www.sbicard.com/en/personal/benefits/lower-interest-option/balance-transfer-on-emi.page" \t "_blank"</w:instrText>
        </w:r>
        <w:r w:rsidRPr="005E66AE">
          <w:fldChar w:fldCharType="separate"/>
        </w:r>
        <w:r w:rsidRPr="005E66AE">
          <w:rPr>
            <w:rStyle w:val="Hyperlink"/>
          </w:rPr>
          <w:t>Click here</w:t>
        </w:r>
        <w:r w:rsidRPr="005E66AE">
          <w:fldChar w:fldCharType="end"/>
        </w:r>
        <w:r>
          <w:t xml:space="preserve"> </w:t>
        </w:r>
        <w:r w:rsidRPr="005E66AE">
          <w:t>to know about Balance Transfer on EMI</w:t>
        </w:r>
        <w:r>
          <w:t>.</w:t>
        </w:r>
      </w:ins>
    </w:p>
    <w:p w:rsidRPr="00CA2AD8" w:rsidR="007E4C78" w:rsidP="007E4C78" w:rsidRDefault="007E4C78" w14:paraId="7822B73E" w14:textId="77777777">
      <w:pPr>
        <w:pStyle w:val="ListParagraph"/>
        <w:numPr>
          <w:ilvl w:val="0"/>
          <w:numId w:val="6"/>
        </w:numPr>
        <w:rPr>
          <w:ins w:author="Namita Salgiya" w:date="2026-01-16T13:45:00Z" w16du:dateUtc="2026-01-16T08:15:00Z" w:id="205"/>
        </w:rPr>
      </w:pPr>
      <w:ins w:author="Namita Salgiya" w:date="2026-01-16T13:45:00Z" w16du:dateUtc="2026-01-16T08:15:00Z" w:id="206">
        <w:r w:rsidRPr="00247784">
          <w:t>Login to your account to avail this facility.</w:t>
        </w:r>
        <w:bookmarkEnd w:id="189"/>
      </w:ins>
    </w:p>
    <w:p w:rsidR="00AB6998" w:rsidP="00AB6998" w:rsidRDefault="00AB6998" w14:paraId="768DB249" w14:textId="77777777">
      <w:pPr>
        <w:rPr>
          <w:b/>
          <w:bCs/>
          <w:u w:val="single"/>
          <w:lang w:val="en-IN"/>
        </w:rPr>
      </w:pPr>
    </w:p>
    <w:p w:rsidR="0055656D" w:rsidP="0055656D" w:rsidRDefault="0055656D" w14:paraId="7DF2500B" w14:textId="77777777">
      <w:pPr>
        <w:pStyle w:val="ListParagraph"/>
        <w:rPr>
          <w:lang w:val="en-IN"/>
        </w:rPr>
      </w:pPr>
    </w:p>
    <w:sectPr w:rsidR="0055656D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PS" w:author="Sharma4, Pawan (SBICard)" w:date="2026-01-05T17:25:00Z" w:id="21">
    <w:p w:rsidR="004E6C9C" w:rsidP="004E6C9C" w:rsidRDefault="004E6C9C" w14:paraId="0E6DD107" w14:textId="77777777">
      <w:pPr>
        <w:pStyle w:val="CommentText"/>
      </w:pPr>
      <w:r>
        <w:rPr>
          <w:rStyle w:val="CommentReference"/>
        </w:rPr>
        <w:annotationRef/>
      </w:r>
      <w:r>
        <w:t>Add highlighted content</w:t>
      </w:r>
    </w:p>
  </w:comment>
  <w:comment w:initials="US(" w:author="Upadhyay , Shubham (SBICard)" w:date="2026-01-20T11:25:00Z" w:id="22">
    <w:p w:rsidR="00410D78" w:rsidP="00410D78" w:rsidRDefault="00410D78" w14:paraId="17A03E96" w14:textId="77777777">
      <w:pPr>
        <w:pStyle w:val="CommentText"/>
      </w:pPr>
      <w:r>
        <w:rPr>
          <w:rStyle w:val="CommentReference"/>
        </w:rPr>
        <w:annotationRef/>
      </w:r>
      <w:r>
        <w:t>The sentence seems incomplete. Please evaluate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E6DD107" w15:done="0"/>
  <w15:commentEx w15:paraId="17A03E96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56550C4" w16cex:dateUtc="2026-01-05T11:55:00Z"/>
  <w16cex:commentExtensible w16cex:durableId="5CDDAB63" w16cex:dateUtc="2026-01-20T05:5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E6DD107" w16cid:durableId="356550C4"/>
  <w16cid:commentId w16cid:paraId="17A03E96" w16cid:durableId="5CDDAB63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ari Offc">
    <w:altName w:val="Calibri"/>
    <w:charset w:val="00"/>
    <w:family w:val="swiss"/>
    <w:pitch w:val="variable"/>
    <w:sig w:usb0="800000EF" w:usb1="4000205B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8620F"/>
    <w:multiLevelType w:val="hybridMultilevel"/>
    <w:tmpl w:val="20CA3BB2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1153CDE"/>
    <w:multiLevelType w:val="multilevel"/>
    <w:tmpl w:val="B7CE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69C5169"/>
    <w:multiLevelType w:val="multilevel"/>
    <w:tmpl w:val="E0A0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754195F"/>
    <w:multiLevelType w:val="multilevel"/>
    <w:tmpl w:val="1C7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8A24178"/>
    <w:multiLevelType w:val="hybridMultilevel"/>
    <w:tmpl w:val="E244D574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7B17305"/>
    <w:multiLevelType w:val="hybridMultilevel"/>
    <w:tmpl w:val="98A8DA6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541A83"/>
    <w:multiLevelType w:val="hybridMultilevel"/>
    <w:tmpl w:val="ADB6B4E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33FC0765"/>
    <w:multiLevelType w:val="hybridMultilevel"/>
    <w:tmpl w:val="D520C4E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3E823CE6"/>
    <w:multiLevelType w:val="hybridMultilevel"/>
    <w:tmpl w:val="937ED8E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40CE6891"/>
    <w:multiLevelType w:val="hybridMultilevel"/>
    <w:tmpl w:val="86665FA0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4AD46BA0"/>
    <w:multiLevelType w:val="hybridMultilevel"/>
    <w:tmpl w:val="9BB02B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4B356DBB"/>
    <w:multiLevelType w:val="hybridMultilevel"/>
    <w:tmpl w:val="AB16EBD8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67C9457F"/>
    <w:multiLevelType w:val="multilevel"/>
    <w:tmpl w:val="9006E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6AF049FF"/>
    <w:multiLevelType w:val="hybridMultilevel"/>
    <w:tmpl w:val="EF1831FC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6B2E1120"/>
    <w:multiLevelType w:val="hybridMultilevel"/>
    <w:tmpl w:val="49A6BE96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71F2270F"/>
    <w:multiLevelType w:val="hybridMultilevel"/>
    <w:tmpl w:val="5DC272E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726850ED"/>
    <w:multiLevelType w:val="hybridMultilevel"/>
    <w:tmpl w:val="DFE27FF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77293F0B"/>
    <w:multiLevelType w:val="hybridMultilevel"/>
    <w:tmpl w:val="B128DF7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78726E95"/>
    <w:multiLevelType w:val="hybridMultilevel"/>
    <w:tmpl w:val="1E9A5C9E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576475727">
    <w:abstractNumId w:val="4"/>
  </w:num>
  <w:num w:numId="2" w16cid:durableId="1914000779">
    <w:abstractNumId w:val="9"/>
  </w:num>
  <w:num w:numId="3" w16cid:durableId="1339309861">
    <w:abstractNumId w:val="6"/>
  </w:num>
  <w:num w:numId="4" w16cid:durableId="218631472">
    <w:abstractNumId w:val="1"/>
  </w:num>
  <w:num w:numId="5" w16cid:durableId="1504279283">
    <w:abstractNumId w:val="13"/>
  </w:num>
  <w:num w:numId="6" w16cid:durableId="298342030">
    <w:abstractNumId w:val="0"/>
  </w:num>
  <w:num w:numId="7" w16cid:durableId="1178496440">
    <w:abstractNumId w:val="5"/>
  </w:num>
  <w:num w:numId="8" w16cid:durableId="1781292917">
    <w:abstractNumId w:val="16"/>
  </w:num>
  <w:num w:numId="9" w16cid:durableId="1589846645">
    <w:abstractNumId w:val="18"/>
  </w:num>
  <w:num w:numId="10" w16cid:durableId="1745906491">
    <w:abstractNumId w:val="8"/>
  </w:num>
  <w:num w:numId="11" w16cid:durableId="1203714198">
    <w:abstractNumId w:val="10"/>
  </w:num>
  <w:num w:numId="12" w16cid:durableId="317000559">
    <w:abstractNumId w:val="3"/>
  </w:num>
  <w:num w:numId="13" w16cid:durableId="150024007">
    <w:abstractNumId w:val="17"/>
  </w:num>
  <w:num w:numId="14" w16cid:durableId="329915807">
    <w:abstractNumId w:val="15"/>
  </w:num>
  <w:num w:numId="15" w16cid:durableId="1069159438">
    <w:abstractNumId w:val="7"/>
  </w:num>
  <w:num w:numId="16" w16cid:durableId="919364680">
    <w:abstractNumId w:val="2"/>
  </w:num>
  <w:num w:numId="17" w16cid:durableId="1100444025">
    <w:abstractNumId w:val="12"/>
  </w:num>
  <w:num w:numId="18" w16cid:durableId="1748460499">
    <w:abstractNumId w:val="14"/>
  </w:num>
  <w:num w:numId="19" w16cid:durableId="2140219596">
    <w:abstractNumId w:val="11"/>
  </w:num>
  <w:numIdMacAtCleanup w:val="17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mita Salgiya">
    <w15:presenceInfo w15:providerId="Windows Live" w15:userId="4e5e558c91ea66bf"/>
  </w15:person>
  <w15:person w15:author="Upadhyay , Shubham (SBICard)">
    <w15:presenceInfo w15:providerId="AD" w15:userId="S-1-5-21-1521157601-2888471106-1901687981-65808"/>
  </w15:person>
  <w15:person w15:author="Sharma4, Pawan (SBICard)">
    <w15:presenceInfo w15:providerId="AD" w15:userId="S::pawan.sharma4@sbicard.com::ee95ef56-ee6e-48ae-9c0b-d0e4bc966237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8C6"/>
    <w:rsid w:val="00015F6F"/>
    <w:rsid w:val="0003616C"/>
    <w:rsid w:val="000401FB"/>
    <w:rsid w:val="00052DB0"/>
    <w:rsid w:val="00061D4B"/>
    <w:rsid w:val="00066BFA"/>
    <w:rsid w:val="00081D36"/>
    <w:rsid w:val="0009775C"/>
    <w:rsid w:val="000B34BB"/>
    <w:rsid w:val="00122BDC"/>
    <w:rsid w:val="00130F13"/>
    <w:rsid w:val="00144A33"/>
    <w:rsid w:val="001535C0"/>
    <w:rsid w:val="001573BC"/>
    <w:rsid w:val="00160CD9"/>
    <w:rsid w:val="0016334A"/>
    <w:rsid w:val="00166BEB"/>
    <w:rsid w:val="001703CE"/>
    <w:rsid w:val="00172B63"/>
    <w:rsid w:val="001B1FFD"/>
    <w:rsid w:val="001B367E"/>
    <w:rsid w:val="001C5B69"/>
    <w:rsid w:val="001D6345"/>
    <w:rsid w:val="00217F8A"/>
    <w:rsid w:val="0029715F"/>
    <w:rsid w:val="002A4D5C"/>
    <w:rsid w:val="002D38D6"/>
    <w:rsid w:val="002F0DDF"/>
    <w:rsid w:val="002F226F"/>
    <w:rsid w:val="00311B56"/>
    <w:rsid w:val="003240C7"/>
    <w:rsid w:val="00336966"/>
    <w:rsid w:val="003442DC"/>
    <w:rsid w:val="00345E13"/>
    <w:rsid w:val="003465A7"/>
    <w:rsid w:val="00371E00"/>
    <w:rsid w:val="00396F00"/>
    <w:rsid w:val="00397F9C"/>
    <w:rsid w:val="003A570E"/>
    <w:rsid w:val="003D5A56"/>
    <w:rsid w:val="003D715C"/>
    <w:rsid w:val="003E5D0A"/>
    <w:rsid w:val="0041023F"/>
    <w:rsid w:val="00410D78"/>
    <w:rsid w:val="00420D19"/>
    <w:rsid w:val="0042325B"/>
    <w:rsid w:val="00495F8E"/>
    <w:rsid w:val="004A5805"/>
    <w:rsid w:val="004D7712"/>
    <w:rsid w:val="004E6C9C"/>
    <w:rsid w:val="00513A0B"/>
    <w:rsid w:val="00524A79"/>
    <w:rsid w:val="005310B6"/>
    <w:rsid w:val="00555A8B"/>
    <w:rsid w:val="0055656D"/>
    <w:rsid w:val="005643BE"/>
    <w:rsid w:val="005B4827"/>
    <w:rsid w:val="005B4E27"/>
    <w:rsid w:val="005E11EA"/>
    <w:rsid w:val="005E5098"/>
    <w:rsid w:val="0061261C"/>
    <w:rsid w:val="00623C5E"/>
    <w:rsid w:val="0063055D"/>
    <w:rsid w:val="00633BFD"/>
    <w:rsid w:val="00654AA7"/>
    <w:rsid w:val="00681931"/>
    <w:rsid w:val="00687E6A"/>
    <w:rsid w:val="006938F5"/>
    <w:rsid w:val="006A2631"/>
    <w:rsid w:val="006E42F3"/>
    <w:rsid w:val="007275A2"/>
    <w:rsid w:val="00746951"/>
    <w:rsid w:val="007550F8"/>
    <w:rsid w:val="00760ED7"/>
    <w:rsid w:val="00764E31"/>
    <w:rsid w:val="007758EB"/>
    <w:rsid w:val="007C6731"/>
    <w:rsid w:val="007D1F95"/>
    <w:rsid w:val="007E4C78"/>
    <w:rsid w:val="007E6A3E"/>
    <w:rsid w:val="00821BCB"/>
    <w:rsid w:val="0083076E"/>
    <w:rsid w:val="00832A62"/>
    <w:rsid w:val="00834B4F"/>
    <w:rsid w:val="00854DAB"/>
    <w:rsid w:val="0088605F"/>
    <w:rsid w:val="008A3841"/>
    <w:rsid w:val="008A79B8"/>
    <w:rsid w:val="008B33B9"/>
    <w:rsid w:val="008E4E96"/>
    <w:rsid w:val="00903441"/>
    <w:rsid w:val="0090374C"/>
    <w:rsid w:val="009164D7"/>
    <w:rsid w:val="00931386"/>
    <w:rsid w:val="009445F5"/>
    <w:rsid w:val="009863B2"/>
    <w:rsid w:val="00995FCF"/>
    <w:rsid w:val="009A176A"/>
    <w:rsid w:val="009B506E"/>
    <w:rsid w:val="009C0D9E"/>
    <w:rsid w:val="009E56DF"/>
    <w:rsid w:val="00A150C5"/>
    <w:rsid w:val="00A27FC1"/>
    <w:rsid w:val="00A3750F"/>
    <w:rsid w:val="00A579B5"/>
    <w:rsid w:val="00A80E72"/>
    <w:rsid w:val="00AB255A"/>
    <w:rsid w:val="00AB6998"/>
    <w:rsid w:val="00AC2569"/>
    <w:rsid w:val="00AC2D69"/>
    <w:rsid w:val="00AD11D6"/>
    <w:rsid w:val="00AF4A2A"/>
    <w:rsid w:val="00B006CC"/>
    <w:rsid w:val="00B2066F"/>
    <w:rsid w:val="00B2334D"/>
    <w:rsid w:val="00B37132"/>
    <w:rsid w:val="00B5223F"/>
    <w:rsid w:val="00B67576"/>
    <w:rsid w:val="00B74F63"/>
    <w:rsid w:val="00B850D2"/>
    <w:rsid w:val="00BA54D0"/>
    <w:rsid w:val="00BB4DA2"/>
    <w:rsid w:val="00BE1E8A"/>
    <w:rsid w:val="00C0674E"/>
    <w:rsid w:val="00C116B5"/>
    <w:rsid w:val="00C17224"/>
    <w:rsid w:val="00C23CA0"/>
    <w:rsid w:val="00C37A02"/>
    <w:rsid w:val="00C42307"/>
    <w:rsid w:val="00C63C91"/>
    <w:rsid w:val="00C66F71"/>
    <w:rsid w:val="00C67DC6"/>
    <w:rsid w:val="00C712F6"/>
    <w:rsid w:val="00C74138"/>
    <w:rsid w:val="00CA5965"/>
    <w:rsid w:val="00CAF0C0"/>
    <w:rsid w:val="00CB3D23"/>
    <w:rsid w:val="00CD511F"/>
    <w:rsid w:val="00D00240"/>
    <w:rsid w:val="00D203EB"/>
    <w:rsid w:val="00D34CF6"/>
    <w:rsid w:val="00D41563"/>
    <w:rsid w:val="00D651FB"/>
    <w:rsid w:val="00DA5D6A"/>
    <w:rsid w:val="00DB3DFD"/>
    <w:rsid w:val="00DB41A6"/>
    <w:rsid w:val="00DB479D"/>
    <w:rsid w:val="00DB606B"/>
    <w:rsid w:val="00DB690D"/>
    <w:rsid w:val="00DC1E35"/>
    <w:rsid w:val="00DD211B"/>
    <w:rsid w:val="00DF3CFC"/>
    <w:rsid w:val="00E324AF"/>
    <w:rsid w:val="00E40FC4"/>
    <w:rsid w:val="00E52331"/>
    <w:rsid w:val="00E56665"/>
    <w:rsid w:val="00E606BF"/>
    <w:rsid w:val="00E62FE6"/>
    <w:rsid w:val="00E76AA0"/>
    <w:rsid w:val="00E831EB"/>
    <w:rsid w:val="00EA3D01"/>
    <w:rsid w:val="00ED42B1"/>
    <w:rsid w:val="00EE6928"/>
    <w:rsid w:val="00F13E04"/>
    <w:rsid w:val="00F15C67"/>
    <w:rsid w:val="00F23D00"/>
    <w:rsid w:val="00F318DC"/>
    <w:rsid w:val="00F31F00"/>
    <w:rsid w:val="00F711A7"/>
    <w:rsid w:val="00F7333B"/>
    <w:rsid w:val="00F87E03"/>
    <w:rsid w:val="00F91914"/>
    <w:rsid w:val="00FB78C6"/>
    <w:rsid w:val="00FD42CD"/>
    <w:rsid w:val="045118F7"/>
    <w:rsid w:val="062B3CC8"/>
    <w:rsid w:val="0D143B9A"/>
    <w:rsid w:val="0E4142CC"/>
    <w:rsid w:val="127D5400"/>
    <w:rsid w:val="13D96F26"/>
    <w:rsid w:val="1B19F348"/>
    <w:rsid w:val="1C98D37A"/>
    <w:rsid w:val="41EEA187"/>
    <w:rsid w:val="4378E2B7"/>
    <w:rsid w:val="4BD5B6A6"/>
    <w:rsid w:val="52CF2B3B"/>
    <w:rsid w:val="530D5E68"/>
    <w:rsid w:val="5ABAD457"/>
    <w:rsid w:val="5D246AE5"/>
    <w:rsid w:val="5DA22260"/>
    <w:rsid w:val="653BD492"/>
    <w:rsid w:val="6785902F"/>
    <w:rsid w:val="67F671CA"/>
    <w:rsid w:val="6F451D65"/>
    <w:rsid w:val="708FA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BAFBF"/>
  <w15:chartTrackingRefBased/>
  <w15:docId w15:val="{DE81B38F-E4B2-497A-992E-F21A27A619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78C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78C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78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7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78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7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7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7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7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B78C6"/>
    <w:rPr>
      <w:rFonts w:asciiTheme="majorHAnsi" w:hAnsiTheme="majorHAnsi" w:eastAsiaTheme="majorEastAsia" w:cstheme="majorBidi"/>
      <w:color w:val="2F5496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B78C6"/>
    <w:rPr>
      <w:rFonts w:asciiTheme="majorHAnsi" w:hAnsiTheme="majorHAnsi" w:eastAsiaTheme="majorEastAsia" w:cstheme="majorBidi"/>
      <w:color w:val="2F5496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rsid w:val="00FB78C6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B78C6"/>
    <w:rPr>
      <w:rFonts w:eastAsiaTheme="majorEastAsia" w:cstheme="majorBidi"/>
      <w:i/>
      <w:iCs/>
      <w:color w:val="2F5496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B78C6"/>
    <w:rPr>
      <w:rFonts w:eastAsiaTheme="majorEastAsia" w:cstheme="majorBidi"/>
      <w:color w:val="2F5496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B78C6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B78C6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B78C6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B78C6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FB78C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B78C6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7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B78C6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FB78C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B78C6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FB7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78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78C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B78C6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FB78C6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3D715C"/>
    <w:rPr>
      <w:i/>
      <w:iCs/>
    </w:rPr>
  </w:style>
  <w:style w:type="character" w:styleId="Hyperlink">
    <w:name w:val="Hyperlink"/>
    <w:basedOn w:val="DefaultParagraphFont"/>
    <w:uiPriority w:val="99"/>
    <w:unhideWhenUsed/>
    <w:rsid w:val="00E5666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665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09775C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2D38D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D38D6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2D38D6"/>
    <w:rPr>
      <w:sz w:val="20"/>
      <w:szCs w:val="20"/>
      <w:lang w:val="en-GB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D38D6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2D38D6"/>
    <w:rPr>
      <w:b/>
      <w:bCs/>
      <w:sz w:val="20"/>
      <w:szCs w:val="20"/>
      <w:lang w:val="en-GB"/>
    </w:rPr>
  </w:style>
  <w:style w:type="paragraph" w:styleId="Revision">
    <w:name w:val="Revision"/>
    <w:hidden/>
    <w:uiPriority w:val="99"/>
    <w:semiHidden/>
    <w:rsid w:val="001B1FFD"/>
    <w:pPr>
      <w:spacing w:after="0" w:line="240" w:lineRule="auto"/>
    </w:pPr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sbicard.com/sbi-card-en/assets/docs/pdf/tnc/reliance-retail-stores.pdf" TargetMode="External" Id="rId13" /><Relationship Type="http://schemas.microsoft.com/office/2018/08/relationships/commentsExtensible" Target="commentsExtensible.xml" Id="rId18" /><Relationship Type="http://schemas.openxmlformats.org/officeDocument/2006/relationships/hyperlink" Target="https://in.bookmyshow.com/offers/reliance-sbi-card-prime/SBIRIL03241" TargetMode="External" Id="rId21" /><Relationship Type="http://schemas.openxmlformats.org/officeDocument/2006/relationships/hyperlink" Target="https://www.sbicard.com/en/most-important-terms-and-conditions.page" TargetMode="External" Id="rId34" /><Relationship Type="http://schemas.openxmlformats.org/officeDocument/2006/relationships/theme" Target="theme/theme1.xml" Id="rId42" /><Relationship Type="http://schemas.openxmlformats.org/officeDocument/2006/relationships/numbering" Target="numbering.xml" Id="rId2" /><Relationship Type="http://schemas.microsoft.com/office/2011/relationships/commentsExtended" Target="commentsExtended.xml" Id="rId16" /><Relationship Type="http://schemas.openxmlformats.org/officeDocument/2006/relationships/hyperlink" Target="https://www.sbicard.com/sbi-card-en/assets/docs/pdf/tnc/reliance-retail-stores-for-redemption.pdf" TargetMode="External" Id="rId29" /><Relationship Type="http://schemas.microsoft.com/office/2011/relationships/people" Target="people.xml" Id="rId41" /><Relationship Type="http://schemas.openxmlformats.org/officeDocument/2006/relationships/customXml" Target="../customXml/item1.xml" Id="rId1" /><Relationship Type="http://schemas.openxmlformats.org/officeDocument/2006/relationships/hyperlink" Target="https://www.sbicard.com/en/personal/credit-cards/shopping/reliance-sbi-card-prime.page" TargetMode="External" Id="rId6" /><Relationship Type="http://schemas.openxmlformats.org/officeDocument/2006/relationships/hyperlink" Target="https://www.sbicard.com/sbi-card-en/assets/docs/pdf/tnc/reliance-retail-stores-for-redemption.pdf" TargetMode="External" Id="rId11" /><Relationship Type="http://schemas.openxmlformats.org/officeDocument/2006/relationships/hyperlink" Target="http://www.mastercard.co.in" TargetMode="External" Id="rId24" /><Relationship Type="http://schemas.openxmlformats.org/officeDocument/2006/relationships/hyperlink" Target="https://www.rupay.co.in/rupay-offers" TargetMode="External" Id="rId32" /><Relationship Type="http://schemas.openxmlformats.org/officeDocument/2006/relationships/fontTable" Target="fontTable.xml" Id="rId40" /><Relationship Type="http://schemas.openxmlformats.org/officeDocument/2006/relationships/webSettings" Target="webSettings.xml" Id="rId5" /><Relationship Type="http://schemas.openxmlformats.org/officeDocument/2006/relationships/comments" Target="comments.xml" Id="rId15" /><Relationship Type="http://schemas.openxmlformats.org/officeDocument/2006/relationships/hyperlink" Target="https://www.sbicard.com/sbi-card-en/assets/docs/pdf/tnc/transaction-offers-base.pdf" TargetMode="External" Id="rId28" /><Relationship Type="http://schemas.openxmlformats.org/officeDocument/2006/relationships/hyperlink" Target="https://www.sbicard.com/sbi-card-en/assets/docs/pdf/tnc/reliance-retail-stores.pdf" TargetMode="External" Id="rId19" /><Relationship Type="http://schemas.openxmlformats.org/officeDocument/2006/relationships/hyperlink" Target="https://www.mastercard.co.in/en-in/personal/offers-and-promotions.html" TargetMode="External" Id="rId31" /><Relationship Type="http://schemas.openxmlformats.org/officeDocument/2006/relationships/settings" Target="settings.xml" Id="rId4" /><Relationship Type="http://schemas.openxmlformats.org/officeDocument/2006/relationships/hyperlink" Target="https://www.prioritypass.com/" TargetMode="External" Id="rId22" /><Relationship Type="http://schemas.openxmlformats.org/officeDocument/2006/relationships/hyperlink" Target="https://www.sbicard.com/sbi-card-en/assets/docs/pdf/tnc/reliance-retail-stores.pdf" TargetMode="External" Id="rId30" /><Relationship Type="http://schemas.openxmlformats.org/officeDocument/2006/relationships/hyperlink" Target="https://www.sbicard.com/en/personal/benefits/lower-interest-option/flexi-pay.page" TargetMode="External" Id="rId35" /><Relationship Type="http://schemas.openxmlformats.org/officeDocument/2006/relationships/styles" Target="styles.xml" Id="rId3" /><Relationship Type="http://schemas.microsoft.com/office/2016/09/relationships/commentsIds" Target="commentsIds.xml" Id="rId17" /><Relationship Type="http://schemas.openxmlformats.org/officeDocument/2006/relationships/hyperlink" Target="http://www.rupay.co.in" TargetMode="External" Id="rId25" /><Relationship Type="http://schemas.openxmlformats.org/officeDocument/2006/relationships/hyperlink" Target="https://www.sbicard.com/en/personal/credit-cards/lifestyle/sbi-card-elite.page" TargetMode="External" Id="rId33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43D3CA-C7BB-4F6D-AC7A-DCF3A367A8A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Namita Salgiya</dc:creator>
  <keywords/>
  <dc:description/>
  <lastModifiedBy>Prajjwal Singh</lastModifiedBy>
  <revision>4</revision>
  <dcterms:created xsi:type="dcterms:W3CDTF">2026-01-20T06:08:00.0000000Z</dcterms:created>
  <dcterms:modified xsi:type="dcterms:W3CDTF">2026-03-19T06:46:11.1633899Z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ff339155-fab3-4acf-8c27-77f67983fb52</vt:lpwstr>
  </property>
</Properties>
</file>