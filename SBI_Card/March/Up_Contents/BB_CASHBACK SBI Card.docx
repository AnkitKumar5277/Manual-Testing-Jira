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AF67E5" w:rsidR="0016440F" w:rsidP="003D715C" w:rsidRDefault="0016440F" w14:paraId="34CE1EE0" w14:textId="77777777">
      <w:pPr>
        <w:jc w:val="center"/>
        <w:rPr>
          <w:rFonts w:ascii="Sari Offc" w:hAnsi="Sari Offc"/>
          <w:b/>
          <w:bCs/>
          <w:sz w:val="24"/>
          <w:szCs w:val="24"/>
          <w:lang w:val="en-IN"/>
        </w:rPr>
      </w:pPr>
      <w:r w:rsidRPr="00AF67E5">
        <w:rPr>
          <w:rFonts w:ascii="Sari Offc" w:hAnsi="Sari Offc"/>
          <w:b/>
          <w:bCs/>
          <w:sz w:val="24"/>
          <w:szCs w:val="24"/>
          <w:lang w:val="en-IN"/>
        </w:rPr>
        <w:t>CASHBACK SBI Card</w:t>
      </w:r>
    </w:p>
    <w:p w:rsidRPr="00AF67E5" w:rsidR="00BF39EB" w:rsidRDefault="00BF39EB" w14:paraId="0CC79C2D" w14:textId="40CCD721">
      <w:pPr>
        <w:jc w:val="center"/>
        <w:rPr>
          <w:ins w:author="Namita Salgiya" w:date="2025-12-31T18:48:00Z" w:id="0"/>
          <w:rFonts w:ascii="Sari Offc" w:hAnsi="Sari Offc"/>
          <w:sz w:val="24"/>
          <w:szCs w:val="24"/>
          <w:lang w:val="en-IN"/>
        </w:rPr>
        <w:pPrChange w:author="Namita Salgiya" w:date="2025-12-31T18:48:00Z" w:id="1">
          <w:pPr/>
        </w:pPrChange>
      </w:pPr>
      <w:ins w:author="Namita Salgiya" w:date="2025-12-31T18:48:00Z" w:id="2">
        <w:r w:rsidRPr="00AF67E5">
          <w:rPr>
            <w:rFonts w:ascii="Sari Offc" w:hAnsi="Sari Offc"/>
            <w:sz w:val="24"/>
            <w:szCs w:val="24"/>
            <w:lang w:val="en-IN"/>
          </w:rPr>
          <w:t xml:space="preserve">Welcome to the </w:t>
        </w:r>
        <w:r w:rsidRPr="00AF67E5" w:rsidR="00D95E55">
          <w:rPr>
            <w:rFonts w:ascii="Sari Offc" w:hAnsi="Sari Offc"/>
            <w:sz w:val="24"/>
            <w:szCs w:val="24"/>
            <w:lang w:val="en-IN"/>
          </w:rPr>
          <w:t xml:space="preserve">World </w:t>
        </w:r>
        <w:r w:rsidRPr="00AF67E5">
          <w:rPr>
            <w:rFonts w:ascii="Sari Offc" w:hAnsi="Sari Offc"/>
            <w:sz w:val="24"/>
            <w:szCs w:val="24"/>
            <w:lang w:val="en-IN"/>
          </w:rPr>
          <w:t xml:space="preserve">of </w:t>
        </w:r>
        <w:r w:rsidRPr="00AF67E5" w:rsidR="00D95E55">
          <w:rPr>
            <w:rFonts w:ascii="Sari Offc" w:hAnsi="Sari Offc"/>
            <w:sz w:val="24"/>
            <w:szCs w:val="24"/>
            <w:lang w:val="en-IN"/>
          </w:rPr>
          <w:t xml:space="preserve">Amazing </w:t>
        </w:r>
        <w:r w:rsidRPr="00AF67E5">
          <w:rPr>
            <w:rFonts w:ascii="Sari Offc" w:hAnsi="Sari Offc"/>
            <w:sz w:val="24"/>
            <w:szCs w:val="24"/>
            <w:lang w:val="en-IN"/>
          </w:rPr>
          <w:t>Cashback</w:t>
        </w:r>
        <w:r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Pr="00AF67E5" w:rsidR="003D715C" w:rsidDel="00BF39EB" w:rsidP="003D715C" w:rsidRDefault="003D715C" w14:paraId="60D743C5" w14:textId="22B8209B">
      <w:pPr>
        <w:jc w:val="center"/>
        <w:rPr>
          <w:del w:author="Namita Salgiya" w:date="2025-12-31T18:48:00Z" w:id="3"/>
          <w:rFonts w:ascii="Sari Offc" w:hAnsi="Sari Offc"/>
          <w:b/>
          <w:bCs/>
          <w:sz w:val="24"/>
          <w:szCs w:val="24"/>
          <w:lang w:val="en-IN"/>
        </w:rPr>
      </w:pPr>
      <w:del w:author="Namita Salgiya" w:date="2025-12-31T18:48:00Z" w:id="4">
        <w:r w:rsidRPr="00AF67E5" w:rsidDel="00BF39EB">
          <w:rPr>
            <w:rFonts w:ascii="Sari Offc" w:hAnsi="Sari Offc"/>
            <w:b/>
            <w:bCs/>
            <w:sz w:val="24"/>
            <w:szCs w:val="24"/>
            <w:lang w:val="en-IN"/>
          </w:rPr>
          <w:delText xml:space="preserve">Privileges on Your </w:delText>
        </w:r>
        <w:r w:rsidRPr="00AF67E5" w:rsidDel="00BF39EB" w:rsidR="0016440F">
          <w:rPr>
            <w:rFonts w:ascii="Sari Offc" w:hAnsi="Sari Offc"/>
            <w:b/>
            <w:bCs/>
            <w:sz w:val="24"/>
            <w:szCs w:val="24"/>
            <w:lang w:val="en-IN"/>
          </w:rPr>
          <w:delText>CASHBACK SBI Card</w:delText>
        </w:r>
      </w:del>
    </w:p>
    <w:p w:rsidRPr="006721B0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6T15:19:00Z" w:id="5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</w:pPr>
      <w:r w:rsidRPr="006721B0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6T15:19:00Z" w:id="6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Best For</w:t>
      </w:r>
    </w:p>
    <w:p w:rsidRPr="00AF67E5" w:rsidR="0083076E" w:rsidP="00345E13" w:rsidRDefault="0016440F" w14:paraId="5E65984B" w14:textId="453BC333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t>Cashback</w:t>
      </w:r>
      <w:r w:rsidRPr="00AF67E5" w:rsidR="0083076E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AF67E5" w:rsidR="0016440F" w:rsidP="00345E13" w:rsidRDefault="0016440F" w14:paraId="5036B2D4" w14:textId="38E426CE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t>Spend Based Reversal</w:t>
      </w:r>
    </w:p>
    <w:p w:rsidRPr="00BF39EB" w:rsidR="006045BE" w:rsidP="006045BE" w:rsidRDefault="006045BE" w14:paraId="0A4136F3" w14:textId="196C77DF">
      <w:pPr>
        <w:pStyle w:val="ListParagraph"/>
        <w:numPr>
          <w:ilvl w:val="0"/>
          <w:numId w:val="1"/>
        </w:numPr>
        <w:rPr>
          <w:ins w:author="Namita Salgiya" w:date="2025-12-31T18:48:00Z" w:id="7"/>
          <w:rFonts w:ascii="Sari Offc" w:hAnsi="Sari Offc"/>
          <w:sz w:val="24"/>
          <w:szCs w:val="24"/>
          <w:lang w:val="en-IN"/>
          <w:rPrChange w:author="Namita Salgiya" w:date="2025-12-31T18:48:00Z" w:id="8">
            <w:rPr>
              <w:ins w:author="Namita Salgiya" w:date="2025-12-31T18:48:00Z" w:id="9"/>
              <w:rFonts w:ascii="Sari Offc" w:hAnsi="Sari Offc"/>
              <w:sz w:val="24"/>
              <w:szCs w:val="24"/>
            </w:rPr>
          </w:rPrChange>
        </w:rPr>
      </w:pPr>
      <w:r w:rsidRPr="00AF67E5">
        <w:rPr>
          <w:rFonts w:ascii="Sari Offc" w:hAnsi="Sari Offc"/>
          <w:sz w:val="24"/>
          <w:szCs w:val="24"/>
        </w:rPr>
        <w:t>Contactless Advantage</w:t>
      </w:r>
    </w:p>
    <w:p w:rsidR="0034390D" w:rsidRDefault="0034390D" w14:paraId="320EA7E3" w14:textId="3DFA66EB">
      <w:pPr>
        <w:rPr>
          <w:ins w:author="Namita Salgiya" w:date="2026-01-21T19:35:00Z" w:id="10"/>
          <w:rFonts w:ascii="Sari Offc" w:hAnsi="Sari Offc"/>
          <w:sz w:val="24"/>
          <w:szCs w:val="24"/>
          <w:lang w:val="en-IN" w:eastAsia="en-IN"/>
        </w:rPr>
      </w:pPr>
      <w:ins w:author="Namita Salgiya" w:date="2026-01-21T19:35:00Z" w:id="11">
        <w:r>
          <w:rPr>
            <w:rFonts w:ascii="Sari Offc" w:hAnsi="Sari Offc"/>
            <w:sz w:val="24"/>
            <w:szCs w:val="24"/>
            <w:lang w:val="en-IN" w:eastAsia="en-IN"/>
          </w:rPr>
          <w:t>Enjoy Cashback like never before on every purchase you make.</w:t>
        </w:r>
      </w:ins>
    </w:p>
    <w:p w:rsidRPr="00BF39EB" w:rsidR="00BF39EB" w:rsidDel="0034390D" w:rsidRDefault="00BF39EB" w14:paraId="72FA2479" w14:textId="513D03A8">
      <w:pPr>
        <w:rPr>
          <w:del w:author="Namita Salgiya" w:date="2026-01-21T19:35:00Z" w:id="12"/>
          <w:rFonts w:ascii="Sari Offc" w:hAnsi="Sari Offc"/>
          <w:sz w:val="24"/>
          <w:szCs w:val="24"/>
          <w:lang w:val="en-IN" w:eastAsia="en-IN"/>
          <w:rPrChange w:author="Namita Salgiya" w:date="2025-12-31T18:48:00Z" w:id="13">
            <w:rPr>
              <w:del w:author="Namita Salgiya" w:date="2026-01-21T19:35:00Z" w:id="14"/>
              <w:lang w:val="en-IN"/>
            </w:rPr>
          </w:rPrChange>
        </w:rPr>
        <w:pPrChange w:author="Namita Salgiya" w:date="2025-12-31T18:48:00Z" w:id="15">
          <w:pPr>
            <w:pStyle w:val="ListParagraph"/>
            <w:numPr>
              <w:numId w:val="1"/>
            </w:numPr>
            <w:ind w:hanging="360"/>
          </w:pPr>
        </w:pPrChange>
      </w:pPr>
    </w:p>
    <w:p w:rsidRPr="00AF67E5" w:rsidR="001C5B69" w:rsidDel="00BF39EB" w:rsidP="001C5B69" w:rsidRDefault="0016440F" w14:paraId="1EA2C6D9" w14:textId="3DAB3E6D">
      <w:pPr>
        <w:rPr>
          <w:del w:author="Namita Salgiya" w:date="2025-12-31T18:48:00Z" w:id="16"/>
          <w:rFonts w:ascii="Sari Offc" w:hAnsi="Sari Offc"/>
          <w:sz w:val="24"/>
          <w:szCs w:val="24"/>
          <w:lang w:val="en-IN"/>
        </w:rPr>
      </w:pPr>
      <w:del w:author="Namita Salgiya" w:date="2025-12-31T18:48:00Z" w:id="17">
        <w:r w:rsidRPr="00AF67E5" w:rsidDel="00BF39EB">
          <w:rPr>
            <w:rFonts w:ascii="Sari Offc" w:hAnsi="Sari Offc"/>
            <w:sz w:val="24"/>
            <w:szCs w:val="24"/>
            <w:lang w:val="en-IN"/>
          </w:rPr>
          <w:delText xml:space="preserve">Welcome to the world of amazing </w:delText>
        </w:r>
        <w:r w:rsidRPr="00AF67E5" w:rsidDel="00BF39EB" w:rsidR="00AF67E5">
          <w:rPr>
            <w:rFonts w:ascii="Sari Offc" w:hAnsi="Sari Offc"/>
            <w:sz w:val="24"/>
            <w:szCs w:val="24"/>
            <w:lang w:val="en-IN"/>
          </w:rPr>
          <w:delText>Cashback</w:delText>
        </w:r>
      </w:del>
      <w:ins w:author="Upadhyay , Shubham (SBICard)" w:date="2025-12-31T12:34:00Z" w:id="18">
        <w:del w:author="Namita Salgiya" w:date="2025-12-31T18:48:00Z" w:id="19">
          <w:r w:rsidDel="00BF39EB" w:rsidR="00AF67E5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</w:p>
    <w:p w:rsidRPr="00AF67E5" w:rsidR="00345E13" w:rsidP="004A5805" w:rsidRDefault="003D715C" w14:paraId="011E8CF5" w14:textId="69D700C3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6721B0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6T15:19:00Z" w:id="20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Key</w:t>
      </w:r>
      <w:r w:rsidRPr="00AF67E5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</w:t>
      </w:r>
      <w:r w:rsidRPr="006721B0">
        <w:rPr>
          <w:rFonts w:ascii="Sari Offc" w:hAnsi="Sari Offc"/>
          <w:b/>
          <w:bCs/>
          <w:caps/>
          <w:sz w:val="24"/>
          <w:szCs w:val="24"/>
          <w:u w:val="single"/>
          <w:lang w:val="en-IN"/>
          <w:rPrChange w:author="Arun Kaushal" w:date="2026-01-06T15:19:00Z" w:id="21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Benefits</w:t>
      </w:r>
    </w:p>
    <w:p w:rsidRPr="00AF67E5" w:rsidR="0016440F" w:rsidP="37365305" w:rsidRDefault="0016440F" w14:paraId="43A15393" w14:textId="5E3FE0B4">
      <w:pPr>
        <w:pStyle w:val="ListParagraph"/>
        <w:numPr>
          <w:ilvl w:val="0"/>
          <w:numId w:val="70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58B2D964" w:rsidR="0016440F">
        <w:rPr>
          <w:rFonts w:ascii="Sari Offc" w:hAnsi="Sari Offc"/>
          <w:sz w:val="24"/>
          <w:szCs w:val="24"/>
          <w:lang w:val="en-IN" w:eastAsia="en-IN"/>
        </w:rPr>
        <w:t xml:space="preserve">5% </w:t>
      </w:r>
      <w:r w:rsidRPr="58B2D964" w:rsidR="00AF67E5">
        <w:rPr>
          <w:rFonts w:ascii="Sari Offc" w:hAnsi="Sari Offc"/>
          <w:sz w:val="24"/>
          <w:szCs w:val="24"/>
        </w:rPr>
        <w:t>C</w:t>
      </w:r>
      <w:r w:rsidRPr="58B2D964" w:rsidR="00AF67E5">
        <w:rPr>
          <w:rFonts w:ascii="Sari Offc" w:hAnsi="Sari Offc"/>
          <w:sz w:val="24"/>
          <w:szCs w:val="24"/>
          <w:lang w:val="en-IN" w:eastAsia="en-IN"/>
        </w:rPr>
        <w:t>ashback</w:t>
      </w:r>
      <w:r w:rsidRPr="58B2D964" w:rsidR="00AF67E5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58B2D964" w:rsidR="0016440F">
        <w:rPr>
          <w:rFonts w:ascii="Sari Offc" w:hAnsi="Sari Offc"/>
          <w:sz w:val="24"/>
          <w:szCs w:val="24"/>
          <w:lang w:val="en-IN" w:eastAsia="en-IN"/>
        </w:rPr>
        <w:t xml:space="preserve">on </w:t>
      </w:r>
      <w:r w:rsidRPr="58B2D964" w:rsidR="00D95E55">
        <w:rPr>
          <w:rFonts w:ascii="Sari Offc" w:hAnsi="Sari Offc"/>
          <w:sz w:val="24"/>
          <w:szCs w:val="24"/>
          <w:lang w:val="en-IN" w:eastAsia="en-IN"/>
        </w:rPr>
        <w:t>Online</w:t>
      </w:r>
      <w:ins w:author="Arun Kaushal" w:date="2026-03-03T15:06:00Z" w16du:dateUtc="2026-03-03T15:06:00Z" w:id="1632426832">
        <w:r w:rsidRPr="58B2D964" w:rsidR="00A265F4">
          <w:rPr>
            <w:rFonts w:ascii="Sari Offc" w:hAnsi="Sari Offc"/>
            <w:sz w:val="24"/>
            <w:szCs w:val="24"/>
            <w:lang w:val="en-IN" w:eastAsia="en-IN"/>
          </w:rPr>
          <w:t>*</w:t>
        </w:r>
      </w:ins>
      <w:r w:rsidRPr="58B2D964" w:rsidR="00D95E55">
        <w:rPr>
          <w:rFonts w:ascii="Sari Offc" w:hAnsi="Sari Offc"/>
          <w:sz w:val="24"/>
          <w:szCs w:val="24"/>
        </w:rPr>
        <w:t xml:space="preserve"> </w:t>
      </w:r>
      <w:r w:rsidRPr="58B2D964" w:rsidR="00D95E55">
        <w:rPr>
          <w:rFonts w:ascii="Sari Offc" w:hAnsi="Sari Offc"/>
          <w:sz w:val="24"/>
          <w:szCs w:val="24"/>
          <w:lang w:val="en-IN" w:eastAsia="en-IN"/>
        </w:rPr>
        <w:t xml:space="preserve">Spends </w:t>
      </w:r>
      <w:del w:author="Namita Salgiya" w:date="2026-01-21T19:35:00Z" w16du:dateUtc="2026-01-21T19:35:00Z" w:id="49658315">
        <w:r w:rsidRPr="58B2D964" w:rsidDel="0016440F">
          <w:rPr>
            <w:rFonts w:ascii="Sari Offc" w:hAnsi="Sari Offc"/>
            <w:sz w:val="24"/>
            <w:szCs w:val="24"/>
            <w:lang w:val="en-IN" w:eastAsia="en-IN"/>
          </w:rPr>
          <w:delText>without merchant restriction</w:delText>
        </w:r>
      </w:del>
    </w:p>
    <w:p w:rsidRPr="00AF67E5" w:rsidR="0016440F" w:rsidP="37365305" w:rsidRDefault="0016440F" w14:paraId="5139AD2D" w14:textId="342CDA68">
      <w:pPr>
        <w:pStyle w:val="ListParagraph"/>
        <w:numPr>
          <w:ilvl w:val="0"/>
          <w:numId w:val="70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58B2D964" w:rsidR="0016440F">
        <w:rPr>
          <w:rFonts w:ascii="Sari Offc" w:hAnsi="Sari Offc"/>
          <w:sz w:val="24"/>
          <w:szCs w:val="24"/>
          <w:lang w:val="en-IN" w:eastAsia="en-IN"/>
        </w:rPr>
        <w:t xml:space="preserve">1% </w:t>
      </w:r>
      <w:r w:rsidRPr="58B2D964" w:rsidR="00AF67E5">
        <w:rPr>
          <w:rFonts w:ascii="Sari Offc" w:hAnsi="Sari Offc"/>
          <w:sz w:val="24"/>
          <w:szCs w:val="24"/>
          <w:lang w:val="en-IN" w:eastAsia="en-IN"/>
        </w:rPr>
        <w:t xml:space="preserve">Cashback </w:t>
      </w:r>
      <w:r w:rsidRPr="58B2D964" w:rsidR="0016440F">
        <w:rPr>
          <w:rFonts w:ascii="Sari Offc" w:hAnsi="Sari Offc"/>
          <w:sz w:val="24"/>
          <w:szCs w:val="24"/>
          <w:lang w:val="en-IN" w:eastAsia="en-IN"/>
        </w:rPr>
        <w:t xml:space="preserve">on </w:t>
      </w:r>
      <w:r w:rsidRPr="58B2D964" w:rsidR="00D95E55">
        <w:rPr>
          <w:rFonts w:ascii="Sari Offc" w:hAnsi="Sari Offc"/>
          <w:sz w:val="24"/>
          <w:szCs w:val="24"/>
          <w:lang w:val="en-IN" w:eastAsia="en-IN"/>
        </w:rPr>
        <w:t>Offline</w:t>
      </w:r>
      <w:ins w:author="Arun Kaushal" w:date="2026-03-03T15:06:00Z" w16du:dateUtc="2026-03-03T15:06:00Z" w:id="46775168">
        <w:r w:rsidRPr="58B2D964" w:rsidR="00A265F4">
          <w:rPr>
            <w:rFonts w:ascii="Sari Offc" w:hAnsi="Sari Offc"/>
            <w:sz w:val="24"/>
            <w:szCs w:val="24"/>
            <w:lang w:val="en-IN" w:eastAsia="en-IN"/>
          </w:rPr>
          <w:t>*</w:t>
        </w:r>
      </w:ins>
      <w:r w:rsidRPr="58B2D964" w:rsidR="00D95E55">
        <w:rPr>
          <w:rFonts w:ascii="Sari Offc" w:hAnsi="Sari Offc"/>
          <w:sz w:val="24"/>
          <w:szCs w:val="24"/>
          <w:lang w:val="en-IN" w:eastAsia="en-IN"/>
        </w:rPr>
        <w:t xml:space="preserve"> Spends </w:t>
      </w:r>
    </w:p>
    <w:p w:rsidR="0016440F" w:rsidP="37365305" w:rsidRDefault="0016440F" w14:paraId="0F17BD93" w14:textId="6599D9AC">
      <w:pPr>
        <w:pStyle w:val="ListParagraph"/>
        <w:numPr>
          <w:ilvl w:val="0"/>
          <w:numId w:val="70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58B2D964" w:rsidR="0016440F">
        <w:rPr>
          <w:rFonts w:ascii="Sari Offc" w:hAnsi="Sari Offc"/>
          <w:sz w:val="24"/>
          <w:szCs w:val="24"/>
          <w:lang w:eastAsia="en-IN"/>
        </w:rPr>
        <w:t xml:space="preserve">1% </w:t>
      </w:r>
      <w:r w:rsidRPr="58B2D964" w:rsidR="00D95E55">
        <w:rPr>
          <w:rFonts w:ascii="Sari Offc" w:hAnsi="Sari Offc"/>
          <w:sz w:val="24"/>
          <w:szCs w:val="24"/>
          <w:lang w:eastAsia="en-IN"/>
        </w:rPr>
        <w:t xml:space="preserve">Fuel Surcharge Waiver </w:t>
      </w:r>
      <w:ins w:author="Namita Salgiya" w:date="2026-01-21T19:35:00Z" w16du:dateUtc="2026-01-21T19:35:00Z" w:id="396914515">
        <w:r w:rsidRPr="58B2D964" w:rsidR="00D95E55">
          <w:rPr>
            <w:rFonts w:ascii="Sari Offc" w:hAnsi="Sari Offc"/>
            <w:sz w:val="24"/>
            <w:szCs w:val="24"/>
            <w:lang w:eastAsia="en-IN"/>
          </w:rPr>
          <w:t xml:space="preserve"> </w:t>
        </w:r>
      </w:ins>
      <w:del w:author="Namita Salgiya" w:date="2026-01-21T19:35:00Z" w16du:dateUtc="2026-01-21T19:35:00Z" w:id="326300522">
        <w:r w:rsidRPr="58B2D964" w:rsidDel="0016440F">
          <w:rPr>
            <w:rFonts w:ascii="Sari Offc" w:hAnsi="Sari Offc"/>
            <w:sz w:val="24"/>
            <w:szCs w:val="24"/>
            <w:lang w:eastAsia="en-IN"/>
          </w:rPr>
          <w:delText>across all petrol pumps in India</w:delText>
        </w:r>
      </w:del>
    </w:p>
    <w:p w:rsidR="37365305" w:rsidP="37365305" w:rsidRDefault="37365305" w14:paraId="766E2379" w14:textId="4388359D">
      <w:pPr>
        <w:jc w:val="center"/>
        <w:rPr>
          <w:ins w:author="Phulvinder Singh" w:date="2026-01-02T05:44:00Z" w:id="36"/>
          <w:rFonts w:ascii="Sari Offc" w:hAnsi="Sari Offc"/>
          <w:b/>
          <w:bCs/>
          <w:sz w:val="24"/>
          <w:szCs w:val="24"/>
          <w:u w:val="single"/>
        </w:rPr>
      </w:pPr>
    </w:p>
    <w:p w:rsidRPr="00AF67E5" w:rsidR="00CD511F" w:rsidP="004A5805" w:rsidRDefault="00CD511F" w14:paraId="5970C5BD" w14:textId="114421C9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6721B0">
        <w:rPr>
          <w:rFonts w:ascii="Sari Offc" w:hAnsi="Sari Offc"/>
          <w:b/>
          <w:bCs/>
          <w:i/>
          <w:iCs/>
          <w:sz w:val="24"/>
          <w:szCs w:val="24"/>
          <w:u w:val="single"/>
          <w:rPrChange w:author="Arun Kaushal" w:date="2026-01-06T15:19:00Z" w:id="37">
            <w:rPr>
              <w:rFonts w:ascii="Sari Offc" w:hAnsi="Sari Offc"/>
              <w:b/>
              <w:bCs/>
              <w:sz w:val="24"/>
              <w:szCs w:val="24"/>
              <w:u w:val="single"/>
            </w:rPr>
          </w:rPrChange>
        </w:rPr>
        <w:t>Exclusive</w:t>
      </w:r>
      <w:r w:rsidRPr="00AF67E5">
        <w:rPr>
          <w:rFonts w:ascii="Sari Offc" w:hAnsi="Sari Offc"/>
          <w:b/>
          <w:bCs/>
          <w:sz w:val="24"/>
          <w:szCs w:val="24"/>
          <w:u w:val="single"/>
        </w:rPr>
        <w:t xml:space="preserve"> </w:t>
      </w:r>
      <w:r w:rsidRPr="006721B0">
        <w:rPr>
          <w:rFonts w:ascii="Sari Offc" w:hAnsi="Sari Offc"/>
          <w:b/>
          <w:bCs/>
          <w:caps/>
          <w:sz w:val="24"/>
          <w:szCs w:val="24"/>
          <w:u w:val="single"/>
          <w:rPrChange w:author="Arun Kaushal" w:date="2026-01-06T15:19:00Z" w:id="38">
            <w:rPr>
              <w:rFonts w:ascii="Sari Offc" w:hAnsi="Sari Offc"/>
              <w:b/>
              <w:bCs/>
              <w:sz w:val="24"/>
              <w:szCs w:val="24"/>
              <w:u w:val="single"/>
            </w:rPr>
          </w:rPrChange>
        </w:rPr>
        <w:t>Privileges</w:t>
      </w:r>
    </w:p>
    <w:p w:rsidRPr="00AF67E5" w:rsidR="0016440F" w:rsidP="37365305" w:rsidRDefault="0016440F" w14:paraId="7916B719" w14:textId="6881E02C">
      <w:pPr>
        <w:rPr>
          <w:rFonts w:ascii="Calibri" w:hAnsi="Calibri" w:eastAsia="Calibri" w:cs="Calibri"/>
          <w:sz w:val="12"/>
          <w:szCs w:val="12"/>
          <w:lang w:val="en-IN"/>
        </w:rPr>
      </w:pPr>
      <w:r w:rsidRPr="58B2D964" w:rsidR="0016440F">
        <w:rPr>
          <w:rFonts w:ascii="Sari Offc" w:hAnsi="Sari Offc"/>
          <w:b w:val="1"/>
          <w:bCs w:val="1"/>
          <w:sz w:val="24"/>
          <w:szCs w:val="24"/>
          <w:lang w:val="en-IN"/>
        </w:rPr>
        <w:t>Card Cashback</w:t>
      </w:r>
    </w:p>
    <w:p w:rsidRPr="00AF67E5" w:rsidR="0016440F" w:rsidP="0016440F" w:rsidRDefault="0016440F" w14:paraId="1D387315" w14:textId="40765407">
      <w:pPr>
        <w:pStyle w:val="ListParagraph"/>
        <w:numPr>
          <w:ilvl w:val="0"/>
          <w:numId w:val="73"/>
        </w:numPr>
        <w:rPr>
          <w:rFonts w:ascii="Sari Offc" w:hAnsi="Sari Offc"/>
          <w:sz w:val="24"/>
          <w:szCs w:val="24"/>
          <w:lang w:val="en-IN" w:eastAsia="en-IN"/>
        </w:rPr>
      </w:pPr>
      <w:r w:rsidRPr="00AF67E5">
        <w:rPr>
          <w:rFonts w:ascii="Sari Offc" w:hAnsi="Sari Offc"/>
          <w:sz w:val="24"/>
          <w:szCs w:val="24"/>
          <w:lang w:val="en-IN" w:eastAsia="en-IN"/>
        </w:rPr>
        <w:t xml:space="preserve">5% </w:t>
      </w:r>
      <w:r w:rsidRPr="00AF67E5" w:rsidR="00AF67E5">
        <w:rPr>
          <w:rFonts w:ascii="Sari Offc" w:hAnsi="Sari Offc"/>
          <w:sz w:val="24"/>
          <w:szCs w:val="24"/>
          <w:lang w:val="en-IN" w:eastAsia="en-IN"/>
        </w:rPr>
        <w:t xml:space="preserve">Cashback </w:t>
      </w:r>
      <w:r w:rsidRPr="00AF67E5">
        <w:rPr>
          <w:rFonts w:ascii="Sari Offc" w:hAnsi="Sari Offc"/>
          <w:sz w:val="24"/>
          <w:szCs w:val="24"/>
          <w:lang w:val="en-IN" w:eastAsia="en-IN"/>
        </w:rPr>
        <w:t>on online spends without any merchant restriction</w:t>
      </w:r>
    </w:p>
    <w:p w:rsidRPr="00AF67E5" w:rsidR="0016440F" w:rsidP="0016440F" w:rsidRDefault="0016440F" w14:paraId="19A3B2FD" w14:textId="22F331E4">
      <w:pPr>
        <w:pStyle w:val="ListParagraph"/>
        <w:numPr>
          <w:ilvl w:val="0"/>
          <w:numId w:val="73"/>
        </w:numPr>
        <w:rPr>
          <w:rFonts w:ascii="Sari Offc" w:hAnsi="Sari Offc"/>
          <w:sz w:val="24"/>
          <w:szCs w:val="24"/>
        </w:rPr>
      </w:pPr>
      <w:r w:rsidRPr="00AF67E5">
        <w:rPr>
          <w:rFonts w:ascii="Sari Offc" w:hAnsi="Sari Offc"/>
          <w:sz w:val="24"/>
          <w:szCs w:val="24"/>
          <w:lang w:val="en-IN" w:eastAsia="en-IN"/>
        </w:rPr>
        <w:t xml:space="preserve">1% </w:t>
      </w:r>
      <w:r w:rsidRPr="00AF67E5" w:rsidR="00AF67E5">
        <w:rPr>
          <w:rFonts w:ascii="Sari Offc" w:hAnsi="Sari Offc"/>
          <w:sz w:val="24"/>
          <w:szCs w:val="24"/>
          <w:lang w:val="en-IN" w:eastAsia="en-IN"/>
        </w:rPr>
        <w:t xml:space="preserve">Cashback </w:t>
      </w:r>
      <w:r w:rsidRPr="00AF67E5">
        <w:rPr>
          <w:rFonts w:ascii="Sari Offc" w:hAnsi="Sari Offc"/>
          <w:sz w:val="24"/>
          <w:szCs w:val="24"/>
          <w:lang w:val="en-IN" w:eastAsia="en-IN"/>
        </w:rPr>
        <w:t>on offline spends</w:t>
      </w:r>
    </w:p>
    <w:p w:rsidRPr="00AF67E5" w:rsidR="0016440F" w:rsidP="0016440F" w:rsidRDefault="0016440F" w14:paraId="7A595E0B" w14:textId="754BD402">
      <w:pPr>
        <w:pStyle w:val="ListParagraph"/>
        <w:numPr>
          <w:ilvl w:val="0"/>
          <w:numId w:val="73"/>
        </w:numPr>
        <w:rPr>
          <w:rFonts w:ascii="Sari Offc" w:hAnsi="Sari Offc"/>
          <w:sz w:val="24"/>
          <w:szCs w:val="24"/>
        </w:rPr>
      </w:pPr>
      <w:r w:rsidRPr="00AF67E5">
        <w:rPr>
          <w:rFonts w:ascii="Sari Offc" w:hAnsi="Sari Offc"/>
          <w:sz w:val="24"/>
          <w:szCs w:val="24"/>
        </w:rPr>
        <w:t>Cashback is not applicable on Merchant EMI</w:t>
      </w:r>
      <w:r w:rsidRPr="00AF67E5" w:rsidR="009D2D1C">
        <w:rPr>
          <w:rFonts w:ascii="Sari Offc" w:hAnsi="Sari Offc"/>
          <w:sz w:val="24"/>
          <w:szCs w:val="24"/>
        </w:rPr>
        <w:t xml:space="preserve"> and </w:t>
      </w:r>
      <w:r w:rsidRPr="00AF67E5">
        <w:rPr>
          <w:rFonts w:ascii="Sari Offc" w:hAnsi="Sari Offc"/>
          <w:sz w:val="24"/>
          <w:szCs w:val="24"/>
        </w:rPr>
        <w:t>Flexipay EMI</w:t>
      </w:r>
    </w:p>
    <w:p w:rsidRPr="00AF67E5" w:rsidR="0016440F" w:rsidP="0016440F" w:rsidRDefault="0016440F" w14:paraId="60767A7E" w14:textId="3ED215E3">
      <w:pPr>
        <w:pStyle w:val="ListParagraph"/>
        <w:numPr>
          <w:ilvl w:val="0"/>
          <w:numId w:val="73"/>
        </w:numPr>
        <w:rPr>
          <w:rFonts w:ascii="Sari Offc" w:hAnsi="Sari Offc"/>
          <w:sz w:val="24"/>
          <w:szCs w:val="24"/>
        </w:rPr>
      </w:pPr>
      <w:r w:rsidRPr="00AF67E5">
        <w:rPr>
          <w:rFonts w:ascii="Sari Offc" w:hAnsi="Sari Offc"/>
          <w:sz w:val="24"/>
          <w:szCs w:val="24"/>
        </w:rPr>
        <w:t xml:space="preserve">Cashback is not applicable </w:t>
      </w:r>
      <w:r w:rsidRPr="00AF67E5" w:rsidR="009D2D1C">
        <w:rPr>
          <w:rFonts w:ascii="Sari Offc" w:hAnsi="Sari Offc"/>
          <w:sz w:val="24"/>
          <w:szCs w:val="24"/>
        </w:rPr>
        <w:t>for</w:t>
      </w:r>
      <w:r w:rsidRPr="00AF67E5">
        <w:rPr>
          <w:rFonts w:ascii="Sari Offc" w:hAnsi="Sari Offc"/>
          <w:sz w:val="24"/>
          <w:szCs w:val="24"/>
        </w:rPr>
        <w:t xml:space="preserve"> spends on Utilities, Insurance, Fuel, Rent, Wallets, Education, Jewellery, Railways, and </w:t>
      </w:r>
      <w:commentRangeStart w:id="40"/>
      <w:r w:rsidRPr="00AF67E5">
        <w:rPr>
          <w:rFonts w:ascii="Sari Offc" w:hAnsi="Sari Offc"/>
          <w:sz w:val="24"/>
          <w:szCs w:val="24"/>
        </w:rPr>
        <w:t>more</w:t>
      </w:r>
      <w:commentRangeEnd w:id="40"/>
      <w:r w:rsidR="0016711C">
        <w:rPr>
          <w:rStyle w:val="CommentReference"/>
          <w:rFonts w:ascii="Sari Offc" w:hAnsi="Sari Offc"/>
          <w:sz w:val="24"/>
          <w:szCs w:val="24"/>
        </w:rPr>
        <w:commentReference w:id="40"/>
      </w:r>
      <w:ins w:author="Namita Salgiya" w:date="2025-12-31T18:52:00Z" w:id="41">
        <w:r w:rsidR="00BF39EB">
          <w:rPr>
            <w:rFonts w:ascii="Sari Offc" w:hAnsi="Sari Offc"/>
            <w:sz w:val="24"/>
            <w:szCs w:val="24"/>
          </w:rPr>
          <w:t xml:space="preserve">. </w:t>
        </w:r>
        <w:r w:rsidRPr="00BF39EB" w:rsidR="00BF39EB">
          <w:rPr>
            <w:rFonts w:ascii="Sari Offc" w:hAnsi="Sari Offc"/>
            <w:sz w:val="24"/>
            <w:szCs w:val="24"/>
          </w:rPr>
          <w:t xml:space="preserve">For </w:t>
        </w:r>
        <w:r w:rsidR="00BF39EB">
          <w:rPr>
            <w:rFonts w:ascii="Sari Offc" w:hAnsi="Sari Offc"/>
            <w:sz w:val="24"/>
            <w:szCs w:val="24"/>
          </w:rPr>
          <w:t xml:space="preserve">a </w:t>
        </w:r>
        <w:r w:rsidRPr="00BF39EB" w:rsidR="00BF39EB">
          <w:rPr>
            <w:rFonts w:ascii="Sari Offc" w:hAnsi="Sari Offc"/>
            <w:sz w:val="24"/>
            <w:szCs w:val="24"/>
          </w:rPr>
          <w:t xml:space="preserve">complete list of exclusions, </w:t>
        </w:r>
        <w:r w:rsidR="00BF39EB">
          <w:rPr>
            <w:rFonts w:ascii="Sari Offc" w:hAnsi="Sari Offc"/>
            <w:sz w:val="24"/>
            <w:szCs w:val="24"/>
          </w:rPr>
          <w:fldChar w:fldCharType="begin"/>
        </w:r>
        <w:r w:rsidR="00BF39EB">
          <w:rPr>
            <w:rFonts w:ascii="Sari Offc" w:hAnsi="Sari Offc"/>
            <w:sz w:val="24"/>
            <w:szCs w:val="24"/>
          </w:rPr>
          <w:instrText>HYPERLINK "http://www.sbicard.com/CashbackCardTnC"</w:instrText>
        </w:r>
        <w:r w:rsidR="00BF39EB">
          <w:rPr>
            <w:rFonts w:ascii="Sari Offc" w:hAnsi="Sari Offc"/>
            <w:sz w:val="24"/>
            <w:szCs w:val="24"/>
          </w:rPr>
          <w:fldChar w:fldCharType="separate"/>
        </w:r>
        <w:r w:rsidRPr="00BF39EB" w:rsidR="00BF39EB">
          <w:rPr>
            <w:rStyle w:val="Hyperlink"/>
            <w:rFonts w:ascii="Sari Offc" w:hAnsi="Sari Offc"/>
            <w:sz w:val="24"/>
            <w:szCs w:val="24"/>
          </w:rPr>
          <w:t>click here</w:t>
        </w:r>
        <w:r w:rsidR="00BF39EB">
          <w:rPr>
            <w:rFonts w:ascii="Sari Offc" w:hAnsi="Sari Offc"/>
            <w:sz w:val="24"/>
            <w:szCs w:val="24"/>
          </w:rPr>
          <w:fldChar w:fldCharType="end"/>
        </w:r>
        <w:r w:rsidR="00BF39EB">
          <w:rPr>
            <w:rFonts w:ascii="Sari Offc" w:hAnsi="Sari Offc"/>
            <w:sz w:val="24"/>
            <w:szCs w:val="24"/>
          </w:rPr>
          <w:t>.</w:t>
        </w:r>
      </w:ins>
    </w:p>
    <w:p w:rsidR="009D2D1C" w:rsidP="009D2D1C" w:rsidRDefault="009D2D1C" w14:paraId="7B02FAC5" w14:textId="2FA0F6CC">
      <w:pPr>
        <w:pStyle w:val="ListParagraph"/>
        <w:numPr>
          <w:ilvl w:val="0"/>
          <w:numId w:val="73"/>
        </w:numPr>
        <w:rPr>
          <w:ins w:author="Namita Salgiya" w:date="2026-01-21T19:39:00Z" w:id="42"/>
          <w:rFonts w:ascii="Sari Offc" w:hAnsi="Sari Offc"/>
          <w:sz w:val="24"/>
          <w:szCs w:val="24"/>
        </w:rPr>
      </w:pPr>
      <w:r w:rsidRPr="00AF67E5">
        <w:rPr>
          <w:rFonts w:ascii="Sari Offc" w:hAnsi="Sari Offc"/>
          <w:sz w:val="24"/>
          <w:szCs w:val="24"/>
        </w:rPr>
        <w:t>Cashback will be auto</w:t>
      </w:r>
      <w:del w:author="Upadhyay , Shubham (SBICard)" w:date="2025-12-31T12:34:00Z" w:id="43">
        <w:r w:rsidRPr="00AF67E5" w:rsidDel="00AF67E5">
          <w:rPr>
            <w:rFonts w:ascii="Sari Offc" w:hAnsi="Sari Offc"/>
            <w:sz w:val="24"/>
            <w:szCs w:val="24"/>
          </w:rPr>
          <w:delText>-</w:delText>
        </w:r>
      </w:del>
      <w:ins w:author="Upadhyay , Shubham (SBICard)" w:date="2025-12-31T12:34:00Z" w:id="44">
        <w:r w:rsidR="00AF67E5">
          <w:rPr>
            <w:rFonts w:ascii="Sari Offc" w:hAnsi="Sari Offc"/>
            <w:sz w:val="24"/>
            <w:szCs w:val="24"/>
          </w:rPr>
          <w:t xml:space="preserve"> </w:t>
        </w:r>
      </w:ins>
      <w:r w:rsidRPr="00AF67E5">
        <w:rPr>
          <w:rFonts w:ascii="Sari Offc" w:hAnsi="Sari Offc"/>
          <w:sz w:val="24"/>
          <w:szCs w:val="24"/>
        </w:rPr>
        <w:t xml:space="preserve">credited to your SBI </w:t>
      </w:r>
      <w:ins w:author="Upadhyay , Shubham (SBICard)" w:date="2025-12-31T12:34:00Z" w:id="45">
        <w:r w:rsidR="00AF67E5">
          <w:rPr>
            <w:rFonts w:ascii="Sari Offc" w:hAnsi="Sari Offc"/>
            <w:sz w:val="24"/>
            <w:szCs w:val="24"/>
          </w:rPr>
          <w:t xml:space="preserve">Credit </w:t>
        </w:r>
      </w:ins>
      <w:r w:rsidRPr="00AF67E5">
        <w:rPr>
          <w:rFonts w:ascii="Sari Offc" w:hAnsi="Sari Offc"/>
          <w:sz w:val="24"/>
          <w:szCs w:val="24"/>
        </w:rPr>
        <w:t>Card account within 2 days of the next statement generation.</w:t>
      </w:r>
    </w:p>
    <w:p w:rsidRPr="0034390D" w:rsidR="0034390D" w:rsidP="0034390D" w:rsidRDefault="0034390D" w14:paraId="75BECF0E" w14:textId="77777777">
      <w:pPr>
        <w:rPr>
          <w:ins w:author="Namita Salgiya" w:date="2026-01-21T19:39:00Z" w:id="46"/>
          <w:rFonts w:ascii="Sari Offc" w:hAnsi="Sari Offc"/>
          <w:b/>
          <w:bCs/>
          <w:sz w:val="24"/>
          <w:szCs w:val="24"/>
          <w:lang w:val="en-IN"/>
          <w:rPrChange w:author="Namita Salgiya" w:date="2026-01-21T19:39:00Z" w:id="47">
            <w:rPr>
              <w:ins w:author="Namita Salgiya" w:date="2026-01-21T19:39:00Z" w:id="48"/>
              <w:rFonts w:ascii="Sari Offc" w:hAnsi="Sari Offc"/>
              <w:sz w:val="24"/>
              <w:szCs w:val="24"/>
              <w:lang w:val="en-IN"/>
            </w:rPr>
          </w:rPrChange>
        </w:rPr>
      </w:pPr>
      <w:ins w:author="Namita Salgiya" w:date="2026-01-21T19:39:00Z" w:id="49">
        <w:r w:rsidRPr="0034390D">
          <w:rPr>
            <w:rFonts w:ascii="Sari Offc" w:hAnsi="Sari Offc"/>
            <w:b/>
            <w:bCs/>
            <w:sz w:val="24"/>
            <w:szCs w:val="24"/>
            <w:lang w:val="en-IN"/>
            <w:rPrChange w:author="Namita Salgiya" w:date="2026-01-21T19:39:00Z" w:id="50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>Hassle free</w:t>
        </w:r>
      </w:ins>
    </w:p>
    <w:p w:rsidR="0034390D" w:rsidRDefault="0034390D" w14:paraId="2B756F65" w14:textId="6F6042A8">
      <w:pPr>
        <w:numPr>
          <w:ilvl w:val="0"/>
          <w:numId w:val="77"/>
        </w:numPr>
        <w:spacing w:after="0"/>
        <w:rPr>
          <w:ins w:author="Namita Salgiya" w:date="2026-01-21T19:39:00Z" w:id="51"/>
          <w:rFonts w:ascii="Sari Offc" w:hAnsi="Sari Offc"/>
          <w:sz w:val="24"/>
          <w:szCs w:val="24"/>
          <w:lang w:val="en-IN"/>
        </w:rPr>
        <w:pPrChange w:author="Namita Salgiya" w:date="2026-01-21T19:39:00Z" w:id="52">
          <w:pPr>
            <w:numPr>
              <w:numId w:val="77"/>
            </w:numPr>
            <w:tabs>
              <w:tab w:val="num" w:pos="720"/>
            </w:tabs>
            <w:ind w:left="720" w:hanging="360"/>
          </w:pPr>
        </w:pPrChange>
      </w:pPr>
      <w:ins w:author="Namita Salgiya" w:date="2026-01-21T19:39:00Z" w:id="53">
        <w:r w:rsidRPr="0034390D">
          <w:rPr>
            <w:rFonts w:ascii="Sari Offc" w:hAnsi="Sari Offc"/>
            <w:sz w:val="24"/>
            <w:szCs w:val="24"/>
            <w:lang w:val="en-IN"/>
          </w:rPr>
          <w:t>Card Cashback will be auto</w:t>
        </w:r>
        <w:del w:author="Upadhyay , Shubham (SBICard)" w:date="2026-01-22T12:42:00Z" w:id="54">
          <w:r w:rsidRPr="0034390D" w:rsidDel="00D95E55">
            <w:rPr>
              <w:rFonts w:ascii="Sari Offc" w:hAnsi="Sari Offc"/>
              <w:sz w:val="24"/>
              <w:szCs w:val="24"/>
              <w:lang w:val="en-IN"/>
            </w:rPr>
            <w:delText>-</w:delText>
          </w:r>
        </w:del>
      </w:ins>
      <w:ins w:author="Upadhyay , Shubham (SBICard)" w:date="2026-01-22T12:42:00Z" w:id="55">
        <w:r w:rsidR="00D95E55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ins w:author="Namita Salgiya" w:date="2026-01-21T19:39:00Z" w:id="56">
        <w:r w:rsidRPr="0034390D">
          <w:rPr>
            <w:rFonts w:ascii="Sari Offc" w:hAnsi="Sari Offc"/>
            <w:sz w:val="24"/>
            <w:szCs w:val="24"/>
            <w:lang w:val="en-IN"/>
          </w:rPr>
          <w:t xml:space="preserve">credited to your SBI </w:t>
        </w:r>
      </w:ins>
      <w:ins w:author="Upadhyay , Shubham (SBICard)" w:date="2026-01-22T12:42:00Z" w:id="57">
        <w:r w:rsidR="00D95E55">
          <w:rPr>
            <w:rFonts w:ascii="Sari Offc" w:hAnsi="Sari Offc"/>
            <w:sz w:val="24"/>
            <w:szCs w:val="24"/>
            <w:lang w:val="en-IN"/>
          </w:rPr>
          <w:t xml:space="preserve">Credit </w:t>
        </w:r>
      </w:ins>
      <w:ins w:author="Namita Salgiya" w:date="2026-01-21T19:39:00Z" w:id="58">
        <w:r w:rsidRPr="0034390D">
          <w:rPr>
            <w:rFonts w:ascii="Sari Offc" w:hAnsi="Sari Offc"/>
            <w:sz w:val="24"/>
            <w:szCs w:val="24"/>
            <w:lang w:val="en-IN"/>
          </w:rPr>
          <w:t xml:space="preserve">Card </w:t>
        </w:r>
        <w:r w:rsidRPr="0034390D" w:rsidR="00D95E55">
          <w:rPr>
            <w:rFonts w:ascii="Sari Offc" w:hAnsi="Sari Offc"/>
            <w:sz w:val="24"/>
            <w:szCs w:val="24"/>
            <w:lang w:val="en-IN"/>
          </w:rPr>
          <w:t xml:space="preserve">Account </w:t>
        </w:r>
        <w:r w:rsidRPr="0034390D">
          <w:rPr>
            <w:rFonts w:ascii="Sari Offc" w:hAnsi="Sari Offc"/>
            <w:sz w:val="24"/>
            <w:szCs w:val="24"/>
            <w:lang w:val="en-IN"/>
          </w:rPr>
          <w:t xml:space="preserve">within two working days of your next statement generation. </w:t>
        </w:r>
      </w:ins>
    </w:p>
    <w:p w:rsidRPr="0034390D" w:rsidR="0034390D" w:rsidRDefault="0034390D" w14:paraId="341A3D01" w14:textId="517FB5FC">
      <w:pPr>
        <w:numPr>
          <w:ilvl w:val="0"/>
          <w:numId w:val="77"/>
        </w:numPr>
        <w:spacing w:after="0"/>
        <w:rPr>
          <w:ins w:author="Namita Salgiya" w:date="2026-01-21T19:39:00Z" w:id="59"/>
          <w:rFonts w:ascii="Sari Offc" w:hAnsi="Sari Offc"/>
          <w:sz w:val="24"/>
          <w:szCs w:val="24"/>
          <w:lang w:val="en-IN"/>
        </w:rPr>
        <w:pPrChange w:author="Namita Salgiya" w:date="2026-01-21T19:39:00Z" w:id="60">
          <w:pPr>
            <w:numPr>
              <w:numId w:val="77"/>
            </w:numPr>
            <w:tabs>
              <w:tab w:val="num" w:pos="720"/>
            </w:tabs>
            <w:ind w:left="720" w:hanging="360"/>
          </w:pPr>
        </w:pPrChange>
      </w:pPr>
      <w:ins w:author="Namita Salgiya" w:date="2026-01-21T19:39:00Z" w:id="61">
        <w:r w:rsidRPr="0034390D">
          <w:rPr>
            <w:rFonts w:ascii="Sari Offc" w:hAnsi="Sari Offc"/>
            <w:sz w:val="24"/>
            <w:szCs w:val="24"/>
            <w:lang w:val="en-IN"/>
          </w:rPr>
          <w:t>For details, please see Cardholders T&amp;C</w:t>
        </w:r>
      </w:ins>
    </w:p>
    <w:p w:rsidRPr="0034390D" w:rsidR="0034390D" w:rsidRDefault="0034390D" w14:paraId="18744479" w14:textId="77777777">
      <w:pPr>
        <w:rPr>
          <w:rFonts w:ascii="Sari Offc" w:hAnsi="Sari Offc"/>
          <w:sz w:val="24"/>
          <w:szCs w:val="24"/>
          <w:rPrChange w:author="Namita Salgiya" w:date="2026-01-21T19:39:00Z" w:id="62">
            <w:rPr/>
          </w:rPrChange>
        </w:rPr>
        <w:pPrChange w:author="Namita Salgiya" w:date="2026-01-21T19:39:00Z" w:id="63">
          <w:pPr>
            <w:pStyle w:val="ListParagraph"/>
            <w:numPr>
              <w:numId w:val="73"/>
            </w:numPr>
            <w:tabs>
              <w:tab w:val="num" w:pos="720"/>
            </w:tabs>
            <w:ind w:hanging="360"/>
          </w:pPr>
        </w:pPrChange>
      </w:pPr>
    </w:p>
    <w:p w:rsidRPr="00AF67E5" w:rsidR="009D2D1C" w:rsidP="37365305" w:rsidRDefault="009D2D1C" w14:paraId="26F41874" w14:textId="0567BFB2">
      <w:pPr>
        <w:rPr>
          <w:rFonts w:ascii="Calibri" w:hAnsi="Calibri" w:eastAsia="Calibri" w:cs="Calibri"/>
          <w:sz w:val="12"/>
          <w:szCs w:val="12"/>
          <w:lang w:val="en-IN"/>
        </w:rPr>
      </w:pPr>
      <w:r w:rsidRPr="58B2D964" w:rsidR="009D2D1C">
        <w:rPr>
          <w:rFonts w:ascii="Sari Offc" w:hAnsi="Sari Offc"/>
          <w:b w:val="1"/>
          <w:bCs w:val="1"/>
          <w:sz w:val="24"/>
          <w:szCs w:val="24"/>
          <w:lang w:val="en-IN"/>
        </w:rPr>
        <w:t>Spend Based Reversal</w:t>
      </w:r>
    </w:p>
    <w:p w:rsidRPr="00AF67E5" w:rsidR="009D2D1C" w:rsidP="009D2D1C" w:rsidRDefault="009D2D1C" w14:paraId="7D5AEF08" w14:textId="54C124A0">
      <w:pPr>
        <w:numPr>
          <w:ilvl w:val="0"/>
          <w:numId w:val="74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t xml:space="preserve">Reversal of renewal fee on annual spends of Rs. 2 </w:t>
      </w:r>
      <w:r w:rsidRPr="00AF67E5" w:rsidR="00D95E55">
        <w:rPr>
          <w:rFonts w:ascii="Sari Offc" w:hAnsi="Sari Offc"/>
          <w:sz w:val="24"/>
          <w:szCs w:val="24"/>
          <w:lang w:val="en-IN"/>
        </w:rPr>
        <w:t>lakh</w:t>
      </w:r>
      <w:ins w:author="Upadhyay , Shubham (SBICard)" w:date="2025-12-31T12:34:00Z" w:id="68">
        <w:r w:rsidR="00D95E55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Pr="00AF67E5" w:rsidR="009D2D1C" w:rsidP="37365305" w:rsidRDefault="009D2D1C" w14:paraId="09BC7A6E" w14:textId="63C20392">
      <w:pPr>
        <w:rPr>
          <w:rFonts w:ascii="Calibri" w:hAnsi="Calibri" w:eastAsia="Calibri" w:cs="Calibri"/>
          <w:sz w:val="12"/>
          <w:szCs w:val="12"/>
          <w:lang w:val="en-IN"/>
        </w:rPr>
      </w:pPr>
      <w:r w:rsidRPr="58B2D964" w:rsidR="009D2D1C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</w:p>
    <w:p w:rsidRPr="00AF67E5" w:rsidR="009D2D1C" w:rsidP="009D2D1C" w:rsidRDefault="009D2D1C" w14:paraId="1EB19239" w14:textId="3F65D7C1">
      <w:pPr>
        <w:pStyle w:val="ListParagraph"/>
        <w:numPr>
          <w:ilvl w:val="0"/>
          <w:numId w:val="45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lastRenderedPageBreak/>
        <w:t>Enjoy a 1% fuel surcharge waiver on every transaction between Rs. 500 and Rs. 3,000 at all petrol pumps across India.</w:t>
      </w:r>
    </w:p>
    <w:p w:rsidRPr="00AF67E5" w:rsidR="009D2D1C" w:rsidP="009D2D1C" w:rsidRDefault="009D2D1C" w14:paraId="43FA391B" w14:textId="35B86DDC">
      <w:pPr>
        <w:pStyle w:val="ListParagraph"/>
        <w:numPr>
          <w:ilvl w:val="0"/>
          <w:numId w:val="45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t>Maximum waiver of Rs. 100 per statement cycle, per credit card account.</w:t>
      </w:r>
    </w:p>
    <w:p w:rsidRPr="00BF39EB" w:rsidR="00BF39EB" w:rsidRDefault="00BF39EB" w14:paraId="1390CAF9" w14:textId="776C56C1">
      <w:pPr>
        <w:jc w:val="center"/>
        <w:rPr>
          <w:ins w:author="Namita Salgiya" w:date="2025-12-31T18:49:00Z" w:id="73"/>
          <w:b/>
          <w:bCs/>
          <w:u w:val="single"/>
          <w:lang w:val="en-IN"/>
          <w:rPrChange w:author="Namita Salgiya" w:date="2025-12-31T18:49:00Z" w:id="74">
            <w:rPr>
              <w:ins w:author="Namita Salgiya" w:date="2025-12-31T18:49:00Z" w:id="75"/>
              <w:lang w:val="en-IN"/>
            </w:rPr>
          </w:rPrChange>
        </w:rPr>
        <w:pPrChange w:author="Namita Salgiya" w:date="2025-12-31T18:49:00Z" w:id="76">
          <w:pPr>
            <w:pStyle w:val="ListParagraph"/>
            <w:numPr>
              <w:numId w:val="45"/>
            </w:numPr>
            <w:ind w:hanging="360"/>
            <w:jc w:val="center"/>
          </w:pPr>
        </w:pPrChange>
      </w:pPr>
      <w:ins w:author="Namita Salgiya" w:date="2025-12-31T18:49:00Z" w:id="77">
        <w:r w:rsidRPr="006721B0">
          <w:rPr>
            <w:b/>
            <w:bCs/>
            <w:i/>
            <w:iCs/>
            <w:u w:val="single"/>
            <w:lang w:val="en-IN"/>
            <w:rPrChange w:author="Arun Kaushal" w:date="2026-01-06T15:19:00Z" w:id="78">
              <w:rPr>
                <w:lang w:val="en-IN"/>
              </w:rPr>
            </w:rPrChange>
          </w:rPr>
          <w:t>Explore</w:t>
        </w:r>
        <w:r w:rsidRPr="00BF39EB">
          <w:rPr>
            <w:b/>
            <w:bCs/>
            <w:u w:val="single"/>
            <w:lang w:val="en-IN"/>
            <w:rPrChange w:author="Namita Salgiya" w:date="2025-12-31T18:49:00Z" w:id="79">
              <w:rPr>
                <w:lang w:val="en-IN"/>
              </w:rPr>
            </w:rPrChange>
          </w:rPr>
          <w:t xml:space="preserve"> </w:t>
        </w:r>
        <w:r w:rsidRPr="006721B0">
          <w:rPr>
            <w:b/>
            <w:bCs/>
            <w:caps/>
            <w:u w:val="single"/>
            <w:lang w:val="en-IN"/>
            <w:rPrChange w:author="Arun Kaushal" w:date="2026-01-06T15:19:00Z" w:id="80">
              <w:rPr>
                <w:lang w:val="en-IN"/>
              </w:rPr>
            </w:rPrChange>
          </w:rPr>
          <w:t>Rewards</w:t>
        </w:r>
      </w:ins>
    </w:p>
    <w:p w:rsidRPr="00AF67E5" w:rsidR="00BF39EB" w:rsidP="00BF39EB" w:rsidRDefault="00BF39EB" w14:paraId="3157ED0F" w14:textId="77777777">
      <w:pPr>
        <w:rPr>
          <w:ins w:author="Namita Salgiya" w:date="2025-12-31T18:50:00Z" w:id="81"/>
          <w:rFonts w:ascii="Sari Offc" w:hAnsi="Sari Offc"/>
          <w:b/>
          <w:bCs/>
          <w:sz w:val="24"/>
          <w:szCs w:val="24"/>
          <w:lang w:val="en-IN"/>
        </w:rPr>
      </w:pPr>
      <w:ins w:author="Namita Salgiya" w:date="2025-12-31T18:50:00Z" w:id="82">
        <w:r w:rsidRPr="00AF67E5">
          <w:rPr>
            <w:rFonts w:ascii="Sari Offc" w:hAnsi="Sari Offc"/>
            <w:b/>
            <w:bCs/>
            <w:sz w:val="24"/>
            <w:szCs w:val="24"/>
            <w:lang w:val="en-IN"/>
          </w:rPr>
          <w:t>Card Cashback</w:t>
        </w:r>
      </w:ins>
    </w:p>
    <w:p w:rsidRPr="00AF67E5" w:rsidR="00BF39EB" w:rsidP="00BF39EB" w:rsidRDefault="00BF39EB" w14:paraId="152E29C0" w14:textId="44414E34">
      <w:pPr>
        <w:pStyle w:val="ListParagraph"/>
        <w:numPr>
          <w:ilvl w:val="0"/>
          <w:numId w:val="73"/>
        </w:numPr>
        <w:rPr>
          <w:ins w:author="Namita Salgiya" w:date="2025-12-31T18:50:00Z" w:id="83"/>
          <w:rFonts w:ascii="Sari Offc" w:hAnsi="Sari Offc"/>
          <w:sz w:val="24"/>
          <w:szCs w:val="24"/>
          <w:lang w:val="en-IN" w:eastAsia="en-IN"/>
        </w:rPr>
      </w:pPr>
      <w:ins w:author="Namita Salgiya" w:date="2025-12-31T18:50:00Z" w:id="84">
        <w:r w:rsidRPr="00AF67E5">
          <w:rPr>
            <w:rFonts w:ascii="Sari Offc" w:hAnsi="Sari Offc"/>
            <w:sz w:val="24"/>
            <w:szCs w:val="24"/>
            <w:lang w:val="en-IN" w:eastAsia="en-IN"/>
          </w:rPr>
          <w:t xml:space="preserve">5% Cashback on online spends </w:t>
        </w:r>
      </w:ins>
    </w:p>
    <w:p w:rsidRPr="00AF67E5" w:rsidR="00BF39EB" w:rsidP="00BF39EB" w:rsidRDefault="00BF39EB" w14:paraId="2704784D" w14:textId="77777777">
      <w:pPr>
        <w:pStyle w:val="ListParagraph"/>
        <w:numPr>
          <w:ilvl w:val="0"/>
          <w:numId w:val="73"/>
        </w:numPr>
        <w:rPr>
          <w:ins w:author="Namita Salgiya" w:date="2025-12-31T18:50:00Z" w:id="85"/>
          <w:rFonts w:ascii="Sari Offc" w:hAnsi="Sari Offc"/>
          <w:sz w:val="24"/>
          <w:szCs w:val="24"/>
        </w:rPr>
      </w:pPr>
      <w:ins w:author="Namita Salgiya" w:date="2025-12-31T18:50:00Z" w:id="86">
        <w:r w:rsidRPr="00AF67E5">
          <w:rPr>
            <w:rFonts w:ascii="Sari Offc" w:hAnsi="Sari Offc"/>
            <w:sz w:val="24"/>
            <w:szCs w:val="24"/>
            <w:lang w:val="en-IN" w:eastAsia="en-IN"/>
          </w:rPr>
          <w:t>1% Cashback on offline spends</w:t>
        </w:r>
      </w:ins>
    </w:p>
    <w:p w:rsidRPr="00AF67E5" w:rsidR="002D38D6" w:rsidP="00A80E72" w:rsidRDefault="00A265F4" w14:paraId="5605250A" w14:textId="4A7CDF26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13">
        <w:r w:rsidRPr="00AF67E5" w:rsidR="00E56665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ins w:author="Arun Kaushal" w:date="2026-01-06T15:19:00Z" w:id="87">
        <w:r w:rsidRPr="006721B0" w:rsidR="006721B0">
          <w:rPr>
            <w:rStyle w:val="Hyperlink"/>
            <w:rFonts w:ascii="Sari Offc" w:hAnsi="Sari Offc"/>
            <w:b/>
            <w:bCs/>
            <w:i/>
            <w:iCs/>
            <w:sz w:val="24"/>
            <w:szCs w:val="24"/>
            <w:lang w:val="en-IN"/>
            <w:rPrChange w:author="Arun Kaushal" w:date="2026-01-06T15:19:00Z" w:id="88">
              <w:rPr>
                <w:rStyle w:val="Hyperlink"/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t>Credit Card</w:t>
        </w:r>
        <w:r w:rsidR="006721B0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 </w:t>
        </w:r>
      </w:ins>
      <w:r w:rsidRPr="006721B0" w:rsidR="002D38D6">
        <w:rPr>
          <w:rFonts w:ascii="Sari Offc" w:hAnsi="Sari Offc"/>
          <w:b/>
          <w:bCs/>
          <w:caps/>
          <w:sz w:val="24"/>
          <w:szCs w:val="24"/>
          <w:u w:val="single"/>
          <w:lang w:val="en-IN"/>
          <w:rPrChange w:author="Arun Kaushal" w:date="2026-01-06T15:19:00Z" w:id="89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Fee &amp; Charges</w:t>
      </w:r>
    </w:p>
    <w:p w:rsidRPr="00AF67E5" w:rsidR="002D38D6" w:rsidP="002D38D6" w:rsidRDefault="009D2D1C" w14:paraId="07E865B8" w14:textId="4FDDC5FE">
      <w:pPr>
        <w:pStyle w:val="ListParagraph"/>
        <w:numPr>
          <w:ilvl w:val="0"/>
          <w:numId w:val="30"/>
        </w:numPr>
        <w:rPr>
          <w:rFonts w:ascii="Sari Offc" w:hAnsi="Sari Offc"/>
          <w:sz w:val="24"/>
          <w:szCs w:val="24"/>
        </w:rPr>
      </w:pPr>
      <w:r w:rsidRPr="00AF67E5">
        <w:rPr>
          <w:rFonts w:ascii="Sari Offc" w:hAnsi="Sari Offc"/>
          <w:sz w:val="24"/>
          <w:szCs w:val="24"/>
        </w:rPr>
        <w:t>Joining</w:t>
      </w:r>
      <w:r w:rsidRPr="00AF67E5" w:rsidR="002D38D6">
        <w:rPr>
          <w:rFonts w:ascii="Sari Offc" w:hAnsi="Sari Offc"/>
          <w:sz w:val="24"/>
          <w:szCs w:val="24"/>
        </w:rPr>
        <w:t xml:space="preserve"> Fee (one-time): Rs. </w:t>
      </w:r>
      <w:r w:rsidRPr="00AF67E5">
        <w:rPr>
          <w:rFonts w:ascii="Sari Offc" w:hAnsi="Sari Offc"/>
          <w:sz w:val="24"/>
          <w:szCs w:val="24"/>
        </w:rPr>
        <w:t>9</w:t>
      </w:r>
      <w:r w:rsidRPr="00AF67E5" w:rsidR="002D38D6">
        <w:rPr>
          <w:rFonts w:ascii="Sari Offc" w:hAnsi="Sari Offc"/>
          <w:sz w:val="24"/>
          <w:szCs w:val="24"/>
        </w:rPr>
        <w:t>99 + taxes </w:t>
      </w:r>
    </w:p>
    <w:p w:rsidRPr="00AF67E5" w:rsidR="002D38D6" w:rsidP="002D38D6" w:rsidRDefault="002D38D6" w14:paraId="3CCA290E" w14:textId="6CF23399">
      <w:pPr>
        <w:pStyle w:val="ListParagraph"/>
        <w:numPr>
          <w:ilvl w:val="0"/>
          <w:numId w:val="30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</w:rPr>
        <w:t xml:space="preserve">Renewal Fee (per annum): Rs. </w:t>
      </w:r>
      <w:r w:rsidRPr="00AF67E5" w:rsidR="009D2D1C">
        <w:rPr>
          <w:rFonts w:ascii="Sari Offc" w:hAnsi="Sari Offc"/>
          <w:sz w:val="24"/>
          <w:szCs w:val="24"/>
        </w:rPr>
        <w:t>9</w:t>
      </w:r>
      <w:r w:rsidRPr="00AF67E5" w:rsidR="00A80E72">
        <w:rPr>
          <w:rFonts w:ascii="Sari Offc" w:hAnsi="Sari Offc"/>
          <w:sz w:val="24"/>
          <w:szCs w:val="24"/>
        </w:rPr>
        <w:t>99</w:t>
      </w:r>
      <w:r w:rsidRPr="00AF67E5">
        <w:rPr>
          <w:rFonts w:ascii="Sari Offc" w:hAnsi="Sari Offc"/>
          <w:sz w:val="24"/>
          <w:szCs w:val="24"/>
        </w:rPr>
        <w:t xml:space="preserve"> + taxes</w:t>
      </w:r>
    </w:p>
    <w:p w:rsidRPr="00AF67E5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AF67E5">
        <w:rPr>
          <w:rFonts w:ascii="Sari Offc" w:hAnsi="Sari Offc"/>
          <w:b/>
          <w:bCs/>
          <w:sz w:val="24"/>
          <w:szCs w:val="24"/>
        </w:rPr>
        <w:t>Fees</w:t>
      </w:r>
    </w:p>
    <w:p w:rsidRPr="00AF67E5" w:rsidR="00A579B5" w:rsidP="00A579B5" w:rsidRDefault="009D2D1C" w14:paraId="7060F76E" w14:textId="02D9C344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</w:rPr>
        <w:t>Joining</w:t>
      </w:r>
      <w:r w:rsidRPr="00AF67E5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AF67E5" w:rsidR="00A80E72">
        <w:rPr>
          <w:rFonts w:ascii="Sari Offc" w:hAnsi="Sari Offc"/>
          <w:sz w:val="24"/>
          <w:szCs w:val="24"/>
        </w:rPr>
        <w:t xml:space="preserve">Rs. </w:t>
      </w:r>
      <w:r w:rsidRPr="00AF67E5">
        <w:rPr>
          <w:rFonts w:ascii="Sari Offc" w:hAnsi="Sari Offc"/>
          <w:sz w:val="24"/>
          <w:szCs w:val="24"/>
        </w:rPr>
        <w:t>9</w:t>
      </w:r>
      <w:r w:rsidRPr="00AF67E5" w:rsidR="00A80E72">
        <w:rPr>
          <w:rFonts w:ascii="Sari Offc" w:hAnsi="Sari Offc"/>
          <w:sz w:val="24"/>
          <w:szCs w:val="24"/>
        </w:rPr>
        <w:t>99 + taxes</w:t>
      </w:r>
    </w:p>
    <w:p w:rsidRPr="00AF67E5" w:rsidR="00A579B5" w:rsidP="00A579B5" w:rsidRDefault="00A579B5" w14:paraId="5301376D" w14:textId="00F13D12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t>Renewal Fee (per annum): </w:t>
      </w:r>
      <w:r w:rsidRPr="00AF67E5" w:rsidR="00A80E72">
        <w:rPr>
          <w:rFonts w:ascii="Sari Offc" w:hAnsi="Sari Offc"/>
          <w:sz w:val="24"/>
          <w:szCs w:val="24"/>
        </w:rPr>
        <w:t xml:space="preserve">Rs. </w:t>
      </w:r>
      <w:r w:rsidRPr="00AF67E5" w:rsidR="009D2D1C">
        <w:rPr>
          <w:rFonts w:ascii="Sari Offc" w:hAnsi="Sari Offc"/>
          <w:sz w:val="24"/>
          <w:szCs w:val="24"/>
        </w:rPr>
        <w:t>9</w:t>
      </w:r>
      <w:r w:rsidRPr="00AF67E5" w:rsidR="00A80E72">
        <w:rPr>
          <w:rFonts w:ascii="Sari Offc" w:hAnsi="Sari Offc"/>
          <w:sz w:val="24"/>
          <w:szCs w:val="24"/>
        </w:rPr>
        <w:t xml:space="preserve">99 + taxes </w:t>
      </w:r>
      <w:r w:rsidRPr="00AF67E5">
        <w:rPr>
          <w:rFonts w:ascii="Sari Offc" w:hAnsi="Sari Offc"/>
          <w:sz w:val="24"/>
          <w:szCs w:val="24"/>
          <w:lang w:val="en-IN"/>
        </w:rPr>
        <w:t>from second year onwards</w:t>
      </w:r>
    </w:p>
    <w:p w:rsidRPr="00AF67E5" w:rsidR="00A80E72" w:rsidP="00A579B5" w:rsidRDefault="00A80E72" w14:paraId="06754056" w14:textId="5B0EE7B2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</w:rPr>
        <w:t>Renewal Fee is reversed if annual spends for last year &gt;= Rs. 2,00,000.</w:t>
      </w:r>
    </w:p>
    <w:p w:rsidRPr="00AF67E5" w:rsidR="00A579B5" w:rsidP="00E56665" w:rsidRDefault="00A579B5" w14:paraId="099A0E29" w14:textId="27271A6F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21T19:36:00Z" w:id="90">
        <w:r w:rsidR="0034390D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AF67E5">
        <w:rPr>
          <w:rFonts w:ascii="Sari Offc" w:hAnsi="Sari Offc"/>
          <w:sz w:val="24"/>
          <w:szCs w:val="24"/>
          <w:lang w:val="en-IN"/>
        </w:rPr>
        <w:t>Fee (per annum): Nil</w:t>
      </w:r>
    </w:p>
    <w:p w:rsidRPr="00AF67E5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AF67E5">
        <w:rPr>
          <w:rFonts w:ascii="Sari Offc" w:hAnsi="Sari Offc"/>
          <w:b/>
          <w:bCs/>
          <w:sz w:val="24"/>
          <w:szCs w:val="24"/>
        </w:rPr>
        <w:t>Fees and Charges</w:t>
      </w:r>
    </w:p>
    <w:p w:rsidRPr="00F44462" w:rsidR="003B1EE3" w:rsidRDefault="009164D7" w14:paraId="5980CB5F" w14:textId="10D197FF">
      <w:pPr>
        <w:numPr>
          <w:ilvl w:val="0"/>
          <w:numId w:val="33"/>
        </w:numPr>
        <w:rPr>
          <w:ins w:author="Arun Kaushal" w:date="2026-01-02T15:01:00Z" w:id="91"/>
          <w:rStyle w:val="Hyperlink"/>
          <w:rFonts w:ascii="Sari Offc" w:hAnsi="Sari Offc"/>
          <w:color w:val="auto"/>
          <w:sz w:val="24"/>
          <w:szCs w:val="24"/>
          <w:u w:val="none"/>
          <w:lang w:val="en-IN"/>
          <w:rPrChange w:author="Arun Kaushal" w:date="2026-01-02T15:06:00Z" w:id="92">
            <w:rPr>
              <w:ins w:author="Arun Kaushal" w:date="2026-01-02T15:01:00Z" w:id="93"/>
              <w:rStyle w:val="Hyperlink"/>
              <w:rFonts w:ascii="Sari Offc" w:hAnsi="Sari Offc"/>
              <w:sz w:val="24"/>
              <w:szCs w:val="24"/>
              <w:lang w:val="en-IN"/>
            </w:rPr>
          </w:rPrChange>
        </w:rPr>
        <w:pPrChange w:author="Arun Kaushal" w:date="2026-01-02T15:06:00Z" w:id="94">
          <w:pPr/>
        </w:pPrChange>
      </w:pPr>
      <w:r w:rsidRPr="00AF67E5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r w:rsidR="00B51EF7">
        <w:fldChar w:fldCharType="begin"/>
      </w:r>
      <w:r w:rsidR="00B51EF7">
        <w:instrText xml:space="preserve"> HYPERLINK "https://www.sbicard.com/en/most-important-terms-and-conditions.page" \t "_blank" </w:instrText>
      </w:r>
      <w:r w:rsidR="00B51EF7">
        <w:fldChar w:fldCharType="separate"/>
      </w:r>
      <w:r w:rsidRPr="00AF67E5">
        <w:rPr>
          <w:rStyle w:val="Hyperlink"/>
          <w:rFonts w:ascii="Sari Offc" w:hAnsi="Sari Offc"/>
          <w:sz w:val="24"/>
          <w:szCs w:val="24"/>
          <w:lang w:val="en-IN"/>
        </w:rPr>
        <w:t>Most Important Terms &amp; Conditions</w:t>
      </w:r>
      <w:r w:rsidR="00B51EF7">
        <w:rPr>
          <w:rStyle w:val="Hyperlink"/>
          <w:rFonts w:ascii="Sari Offc" w:hAnsi="Sari Offc"/>
          <w:sz w:val="24"/>
          <w:szCs w:val="24"/>
          <w:lang w:val="en-IN"/>
        </w:rPr>
        <w:fldChar w:fldCharType="end"/>
      </w:r>
    </w:p>
    <w:p w:rsidRPr="00B51EF7" w:rsidR="003B1EE3" w:rsidP="003B1EE3" w:rsidRDefault="007651D8" w14:paraId="5387FF0D" w14:textId="1E525858">
      <w:pPr>
        <w:rPr>
          <w:ins w:author="Arun Kaushal" w:date="2026-01-02T15:01:00Z" w:id="95"/>
          <w:rFonts w:cstheme="minorHAnsi"/>
          <w:b/>
          <w:bCs/>
          <w:rPrChange w:author="Arun Kaushal" w:date="2026-01-02T15:06:00Z" w:id="96">
            <w:rPr>
              <w:ins w:author="Arun Kaushal" w:date="2026-01-02T15:01:00Z" w:id="97"/>
              <w:rFonts w:ascii="Sari Offc" w:hAnsi="Sari Offc"/>
              <w:b/>
              <w:bCs/>
              <w:sz w:val="24"/>
              <w:szCs w:val="24"/>
            </w:rPr>
          </w:rPrChange>
        </w:rPr>
      </w:pPr>
      <w:ins w:author="Arun Kaushal" w:date="2026-01-02T15:01:00Z" w:id="98">
        <w:r w:rsidRPr="00B51EF7">
          <w:rPr>
            <w:rFonts w:cstheme="minorHAnsi"/>
            <w:b/>
            <w:bCs/>
            <w:rPrChange w:author="Arun Kaushal" w:date="2026-01-02T15:06:00Z" w:id="99">
              <w:rPr>
                <w:rFonts w:ascii="Sari Offc" w:hAnsi="Sari Offc"/>
                <w:b/>
                <w:bCs/>
                <w:sz w:val="24"/>
                <w:szCs w:val="24"/>
              </w:rPr>
            </w:rPrChange>
          </w:rPr>
          <w:t>FAQs</w:t>
        </w:r>
      </w:ins>
    </w:p>
    <w:p w:rsidRPr="00BC38CC" w:rsidR="0034390D" w:rsidP="0034390D" w:rsidRDefault="0034390D" w14:paraId="001B314D" w14:textId="77777777">
      <w:pPr>
        <w:rPr>
          <w:ins w:author="Namita Salgiya" w:date="2026-01-21T19:36:00Z" w:id="100"/>
          <w:b/>
          <w:bCs/>
          <w:lang w:val="en-IN"/>
        </w:rPr>
      </w:pPr>
      <w:bookmarkStart w:name="_Hlk219368909" w:id="101"/>
      <w:ins w:author="Namita Salgiya" w:date="2026-01-21T19:36:00Z" w:id="102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34390D" w:rsidR="0034390D" w:rsidP="0034390D" w:rsidRDefault="0034390D" w14:paraId="2E3F1158" w14:textId="33F2D6A3">
      <w:pPr>
        <w:rPr>
          <w:ins w:author="Namita Salgiya" w:date="2026-01-21T19:36:00Z" w:id="103"/>
          <w:rFonts w:ascii="Sari Offc" w:hAnsi="Sari Offc"/>
          <w:sz w:val="24"/>
          <w:szCs w:val="24"/>
          <w:lang w:val="en-IN"/>
          <w:rPrChange w:author="Namita Salgiya" w:date="2026-01-21T19:36:00Z" w:id="104">
            <w:rPr>
              <w:ins w:author="Namita Salgiya" w:date="2026-01-21T19:36:00Z" w:id="105"/>
              <w:lang w:val="en-IN"/>
            </w:rPr>
          </w:rPrChange>
        </w:rPr>
      </w:pPr>
      <w:ins w:author="Namita Salgiya" w:date="2026-01-21T19:36:00Z" w:id="106">
        <w:r w:rsidRPr="0034390D">
          <w:rPr>
            <w:lang w:val="en-IN"/>
          </w:rPr>
          <w:t xml:space="preserve">The Annual Fee of the card is Rs. 999 + taxes. The Renewal Fee is Rs. 999 + taxes from second year onwards. </w:t>
        </w:r>
        <w:r w:rsidRPr="0034390D">
          <w:rPr>
            <w:lang w:val="en-IN"/>
            <w:rPrChange w:author="Namita Salgiya" w:date="2026-01-21T19:36:00Z" w:id="107">
              <w:rPr>
                <w:rFonts w:ascii="Sari Offc" w:hAnsi="Sari Offc"/>
                <w:sz w:val="24"/>
                <w:szCs w:val="24"/>
              </w:rPr>
            </w:rPrChange>
          </w:rPr>
          <w:t>Renewal Fee is reversed if annual spends for last year &gt;= Rs. 2,00,000.</w:t>
        </w:r>
      </w:ins>
    </w:p>
    <w:p w:rsidRPr="00BC38CC" w:rsidR="0034390D" w:rsidP="0034390D" w:rsidRDefault="0034390D" w14:paraId="44892F0D" w14:textId="77777777">
      <w:pPr>
        <w:rPr>
          <w:ins w:author="Namita Salgiya" w:date="2026-01-21T19:36:00Z" w:id="108"/>
          <w:b/>
          <w:bCs/>
          <w:lang w:val="en-IN"/>
        </w:rPr>
      </w:pPr>
      <w:ins w:author="Namita Salgiya" w:date="2026-01-21T19:36:00Z" w:id="109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34390D" w:rsidP="0034390D" w:rsidRDefault="0034390D" w14:paraId="5DDEDE23" w14:textId="3B1B86AB">
      <w:pPr>
        <w:rPr>
          <w:ins w:author="Namita Salgiya" w:date="2026-01-21T19:36:00Z" w:id="110"/>
          <w:lang w:val="en-IN"/>
        </w:rPr>
      </w:pPr>
      <w:ins w:author="Namita Salgiya" w:date="2026-01-21T19:36:00Z" w:id="111">
        <w:r w:rsidRPr="00BC38CC">
          <w:rPr>
            <w:lang w:val="en-IN"/>
          </w:rPr>
          <w:t xml:space="preserve">Yes, you can use your </w:t>
        </w:r>
      </w:ins>
      <w:ins w:author="Namita Salgiya" w:date="2026-01-21T19:37:00Z" w:id="112">
        <w:r w:rsidRPr="0034390D">
          <w:rPr>
            <w:lang w:val="en-IN"/>
            <w:rPrChange w:author="Namita Salgiya" w:date="2026-01-21T19:37:00Z" w:id="113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 xml:space="preserve">CASHBACK SBI Card </w:t>
        </w:r>
      </w:ins>
      <w:ins w:author="Namita Salgiya" w:date="2026-01-21T19:36:00Z" w:id="114">
        <w:del w:author="Upadhyay , Shubham (SBICard)" w:date="2026-01-22T12:43:00Z" w:id="115">
          <w:r w:rsidRPr="00BC38CC" w:rsidDel="00D95E55">
            <w:rPr>
              <w:lang w:val="en-IN"/>
            </w:rPr>
            <w:delText xml:space="preserve">in </w:delText>
          </w:r>
        </w:del>
      </w:ins>
      <w:ins w:author="Upadhyay , Shubham (SBICard)" w:date="2026-01-22T12:43:00Z" w:id="116">
        <w:r w:rsidR="00D95E55">
          <w:rPr>
            <w:lang w:val="en-IN"/>
          </w:rPr>
          <w:t xml:space="preserve">at </w:t>
        </w:r>
      </w:ins>
      <w:ins w:author="Namita Salgiya" w:date="2026-01-21T19:36:00Z" w:id="117">
        <w:r w:rsidRPr="00BC38CC">
          <w:rPr>
            <w:lang w:val="en-IN"/>
          </w:rPr>
          <w:t xml:space="preserve">over 24 million outlets across the globe, including 3,25,000 outlets in India. </w:t>
        </w:r>
      </w:ins>
      <w:ins w:author="Namita Salgiya" w:date="2026-01-21T19:37:00Z" w:id="118">
        <w:r>
          <w:rPr>
            <w:lang w:val="en-IN"/>
          </w:rPr>
          <w:t xml:space="preserve">You can </w:t>
        </w:r>
        <w:r w:rsidRPr="0034390D">
          <w:rPr>
            <w:lang w:val="en-IN"/>
          </w:rPr>
          <w:t xml:space="preserve">make payments at any outlet that accepts </w:t>
        </w:r>
        <w:r w:rsidRPr="0034390D" w:rsidR="00D95E55">
          <w:rPr>
            <w:lang w:val="en-IN"/>
          </w:rPr>
          <w:t>Visa</w:t>
        </w:r>
        <w:r>
          <w:rPr>
            <w:lang w:val="en-IN"/>
          </w:rPr>
          <w:t xml:space="preserve">. </w:t>
        </w:r>
      </w:ins>
      <w:ins w:author="Namita Salgiya" w:date="2026-01-21T19:36:00Z" w:id="119">
        <w:r w:rsidRPr="00BC38CC">
          <w:rPr>
            <w:lang w:val="en-IN"/>
          </w:rPr>
          <w:t>You can withdraw cash from over 1 million Visa ATMs across the globe.</w:t>
        </w:r>
      </w:ins>
    </w:p>
    <w:p w:rsidRPr="00BC38CC" w:rsidR="0034390D" w:rsidP="0034390D" w:rsidRDefault="0034390D" w14:paraId="49FCCB71" w14:textId="77777777">
      <w:pPr>
        <w:rPr>
          <w:ins w:author="Namita Salgiya" w:date="2026-01-21T19:36:00Z" w:id="120"/>
          <w:b/>
          <w:bCs/>
          <w:lang w:val="en-IN"/>
        </w:rPr>
      </w:pPr>
      <w:ins w:author="Namita Salgiya" w:date="2026-01-21T19:36:00Z" w:id="121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34390D" w:rsidP="0034390D" w:rsidRDefault="0034390D" w14:paraId="02158905" w14:textId="77777777">
      <w:pPr>
        <w:rPr>
          <w:ins w:author="Namita Salgiya" w:date="2026-01-21T19:36:00Z" w:id="122"/>
          <w:lang w:val="en-IN"/>
        </w:rPr>
      </w:pPr>
      <w:ins w:author="Namita Salgiya" w:date="2026-01-21T19:36:00Z" w:id="123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101"/>
      </w:ins>
    </w:p>
    <w:p w:rsidR="003B1EE3" w:rsidDel="0034390D" w:rsidRDefault="00854C89" w14:paraId="49F19257" w14:textId="6F89C59B">
      <w:pPr>
        <w:jc w:val="center"/>
        <w:rPr>
          <w:del w:author="Namita Salgiya" w:date="2026-01-21T19:36:00Z" w:id="124"/>
          <w:rFonts w:ascii="Sari Offc" w:hAnsi="Sari Offc"/>
          <w:sz w:val="24"/>
          <w:szCs w:val="24"/>
          <w:lang w:val="en-IN"/>
        </w:rPr>
      </w:pPr>
      <w:ins w:author="Arun Kaushal" w:date="2026-01-02T15:02:00Z" w:id="125">
        <w:del w:author="Namita Salgiya" w:date="2026-01-21T19:36:00Z" w:id="126">
          <w:r w:rsidRPr="00B51EF7" w:rsidDel="0034390D">
            <w:rPr>
              <w:rFonts w:ascii="Sari Offc" w:hAnsi="Sari Offc"/>
              <w:sz w:val="24"/>
              <w:szCs w:val="24"/>
              <w:lang w:val="en-IN"/>
            </w:rPr>
            <w:delText>https://www.sbicard.com/en/faq.page</w:delText>
          </w:r>
        </w:del>
      </w:ins>
    </w:p>
    <w:p w:rsidRPr="00B51EF7" w:rsidR="0034390D" w:rsidRDefault="0034390D" w14:paraId="54802AEE" w14:textId="77777777">
      <w:pPr>
        <w:rPr>
          <w:ins w:author="Namita Salgiya" w:date="2026-01-21T19:36:00Z" w:id="127"/>
          <w:rFonts w:ascii="Sari Offc" w:hAnsi="Sari Offc"/>
          <w:sz w:val="24"/>
          <w:szCs w:val="24"/>
          <w:lang w:val="en-IN"/>
        </w:rPr>
        <w:pPrChange w:author="Namita Salgiya" w:date="2026-01-21T19:36:00Z" w:id="128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</w:p>
    <w:p w:rsidRPr="00AF67E5" w:rsidR="009164D7" w:rsidP="004A5805" w:rsidRDefault="009164D7" w14:paraId="7415B9E1" w14:textId="0088E17B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6721B0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Arun Kaushal" w:date="2026-01-06T15:19:00Z" w:id="129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Other</w:t>
      </w:r>
      <w:r w:rsidRPr="00AF67E5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</w:t>
      </w:r>
      <w:r w:rsidRPr="006721B0">
        <w:rPr>
          <w:rFonts w:ascii="Sari Offc" w:hAnsi="Sari Offc"/>
          <w:b/>
          <w:bCs/>
          <w:caps/>
          <w:sz w:val="24"/>
          <w:szCs w:val="24"/>
          <w:u w:val="single"/>
          <w:lang w:val="en-IN"/>
          <w:rPrChange w:author="Arun Kaushal" w:date="2026-01-06T15:19:00Z" w:id="130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Features</w:t>
      </w:r>
    </w:p>
    <w:p w:rsidRPr="00AF67E5" w:rsidR="00F318DC" w:rsidP="00F318DC" w:rsidRDefault="00F318DC" w14:paraId="72C76E2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F67E5">
        <w:rPr>
          <w:rFonts w:ascii="Sari Offc" w:hAnsi="Sari Offc"/>
          <w:b/>
          <w:bCs/>
          <w:sz w:val="24"/>
          <w:szCs w:val="24"/>
          <w:lang w:val="en-IN"/>
        </w:rPr>
        <w:lastRenderedPageBreak/>
        <w:t>Contactless Advantage</w:t>
      </w:r>
    </w:p>
    <w:p w:rsidRPr="00AF67E5" w:rsidR="00F318DC" w:rsidP="00F318DC" w:rsidRDefault="00F318DC" w14:paraId="67D93AD6" w14:textId="63061D04">
      <w:pPr>
        <w:pStyle w:val="ListParagraph"/>
        <w:numPr>
          <w:ilvl w:val="0"/>
          <w:numId w:val="33"/>
        </w:numPr>
        <w:rPr>
          <w:rFonts w:ascii="Sari Offc" w:hAnsi="Sari Offc"/>
          <w:sz w:val="24"/>
          <w:szCs w:val="24"/>
        </w:rPr>
      </w:pPr>
      <w:r w:rsidRPr="00AF67E5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AF67E5">
        <w:rPr>
          <w:rFonts w:ascii="Sari Offc" w:hAnsi="Sari Offc"/>
          <w:sz w:val="24"/>
          <w:szCs w:val="24"/>
          <w:lang w:val="en-IN"/>
        </w:rPr>
        <w:t xml:space="preserve"> </w:t>
      </w:r>
      <w:r w:rsidRPr="00AF67E5">
        <w:rPr>
          <w:rFonts w:ascii="Sari Offc" w:hAnsi="Sari Offc"/>
          <w:sz w:val="24"/>
          <w:szCs w:val="24"/>
        </w:rPr>
        <w:t xml:space="preserve">Make everyday payments effortlessly with </w:t>
      </w:r>
      <w:r w:rsidRPr="00AF67E5" w:rsidR="00CA0D52">
        <w:rPr>
          <w:rFonts w:ascii="Sari Offc" w:hAnsi="Sari Offc"/>
          <w:sz w:val="24"/>
          <w:szCs w:val="24"/>
          <w:lang w:val="en-IN"/>
        </w:rPr>
        <w:t>CASHBACK SBI Card</w:t>
      </w:r>
      <w:r w:rsidRPr="00AF67E5">
        <w:rPr>
          <w:rFonts w:ascii="Sari Offc" w:hAnsi="Sari Offc"/>
          <w:sz w:val="24"/>
          <w:szCs w:val="24"/>
        </w:rPr>
        <w:t>. Simply tap your card on a secure reader for instant transactions.</w:t>
      </w:r>
    </w:p>
    <w:p w:rsidRPr="00AF67E5" w:rsidR="00F318DC" w:rsidP="00F318DC" w:rsidRDefault="00F318DC" w14:paraId="13B302FB" w14:textId="77777777">
      <w:pPr>
        <w:pStyle w:val="ListParagraph"/>
        <w:numPr>
          <w:ilvl w:val="0"/>
          <w:numId w:val="33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AF67E5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="00F318DC" w:rsidP="00F318DC" w:rsidRDefault="00F318DC" w14:paraId="5586057D" w14:textId="7A6BCFA7">
      <w:pPr>
        <w:pStyle w:val="ListParagraph"/>
        <w:numPr>
          <w:ilvl w:val="0"/>
          <w:numId w:val="45"/>
        </w:numPr>
        <w:rPr>
          <w:ins w:author="Namita Salgiya" w:date="2025-12-31T18:52:00Z" w:id="131"/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AF67E5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fraud. Visa </w:t>
      </w:r>
      <w:r w:rsidRPr="00AF67E5" w:rsidR="00AF67E5">
        <w:rPr>
          <w:rFonts w:ascii="Sari Offc" w:hAnsi="Sari Offc"/>
          <w:sz w:val="24"/>
          <w:szCs w:val="24"/>
          <w:lang w:val="en-IN"/>
        </w:rPr>
        <w:t>P</w:t>
      </w:r>
      <w:r w:rsidRPr="00AF67E5">
        <w:rPr>
          <w:rFonts w:ascii="Sari Offc" w:hAnsi="Sari Offc"/>
          <w:sz w:val="24"/>
          <w:szCs w:val="24"/>
          <w:lang w:val="en-IN"/>
        </w:rPr>
        <w:t>ayWave’s unique security key ensures that even if the card is tapped multiple times, only one transaction is processed.</w:t>
      </w:r>
    </w:p>
    <w:bookmarkStart w:name="_Hlk219368972" w:id="132"/>
    <w:p w:rsidRPr="001A04C4" w:rsidR="0034390D" w:rsidP="0034390D" w:rsidRDefault="0034390D" w14:paraId="17391348" w14:textId="77777777">
      <w:pPr>
        <w:pStyle w:val="ListParagraph"/>
        <w:numPr>
          <w:ilvl w:val="0"/>
          <w:numId w:val="45"/>
        </w:numPr>
        <w:rPr>
          <w:ins w:author="Namita Salgiya" w:date="2026-01-21T19:38:00Z" w:id="133"/>
        </w:rPr>
      </w:pPr>
      <w:ins w:author="Namita Salgiya" w:date="2026-01-21T19:38:00Z" w:id="134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34390D" w:rsidP="0034390D" w:rsidRDefault="0034390D" w14:paraId="03A55C65" w14:textId="77777777">
      <w:pPr>
        <w:pStyle w:val="ListParagraph"/>
        <w:numPr>
          <w:ilvl w:val="0"/>
          <w:numId w:val="45"/>
        </w:numPr>
        <w:rPr>
          <w:ins w:author="Namita Salgiya" w:date="2026-01-21T19:38:00Z" w:id="135"/>
        </w:rPr>
      </w:pPr>
      <w:ins w:author="Namita Salgiya" w:date="2026-01-21T19:38:00Z" w:id="136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32"/>
    <w:p w:rsidRPr="00EC0CC8" w:rsidR="00D43BDB" w:rsidDel="0034390D" w:rsidRDefault="00D43BDB" w14:paraId="368E4F73" w14:textId="5BBE43EA">
      <w:pPr>
        <w:pStyle w:val="ListParagraph"/>
        <w:rPr>
          <w:ins w:author="Arun Kaushal" w:date="2026-01-12T14:10:00Z" w:id="137"/>
          <w:del w:author="Namita Salgiya" w:date="2026-01-21T19:38:00Z" w:id="138"/>
          <w:rFonts w:ascii="Sari Offc" w:hAnsi="Sari Offc"/>
          <w:sz w:val="24"/>
          <w:szCs w:val="24"/>
          <w:lang w:val="en-IN"/>
        </w:rPr>
        <w:pPrChange w:author="Namita Salgiya" w:date="2026-01-21T19:38:00Z" w:id="139">
          <w:pPr>
            <w:pStyle w:val="ListParagraph"/>
            <w:numPr>
              <w:numId w:val="45"/>
            </w:numPr>
            <w:ind w:hanging="360"/>
          </w:pPr>
        </w:pPrChange>
      </w:pPr>
      <w:ins w:author="Arun Kaushal" w:date="2026-01-12T14:10:00Z" w:id="140">
        <w:del w:author="Namita Salgiya" w:date="2026-01-21T19:38:00Z" w:id="141">
          <w:r w:rsidDel="0034390D">
            <w:rPr>
              <w:rFonts w:ascii="Sari Offc" w:hAnsi="Sari Offc"/>
              <w:sz w:val="24"/>
              <w:szCs w:val="24"/>
              <w:lang w:val="en-IN"/>
            </w:rPr>
            <w:delText>Click here for FAQs on Contactless Advantage</w:delText>
          </w:r>
          <w:r w:rsidDel="0034390D" w:rsidR="00EC27FF">
            <w:rPr>
              <w:rFonts w:ascii="Sari Offc" w:hAnsi="Sari Offc"/>
              <w:sz w:val="24"/>
              <w:szCs w:val="24"/>
              <w:lang w:val="en-IN"/>
            </w:rPr>
            <w:delText>.</w:delText>
          </w:r>
        </w:del>
      </w:ins>
    </w:p>
    <w:p w:rsidR="00BF39EB" w:rsidDel="0034390D" w:rsidRDefault="006B28AE" w14:paraId="1B07373F" w14:textId="228B2191">
      <w:pPr>
        <w:ind w:left="720"/>
        <w:rPr>
          <w:del w:author="Namita Salgiya" w:date="2026-01-21T19:38:00Z" w:id="142"/>
        </w:rPr>
        <w:pPrChange w:author="Namita Salgiya" w:date="2026-01-21T19:38:00Z" w:id="143">
          <w:pPr/>
        </w:pPrChange>
      </w:pPr>
      <w:ins w:author="Arun Kaushal" w:date="2026-01-12T12:26:00Z" w:id="144">
        <w:del w:author="Namita Salgiya" w:date="2026-01-21T19:38:00Z" w:id="145">
          <w:r w:rsidDel="0034390D">
            <w:delText xml:space="preserve">Click here </w:delText>
          </w:r>
        </w:del>
      </w:ins>
      <w:ins w:author="Arun Kaushal" w:date="2026-01-12T12:27:00Z" w:id="146">
        <w:del w:author="Namita Salgiya" w:date="2026-01-21T19:38:00Z" w:id="147">
          <w:r w:rsidDel="0034390D">
            <w:delText>for</w:delText>
          </w:r>
          <w:r w:rsidDel="0034390D" w:rsidR="00C32A1B">
            <w:delText xml:space="preserve"> </w:delText>
          </w:r>
        </w:del>
      </w:ins>
    </w:p>
    <w:p w:rsidRPr="001A04C4" w:rsidR="0034390D" w:rsidRDefault="0034390D" w14:paraId="2B3BF896" w14:textId="77777777">
      <w:pPr>
        <w:pStyle w:val="ListParagraph"/>
        <w:rPr>
          <w:ins w:author="Namita Salgiya" w:date="2026-01-21T19:38:00Z" w:id="148"/>
        </w:rPr>
        <w:pPrChange w:author="Namita Salgiya" w:date="2026-01-21T19:38:00Z" w:id="149">
          <w:pPr>
            <w:pStyle w:val="ListParagraph"/>
            <w:numPr>
              <w:numId w:val="45"/>
            </w:numPr>
            <w:ind w:hanging="360"/>
          </w:pPr>
        </w:pPrChange>
      </w:pPr>
    </w:p>
    <w:p w:rsidRPr="00EC27FF" w:rsidR="003223CC" w:rsidDel="00D43BDB" w:rsidP="00EC27FF" w:rsidRDefault="003223CC" w14:paraId="5AD755CB" w14:textId="61D7FD7F">
      <w:pPr>
        <w:pStyle w:val="ListParagraph"/>
        <w:numPr>
          <w:ilvl w:val="0"/>
          <w:numId w:val="45"/>
        </w:numPr>
        <w:rPr>
          <w:del w:author="Arun Kaushal" w:date="2026-01-12T14:10:00Z" w:id="150"/>
          <w:rFonts w:ascii="Sari Offc" w:hAnsi="Sari Offc"/>
          <w:sz w:val="24"/>
          <w:szCs w:val="24"/>
          <w:lang w:val="en-IN"/>
          <w:rPrChange w:author="Arun Kaushal" w:date="2026-01-12T14:11:00Z" w:id="151">
            <w:rPr>
              <w:del w:author="Arun Kaushal" w:date="2026-01-12T14:10:00Z" w:id="152"/>
              <w:lang w:val="en-IN"/>
            </w:rPr>
          </w:rPrChange>
        </w:rPr>
      </w:pPr>
    </w:p>
    <w:p w:rsidRPr="00AF67E5" w:rsidR="00F318DC" w:rsidP="00F318DC" w:rsidRDefault="00F318DC" w14:paraId="118D6FF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F67E5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AF67E5" w:rsidR="00F318DC" w:rsidP="00F318DC" w:rsidRDefault="00F318DC" w14:paraId="7A0E261B" w14:textId="08288F8C">
      <w:pPr>
        <w:pStyle w:val="ListParagraph"/>
        <w:numPr>
          <w:ilvl w:val="0"/>
          <w:numId w:val="45"/>
        </w:numPr>
        <w:rPr>
          <w:rFonts w:ascii="Sari Offc" w:hAnsi="Sari Offc"/>
          <w:sz w:val="24"/>
          <w:szCs w:val="24"/>
          <w:lang w:val="en-IN"/>
        </w:rPr>
      </w:pPr>
      <w:r w:rsidRPr="00AF67E5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2T12:43:00Z" w:id="153">
        <w:r w:rsidRPr="00AF67E5" w:rsidDel="00D95E55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2T12:43:00Z" w:id="154">
        <w:r w:rsidR="00D95E55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AF67E5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AF67E5" w:rsidR="00F318DC" w:rsidP="009164D7" w:rsidRDefault="00F318DC" w14:paraId="019B45E5" w14:textId="05E40DE1">
      <w:pPr>
        <w:pStyle w:val="ListParagraph"/>
        <w:numPr>
          <w:ilvl w:val="0"/>
          <w:numId w:val="45"/>
        </w:numPr>
        <w:rPr>
          <w:rFonts w:ascii="Sari Offc" w:hAnsi="Sari Offc"/>
          <w:sz w:val="24"/>
          <w:szCs w:val="24"/>
          <w:lang w:val="en-IN" w:eastAsia="en-IN"/>
        </w:rPr>
      </w:pPr>
      <w:r w:rsidRPr="00AF67E5">
        <w:rPr>
          <w:rFonts w:ascii="Sari Offc" w:hAnsi="Sari Offc"/>
          <w:sz w:val="24"/>
          <w:szCs w:val="24"/>
          <w:lang w:val="en-IN" w:eastAsia="en-IN"/>
        </w:rPr>
        <w:t xml:space="preserve">Use your card to make payments at any outlet that accepts </w:t>
      </w:r>
      <w:r w:rsidRPr="00AF67E5" w:rsidR="00D95E55">
        <w:rPr>
          <w:rFonts w:ascii="Sari Offc" w:hAnsi="Sari Offc"/>
          <w:sz w:val="24"/>
          <w:szCs w:val="24"/>
          <w:lang w:val="en-IN" w:eastAsia="en-IN"/>
        </w:rPr>
        <w:t>Visa</w:t>
      </w:r>
    </w:p>
    <w:p w:rsidRPr="00AF67E5" w:rsidR="004A5805" w:rsidP="004A5805" w:rsidRDefault="004A5805" w14:paraId="5C097B34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F67E5">
        <w:rPr>
          <w:rFonts w:ascii="Sari Offc" w:hAnsi="Sari Offc"/>
          <w:b/>
          <w:bCs/>
          <w:sz w:val="24"/>
          <w:szCs w:val="24"/>
          <w:lang w:val="en-IN"/>
        </w:rPr>
        <w:t>Cash Access Across the World</w:t>
      </w:r>
    </w:p>
    <w:p w:rsidR="004A5805" w:rsidP="004A5805" w:rsidRDefault="004A5805" w14:paraId="72C8542D" w14:textId="469762B5">
      <w:pPr>
        <w:pStyle w:val="ListParagraph"/>
        <w:numPr>
          <w:ilvl w:val="0"/>
          <w:numId w:val="49"/>
        </w:numPr>
        <w:rPr>
          <w:ins w:author="Namita Salgiya" w:date="2026-01-21T19:38:00Z" w:id="155"/>
          <w:rFonts w:ascii="Sari Offc" w:hAnsi="Sari Offc"/>
          <w:sz w:val="24"/>
          <w:szCs w:val="24"/>
          <w:lang w:val="en-IN" w:eastAsia="en-IN"/>
        </w:rPr>
      </w:pPr>
      <w:r w:rsidRPr="00AF67E5">
        <w:rPr>
          <w:rFonts w:ascii="Sari Offc" w:hAnsi="Sari Offc"/>
          <w:sz w:val="24"/>
          <w:szCs w:val="24"/>
          <w:lang w:val="en-IN" w:eastAsia="en-IN"/>
        </w:rPr>
        <w:t>Withdraw cash from over 1 million Visa</w:t>
      </w:r>
      <w:r w:rsidRPr="00AF67E5" w:rsidR="00F318DC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AF67E5">
        <w:rPr>
          <w:rFonts w:ascii="Sari Offc" w:hAnsi="Sari Offc"/>
          <w:sz w:val="24"/>
          <w:szCs w:val="24"/>
          <w:lang w:val="en-IN" w:eastAsia="en-IN"/>
        </w:rPr>
        <w:t>ATMs across the globe</w:t>
      </w:r>
    </w:p>
    <w:p w:rsidRPr="00F534F3" w:rsidR="0034390D" w:rsidP="0034390D" w:rsidRDefault="0034390D" w14:paraId="1B3E603A" w14:textId="77777777">
      <w:pPr>
        <w:rPr>
          <w:ins w:author="Namita Salgiya" w:date="2026-01-21T19:40:00Z" w:id="156"/>
          <w:b/>
          <w:bCs/>
          <w:lang w:val="en-IN"/>
        </w:rPr>
      </w:pPr>
      <w:bookmarkStart w:name="_Hlk219363897" w:id="157"/>
      <w:ins w:author="Namita Salgiya" w:date="2026-01-21T19:40:00Z" w:id="158">
        <w:r w:rsidRPr="00F534F3">
          <w:rPr>
            <w:b/>
            <w:bCs/>
            <w:lang w:val="en-IN"/>
          </w:rPr>
          <w:t>Add-on Cards</w:t>
        </w:r>
      </w:ins>
    </w:p>
    <w:p w:rsidRPr="00AC1ED4" w:rsidR="0034390D" w:rsidP="0034390D" w:rsidRDefault="0034390D" w14:paraId="42FE5E2C" w14:textId="77777777">
      <w:pPr>
        <w:pStyle w:val="ListParagraph"/>
        <w:numPr>
          <w:ilvl w:val="0"/>
          <w:numId w:val="78"/>
        </w:numPr>
        <w:rPr>
          <w:ins w:author="Namita Salgiya" w:date="2026-01-21T19:40:00Z" w:id="159"/>
        </w:rPr>
      </w:pPr>
      <w:ins w:author="Namita Salgiya" w:date="2026-01-21T19:40:00Z" w:id="160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34390D" w:rsidP="0034390D" w:rsidRDefault="0034390D" w14:paraId="336F944E" w14:textId="77777777">
      <w:pPr>
        <w:rPr>
          <w:ins w:author="Namita Salgiya" w:date="2026-01-21T19:40:00Z" w:id="161"/>
          <w:b/>
          <w:bCs/>
        </w:rPr>
      </w:pPr>
      <w:ins w:author="Namita Salgiya" w:date="2026-01-21T19:40:00Z" w:id="162">
        <w:r w:rsidRPr="00AC1ED4">
          <w:rPr>
            <w:b/>
            <w:bCs/>
          </w:rPr>
          <w:t>Easy Bill Pay Facility</w:t>
        </w:r>
      </w:ins>
    </w:p>
    <w:p w:rsidRPr="00AC1ED4" w:rsidR="0034390D" w:rsidP="0034390D" w:rsidRDefault="0034390D" w14:paraId="5A993167" w14:textId="77777777">
      <w:pPr>
        <w:pStyle w:val="ListParagraph"/>
        <w:numPr>
          <w:ilvl w:val="0"/>
          <w:numId w:val="78"/>
        </w:numPr>
        <w:rPr>
          <w:ins w:author="Namita Salgiya" w:date="2026-01-21T19:40:00Z" w:id="163"/>
        </w:rPr>
      </w:pPr>
      <w:ins w:author="Namita Salgiya" w:date="2026-01-21T19:40:00Z" w:id="164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34390D" w:rsidP="0034390D" w:rsidRDefault="0034390D" w14:paraId="420917AE" w14:textId="77777777">
      <w:pPr>
        <w:rPr>
          <w:ins w:author="Namita Salgiya" w:date="2026-01-21T19:40:00Z" w:id="165"/>
          <w:b/>
          <w:bCs/>
        </w:rPr>
      </w:pPr>
      <w:ins w:author="Namita Salgiya" w:date="2026-01-21T19:40:00Z" w:id="166">
        <w:r w:rsidRPr="005E66AE">
          <w:rPr>
            <w:b/>
            <w:bCs/>
          </w:rPr>
          <w:t>Balance Transfer on EMI</w:t>
        </w:r>
      </w:ins>
    </w:p>
    <w:p w:rsidRPr="005E66AE" w:rsidR="0034390D" w:rsidP="0034390D" w:rsidRDefault="0034390D" w14:paraId="71DE5130" w14:textId="77777777">
      <w:pPr>
        <w:pStyle w:val="ListParagraph"/>
        <w:numPr>
          <w:ilvl w:val="0"/>
          <w:numId w:val="49"/>
        </w:numPr>
        <w:rPr>
          <w:ins w:author="Namita Salgiya" w:date="2026-01-21T19:40:00Z" w:id="167"/>
        </w:rPr>
      </w:pPr>
      <w:ins w:author="Namita Salgiya" w:date="2026-01-21T19:40:00Z" w:id="168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34390D" w:rsidP="0034390D" w:rsidRDefault="0034390D" w14:paraId="78DD9C9D" w14:textId="2288C91C">
      <w:pPr>
        <w:pStyle w:val="ListParagraph"/>
        <w:numPr>
          <w:ilvl w:val="0"/>
          <w:numId w:val="49"/>
        </w:numPr>
        <w:rPr>
          <w:ins w:author="Namita Salgiya" w:date="2026-01-21T19:40:00Z" w:id="169"/>
        </w:rPr>
      </w:pPr>
      <w:ins w:author="Namita Salgiya" w:date="2026-01-21T19:40:00Z" w:id="170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913ACD">
          <w:rPr>
            <w:lang w:val="en-IN"/>
          </w:rPr>
          <w:t xml:space="preserve">CASHBACK SBI Card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34390D" w:rsidP="0034390D" w:rsidRDefault="0034390D" w14:paraId="68CE2EBD" w14:textId="77777777">
      <w:pPr>
        <w:pStyle w:val="ListParagraph"/>
        <w:numPr>
          <w:ilvl w:val="0"/>
          <w:numId w:val="49"/>
        </w:numPr>
        <w:rPr>
          <w:ins w:author="Namita Salgiya" w:date="2026-01-21T19:40:00Z" w:id="171"/>
        </w:rPr>
      </w:pPr>
      <w:ins w:author="Namita Salgiya" w:date="2026-01-21T19:40:00Z" w:id="172">
        <w:r w:rsidRPr="00247784">
          <w:t>Login to your account to avail this facility.</w:t>
        </w:r>
      </w:ins>
    </w:p>
    <w:bookmarkEnd w:id="157"/>
    <w:p w:rsidRPr="0034390D" w:rsidR="0034390D" w:rsidDel="0034390D" w:rsidRDefault="0034390D" w14:paraId="6E89BBD4" w14:textId="77777777">
      <w:pPr>
        <w:rPr>
          <w:del w:author="Namita Salgiya" w:date="2026-01-21T19:40:00Z" w:id="173"/>
          <w:rFonts w:ascii="Sari Offc" w:hAnsi="Sari Offc"/>
          <w:sz w:val="24"/>
          <w:szCs w:val="24"/>
          <w:lang w:val="en-IN" w:eastAsia="en-IN"/>
          <w:rPrChange w:author="Namita Salgiya" w:date="2026-01-21T19:39:00Z" w:id="174">
            <w:rPr>
              <w:del w:author="Namita Salgiya" w:date="2026-01-21T19:40:00Z" w:id="175"/>
              <w:lang w:val="en-IN" w:eastAsia="en-IN"/>
            </w:rPr>
          </w:rPrChange>
        </w:rPr>
        <w:pPrChange w:author="Namita Salgiya" w:date="2026-01-21T19:39:00Z" w:id="176">
          <w:pPr>
            <w:pStyle w:val="ListParagraph"/>
            <w:numPr>
              <w:numId w:val="49"/>
            </w:numPr>
            <w:ind w:hanging="360"/>
          </w:pPr>
        </w:pPrChange>
      </w:pPr>
    </w:p>
    <w:p w:rsidRPr="0034390D" w:rsidR="004A5805" w:rsidP="58B2D964" w:rsidRDefault="004A5805" w14:paraId="4D90663A" w14:textId="5D9B8A63">
      <w:pPr>
        <w:rPr>
          <w:ins w:author="Namita Salgiya" w:date="2025-12-31T18:49:00Z" w:id="177"/>
          <w:rFonts w:ascii="Sari Offc" w:hAnsi="Sari Offc"/>
          <w:sz w:val="24"/>
          <w:szCs w:val="24"/>
          <w:lang w:val="en-IN"/>
          <w:rPrChange w:author="Namita Salgiya" w:date="2026-01-21T19:40:00Z" w:id="178">
            <w:rPr>
              <w:ins w:author="Namita Salgiya" w:date="2025-12-31T18:49:00Z" w:id="179"/>
              <w:lang w:val="en-IN"/>
            </w:rPr>
          </w:rPrChange>
        </w:rPr>
        <w:pPrChange w:author="Namita Salgiya" w:date="2026-01-21T19:40:00Z" w:id="180">
          <w:pPr>
            <w:pStyle w:val="ListParagraph"/>
          </w:pPr>
        </w:pPrChange>
      </w:pPr>
    </w:p>
    <w:p w:rsidRPr="00AF67E5" w:rsidR="00BF39EB" w:rsidP="00CB45CF" w:rsidRDefault="00BF39EB" w14:paraId="384513BB" w14:textId="77777777">
      <w:pPr>
        <w:pStyle w:val="ListParagraph"/>
        <w:rPr>
          <w:rFonts w:ascii="Sari Offc" w:hAnsi="Sari Offc"/>
          <w:sz w:val="24"/>
          <w:szCs w:val="24"/>
          <w:lang w:val="en-IN"/>
        </w:rPr>
      </w:pPr>
    </w:p>
    <w:sectPr w:rsidRPr="00AF67E5" w:rsidR="00BF39E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JN(" w:author="Joshi, Nitin (SBICard)" w:date="2025-12-30T12:37:00Z" w:id="40">
    <w:p w:rsidR="0016711C" w:rsidP="0016711C" w:rsidRDefault="0016711C" w14:paraId="0388634E" w14:textId="77777777">
      <w:pPr>
        <w:pStyle w:val="CommentText"/>
      </w:pPr>
      <w:r>
        <w:rPr>
          <w:rStyle w:val="CommentReference"/>
        </w:rPr>
        <w:annotationRef/>
      </w:r>
      <w:r>
        <w:rPr>
          <w:color w:val="CCCCCC"/>
        </w:rPr>
        <w:t>. For complete list of exclusions, refer</w:t>
      </w:r>
      <w:hyperlink w:history="1" r:id="rId1">
        <w:r w:rsidRPr="00836B56">
          <w:rPr>
            <w:rStyle w:val="Hyperlink"/>
          </w:rPr>
          <w:t>www.sbicard.com/CashbackCardTnC</w:t>
        </w:r>
      </w:hyperlink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38863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FF08AC1" w16cex:dateUtc="2025-12-30T0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88634E" w16cid:durableId="6FF08AC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B235B5"/>
    <w:multiLevelType w:val="multilevel"/>
    <w:tmpl w:val="3F1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4E71137"/>
    <w:multiLevelType w:val="hybridMultilevel"/>
    <w:tmpl w:val="22A6A7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8A24178"/>
    <w:multiLevelType w:val="hybridMultilevel"/>
    <w:tmpl w:val="ACF6F7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60B30E8"/>
    <w:multiLevelType w:val="multilevel"/>
    <w:tmpl w:val="EB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7EE5CDF"/>
    <w:multiLevelType w:val="hybridMultilevel"/>
    <w:tmpl w:val="5F747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A51D10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A63330F"/>
    <w:multiLevelType w:val="multilevel"/>
    <w:tmpl w:val="270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F9B5709"/>
    <w:multiLevelType w:val="multilevel"/>
    <w:tmpl w:val="8B5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440F4209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46171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C9C360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DB313D4"/>
    <w:multiLevelType w:val="multilevel"/>
    <w:tmpl w:val="CE6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F326529"/>
    <w:multiLevelType w:val="multilevel"/>
    <w:tmpl w:val="5F7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4" w15:restartNumberingAfterBreak="0">
    <w:nsid w:val="51DD584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3011CB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6A3753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9474EA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B865A35"/>
    <w:multiLevelType w:val="multilevel"/>
    <w:tmpl w:val="DA7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BAE64E6"/>
    <w:multiLevelType w:val="multilevel"/>
    <w:tmpl w:val="2E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 w15:restartNumberingAfterBreak="0">
    <w:nsid w:val="5EAE06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A6906DD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C2A5BE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6FE97C6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2" w15:restartNumberingAfterBreak="0">
    <w:nsid w:val="73EF7733"/>
    <w:multiLevelType w:val="multilevel"/>
    <w:tmpl w:val="5D5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41A58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8036A2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CDA0348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D190057"/>
    <w:multiLevelType w:val="multilevel"/>
    <w:tmpl w:val="702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2"/>
  </w:num>
  <w:num w:numId="2">
    <w:abstractNumId w:val="51"/>
  </w:num>
  <w:num w:numId="3">
    <w:abstractNumId w:val="20"/>
  </w:num>
  <w:num w:numId="4">
    <w:abstractNumId w:val="9"/>
  </w:num>
  <w:num w:numId="5">
    <w:abstractNumId w:val="59"/>
  </w:num>
  <w:num w:numId="6">
    <w:abstractNumId w:val="53"/>
  </w:num>
  <w:num w:numId="7">
    <w:abstractNumId w:val="14"/>
  </w:num>
  <w:num w:numId="8">
    <w:abstractNumId w:val="28"/>
  </w:num>
  <w:num w:numId="9">
    <w:abstractNumId w:val="7"/>
  </w:num>
  <w:num w:numId="10">
    <w:abstractNumId w:val="63"/>
  </w:num>
  <w:num w:numId="11">
    <w:abstractNumId w:val="54"/>
  </w:num>
  <w:num w:numId="12">
    <w:abstractNumId w:val="26"/>
  </w:num>
  <w:num w:numId="13">
    <w:abstractNumId w:val="66"/>
  </w:num>
  <w:num w:numId="14">
    <w:abstractNumId w:val="6"/>
  </w:num>
  <w:num w:numId="15">
    <w:abstractNumId w:val="13"/>
  </w:num>
  <w:num w:numId="16">
    <w:abstractNumId w:val="45"/>
  </w:num>
  <w:num w:numId="17">
    <w:abstractNumId w:val="3"/>
  </w:num>
  <w:num w:numId="18">
    <w:abstractNumId w:val="61"/>
  </w:num>
  <w:num w:numId="19">
    <w:abstractNumId w:val="75"/>
  </w:num>
  <w:num w:numId="20">
    <w:abstractNumId w:val="41"/>
  </w:num>
  <w:num w:numId="21">
    <w:abstractNumId w:val="65"/>
  </w:num>
  <w:num w:numId="22">
    <w:abstractNumId w:val="49"/>
  </w:num>
  <w:num w:numId="23">
    <w:abstractNumId w:val="60"/>
  </w:num>
  <w:num w:numId="24">
    <w:abstractNumId w:val="36"/>
  </w:num>
  <w:num w:numId="25">
    <w:abstractNumId w:val="71"/>
  </w:num>
  <w:num w:numId="26">
    <w:abstractNumId w:val="4"/>
  </w:num>
  <w:num w:numId="27">
    <w:abstractNumId w:val="11"/>
  </w:num>
  <w:num w:numId="28">
    <w:abstractNumId w:val="15"/>
  </w:num>
  <w:num w:numId="29">
    <w:abstractNumId w:val="37"/>
  </w:num>
  <w:num w:numId="30">
    <w:abstractNumId w:val="29"/>
  </w:num>
  <w:num w:numId="31">
    <w:abstractNumId w:val="30"/>
  </w:num>
  <w:num w:numId="32">
    <w:abstractNumId w:val="19"/>
  </w:num>
  <w:num w:numId="33">
    <w:abstractNumId w:val="1"/>
  </w:num>
  <w:num w:numId="34">
    <w:abstractNumId w:val="24"/>
  </w:num>
  <w:num w:numId="35">
    <w:abstractNumId w:val="35"/>
  </w:num>
  <w:num w:numId="36">
    <w:abstractNumId w:val="48"/>
  </w:num>
  <w:num w:numId="37">
    <w:abstractNumId w:val="5"/>
  </w:num>
  <w:num w:numId="38">
    <w:abstractNumId w:val="18"/>
  </w:num>
  <w:num w:numId="39">
    <w:abstractNumId w:val="62"/>
  </w:num>
  <w:num w:numId="40">
    <w:abstractNumId w:val="33"/>
  </w:num>
  <w:num w:numId="41">
    <w:abstractNumId w:val="46"/>
  </w:num>
  <w:num w:numId="42">
    <w:abstractNumId w:val="68"/>
  </w:num>
  <w:num w:numId="43">
    <w:abstractNumId w:val="21"/>
  </w:num>
  <w:num w:numId="44">
    <w:abstractNumId w:val="16"/>
  </w:num>
  <w:num w:numId="45">
    <w:abstractNumId w:val="67"/>
  </w:num>
  <w:num w:numId="46">
    <w:abstractNumId w:val="58"/>
  </w:num>
  <w:num w:numId="47">
    <w:abstractNumId w:val="43"/>
  </w:num>
  <w:num w:numId="48">
    <w:abstractNumId w:val="8"/>
  </w:num>
  <w:num w:numId="49">
    <w:abstractNumId w:val="0"/>
  </w:num>
  <w:num w:numId="50">
    <w:abstractNumId w:val="56"/>
  </w:num>
  <w:num w:numId="51">
    <w:abstractNumId w:val="22"/>
  </w:num>
  <w:num w:numId="52">
    <w:abstractNumId w:val="72"/>
  </w:num>
  <w:num w:numId="53">
    <w:abstractNumId w:val="57"/>
  </w:num>
  <w:num w:numId="54">
    <w:abstractNumId w:val="47"/>
  </w:num>
  <w:num w:numId="55">
    <w:abstractNumId w:val="73"/>
  </w:num>
  <w:num w:numId="56">
    <w:abstractNumId w:val="39"/>
  </w:num>
  <w:num w:numId="57">
    <w:abstractNumId w:val="34"/>
  </w:num>
  <w:num w:numId="58">
    <w:abstractNumId w:val="52"/>
  </w:num>
  <w:num w:numId="59">
    <w:abstractNumId w:val="70"/>
  </w:num>
  <w:num w:numId="60">
    <w:abstractNumId w:val="74"/>
  </w:num>
  <w:num w:numId="61">
    <w:abstractNumId w:val="44"/>
  </w:num>
  <w:num w:numId="62">
    <w:abstractNumId w:val="69"/>
  </w:num>
  <w:num w:numId="63">
    <w:abstractNumId w:val="32"/>
  </w:num>
  <w:num w:numId="64">
    <w:abstractNumId w:val="50"/>
  </w:num>
  <w:num w:numId="65">
    <w:abstractNumId w:val="27"/>
  </w:num>
  <w:num w:numId="66">
    <w:abstractNumId w:val="17"/>
  </w:num>
  <w:num w:numId="67">
    <w:abstractNumId w:val="42"/>
  </w:num>
  <w:num w:numId="68">
    <w:abstractNumId w:val="25"/>
  </w:num>
  <w:num w:numId="69">
    <w:abstractNumId w:val="2"/>
  </w:num>
  <w:num w:numId="70">
    <w:abstractNumId w:val="10"/>
  </w:num>
  <w:num w:numId="71">
    <w:abstractNumId w:val="23"/>
  </w:num>
  <w:num w:numId="72">
    <w:abstractNumId w:val="55"/>
  </w:num>
  <w:num w:numId="73">
    <w:abstractNumId w:val="76"/>
  </w:num>
  <w:num w:numId="74">
    <w:abstractNumId w:val="64"/>
  </w:num>
  <w:num w:numId="75">
    <w:abstractNumId w:val="31"/>
  </w:num>
  <w:num w:numId="76">
    <w:abstractNumId w:val="77"/>
  </w:num>
  <w:num w:numId="77">
    <w:abstractNumId w:val="40"/>
  </w:num>
  <w:num w:numId="78">
    <w:abstractNumId w:val="38"/>
  </w:num>
  <w:numIdMacAtCleanup w:val="7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mita Salgiya">
    <w15:presenceInfo w15:providerId="Windows Live" w15:userId="4e5e558c91ea66bf"/>
  </w15:person>
  <w15:person w15:author="Arun Kaushal">
    <w15:presenceInfo w15:providerId="None" w15:userId="Arun Kaushal"/>
  </w15:person>
  <w15:person w15:author="Upadhyay , Shubham (SBICard)">
    <w15:presenceInfo w15:providerId="AD" w15:userId="S-1-5-21-1521157601-2888471106-1901687981-65808"/>
  </w15:person>
  <w15:person w15:author="Joshi, Nitin (SBICard)">
    <w15:presenceInfo w15:providerId="AD" w15:userId="S-1-5-21-1521157601-2888471106-1901687981-846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61D4B"/>
    <w:rsid w:val="0009775C"/>
    <w:rsid w:val="00122BDC"/>
    <w:rsid w:val="001535C0"/>
    <w:rsid w:val="001573BC"/>
    <w:rsid w:val="0016440F"/>
    <w:rsid w:val="0016711C"/>
    <w:rsid w:val="001C5B69"/>
    <w:rsid w:val="001F7CC7"/>
    <w:rsid w:val="00235F80"/>
    <w:rsid w:val="0029715F"/>
    <w:rsid w:val="002D38D6"/>
    <w:rsid w:val="00311B56"/>
    <w:rsid w:val="003223CC"/>
    <w:rsid w:val="0034390D"/>
    <w:rsid w:val="00345E13"/>
    <w:rsid w:val="00397E6C"/>
    <w:rsid w:val="003B1EE3"/>
    <w:rsid w:val="003C18A8"/>
    <w:rsid w:val="003D715C"/>
    <w:rsid w:val="0042325B"/>
    <w:rsid w:val="004A5805"/>
    <w:rsid w:val="00513A0B"/>
    <w:rsid w:val="005310B6"/>
    <w:rsid w:val="005643BE"/>
    <w:rsid w:val="006045BE"/>
    <w:rsid w:val="00637D0A"/>
    <w:rsid w:val="006721B0"/>
    <w:rsid w:val="00681931"/>
    <w:rsid w:val="006938F5"/>
    <w:rsid w:val="006A2631"/>
    <w:rsid w:val="006B28AE"/>
    <w:rsid w:val="007275A2"/>
    <w:rsid w:val="007550F8"/>
    <w:rsid w:val="007651D8"/>
    <w:rsid w:val="007E4AF7"/>
    <w:rsid w:val="007E6A3E"/>
    <w:rsid w:val="00812900"/>
    <w:rsid w:val="0083076E"/>
    <w:rsid w:val="00832A62"/>
    <w:rsid w:val="00854C89"/>
    <w:rsid w:val="008C31E5"/>
    <w:rsid w:val="008E4E96"/>
    <w:rsid w:val="009164D7"/>
    <w:rsid w:val="00931386"/>
    <w:rsid w:val="009A176A"/>
    <w:rsid w:val="009C0D9E"/>
    <w:rsid w:val="009D2D1C"/>
    <w:rsid w:val="00A150C5"/>
    <w:rsid w:val="00A265F4"/>
    <w:rsid w:val="00A27FC1"/>
    <w:rsid w:val="00A579B5"/>
    <w:rsid w:val="00A80E72"/>
    <w:rsid w:val="00AC2D69"/>
    <w:rsid w:val="00AF4A2A"/>
    <w:rsid w:val="00AF67E5"/>
    <w:rsid w:val="00B51EF7"/>
    <w:rsid w:val="00B74F63"/>
    <w:rsid w:val="00BA12D3"/>
    <w:rsid w:val="00BF39EB"/>
    <w:rsid w:val="00C0786A"/>
    <w:rsid w:val="00C2633D"/>
    <w:rsid w:val="00C32A1B"/>
    <w:rsid w:val="00C37A02"/>
    <w:rsid w:val="00C42307"/>
    <w:rsid w:val="00C63C91"/>
    <w:rsid w:val="00C66F71"/>
    <w:rsid w:val="00C712F6"/>
    <w:rsid w:val="00C74138"/>
    <w:rsid w:val="00C87A88"/>
    <w:rsid w:val="00CA0D52"/>
    <w:rsid w:val="00CA5965"/>
    <w:rsid w:val="00CB45CF"/>
    <w:rsid w:val="00CD511F"/>
    <w:rsid w:val="00D34CF6"/>
    <w:rsid w:val="00D41563"/>
    <w:rsid w:val="00D43BDB"/>
    <w:rsid w:val="00D95E55"/>
    <w:rsid w:val="00DB606B"/>
    <w:rsid w:val="00E07D94"/>
    <w:rsid w:val="00E56665"/>
    <w:rsid w:val="00E62FE6"/>
    <w:rsid w:val="00EC27FF"/>
    <w:rsid w:val="00F23D00"/>
    <w:rsid w:val="00F318DC"/>
    <w:rsid w:val="00F31F00"/>
    <w:rsid w:val="00F44462"/>
    <w:rsid w:val="00F7514C"/>
    <w:rsid w:val="00F9240B"/>
    <w:rsid w:val="00FB78C6"/>
    <w:rsid w:val="00FC56CE"/>
    <w:rsid w:val="03001EE1"/>
    <w:rsid w:val="0AD539CF"/>
    <w:rsid w:val="0B4385FB"/>
    <w:rsid w:val="0EE10ED9"/>
    <w:rsid w:val="10D4912C"/>
    <w:rsid w:val="23C0E663"/>
    <w:rsid w:val="27A85702"/>
    <w:rsid w:val="2DACF697"/>
    <w:rsid w:val="37365305"/>
    <w:rsid w:val="37C8BD2E"/>
    <w:rsid w:val="399DD806"/>
    <w:rsid w:val="3D0C9535"/>
    <w:rsid w:val="3F610AB5"/>
    <w:rsid w:val="42924DB5"/>
    <w:rsid w:val="438DF95B"/>
    <w:rsid w:val="47E78A82"/>
    <w:rsid w:val="51BBBD26"/>
    <w:rsid w:val="572AE6E0"/>
    <w:rsid w:val="58B2D964"/>
    <w:rsid w:val="598B619D"/>
    <w:rsid w:val="6D634B68"/>
    <w:rsid w:val="78665B13"/>
    <w:rsid w:val="7EC29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AF67E5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bicard.com/CashbackCardTnC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hyperlink" Target="https://www.sbicard.com/en/personal/credit-cards/lifestyle/sbi-card-elite.page" TargetMode="Externa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microsoft.com/office/2018/08/relationships/commentsExtensible" Target="commentsExtensible.xml" Id="rId11" /><Relationship Type="http://schemas.microsoft.com/office/2011/relationships/people" Target="people.xml" Id="rId15" /><Relationship Type="http://schemas.microsoft.com/office/2016/09/relationships/commentsIds" Target="commentsIds.xml" Id="rId10" /><Relationship Type="http://schemas.openxmlformats.org/officeDocument/2006/relationships/webSettings" Target="webSettings.xml" Id="rId4" /><Relationship Type="http://schemas.microsoft.com/office/2011/relationships/commentsExtended" Target="commentsExtended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5</revision>
  <dcterms:created xsi:type="dcterms:W3CDTF">2026-01-22T07:14:00.0000000Z</dcterms:created>
  <dcterms:modified xsi:type="dcterms:W3CDTF">2026-03-19T05:43:33.1707764Z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