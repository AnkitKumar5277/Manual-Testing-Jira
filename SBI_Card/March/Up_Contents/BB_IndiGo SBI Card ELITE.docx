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16 w16cex w16sdtdh wp14">
  <w:body>
    <w:p w:rsidRPr="00A145C8" w:rsidR="00947F57" w:rsidP="003D715C" w:rsidRDefault="00A145C8" w14:paraId="18C2BCC7" w14:textId="17CE88C1">
      <w:pPr>
        <w:jc w:val="center"/>
        <w:rPr>
          <w:ins w:author="Namita Salgiya" w:date="2026-01-17T19:20:00Z" w:id="0"/>
          <w:rStyle w:val="Hyperlink"/>
          <w:rFonts w:ascii="Sari Offc" w:hAnsi="Sari Offc"/>
          <w:b/>
          <w:bCs/>
          <w:sz w:val="24"/>
          <w:szCs w:val="24"/>
          <w:lang w:val="en-IN"/>
        </w:rPr>
      </w:pPr>
      <w:ins w:author="Namita Salgiya" w:date="2026-01-17T19:20:00Z" w:id="1"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fldChar w:fldCharType="begin"/>
        </w:r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instrText>HYPERLINK "https://www.sbicard.com/en/personal/credit-cards/travel/indigo-sbi-card-elite.page"</w:instrText>
        </w:r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fldChar w:fldCharType="separate"/>
        </w:r>
        <w:r w:rsidRPr="00A145C8" w:rsidR="00775D0A">
          <w:rPr>
            <w:rStyle w:val="Hyperlink"/>
            <w:rFonts w:ascii="Sari Offc" w:hAnsi="Sari Offc"/>
            <w:b/>
            <w:bCs/>
            <w:caps/>
            <w:sz w:val="24"/>
            <w:szCs w:val="24"/>
            <w:lang w:val="en-IN"/>
          </w:rPr>
          <w:t>IndiGo</w:t>
        </w:r>
        <w:r w:rsidRPr="00A145C8" w:rsidR="00775D0A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 SBI </w:t>
        </w:r>
        <w:r w:rsidRPr="00A145C8" w:rsidR="00775D0A">
          <w:rPr>
            <w:rStyle w:val="Hyperlink"/>
            <w:rFonts w:ascii="Sari Offc" w:hAnsi="Sari Offc"/>
            <w:b/>
            <w:bCs/>
            <w:caps/>
            <w:sz w:val="24"/>
            <w:szCs w:val="24"/>
            <w:lang w:val="en-IN"/>
          </w:rPr>
          <w:t>Card</w:t>
        </w:r>
        <w:r w:rsidRPr="00A145C8" w:rsidR="00775D0A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t xml:space="preserve"> ELITE</w:t>
        </w:r>
      </w:ins>
    </w:p>
    <w:p w:rsidRPr="0014758B" w:rsidR="00C71606" w:rsidP="003C1523" w:rsidRDefault="00A145C8" w14:paraId="7D1573FE" w14:textId="6BCF34BD">
      <w:pPr>
        <w:jc w:val="center"/>
        <w:rPr>
          <w:rFonts w:ascii="Sari Offc" w:hAnsi="Sari Offc"/>
          <w:sz w:val="24"/>
          <w:szCs w:val="24"/>
        </w:rPr>
      </w:pPr>
      <w:ins w:author="Namita Salgiya" w:date="2026-01-17T19:20:00Z" w:id="2">
        <w:r>
          <w:rPr>
            <w:rFonts w:ascii="Sari Offc" w:hAnsi="Sari Offc"/>
            <w:b/>
            <w:bCs/>
            <w:caps/>
            <w:sz w:val="24"/>
            <w:szCs w:val="24"/>
            <w:lang w:val="en-IN"/>
          </w:rPr>
          <w:fldChar w:fldCharType="end"/>
        </w:r>
      </w:ins>
      <w:r w:rsidRPr="0014758B" w:rsidR="003C1523">
        <w:rPr>
          <w:rFonts w:ascii="Sari Offc" w:hAnsi="Sari Offc"/>
          <w:sz w:val="24"/>
          <w:szCs w:val="24"/>
        </w:rPr>
        <w:t xml:space="preserve">Fly </w:t>
      </w:r>
      <w:r w:rsidRPr="0014758B" w:rsidR="0014758B">
        <w:rPr>
          <w:rFonts w:ascii="Sari Offc" w:hAnsi="Sari Offc"/>
          <w:sz w:val="24"/>
          <w:szCs w:val="24"/>
        </w:rPr>
        <w:t xml:space="preserve">More </w:t>
      </w:r>
      <w:r w:rsidRPr="0014758B" w:rsidR="003C1523">
        <w:rPr>
          <w:rFonts w:ascii="Sari Offc" w:hAnsi="Sari Offc"/>
          <w:sz w:val="24"/>
          <w:szCs w:val="24"/>
        </w:rPr>
        <w:t xml:space="preserve">to </w:t>
      </w:r>
      <w:r w:rsidRPr="0014758B" w:rsidR="0014758B">
        <w:rPr>
          <w:rFonts w:ascii="Sari Offc" w:hAnsi="Sari Offc"/>
          <w:sz w:val="24"/>
          <w:szCs w:val="24"/>
        </w:rPr>
        <w:t>Find More</w:t>
      </w:r>
    </w:p>
    <w:p w:rsidRPr="0014758B" w:rsidR="003D715C" w:rsidP="004A5805" w:rsidRDefault="003D715C" w14:paraId="55587B08" w14:textId="76CEA1C4">
      <w:pPr>
        <w:jc w:val="center"/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</w:pPr>
      <w:r w:rsidRPr="0014758B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Best For</w:t>
      </w:r>
    </w:p>
    <w:p w:rsidRPr="0014758B" w:rsidR="00D86A35" w:rsidP="00345E13" w:rsidRDefault="00D86A35" w14:paraId="100DC8A0" w14:textId="0B56D268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Reward</w:t>
      </w:r>
      <w:r w:rsidRPr="0014758B" w:rsidR="003C1523">
        <w:rPr>
          <w:rFonts w:ascii="Sari Offc" w:hAnsi="Sari Offc"/>
          <w:sz w:val="24"/>
          <w:szCs w:val="24"/>
          <w:lang w:val="en-IN"/>
        </w:rPr>
        <w:t xml:space="preserve"> Benefits</w:t>
      </w:r>
    </w:p>
    <w:p w:rsidRPr="0014758B" w:rsidR="00947F57" w:rsidP="00345E13" w:rsidRDefault="00947F57" w14:paraId="531A7630" w14:textId="0A3BE2E0">
      <w:pPr>
        <w:pStyle w:val="ListParagraph"/>
        <w:numPr>
          <w:ilvl w:val="0"/>
          <w:numId w:val="1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Milestone Benefits</w:t>
      </w:r>
    </w:p>
    <w:p w:rsidRPr="00A145C8" w:rsidR="00947F57" w:rsidP="00947F57" w:rsidRDefault="003C1523" w14:paraId="50F3FB43" w14:textId="79A7219F">
      <w:pPr>
        <w:pStyle w:val="ListParagraph"/>
        <w:numPr>
          <w:ilvl w:val="0"/>
          <w:numId w:val="1"/>
        </w:numPr>
        <w:rPr>
          <w:ins w:author="Namita Salgiya" w:date="2026-01-17T19:20:00Z" w:id="3"/>
          <w:rFonts w:ascii="Sari Offc" w:hAnsi="Sari Offc"/>
          <w:sz w:val="24"/>
          <w:szCs w:val="24"/>
          <w:rPrChange w:author="Namita Salgiya" w:date="2026-01-17T19:20:00Z" w:id="4">
            <w:rPr>
              <w:ins w:author="Namita Salgiya" w:date="2026-01-17T19:20:00Z" w:id="5"/>
              <w:rFonts w:ascii="Sari Offc" w:hAnsi="Sari Offc"/>
              <w:sz w:val="24"/>
              <w:szCs w:val="24"/>
              <w:lang w:val="en-IN"/>
            </w:rPr>
          </w:rPrChange>
        </w:rPr>
      </w:pPr>
      <w:r w:rsidRPr="0014758B">
        <w:rPr>
          <w:rFonts w:ascii="Sari Offc" w:hAnsi="Sari Offc"/>
          <w:sz w:val="24"/>
          <w:szCs w:val="24"/>
          <w:lang w:val="en-IN"/>
        </w:rPr>
        <w:t>Lounge Benefit</w:t>
      </w:r>
      <w:ins w:author="Upadhyay , Shubham (SBICard)" w:date="2026-01-07T11:15:00Z" w:id="6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</w:p>
    <w:p w:rsidRPr="00A145C8" w:rsidR="00A145C8" w:rsidRDefault="00A145C8" w14:paraId="547BBA7C" w14:textId="6929DF23">
      <w:pPr>
        <w:rPr>
          <w:rFonts w:ascii="Sari Offc" w:hAnsi="Sari Offc"/>
          <w:sz w:val="24"/>
          <w:szCs w:val="24"/>
          <w:lang w:val="en-IN"/>
          <w:rPrChange w:author="Namita Salgiya" w:date="2026-01-17T19:22:00Z" w:id="7">
            <w:rPr/>
          </w:rPrChange>
        </w:rPr>
        <w:pPrChange w:author="Namita Salgiya" w:date="2026-01-17T19:20:00Z" w:id="8">
          <w:pPr>
            <w:pStyle w:val="ListParagraph"/>
            <w:numPr>
              <w:numId w:val="1"/>
            </w:numPr>
            <w:ind w:hanging="360"/>
          </w:pPr>
        </w:pPrChange>
      </w:pPr>
      <w:ins w:author="Namita Salgiya" w:date="2026-01-17T19:22:00Z" w:id="9">
        <w:r w:rsidRPr="00A145C8">
          <w:rPr>
            <w:rFonts w:ascii="Sari Offc" w:hAnsi="Sari Offc"/>
            <w:sz w:val="24"/>
            <w:szCs w:val="24"/>
            <w:rPrChange w:author="Namita Salgiya" w:date="2026-01-17T19:22:00Z" w:id="10">
              <w:rPr/>
            </w:rPrChange>
          </w:rPr>
          <w:t xml:space="preserve">From exclusive perks to accelerated IndiGo BluChips, </w:t>
        </w:r>
        <w:r>
          <w:rPr>
            <w:rFonts w:ascii="Sari Offc" w:hAnsi="Sari Offc"/>
            <w:sz w:val="24"/>
            <w:szCs w:val="24"/>
          </w:rPr>
          <w:t>with this card, your travel isn’t just booked – it’s rewarding</w:t>
        </w:r>
      </w:ins>
    </w:p>
    <w:p w:rsidRPr="0014758B" w:rsidR="004D6419" w:rsidDel="00A145C8" w:rsidP="004D6419" w:rsidRDefault="00DB404C" w14:paraId="09570BB4" w14:textId="7CA1E018">
      <w:pPr>
        <w:rPr>
          <w:del w:author="Namita Salgiya" w:date="2026-01-17T19:20:00Z" w:id="11"/>
          <w:rFonts w:ascii="Sari Offc" w:hAnsi="Sari Offc"/>
          <w:sz w:val="24"/>
          <w:szCs w:val="24"/>
          <w:lang w:val="en-IN"/>
        </w:rPr>
      </w:pPr>
      <w:del w:author="Namita Salgiya" w:date="2026-01-17T19:20:00Z" w:id="12">
        <w:r w:rsidRPr="0014758B" w:rsidDel="00A145C8">
          <w:rPr>
            <w:rFonts w:ascii="Sari Offc" w:hAnsi="Sari Offc"/>
            <w:sz w:val="24"/>
            <w:szCs w:val="24"/>
            <w:lang w:val="en-IN" w:eastAsia="en-IN"/>
          </w:rPr>
          <w:delText xml:space="preserve">Get 5,000 IndiGo BluChips </w:delText>
        </w:r>
        <w:r w:rsidRPr="0014758B" w:rsidDel="00A145C8">
          <w:rPr>
            <w:rFonts w:ascii="Sari Offc" w:hAnsi="Sari Offc"/>
            <w:sz w:val="24"/>
            <w:szCs w:val="24"/>
            <w:lang w:eastAsia="en-IN"/>
          </w:rPr>
          <w:delText xml:space="preserve">&amp; 1 6E Eats Voucher as </w:delText>
        </w:r>
        <w:r w:rsidRPr="0014758B" w:rsidDel="00A145C8" w:rsidR="0014758B">
          <w:rPr>
            <w:rFonts w:ascii="Sari Offc" w:hAnsi="Sari Offc"/>
            <w:sz w:val="24"/>
            <w:szCs w:val="24"/>
            <w:lang w:eastAsia="en-IN"/>
          </w:rPr>
          <w:delText>Welcome Gift</w:delText>
        </w:r>
        <w:r w:rsidRPr="0014758B" w:rsidDel="00A145C8" w:rsidR="004D6419">
          <w:rPr>
            <w:rFonts w:ascii="Sari Offc" w:hAnsi="Sari Offc"/>
            <w:sz w:val="24"/>
            <w:szCs w:val="24"/>
            <w:lang w:val="en-IN" w:eastAsia="en-IN"/>
          </w:rPr>
          <w:delText xml:space="preserve">. </w:delText>
        </w:r>
        <w:r w:rsidRPr="0014758B" w:rsidDel="00A145C8">
          <w:rPr>
            <w:rFonts w:ascii="Sari Offc" w:hAnsi="Sari Offc"/>
            <w:sz w:val="24"/>
            <w:szCs w:val="24"/>
            <w:lang w:val="en-IN" w:eastAsia="en-IN"/>
          </w:rPr>
          <w:delText xml:space="preserve">Get </w:delText>
        </w:r>
        <w:r w:rsidRPr="0014758B" w:rsidDel="00A145C8">
          <w:rPr>
            <w:rFonts w:ascii="Sari Offc" w:hAnsi="Sari Offc"/>
            <w:sz w:val="24"/>
            <w:szCs w:val="24"/>
            <w:lang w:val="en-IN"/>
          </w:rPr>
          <w:delText>6,000 IndiGo Blu</w:delText>
        </w:r>
        <w:r w:rsidRPr="0014758B" w:rsidDel="00A145C8" w:rsidR="0014758B">
          <w:rPr>
            <w:rFonts w:ascii="Sari Offc" w:hAnsi="Sari Offc"/>
            <w:sz w:val="24"/>
            <w:szCs w:val="24"/>
            <w:lang w:val="en-IN"/>
          </w:rPr>
          <w:delText>C</w:delText>
        </w:r>
        <w:r w:rsidRPr="0014758B" w:rsidDel="00A145C8">
          <w:rPr>
            <w:rFonts w:ascii="Sari Offc" w:hAnsi="Sari Offc"/>
            <w:sz w:val="24"/>
            <w:szCs w:val="24"/>
            <w:lang w:val="en-IN"/>
          </w:rPr>
          <w:delText xml:space="preserve">hips on spends of Rs. 3 </w:delText>
        </w:r>
        <w:r w:rsidRPr="0014758B" w:rsidDel="00A145C8" w:rsidR="0014758B">
          <w:rPr>
            <w:rFonts w:ascii="Sari Offc" w:hAnsi="Sari Offc"/>
            <w:sz w:val="24"/>
            <w:szCs w:val="24"/>
            <w:lang w:val="en-IN"/>
          </w:rPr>
          <w:delText>l</w:delText>
        </w:r>
        <w:r w:rsidRPr="0014758B" w:rsidDel="00A145C8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16:00Z" w:id="13">
        <w:del w:author="Namita Salgiya" w:date="2026-01-17T19:20:00Z" w:id="14">
          <w:r w:rsidDel="00A145C8" w:rsidR="0014758B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20:00Z" w:id="15">
        <w:r w:rsidRPr="0014758B" w:rsidDel="00A145C8">
          <w:rPr>
            <w:rFonts w:ascii="Sari Offc" w:hAnsi="Sari Offc"/>
            <w:sz w:val="24"/>
            <w:szCs w:val="24"/>
            <w:lang w:val="en-IN"/>
          </w:rPr>
          <w:delText xml:space="preserve">, 6 </w:delText>
        </w:r>
        <w:r w:rsidRPr="0014758B" w:rsidDel="00A145C8" w:rsidR="0014758B">
          <w:rPr>
            <w:rFonts w:ascii="Sari Offc" w:hAnsi="Sari Offc"/>
            <w:sz w:val="24"/>
            <w:szCs w:val="24"/>
            <w:lang w:val="en-IN"/>
          </w:rPr>
          <w:delText>l</w:delText>
        </w:r>
        <w:r w:rsidRPr="0014758B" w:rsidDel="00A145C8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16:00Z" w:id="16">
        <w:del w:author="Namita Salgiya" w:date="2026-01-17T19:20:00Z" w:id="17">
          <w:r w:rsidDel="00A145C8" w:rsidR="0014758B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20:00Z" w:id="18">
        <w:r w:rsidRPr="0014758B" w:rsidDel="00A145C8">
          <w:rPr>
            <w:rFonts w:ascii="Sari Offc" w:hAnsi="Sari Offc"/>
            <w:sz w:val="24"/>
            <w:szCs w:val="24"/>
            <w:lang w:val="en-IN"/>
          </w:rPr>
          <w:delText xml:space="preserve"> &amp; 9 </w:delText>
        </w:r>
        <w:r w:rsidRPr="0014758B" w:rsidDel="00A145C8" w:rsidR="0014758B">
          <w:rPr>
            <w:rFonts w:ascii="Sari Offc" w:hAnsi="Sari Offc"/>
            <w:sz w:val="24"/>
            <w:szCs w:val="24"/>
            <w:lang w:val="en-IN"/>
          </w:rPr>
          <w:delText>l</w:delText>
        </w:r>
        <w:r w:rsidRPr="0014758B" w:rsidDel="00A145C8">
          <w:rPr>
            <w:rFonts w:ascii="Sari Offc" w:hAnsi="Sari Offc"/>
            <w:sz w:val="24"/>
            <w:szCs w:val="24"/>
            <w:lang w:val="en-IN"/>
          </w:rPr>
          <w:delText>akh</w:delText>
        </w:r>
      </w:del>
      <w:ins w:author="Upadhyay , Shubham (SBICard)" w:date="2026-01-07T11:16:00Z" w:id="19">
        <w:del w:author="Namita Salgiya" w:date="2026-01-17T19:20:00Z" w:id="20">
          <w:r w:rsidDel="00A145C8" w:rsidR="0014758B">
            <w:rPr>
              <w:rFonts w:ascii="Sari Offc" w:hAnsi="Sari Offc"/>
              <w:sz w:val="24"/>
              <w:szCs w:val="24"/>
              <w:lang w:val="en-IN"/>
            </w:rPr>
            <w:delText>s</w:delText>
          </w:r>
        </w:del>
      </w:ins>
      <w:del w:author="Namita Salgiya" w:date="2026-01-17T19:20:00Z" w:id="21">
        <w:r w:rsidRPr="0014758B" w:rsidDel="00A145C8">
          <w:rPr>
            <w:rFonts w:ascii="Sari Offc" w:hAnsi="Sari Offc"/>
            <w:sz w:val="24"/>
            <w:szCs w:val="24"/>
            <w:lang w:val="en-IN"/>
          </w:rPr>
          <w:delText xml:space="preserve"> each.</w:delText>
        </w:r>
      </w:del>
    </w:p>
    <w:p w:rsidRPr="0014758B" w:rsidR="00345E13" w:rsidP="004A5805" w:rsidRDefault="004C50CB" w14:paraId="011E8CF5" w14:textId="746339A8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14758B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Key</w:t>
      </w:r>
      <w:r w:rsidRPr="0014758B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BENEFITS</w:t>
      </w:r>
    </w:p>
    <w:p w:rsidRPr="00F0344D" w:rsidR="00DB404C" w:rsidDel="00F0344D" w:rsidP="00F0344D" w:rsidRDefault="00DB404C" w14:paraId="1462CBDE" w14:textId="4D3DB2C4">
      <w:pPr>
        <w:numPr>
          <w:ilvl w:val="0"/>
          <w:numId w:val="18"/>
        </w:numPr>
        <w:spacing w:after="0"/>
        <w:rPr>
          <w:del w:author="Namita Salgiya" w:date="2026-01-20T19:03:00Z" w16du:dateUtc="2026-01-20T19:03:00Z" w:id="1795384576"/>
          <w:rFonts w:ascii="Sari Offc" w:hAnsi="Sari Offc" w:eastAsia="Calibri" w:cs="Calibri"/>
          <w:sz w:val="24"/>
          <w:szCs w:val="24"/>
          <w:lang w:val="en-IN"/>
          <w:rPrChange w:author="Namita Salgiya" w:date="2026-01-20T19:03:00Z" w:id="1198175841">
            <w:rPr>
              <w:del w:author="Namita Salgiya" w:date="2026-01-20T19:03:00Z" w16du:dateUtc="2026-01-20T19:03:00Z" w:id="215321923"/>
              <w:rFonts w:ascii="Arial" w:hAnsi="Arial" w:eastAsia="Times New Roman" w:cs="Arial"/>
              <w:color w:val="333333"/>
              <w:kern w:val="0"/>
              <w:sz w:val="20"/>
              <w:szCs w:val="20"/>
              <w:lang w:val="en-IN" w:eastAsia="en-IN"/>
              <w14:ligatures w14:val="none"/>
            </w:rPr>
          </w:rPrChange>
        </w:rPr>
      </w:pPr>
      <w:r w:rsidRPr="710FC5CC" w:rsidR="00DB404C">
        <w:rPr>
          <w:rFonts w:ascii="Sari Offc" w:hAnsi="Sari Offc"/>
          <w:sz w:val="24"/>
          <w:szCs w:val="24"/>
        </w:rPr>
        <w:t xml:space="preserve">5,000 IndiGo </w:t>
      </w:r>
      <w:r w:rsidRPr="710FC5CC" w:rsidR="00DB404C">
        <w:rPr>
          <w:rFonts w:ascii="Sari Offc" w:hAnsi="Sari Offc"/>
          <w:sz w:val="24"/>
          <w:szCs w:val="24"/>
        </w:rPr>
        <w:t>BluChips</w:t>
      </w:r>
      <w:r w:rsidRPr="710FC5CC" w:rsidR="00DB404C">
        <w:rPr>
          <w:rFonts w:ascii="Sari Offc" w:hAnsi="Sari Offc"/>
          <w:sz w:val="24"/>
          <w:szCs w:val="24"/>
        </w:rPr>
        <w:t xml:space="preserve"> </w:t>
      </w:r>
      <w:r w:rsidRPr="710FC5CC" w:rsidR="00DB404C">
        <w:rPr>
          <w:rFonts w:ascii="Sari Offc" w:hAnsi="Sari Offc"/>
          <w:sz w:val="24"/>
          <w:szCs w:val="24"/>
          <w:lang w:eastAsia="en-IN"/>
        </w:rPr>
        <w:t xml:space="preserve">&amp; </w:t>
      </w:r>
      <w:del w:author="Namita Salgiya" w:date="2026-01-17T19:23:00Z" w16du:dateUtc="2026-01-17T19:23:00Z" w:id="1755257735">
        <w:r w:rsidRPr="710FC5CC" w:rsidDel="00DB404C">
          <w:rPr>
            <w:rFonts w:ascii="Sari Offc" w:hAnsi="Sari Offc"/>
            <w:sz w:val="24"/>
            <w:szCs w:val="24"/>
            <w:lang w:eastAsia="en-IN"/>
          </w:rPr>
          <w:delText xml:space="preserve">1 </w:delText>
        </w:r>
      </w:del>
      <w:r w:rsidRPr="710FC5CC" w:rsidR="00DB404C">
        <w:rPr>
          <w:rFonts w:ascii="Sari Offc" w:hAnsi="Sari Offc"/>
          <w:sz w:val="24"/>
          <w:szCs w:val="24"/>
          <w:lang w:eastAsia="en-IN"/>
        </w:rPr>
        <w:t>6E Eats Voucher</w:t>
      </w:r>
      <w:del w:author="Namita Salgiya" w:date="2026-01-17T19:23:00Z" w16du:dateUtc="2026-01-17T19:23:00Z" w:id="1075348611">
        <w:r w:rsidRPr="710FC5CC" w:rsidDel="00DB404C">
          <w:rPr>
            <w:rFonts w:ascii="Sari Offc" w:hAnsi="Sari Offc"/>
            <w:sz w:val="24"/>
            <w:szCs w:val="24"/>
            <w:lang w:eastAsia="en-IN"/>
          </w:rPr>
          <w:delText> </w:delText>
        </w:r>
        <w:r w:rsidRPr="710FC5CC" w:rsidDel="00DB404C">
          <w:rPr>
            <w:rFonts w:ascii="Sari Offc" w:hAnsi="Sari Offc"/>
            <w:sz w:val="24"/>
            <w:szCs w:val="24"/>
          </w:rPr>
          <w:delText xml:space="preserve">as </w:delText>
        </w:r>
        <w:r w:rsidRPr="710FC5CC" w:rsidDel="0014758B">
          <w:rPr>
            <w:rFonts w:ascii="Sari Offc" w:hAnsi="Sari Offc"/>
            <w:sz w:val="24"/>
            <w:szCs w:val="24"/>
          </w:rPr>
          <w:delText>Welcome Gift</w:delText>
        </w:r>
      </w:del>
      <w:ins w:author="Upadhyay , Shubham (SBICard)" w:date="2026-01-07T11:16:00Z" w16du:dateUtc="2026-01-07T11:16:00Z" w:id="1282022895">
        <w:r w:rsidRPr="710FC5CC" w:rsidR="0014758B">
          <w:rPr>
            <w:rFonts w:ascii="Sari Offc" w:hAnsi="Sari Offc"/>
            <w:sz w:val="24"/>
            <w:szCs w:val="24"/>
          </w:rPr>
          <w:t xml:space="preserve"> </w:t>
        </w:r>
      </w:ins>
    </w:p>
    <w:p w:rsidRPr="0014758B" w:rsidR="00F0344D" w:rsidP="000A5EB7" w:rsidRDefault="00F0344D" w14:paraId="100B52B5" w14:textId="77777777">
      <w:pPr>
        <w:numPr>
          <w:ilvl w:val="0"/>
          <w:numId w:val="18"/>
        </w:numPr>
        <w:spacing w:after="0"/>
        <w:rPr>
          <w:ins w:author="Namita Salgiya" w:date="2026-01-20T19:03:00Z" w:id="28"/>
          <w:rFonts w:ascii="Sari Offc" w:hAnsi="Sari Offc" w:eastAsia="Calibri" w:cs="Calibri"/>
          <w:sz w:val="24"/>
          <w:szCs w:val="24"/>
          <w:lang w:val="en-IN"/>
        </w:rPr>
      </w:pPr>
    </w:p>
    <w:p w:rsidRPr="00F0344D" w:rsidR="00DB404C" w:rsidP="710FC5CC" w:rsidRDefault="00F0344D" w14:paraId="0154A0AE" w14:textId="59A2E966">
      <w:pPr>
        <w:numPr>
          <w:ilvl w:val="0"/>
          <w:numId w:val="18"/>
        </w:numPr>
        <w:spacing w:after="0"/>
        <w:rPr>
          <w:rFonts w:ascii="Sari Offc" w:hAnsi="Sari Offc" w:eastAsia="Calibri" w:cs="Calibri"/>
          <w:kern w:val="0"/>
          <w:sz w:val="24"/>
          <w:szCs w:val="24"/>
          <w:lang w:val="en-IN"/>
          <w14:ligatures w14:val="none"/>
          <w:rPrChange w:author="Namita Salgiya" w:date="2026-01-20T19:03:00Z" w:id="261611036">
            <w:rPr/>
          </w:rPrChange>
        </w:rPr>
        <w:pPrChange w:author="Namita Salgiya" w:date="2026-01-20T19:03:00Z" w:id="30">
          <w:pPr>
            <w:pStyle w:val="ListParagraph"/>
            <w:numPr>
              <w:ilvl w:val="0"/>
              <w:numId w:val="17"/>
            </w:numPr>
            <w:tabs>
              <w:tab w:val="num" w:pos="720"/>
            </w:tabs>
            <w:ind w:hanging="360"/>
          </w:pPr>
        </w:pPrChange>
      </w:pPr>
      <w:ins w:author="Namita Salgiya" w:date="2026-01-20T19:03:00Z" w16du:dateUtc="2026-01-20T19:03:00Z" w:id="1201990739">
        <w:r w:rsidRPr="710FC5CC" w:rsidR="00F0344D">
          <w:rPr>
            <w:rFonts w:ascii="Arial" w:hAnsi="Arial" w:eastAsia="Times New Roman" w:cs="Arial"/>
            <w:color w:val="333333"/>
            <w:sz w:val="20"/>
            <w:szCs w:val="20"/>
            <w:lang w:val="en-IN" w:eastAsia="en-IN"/>
          </w:rPr>
          <w:t xml:space="preserve">6,000 IndiGo </w:t>
        </w:r>
        <w:r w:rsidRPr="710FC5CC" w:rsidR="00F0344D">
          <w:rPr>
            <w:rFonts w:ascii="Arial" w:hAnsi="Arial" w:eastAsia="Times New Roman" w:cs="Arial"/>
            <w:color w:val="333333"/>
            <w:sz w:val="20"/>
            <w:szCs w:val="20"/>
            <w:lang w:val="en-IN" w:eastAsia="en-IN"/>
          </w:rPr>
          <w:t>Bluchips</w:t>
        </w:r>
        <w:r w:rsidRPr="710FC5CC" w:rsidR="00F0344D">
          <w:rPr>
            <w:rFonts w:ascii="Arial" w:hAnsi="Arial" w:eastAsia="Times New Roman" w:cs="Arial"/>
            <w:color w:val="333333"/>
            <w:sz w:val="20"/>
            <w:szCs w:val="20"/>
            <w:lang w:val="en-IN" w:eastAsia="en-IN"/>
          </w:rPr>
          <w:t xml:space="preserve"> on spends of Rs. 3 Lakh, 6 Lakh, 9 Lakh &amp; 12 Lakh each.</w:t>
        </w:r>
        <w:r w:rsidRPr="710FC5CC" w:rsidR="00F0344D">
          <w:rPr>
            <w:rFonts w:ascii="Arial" w:hAnsi="Arial" w:eastAsia="Times New Roman" w:cs="Arial"/>
            <w:color w:val="333333"/>
            <w:sz w:val="20"/>
            <w:szCs w:val="20"/>
            <w:lang w:val="en-IN" w:eastAsia="en-IN"/>
          </w:rPr>
          <w:t xml:space="preserve"> </w:t>
        </w:r>
      </w:ins>
      <w:commentRangeStart w:id="32"/>
      <w:del w:author="Namita Salgiya" w:date="2026-01-20T19:03:00Z" w16du:dateUtc="2026-01-20T19:03:00Z" w:id="1281675"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895237697"/>
          </w:rPr>
          <w:delText>6,000 IndiGo Blu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1379482601"/>
          </w:rPr>
          <w:delText>C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1517077828"/>
          </w:rPr>
          <w:delText xml:space="preserve">hips on 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511333180"/>
          </w:rPr>
          <w:delText xml:space="preserve">Spends </w:delText>
        </w:r>
      </w:del>
      <w:commentRangeEnd w:id="32"/>
      <w:r>
        <w:rPr>
          <w:rStyle w:val="CommentReference"/>
        </w:rPr>
        <w:commentReference w:id="32"/>
      </w:r>
      <w:del w:author="Namita Salgiya" w:date="2026-01-17T19:24:00Z" w16du:dateUtc="2026-01-17T19:24:00Z" w:id="131689940"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110824626"/>
          </w:rPr>
          <w:delText xml:space="preserve">of Rs. 3 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258690162"/>
          </w:rPr>
          <w:delText>l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1673482118"/>
          </w:rPr>
          <w:delText>akh</w:delText>
        </w:r>
      </w:del>
      <w:ins w:author="Upadhyay , Shubham (SBICard)" w:date="2026-01-07T11:16:00Z" w16du:dateUtc="2026-01-07T11:16:00Z" w:id="1614455120">
        <w:del w:author="Namita Salgiya" w:date="2026-01-17T19:24:00Z" w16du:dateUtc="2026-01-17T19:24:00Z" w:id="1972980267"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1314292310"/>
            </w:rPr>
            <w:delText>s</w:delText>
          </w:r>
        </w:del>
      </w:ins>
      <w:del w:author="Namita Salgiya" w:date="2026-01-17T19:24:00Z" w16du:dateUtc="2026-01-17T19:24:00Z" w:id="1755127629"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1681229083"/>
          </w:rPr>
          <w:delText xml:space="preserve">, 6 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8121525"/>
          </w:rPr>
          <w:delText>l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2074988987"/>
          </w:rPr>
          <w:delText>akh</w:delText>
        </w:r>
      </w:del>
      <w:ins w:author="Upadhyay , Shubham (SBICard)" w:date="2026-01-07T11:16:00Z" w16du:dateUtc="2026-01-07T11:16:00Z" w:id="861585765">
        <w:del w:author="Namita Salgiya" w:date="2026-01-17T19:24:00Z" w16du:dateUtc="2026-01-17T19:24:00Z" w:id="858396606"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1736640364"/>
            </w:rPr>
            <w:delText>s</w:delText>
          </w:r>
        </w:del>
      </w:ins>
      <w:ins w:author="Kapoor, Vedika (SBICard)" w:date="2026-01-06T15:22:00Z" w16du:dateUtc="2026-01-06T15:22:00Z" w:id="452212542">
        <w:del w:author="Namita Salgiya" w:date="2026-01-17T19:24:00Z" w16du:dateUtc="2026-01-17T19:24:00Z" w:id="588922113"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674538463"/>
            </w:rPr>
            <w:delText xml:space="preserve">, 9 </w:delText>
          </w:r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1277974497"/>
            </w:rPr>
            <w:delText>l</w:delText>
          </w:r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1078122142"/>
            </w:rPr>
            <w:delText>akh</w:delText>
          </w:r>
        </w:del>
      </w:ins>
      <w:ins w:author="Upadhyay , Shubham (SBICard)" w:date="2026-01-07T11:16:00Z" w16du:dateUtc="2026-01-07T11:16:00Z" w:id="1346667487">
        <w:del w:author="Namita Salgiya" w:date="2026-01-17T19:24:00Z" w16du:dateUtc="2026-01-17T19:24:00Z" w:id="1894585227"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1787793327"/>
            </w:rPr>
            <w:delText>s</w:delText>
          </w:r>
        </w:del>
      </w:ins>
      <w:del w:author="Namita Salgiya" w:date="2026-01-17T19:24:00Z" w16du:dateUtc="2026-01-17T19:24:00Z" w:id="395919332"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611088889"/>
          </w:rPr>
          <w:delText xml:space="preserve"> &amp; </w:delText>
        </w:r>
      </w:del>
      <w:ins w:author="Kapoor, Vedika (SBICard)" w:date="2026-01-06T15:22:00Z" w16du:dateUtc="2026-01-06T15:22:00Z" w:id="1079290486">
        <w:del w:author="Namita Salgiya" w:date="2026-01-17T19:24:00Z" w16du:dateUtc="2026-01-17T19:24:00Z" w:id="2087974567"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883350796"/>
            </w:rPr>
            <w:delText>12</w:delText>
          </w:r>
        </w:del>
      </w:ins>
      <w:del w:author="Namita Salgiya" w:date="2026-01-17T19:24:00Z" w16du:dateUtc="2026-01-17T19:24:00Z" w:id="602886394"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1726085807"/>
          </w:rPr>
          <w:delText xml:space="preserve">9 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2085812746"/>
          </w:rPr>
          <w:delText>l</w:delText>
        </w:r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2035785751"/>
          </w:rPr>
          <w:delText>akh</w:delText>
        </w:r>
      </w:del>
      <w:ins w:author="Upadhyay , Shubham (SBICard)" w:date="2026-01-07T11:16:00Z" w16du:dateUtc="2026-01-07T11:16:00Z" w:id="697541416">
        <w:del w:author="Namita Salgiya" w:date="2026-01-17T19:24:00Z" w16du:dateUtc="2026-01-17T19:24:00Z" w:id="1111053122"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1099771077"/>
            </w:rPr>
            <w:delText>s</w:delText>
          </w:r>
        </w:del>
      </w:ins>
      <w:del w:author="Namita Salgiya" w:date="2026-01-17T19:24:00Z" w16du:dateUtc="2026-01-17T19:24:00Z" w:id="198730440">
        <w:r w:rsidRPr="710FC5CC" w:rsidDel="00F0344D">
          <w:rPr>
            <w:rFonts w:ascii="Sari Offc" w:hAnsi="Sari Offc"/>
            <w:sz w:val="24"/>
            <w:szCs w:val="24"/>
            <w:rPrChange w:author="Namita Salgiya" w:date="2026-01-20T19:03:00Z" w16du:dateUtc="2026-01-20T19:03:00Z" w:id="516507435"/>
          </w:rPr>
          <w:delText xml:space="preserve"> each</w:delText>
        </w:r>
      </w:del>
      <w:ins w:author="Upadhyay , Shubham (SBICard)" w:date="2026-01-07T11:16:00Z" w16du:dateUtc="2026-01-07T11:16:00Z" w:id="281457757">
        <w:del w:author="Namita Salgiya" w:date="2026-01-17T19:24:00Z" w16du:dateUtc="2026-01-17T19:24:00Z" w:id="391139701">
          <w:r w:rsidRPr="710FC5CC" w:rsidDel="00F0344D">
            <w:rPr>
              <w:rFonts w:ascii="Sari Offc" w:hAnsi="Sari Offc"/>
              <w:sz w:val="24"/>
              <w:szCs w:val="24"/>
              <w:rPrChange w:author="Namita Salgiya" w:date="2026-01-20T19:03:00Z" w16du:dateUtc="2026-01-20T19:03:00Z" w:id="245701009"/>
            </w:rPr>
            <w:delText xml:space="preserve"> </w:delText>
          </w:r>
        </w:del>
      </w:ins>
    </w:p>
    <w:p w:rsidRPr="0014758B" w:rsidR="00DB404C" w:rsidP="710FC5CC" w:rsidRDefault="00DB404C" w14:paraId="62CD8983" w14:textId="3953CC79">
      <w:pPr>
        <w:pStyle w:val="ListParagraph"/>
        <w:numPr>
          <w:ilvl w:val="0"/>
          <w:numId w:val="17"/>
        </w:numPr>
        <w:rPr>
          <w:rFonts w:ascii="Sari Offc" w:hAnsi="Sari Offc" w:eastAsia="Calibri" w:cs="Calibri"/>
          <w:sz w:val="24"/>
          <w:szCs w:val="24"/>
          <w:lang w:val="en-IN"/>
        </w:rPr>
      </w:pPr>
      <w:del w:author="Namita Salgiya" w:date="2026-01-17T19:24:00Z" w16du:dateUtc="2026-01-17T19:24:00Z" w:id="653001737">
        <w:r w:rsidRPr="710FC5CC" w:rsidDel="00DB404C">
          <w:rPr>
            <w:rFonts w:ascii="Sari Offc" w:hAnsi="Sari Offc"/>
            <w:sz w:val="24"/>
            <w:szCs w:val="24"/>
          </w:rPr>
          <w:delText xml:space="preserve">8 </w:delText>
        </w:r>
      </w:del>
      <w:r w:rsidRPr="710FC5CC" w:rsidR="0014758B">
        <w:rPr>
          <w:rFonts w:ascii="Sari Offc" w:hAnsi="Sari Offc"/>
          <w:sz w:val="24"/>
          <w:szCs w:val="24"/>
        </w:rPr>
        <w:t xml:space="preserve">Domestic </w:t>
      </w:r>
      <w:r w:rsidRPr="710FC5CC" w:rsidR="00DB404C">
        <w:rPr>
          <w:rFonts w:ascii="Sari Offc" w:hAnsi="Sari Offc"/>
          <w:sz w:val="24"/>
          <w:szCs w:val="24"/>
        </w:rPr>
        <w:t xml:space="preserve">and </w:t>
      </w:r>
      <w:del w:author="Namita Salgiya" w:date="2026-01-17T19:24:00Z" w16du:dateUtc="2026-01-17T19:24:00Z" w:id="163987130">
        <w:r w:rsidRPr="710FC5CC" w:rsidDel="00DB404C">
          <w:rPr>
            <w:rFonts w:ascii="Sari Offc" w:hAnsi="Sari Offc"/>
            <w:sz w:val="24"/>
            <w:szCs w:val="24"/>
          </w:rPr>
          <w:delText>6</w:delText>
        </w:r>
      </w:del>
      <w:ins w:author="Arun Kaushal" w:date="2026-03-03T15:41:00Z" w16du:dateUtc="2026-03-03T15:41:00Z" w:id="192056188">
        <w:r w:rsidRPr="710FC5CC" w:rsidR="00DD342B">
          <w:rPr>
            <w:rFonts w:ascii="Sari Offc" w:hAnsi="Sari Offc"/>
            <w:sz w:val="24"/>
            <w:szCs w:val="24"/>
          </w:rPr>
          <w:t>Complementary</w:t>
        </w:r>
      </w:ins>
      <w:del w:author="Namita Salgiya" w:date="2026-01-17T19:24:00Z" w16du:dateUtc="2026-01-17T19:24:00Z" w:id="1859884904">
        <w:r w:rsidRPr="710FC5CC" w:rsidDel="00DB404C">
          <w:rPr>
            <w:rFonts w:ascii="Sari Offc" w:hAnsi="Sari Offc"/>
            <w:sz w:val="24"/>
            <w:szCs w:val="24"/>
          </w:rPr>
          <w:delText xml:space="preserve"> </w:delText>
        </w:r>
      </w:del>
      <w:r w:rsidRPr="710FC5CC" w:rsidR="0014758B">
        <w:rPr>
          <w:rFonts w:ascii="Sari Offc" w:hAnsi="Sari Offc"/>
          <w:sz w:val="24"/>
          <w:szCs w:val="24"/>
        </w:rPr>
        <w:t xml:space="preserve">International Airport Lounge </w:t>
      </w:r>
      <w:r w:rsidRPr="710FC5CC" w:rsidR="005A7A53">
        <w:rPr>
          <w:rFonts w:ascii="Sari Offc" w:hAnsi="Sari Offc"/>
          <w:sz w:val="24"/>
          <w:szCs w:val="24"/>
        </w:rPr>
        <w:t xml:space="preserve">Visits </w:t>
      </w:r>
    </w:p>
    <w:p w:rsidRPr="0014758B" w:rsidR="00CD511F" w:rsidP="004A5805" w:rsidRDefault="004C50CB" w14:paraId="5970C5BD" w14:textId="739D33F4">
      <w:pPr>
        <w:jc w:val="center"/>
        <w:rPr>
          <w:rFonts w:ascii="Sari Offc" w:hAnsi="Sari Offc"/>
          <w:b/>
          <w:bCs/>
          <w:sz w:val="24"/>
          <w:szCs w:val="24"/>
          <w:u w:val="single"/>
        </w:rPr>
      </w:pPr>
      <w:r w:rsidRPr="0014758B">
        <w:rPr>
          <w:rFonts w:ascii="Sari Offc" w:hAnsi="Sari Offc"/>
          <w:b/>
          <w:bCs/>
          <w:i/>
          <w:iCs/>
          <w:sz w:val="24"/>
          <w:szCs w:val="24"/>
          <w:u w:val="single"/>
        </w:rPr>
        <w:t xml:space="preserve">Exclusive </w:t>
      </w:r>
      <w:r w:rsidRPr="0014758B">
        <w:rPr>
          <w:rFonts w:ascii="Sari Offc" w:hAnsi="Sari Offc"/>
          <w:b/>
          <w:bCs/>
          <w:sz w:val="24"/>
          <w:szCs w:val="24"/>
          <w:u w:val="single"/>
        </w:rPr>
        <w:t>PRIVILEGES</w:t>
      </w:r>
    </w:p>
    <w:p w:rsidRPr="0014758B" w:rsidR="00947F57" w:rsidP="710FC5CC" w:rsidRDefault="00947F57" w14:paraId="440B98E9" w14:textId="2D32C95E">
      <w:pPr>
        <w:rPr>
          <w:rFonts w:ascii="Sari Offc" w:hAnsi="Sari Offc" w:eastAsia="Calibri" w:cs="Calibri"/>
          <w:sz w:val="24"/>
          <w:szCs w:val="24"/>
          <w:lang w:val="en-IN"/>
        </w:rPr>
      </w:pPr>
      <w:r w:rsidRPr="710FC5CC" w:rsidR="00947F57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Welcome </w:t>
      </w:r>
      <w:r w:rsidRPr="710FC5C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Benefit</w:t>
      </w:r>
      <w:ins w:author="Upadhyay , Shubham (SBICard)" w:date="2026-01-07T11:16:00Z" w16du:dateUtc="2026-01-07T11:16:00Z" w:id="1146188602">
        <w:r w:rsidRPr="710FC5CC" w:rsidR="0014758B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s </w:t>
        </w:r>
      </w:ins>
    </w:p>
    <w:p w:rsidRPr="0014758B" w:rsidR="00B149BB" w:rsidP="00474DC1" w:rsidRDefault="00474DC1" w14:paraId="4BB03131" w14:textId="39E91466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>5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>,</w:t>
      </w:r>
      <w:r w:rsidRPr="0014758B">
        <w:rPr>
          <w:rFonts w:ascii="Sari Offc" w:hAnsi="Sari Offc"/>
          <w:sz w:val="24"/>
          <w:szCs w:val="24"/>
          <w:lang w:val="en-IN" w:eastAsia="en-IN"/>
        </w:rPr>
        <w:t>0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 xml:space="preserve">00 IndiGo BluChips </w:t>
      </w:r>
      <w:r w:rsidRPr="0014758B">
        <w:rPr>
          <w:rFonts w:ascii="Sari Offc" w:hAnsi="Sari Offc"/>
          <w:sz w:val="24"/>
          <w:szCs w:val="24"/>
          <w:lang w:eastAsia="en-IN"/>
        </w:rPr>
        <w:t>&amp; 1 6E Eats Voucher 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 xml:space="preserve">post </w:t>
      </w:r>
      <w:r w:rsidRPr="0014758B" w:rsidR="0014758B">
        <w:rPr>
          <w:rFonts w:ascii="Sari Offc" w:hAnsi="Sari Offc"/>
          <w:sz w:val="24"/>
          <w:szCs w:val="24"/>
          <w:lang w:val="en-IN" w:eastAsia="en-IN"/>
        </w:rPr>
        <w:t xml:space="preserve">Annual Fee 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>payment and first transaction</w:t>
      </w:r>
      <w:r w:rsidRPr="0014758B">
        <w:rPr>
          <w:rFonts w:ascii="Sari Offc" w:hAnsi="Sari Offc"/>
          <w:sz w:val="24"/>
          <w:szCs w:val="24"/>
          <w:lang w:val="en-IN" w:eastAsia="en-IN"/>
        </w:rPr>
        <w:t xml:space="preserve"> </w:t>
      </w:r>
      <w:r w:rsidRPr="0014758B" w:rsidR="00B149BB">
        <w:rPr>
          <w:rFonts w:ascii="Sari Offc" w:hAnsi="Sari Offc"/>
          <w:sz w:val="24"/>
          <w:szCs w:val="24"/>
          <w:lang w:val="en-IN" w:eastAsia="en-IN"/>
        </w:rPr>
        <w:t xml:space="preserve">within 60 days of 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>account opening</w:t>
      </w:r>
      <w:r w:rsidRPr="0014758B">
        <w:rPr>
          <w:rFonts w:ascii="Sari Offc" w:hAnsi="Sari Offc"/>
          <w:sz w:val="24"/>
          <w:szCs w:val="24"/>
          <w:lang w:val="en-IN" w:eastAsia="en-IN"/>
        </w:rPr>
        <w:t>.</w:t>
      </w:r>
    </w:p>
    <w:p w:rsidRPr="0014758B" w:rsidR="00474DC1" w:rsidP="00474DC1" w:rsidRDefault="00474DC1" w14:paraId="5F212F35" w14:textId="08CCDCDA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>4 6E Prime Passes on spends of Rs. 1,00,000 within 90 days of account opening.</w:t>
      </w:r>
    </w:p>
    <w:p w:rsidRPr="0014758B" w:rsidR="003C1523" w:rsidRDefault="003C1523" w14:paraId="6EC1307C" w14:textId="1B08AA6C">
      <w:pPr>
        <w:pStyle w:val="ListParagraph"/>
        <w:numPr>
          <w:ilvl w:val="0"/>
          <w:numId w:val="8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Redeem IndiGo BluChips on IndiGo App</w:t>
      </w:r>
      <w:ins w:author="Upadhyay , Shubham (SBICard)" w:date="2026-01-07T11:16:00Z" w:id="84">
        <w:r w:rsidR="0014758B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14758B">
        <w:rPr>
          <w:rFonts w:ascii="Sari Offc" w:hAnsi="Sari Offc"/>
          <w:sz w:val="24"/>
          <w:szCs w:val="24"/>
          <w:lang w:val="en-IN"/>
        </w:rPr>
        <w:t>/</w:t>
      </w:r>
      <w:ins w:author="Upadhyay , Shubham (SBICard)" w:date="2026-01-07T11:16:00Z" w:id="85">
        <w:r w:rsidR="0014758B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14758B">
        <w:rPr>
          <w:rFonts w:ascii="Sari Offc" w:hAnsi="Sari Offc"/>
          <w:sz w:val="24"/>
          <w:szCs w:val="24"/>
          <w:lang w:val="en-IN"/>
        </w:rPr>
        <w:t>Website</w:t>
      </w:r>
    </w:p>
    <w:p w:rsidRPr="0014758B" w:rsidR="003C1523" w:rsidP="003C1523" w:rsidRDefault="003C1523" w14:paraId="198DC140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Renewal Benefits</w:t>
      </w:r>
    </w:p>
    <w:p w:rsidRPr="0014758B" w:rsidR="00474DC1" w:rsidP="00474DC1" w:rsidRDefault="00474DC1" w14:paraId="6292475F" w14:textId="0025ADCF">
      <w:pPr>
        <w:pStyle w:val="ListParagraph"/>
        <w:numPr>
          <w:ilvl w:val="0"/>
          <w:numId w:val="14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 xml:space="preserve">5,000 IndiGo BluChips &amp; 1 6E Eats Voucher post </w:t>
      </w:r>
      <w:r w:rsidRPr="0014758B" w:rsidR="0014758B">
        <w:rPr>
          <w:rFonts w:ascii="Sari Offc" w:hAnsi="Sari Offc"/>
          <w:sz w:val="24"/>
          <w:szCs w:val="24"/>
          <w:lang w:val="en-IN" w:eastAsia="en-IN"/>
        </w:rPr>
        <w:t xml:space="preserve">Annual Fee </w:t>
      </w:r>
      <w:r w:rsidRPr="0014758B">
        <w:rPr>
          <w:rFonts w:ascii="Sari Offc" w:hAnsi="Sari Offc"/>
          <w:sz w:val="24"/>
          <w:szCs w:val="24"/>
          <w:lang w:val="en-IN" w:eastAsia="en-IN"/>
        </w:rPr>
        <w:t>payment</w:t>
      </w:r>
      <w:ins w:author="Kapoor, Vedika (SBICard)" w:date="2026-01-06T15:21:00Z" w:id="86">
        <w:r w:rsidRPr="0014758B" w:rsidR="007869AB">
          <w:rPr>
            <w:rFonts w:ascii="Sari Offc" w:hAnsi="Sari Offc"/>
            <w:sz w:val="24"/>
            <w:szCs w:val="24"/>
            <w:lang w:val="en-IN" w:eastAsia="en-IN"/>
          </w:rPr>
          <w:t xml:space="preserve"> and first transaction within 60 days of account </w:t>
        </w:r>
      </w:ins>
      <w:ins w:author="Kapoor, Vedika (SBICard)" w:date="2026-01-06T15:22:00Z" w:id="87">
        <w:r w:rsidRPr="0014758B" w:rsidR="007869AB">
          <w:rPr>
            <w:rFonts w:ascii="Sari Offc" w:hAnsi="Sari Offc"/>
            <w:sz w:val="24"/>
            <w:szCs w:val="24"/>
            <w:lang w:val="en-IN" w:eastAsia="en-IN"/>
          </w:rPr>
          <w:t>opening</w:t>
        </w:r>
      </w:ins>
      <w:r w:rsidRPr="0014758B">
        <w:rPr>
          <w:rFonts w:ascii="Sari Offc" w:hAnsi="Sari Offc"/>
          <w:sz w:val="24"/>
          <w:szCs w:val="24"/>
          <w:lang w:val="en-IN" w:eastAsia="en-IN"/>
        </w:rPr>
        <w:t>.</w:t>
      </w:r>
    </w:p>
    <w:p w:rsidRPr="0014758B" w:rsidR="003C1523" w:rsidRDefault="003C1523" w14:paraId="7B59F5F5" w14:textId="11834F50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Redeem IndiGo BluChips on IndiGo App</w:t>
      </w:r>
      <w:ins w:author="Upadhyay , Shubham (SBICard)" w:date="2026-01-07T11:17:00Z" w:id="88">
        <w:r w:rsidR="0014758B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14758B">
        <w:rPr>
          <w:rFonts w:ascii="Sari Offc" w:hAnsi="Sari Offc"/>
          <w:sz w:val="24"/>
          <w:szCs w:val="24"/>
          <w:lang w:val="en-IN"/>
        </w:rPr>
        <w:t>/</w:t>
      </w:r>
      <w:ins w:author="Upadhyay , Shubham (SBICard)" w:date="2026-01-07T11:17:00Z" w:id="89">
        <w:r w:rsidR="0014758B">
          <w:rPr>
            <w:rFonts w:ascii="Sari Offc" w:hAnsi="Sari Offc"/>
            <w:sz w:val="24"/>
            <w:szCs w:val="24"/>
            <w:lang w:val="en-IN"/>
          </w:rPr>
          <w:t xml:space="preserve"> </w:t>
        </w:r>
      </w:ins>
      <w:r w:rsidRPr="0014758B">
        <w:rPr>
          <w:rFonts w:ascii="Sari Offc" w:hAnsi="Sari Offc"/>
          <w:sz w:val="24"/>
          <w:szCs w:val="24"/>
          <w:lang w:val="en-IN"/>
        </w:rPr>
        <w:t>Website</w:t>
      </w:r>
    </w:p>
    <w:p w:rsidRPr="0014758B" w:rsidR="004D6419" w:rsidP="710FC5CC" w:rsidRDefault="004D6419" w14:paraId="532D79A6" w14:textId="5C64A01D">
      <w:pPr>
        <w:rPr>
          <w:rFonts w:ascii="Sari Offc" w:hAnsi="Sari Offc" w:eastAsia="Calibri" w:cs="Calibri"/>
          <w:color w:val="881798"/>
          <w:sz w:val="24"/>
          <w:szCs w:val="24"/>
          <w:lang w:val="en-IN"/>
        </w:rPr>
      </w:pPr>
      <w:r w:rsidRPr="710FC5CC" w:rsidR="004D6419">
        <w:rPr>
          <w:rFonts w:ascii="Sari Offc" w:hAnsi="Sari Offc"/>
          <w:b w:val="1"/>
          <w:bCs w:val="1"/>
          <w:sz w:val="24"/>
          <w:szCs w:val="24"/>
          <w:lang w:val="en-IN"/>
        </w:rPr>
        <w:t>Reward Benefit</w:t>
      </w:r>
      <w:ins w:author="Upadhyay , Shubham (SBICard)" w:date="2026-01-07T11:17:00Z" w16du:dateUtc="2026-01-07T11:17:00Z" w:id="857529387">
        <w:r w:rsidRPr="710FC5CC" w:rsidR="0014758B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s </w:t>
        </w:r>
      </w:ins>
    </w:p>
    <w:p w:rsidRPr="0014758B" w:rsidR="003C1523" w:rsidRDefault="00474DC1" w14:paraId="7712FD21" w14:textId="06A489E5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>7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 xml:space="preserve"> IndiGo BluChips on Rs. 100 spent on IndiGo App and Web</w:t>
      </w:r>
    </w:p>
    <w:p w:rsidRPr="0014758B" w:rsidR="003C1523" w:rsidRDefault="00474DC1" w14:paraId="2E85D293" w14:textId="4218D8A6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 xml:space="preserve">3 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>IndiGo BluChips on Rs. 100 spent on Hotel</w:t>
      </w:r>
      <w:ins w:author="Upadhyay , Shubham (SBICard)" w:date="2026-01-07T11:17:00Z" w:id="91">
        <w:r w:rsidR="0014758B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14758B" w:rsidR="003C1523">
        <w:rPr>
          <w:rFonts w:ascii="Sari Offc" w:hAnsi="Sari Offc"/>
          <w:sz w:val="24"/>
          <w:szCs w:val="24"/>
          <w:lang w:val="en-IN" w:eastAsia="en-IN"/>
        </w:rPr>
        <w:t>/</w:t>
      </w:r>
      <w:ins w:author="Upadhyay , Shubham (SBICard)" w:date="2026-01-07T11:17:00Z" w:id="92">
        <w:r w:rsidR="0014758B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r w:rsidRPr="0014758B" w:rsidR="003C1523">
        <w:rPr>
          <w:rFonts w:ascii="Sari Offc" w:hAnsi="Sari Offc"/>
          <w:sz w:val="24"/>
          <w:szCs w:val="24"/>
          <w:lang w:val="en-IN" w:eastAsia="en-IN"/>
        </w:rPr>
        <w:t>Lodging and Travel MCCs.</w:t>
      </w:r>
    </w:p>
    <w:p w:rsidRPr="0014758B" w:rsidR="003C1523" w:rsidRDefault="00474DC1" w14:paraId="194DC8C5" w14:textId="5A1B6806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>2</w:t>
      </w:r>
      <w:r w:rsidRPr="0014758B" w:rsidR="003C1523">
        <w:rPr>
          <w:rFonts w:ascii="Sari Offc" w:hAnsi="Sari Offc"/>
          <w:sz w:val="24"/>
          <w:szCs w:val="24"/>
          <w:lang w:val="en-IN" w:eastAsia="en-IN"/>
        </w:rPr>
        <w:t xml:space="preserve"> IndiGo BluChips on Rs. 100 spent all other spends </w:t>
      </w:r>
      <w:r w:rsidRPr="0014758B" w:rsidR="003C1523">
        <w:rPr>
          <w:rFonts w:ascii="Sari Offc" w:hAnsi="Sari Offc"/>
          <w:sz w:val="24"/>
          <w:szCs w:val="24"/>
          <w:lang w:eastAsia="en-IN"/>
        </w:rPr>
        <w:t>(excluding - Utility, Govt Transactions, Rental, Fuel, Gaming, Cross</w:t>
      </w:r>
      <w:ins w:author="Upadhyay , Shubham (SBICard)" w:date="2026-01-07T11:17:00Z" w:id="93">
        <w:r w:rsidR="0014758B">
          <w:rPr>
            <w:rFonts w:ascii="Sari Offc" w:hAnsi="Sari Offc"/>
            <w:sz w:val="24"/>
            <w:szCs w:val="24"/>
            <w:lang w:eastAsia="en-IN"/>
          </w:rPr>
          <w:t>-S</w:t>
        </w:r>
      </w:ins>
      <w:r w:rsidRPr="0014758B" w:rsidR="003C1523">
        <w:rPr>
          <w:rFonts w:ascii="Sari Offc" w:hAnsi="Sari Offc"/>
          <w:sz w:val="24"/>
          <w:szCs w:val="24"/>
          <w:lang w:eastAsia="en-IN"/>
        </w:rPr>
        <w:t xml:space="preserve">ell and </w:t>
      </w:r>
      <w:r w:rsidRPr="0014758B" w:rsidR="0014758B">
        <w:rPr>
          <w:rFonts w:ascii="Sari Offc" w:hAnsi="Sari Offc"/>
          <w:sz w:val="24"/>
          <w:szCs w:val="24"/>
          <w:lang w:eastAsia="en-IN"/>
        </w:rPr>
        <w:t xml:space="preserve">Insurance </w:t>
      </w:r>
      <w:r w:rsidRPr="0014758B" w:rsidR="003C1523">
        <w:rPr>
          <w:rFonts w:ascii="Sari Offc" w:hAnsi="Sari Offc"/>
          <w:sz w:val="24"/>
          <w:szCs w:val="24"/>
          <w:lang w:eastAsia="en-IN"/>
        </w:rPr>
        <w:t>MCCs)</w:t>
      </w:r>
    </w:p>
    <w:p w:rsidRPr="0014758B" w:rsidR="006657A1" w:rsidP="710FC5CC" w:rsidRDefault="006657A1" w14:paraId="20F6C685" w14:textId="15370506">
      <w:pPr>
        <w:rPr>
          <w:rFonts w:ascii="Sari Offc" w:hAnsi="Sari Offc" w:eastAsia="Calibri" w:cs="Calibri"/>
          <w:sz w:val="24"/>
          <w:szCs w:val="24"/>
          <w:lang w:val="en-IN"/>
        </w:rPr>
      </w:pPr>
      <w:r w:rsidRPr="710FC5CC" w:rsidR="006657A1">
        <w:rPr>
          <w:rFonts w:ascii="Sari Offc" w:hAnsi="Sari Offc"/>
          <w:b w:val="1"/>
          <w:bCs w:val="1"/>
          <w:sz w:val="24"/>
          <w:szCs w:val="24"/>
          <w:lang w:val="en-IN"/>
        </w:rPr>
        <w:t>Milestone Benefits</w:t>
      </w:r>
      <w:ins w:author="Upadhyay , Shubham (SBICard)" w:date="2026-01-07T11:17:00Z" w16du:dateUtc="2026-01-07T11:17:00Z" w:id="297331823">
        <w:r w:rsidRPr="710FC5CC" w:rsidR="0014758B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14758B" w:rsidR="003C1523" w:rsidRDefault="00474DC1" w14:paraId="64932713" w14:textId="219AA28A">
      <w:pPr>
        <w:numPr>
          <w:ilvl w:val="0"/>
          <w:numId w:val="10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6</w:t>
      </w:r>
      <w:r w:rsidRPr="0014758B" w:rsidR="003C1523">
        <w:rPr>
          <w:rFonts w:ascii="Sari Offc" w:hAnsi="Sari Offc"/>
          <w:sz w:val="24"/>
          <w:szCs w:val="24"/>
          <w:lang w:val="en-IN"/>
        </w:rPr>
        <w:t>,</w:t>
      </w:r>
      <w:r w:rsidRPr="0014758B">
        <w:rPr>
          <w:rFonts w:ascii="Sari Offc" w:hAnsi="Sari Offc"/>
          <w:sz w:val="24"/>
          <w:szCs w:val="24"/>
          <w:lang w:val="en-IN"/>
        </w:rPr>
        <w:t>0</w:t>
      </w:r>
      <w:r w:rsidRPr="0014758B" w:rsidR="003C1523">
        <w:rPr>
          <w:rFonts w:ascii="Sari Offc" w:hAnsi="Sari Offc"/>
          <w:sz w:val="24"/>
          <w:szCs w:val="24"/>
          <w:lang w:val="en-IN"/>
        </w:rPr>
        <w:t>00 IndiGo Blu</w:t>
      </w:r>
      <w:r w:rsidRPr="0014758B" w:rsidR="0014758B">
        <w:rPr>
          <w:rFonts w:ascii="Sari Offc" w:hAnsi="Sari Offc"/>
          <w:sz w:val="24"/>
          <w:szCs w:val="24"/>
          <w:lang w:val="en-IN"/>
        </w:rPr>
        <w:t>C</w:t>
      </w:r>
      <w:r w:rsidRPr="0014758B" w:rsidR="003C1523">
        <w:rPr>
          <w:rFonts w:ascii="Sari Offc" w:hAnsi="Sari Offc"/>
          <w:sz w:val="24"/>
          <w:szCs w:val="24"/>
          <w:lang w:val="en-IN"/>
        </w:rPr>
        <w:t xml:space="preserve">hips on spends of Rs. </w:t>
      </w:r>
      <w:r w:rsidRPr="0014758B">
        <w:rPr>
          <w:rFonts w:ascii="Sari Offc" w:hAnsi="Sari Offc"/>
          <w:sz w:val="24"/>
          <w:szCs w:val="24"/>
          <w:lang w:val="en-IN"/>
        </w:rPr>
        <w:t>3</w:t>
      </w:r>
      <w:r w:rsidRPr="0014758B" w:rsidR="003C1523">
        <w:rPr>
          <w:rFonts w:ascii="Sari Offc" w:hAnsi="Sari Offc"/>
          <w:sz w:val="24"/>
          <w:szCs w:val="24"/>
          <w:lang w:val="en-IN"/>
        </w:rPr>
        <w:t xml:space="preserve"> </w:t>
      </w:r>
      <w:r w:rsidRPr="0014758B" w:rsidR="0014758B">
        <w:rPr>
          <w:rFonts w:ascii="Sari Offc" w:hAnsi="Sari Offc"/>
          <w:sz w:val="24"/>
          <w:szCs w:val="24"/>
          <w:lang w:val="en-IN"/>
        </w:rPr>
        <w:t>lakh</w:t>
      </w:r>
      <w:ins w:author="Upadhyay , Shubham (SBICard)" w:date="2026-01-07T11:17:00Z" w:id="95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14758B" w:rsidR="003C1523">
        <w:rPr>
          <w:rFonts w:ascii="Sari Offc" w:hAnsi="Sari Offc"/>
          <w:sz w:val="24"/>
          <w:szCs w:val="24"/>
          <w:lang w:val="en-IN"/>
        </w:rPr>
        <w:t xml:space="preserve">, </w:t>
      </w:r>
      <w:r w:rsidRPr="0014758B">
        <w:rPr>
          <w:rFonts w:ascii="Sari Offc" w:hAnsi="Sari Offc"/>
          <w:sz w:val="24"/>
          <w:szCs w:val="24"/>
          <w:lang w:val="en-IN"/>
        </w:rPr>
        <w:t>6</w:t>
      </w:r>
      <w:r w:rsidRPr="0014758B" w:rsidR="003C1523">
        <w:rPr>
          <w:rFonts w:ascii="Sari Offc" w:hAnsi="Sari Offc"/>
          <w:sz w:val="24"/>
          <w:szCs w:val="24"/>
          <w:lang w:val="en-IN"/>
        </w:rPr>
        <w:t xml:space="preserve"> </w:t>
      </w:r>
      <w:r w:rsidRPr="0014758B" w:rsidR="0014758B">
        <w:rPr>
          <w:rFonts w:ascii="Sari Offc" w:hAnsi="Sari Offc"/>
          <w:sz w:val="24"/>
          <w:szCs w:val="24"/>
          <w:lang w:val="en-IN"/>
        </w:rPr>
        <w:t>lakh</w:t>
      </w:r>
      <w:ins w:author="Upadhyay , Shubham (SBICard)" w:date="2026-01-07T11:17:00Z" w:id="96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ins w:author="Kapoor, Vedika (SBICard)" w:date="2026-01-06T15:22:00Z" w:id="97">
        <w:r w:rsidRPr="0014758B" w:rsidR="007869AB">
          <w:rPr>
            <w:rFonts w:ascii="Sari Offc" w:hAnsi="Sari Offc"/>
            <w:sz w:val="24"/>
            <w:szCs w:val="24"/>
            <w:lang w:val="en-IN"/>
          </w:rPr>
          <w:t xml:space="preserve">, 9 </w:t>
        </w:r>
        <w:r w:rsidRPr="0014758B" w:rsidR="0014758B">
          <w:rPr>
            <w:rFonts w:ascii="Sari Offc" w:hAnsi="Sari Offc"/>
            <w:sz w:val="24"/>
            <w:szCs w:val="24"/>
            <w:lang w:val="en-IN"/>
          </w:rPr>
          <w:t>lakh</w:t>
        </w:r>
      </w:ins>
      <w:ins w:author="Upadhyay , Shubham (SBICard)" w:date="2026-01-07T11:17:00Z" w:id="98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14758B" w:rsidR="0014758B">
        <w:rPr>
          <w:rFonts w:ascii="Sari Offc" w:hAnsi="Sari Offc"/>
          <w:sz w:val="24"/>
          <w:szCs w:val="24"/>
          <w:lang w:val="en-IN"/>
        </w:rPr>
        <w:t xml:space="preserve"> </w:t>
      </w:r>
      <w:r w:rsidRPr="0014758B" w:rsidR="003C1523">
        <w:rPr>
          <w:rFonts w:ascii="Sari Offc" w:hAnsi="Sari Offc"/>
          <w:sz w:val="24"/>
          <w:szCs w:val="24"/>
          <w:lang w:val="en-IN"/>
        </w:rPr>
        <w:t xml:space="preserve">&amp; </w:t>
      </w:r>
      <w:ins w:author="Kapoor, Vedika (SBICard)" w:date="2026-01-06T15:22:00Z" w:id="99">
        <w:r w:rsidRPr="0014758B" w:rsidR="007869AB">
          <w:rPr>
            <w:rFonts w:ascii="Sari Offc" w:hAnsi="Sari Offc"/>
            <w:sz w:val="24"/>
            <w:szCs w:val="24"/>
            <w:lang w:val="en-IN"/>
          </w:rPr>
          <w:t>12</w:t>
        </w:r>
      </w:ins>
      <w:del w:author="Kapoor, Vedika (SBICard)" w:date="2026-01-06T15:22:00Z" w:id="100">
        <w:r w:rsidRPr="0014758B" w:rsidDel="007869AB">
          <w:rPr>
            <w:rFonts w:ascii="Sari Offc" w:hAnsi="Sari Offc"/>
            <w:sz w:val="24"/>
            <w:szCs w:val="24"/>
            <w:lang w:val="en-IN"/>
          </w:rPr>
          <w:delText>9</w:delText>
        </w:r>
      </w:del>
      <w:r w:rsidRPr="0014758B" w:rsidR="003C1523">
        <w:rPr>
          <w:rFonts w:ascii="Sari Offc" w:hAnsi="Sari Offc"/>
          <w:sz w:val="24"/>
          <w:szCs w:val="24"/>
          <w:lang w:val="en-IN"/>
        </w:rPr>
        <w:t xml:space="preserve"> </w:t>
      </w:r>
      <w:r w:rsidRPr="0014758B" w:rsidR="0014758B">
        <w:rPr>
          <w:rFonts w:ascii="Sari Offc" w:hAnsi="Sari Offc"/>
          <w:sz w:val="24"/>
          <w:szCs w:val="24"/>
          <w:lang w:val="en-IN"/>
        </w:rPr>
        <w:t>lakh</w:t>
      </w:r>
      <w:ins w:author="Upadhyay , Shubham (SBICard)" w:date="2026-01-07T11:17:00Z" w:id="101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14758B" w:rsidR="0014758B">
        <w:rPr>
          <w:rFonts w:ascii="Sari Offc" w:hAnsi="Sari Offc"/>
          <w:sz w:val="24"/>
          <w:szCs w:val="24"/>
          <w:lang w:val="en-IN"/>
        </w:rPr>
        <w:t xml:space="preserve"> </w:t>
      </w:r>
      <w:r w:rsidRPr="0014758B" w:rsidR="003C1523">
        <w:rPr>
          <w:rFonts w:ascii="Sari Offc" w:hAnsi="Sari Offc"/>
          <w:sz w:val="24"/>
          <w:szCs w:val="24"/>
          <w:lang w:val="en-IN"/>
        </w:rPr>
        <w:t>each.</w:t>
      </w:r>
    </w:p>
    <w:p w:rsidRPr="0014758B" w:rsidR="002C53AE" w:rsidP="710FC5CC" w:rsidRDefault="002C53AE" w14:paraId="291C224A" w14:textId="0D133820">
      <w:pPr>
        <w:rPr>
          <w:rFonts w:ascii="Sari Offc" w:hAnsi="Sari Offc" w:eastAsia="Calibri" w:cs="Calibri"/>
          <w:sz w:val="24"/>
          <w:szCs w:val="24"/>
          <w:lang w:val="en-IN"/>
        </w:rPr>
      </w:pPr>
      <w:r w:rsidRPr="710FC5CC" w:rsidR="002C53AE">
        <w:rPr>
          <w:rFonts w:ascii="Sari Offc" w:hAnsi="Sari Offc"/>
          <w:b w:val="1"/>
          <w:bCs w:val="1"/>
          <w:sz w:val="24"/>
          <w:szCs w:val="24"/>
          <w:lang w:val="en-IN"/>
        </w:rPr>
        <w:t xml:space="preserve">Domestic </w:t>
      </w:r>
      <w:r w:rsidRPr="710FC5C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Lounge Benefit</w:t>
      </w:r>
      <w:ins w:author="Upadhyay , Shubham (SBICard)" w:date="2026-01-07T11:17:00Z" w16du:dateUtc="2026-01-07T11:17:00Z" w:id="699920690">
        <w:r w:rsidRPr="710FC5CC" w:rsidR="0014758B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14758B" w:rsidR="002C53AE" w:rsidRDefault="00474DC1" w14:paraId="53D190BA" w14:textId="587BFFA7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8</w:t>
      </w:r>
      <w:r w:rsidRPr="0014758B" w:rsidR="002C53AE">
        <w:rPr>
          <w:rFonts w:ascii="Sari Offc" w:hAnsi="Sari Offc"/>
          <w:sz w:val="24"/>
          <w:szCs w:val="24"/>
          <w:lang w:val="en-IN"/>
        </w:rPr>
        <w:t xml:space="preserve"> complimentary </w:t>
      </w:r>
      <w:r w:rsidRPr="0014758B" w:rsidR="0014758B">
        <w:rPr>
          <w:rFonts w:ascii="Sari Offc" w:hAnsi="Sari Offc"/>
          <w:sz w:val="24"/>
          <w:szCs w:val="24"/>
          <w:lang w:val="en-IN"/>
        </w:rPr>
        <w:t xml:space="preserve">Domestic Airport Lounge </w:t>
      </w:r>
      <w:r w:rsidRPr="0014758B" w:rsidR="002C53AE">
        <w:rPr>
          <w:rFonts w:ascii="Sari Offc" w:hAnsi="Sari Offc"/>
          <w:sz w:val="24"/>
          <w:szCs w:val="24"/>
          <w:lang w:val="en-IN"/>
        </w:rPr>
        <w:t xml:space="preserve">visits </w:t>
      </w:r>
      <w:r w:rsidRPr="0014758B" w:rsidR="003C1523">
        <w:rPr>
          <w:rFonts w:ascii="Sari Offc" w:hAnsi="Sari Offc"/>
          <w:sz w:val="24"/>
          <w:szCs w:val="24"/>
          <w:lang w:val="en-IN"/>
        </w:rPr>
        <w:t>in a year</w:t>
      </w:r>
      <w:r w:rsidRPr="0014758B" w:rsidR="002C53AE">
        <w:rPr>
          <w:rFonts w:ascii="Sari Offc" w:hAnsi="Sari Offc"/>
          <w:sz w:val="24"/>
          <w:szCs w:val="24"/>
          <w:lang w:val="en-IN"/>
        </w:rPr>
        <w:t xml:space="preserve"> </w:t>
      </w:r>
      <w:r w:rsidRPr="0014758B" w:rsidR="002C53AE">
        <w:rPr>
          <w:rFonts w:ascii="Sari Offc" w:hAnsi="Sari Offc"/>
          <w:sz w:val="24"/>
          <w:szCs w:val="24"/>
        </w:rPr>
        <w:t xml:space="preserve">(max. </w:t>
      </w:r>
      <w:r w:rsidRPr="0014758B">
        <w:rPr>
          <w:rFonts w:ascii="Sari Offc" w:hAnsi="Sari Offc"/>
          <w:sz w:val="24"/>
          <w:szCs w:val="24"/>
        </w:rPr>
        <w:t>2</w:t>
      </w:r>
      <w:r w:rsidRPr="0014758B" w:rsidR="002C53AE">
        <w:rPr>
          <w:rFonts w:ascii="Sari Offc" w:hAnsi="Sari Offc"/>
          <w:sz w:val="24"/>
          <w:szCs w:val="24"/>
        </w:rPr>
        <w:t xml:space="preserve"> per quarter)</w:t>
      </w:r>
      <w:r w:rsidRPr="0014758B" w:rsidR="004D6419">
        <w:rPr>
          <w:rFonts w:ascii="Sari Offc" w:hAnsi="Sari Offc"/>
          <w:sz w:val="24"/>
          <w:szCs w:val="24"/>
        </w:rPr>
        <w:t xml:space="preserve"> on </w:t>
      </w:r>
      <w:r w:rsidRPr="0014758B" w:rsidR="004D6419">
        <w:rPr>
          <w:rFonts w:ascii="Sari Offc" w:hAnsi="Sari Offc"/>
          <w:sz w:val="24"/>
          <w:szCs w:val="24"/>
          <w:lang w:val="en-IN" w:eastAsia="en-IN"/>
        </w:rPr>
        <w:t xml:space="preserve">spends of Rs. </w:t>
      </w:r>
      <w:r w:rsidRPr="0014758B">
        <w:rPr>
          <w:rFonts w:ascii="Sari Offc" w:hAnsi="Sari Offc"/>
          <w:sz w:val="24"/>
          <w:szCs w:val="24"/>
          <w:lang w:val="en-IN" w:eastAsia="en-IN"/>
        </w:rPr>
        <w:t>1</w:t>
      </w:r>
      <w:ins w:author="Upadhyay , Shubham (SBICard)" w:date="2026-01-07T11:18:00Z" w:id="103">
        <w:r w:rsidR="0014758B">
          <w:rPr>
            <w:rFonts w:ascii="Sari Offc" w:hAnsi="Sari Offc"/>
            <w:sz w:val="24"/>
            <w:szCs w:val="24"/>
            <w:lang w:val="en-IN" w:eastAsia="en-IN"/>
          </w:rPr>
          <w:t>,</w:t>
        </w:r>
      </w:ins>
      <w:r w:rsidRPr="0014758B">
        <w:rPr>
          <w:rFonts w:ascii="Sari Offc" w:hAnsi="Sari Offc"/>
          <w:sz w:val="24"/>
          <w:szCs w:val="24"/>
          <w:lang w:val="en-IN" w:eastAsia="en-IN"/>
        </w:rPr>
        <w:t>0</w:t>
      </w:r>
      <w:r w:rsidRPr="0014758B" w:rsidR="004D6419">
        <w:rPr>
          <w:rFonts w:ascii="Sari Offc" w:hAnsi="Sari Offc"/>
          <w:sz w:val="24"/>
          <w:szCs w:val="24"/>
          <w:lang w:val="en-IN" w:eastAsia="en-IN"/>
        </w:rPr>
        <w:t>0,000 in the last quarter</w:t>
      </w:r>
    </w:p>
    <w:p w:rsidRPr="0014758B" w:rsidR="00B23A1E" w:rsidRDefault="00A67187" w14:paraId="593B727E" w14:textId="58518418">
      <w:pPr>
        <w:pStyle w:val="ListParagraph"/>
        <w:numPr>
          <w:ilvl w:val="0"/>
          <w:numId w:val="2"/>
        </w:numPr>
        <w:rPr>
          <w:rFonts w:ascii="Sari Offc" w:hAnsi="Sari Offc"/>
          <w:sz w:val="24"/>
          <w:szCs w:val="24"/>
        </w:rPr>
      </w:pPr>
      <w:hyperlink w:tgtFrame="_blank" w:history="1" r:id="rId16">
        <w:r w:rsidRPr="0014758B" w:rsidR="00B23A1E">
          <w:rPr>
            <w:rStyle w:val="Hyperlink"/>
            <w:rFonts w:ascii="Sari Offc" w:hAnsi="Sari Offc"/>
            <w:sz w:val="24"/>
            <w:szCs w:val="24"/>
          </w:rPr>
          <w:t>Click here</w:t>
        </w:r>
      </w:hyperlink>
      <w:r w:rsidRPr="0014758B" w:rsidR="00B23A1E">
        <w:rPr>
          <w:rFonts w:ascii="Sari Offc" w:hAnsi="Sari Offc"/>
          <w:sz w:val="24"/>
          <w:szCs w:val="24"/>
        </w:rPr>
        <w:t xml:space="preserve"> to know about participating domestic lounges</w:t>
      </w:r>
    </w:p>
    <w:p w:rsidRPr="0014758B" w:rsidR="00474DC1" w:rsidP="710FC5CC" w:rsidRDefault="00474DC1" w14:paraId="2E5502AA" w14:textId="2FF7F077">
      <w:pPr>
        <w:rPr>
          <w:rFonts w:ascii="Sari Offc" w:hAnsi="Sari Offc" w:eastAsia="Calibri" w:cs="Calibri"/>
          <w:sz w:val="24"/>
          <w:szCs w:val="24"/>
          <w:lang w:val="en-IN"/>
        </w:rPr>
      </w:pPr>
      <w:r w:rsidRPr="710FC5CC" w:rsidR="00474DC1">
        <w:rPr>
          <w:rFonts w:ascii="Sari Offc" w:hAnsi="Sari Offc"/>
          <w:b w:val="1"/>
          <w:bCs w:val="1"/>
          <w:sz w:val="24"/>
          <w:szCs w:val="24"/>
          <w:lang w:val="en-IN"/>
        </w:rPr>
        <w:t>International Lounge Benefit</w:t>
      </w:r>
      <w:ins w:author="Upadhyay , Shubham (SBICard)" w:date="2026-01-07T11:18:00Z" w16du:dateUtc="2026-01-07T11:18:00Z" w:id="836964851">
        <w:r w:rsidRPr="710FC5CC" w:rsidR="0014758B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14758B" w:rsidR="00474DC1" w:rsidP="00474DC1" w:rsidRDefault="00474DC1" w14:paraId="30DC8EEB" w14:textId="552D882A">
      <w:pPr>
        <w:numPr>
          <w:ilvl w:val="0"/>
          <w:numId w:val="15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 xml:space="preserve">6 complimentary </w:t>
      </w:r>
      <w:r w:rsidRPr="0014758B" w:rsidR="0014758B">
        <w:rPr>
          <w:rFonts w:ascii="Sari Offc" w:hAnsi="Sari Offc"/>
          <w:sz w:val="24"/>
          <w:szCs w:val="24"/>
          <w:lang w:val="en-IN"/>
        </w:rPr>
        <w:t xml:space="preserve">International Lounge visits </w:t>
      </w:r>
      <w:r w:rsidRPr="0014758B">
        <w:rPr>
          <w:rFonts w:ascii="Sari Offc" w:hAnsi="Sari Offc"/>
          <w:sz w:val="24"/>
          <w:szCs w:val="24"/>
          <w:lang w:val="en-IN"/>
        </w:rPr>
        <w:t xml:space="preserve">in a year </w:t>
      </w:r>
      <w:r w:rsidRPr="0014758B">
        <w:rPr>
          <w:rFonts w:ascii="Sari Offc" w:hAnsi="Sari Offc"/>
          <w:sz w:val="24"/>
          <w:szCs w:val="24"/>
        </w:rPr>
        <w:t xml:space="preserve">(max. 2 per quarter) </w:t>
      </w:r>
    </w:p>
    <w:p w:rsidRPr="0014758B" w:rsidR="003C1523" w:rsidP="710FC5CC" w:rsidRDefault="003C1523" w14:paraId="501692A8" w14:textId="14EBD3B8">
      <w:pPr>
        <w:spacing w:before="240"/>
        <w:rPr>
          <w:rFonts w:ascii="Sari Offc" w:hAnsi="Sari Offc" w:eastAsia="Calibri" w:cs="Calibri"/>
          <w:sz w:val="24"/>
          <w:szCs w:val="24"/>
          <w:lang w:val="en-IN"/>
        </w:rPr>
      </w:pPr>
      <w:r w:rsidRPr="710FC5CC" w:rsidR="003C1523">
        <w:rPr>
          <w:rFonts w:ascii="Sari Offc" w:hAnsi="Sari Offc"/>
          <w:b w:val="1"/>
          <w:bCs w:val="1"/>
          <w:sz w:val="24"/>
          <w:szCs w:val="24"/>
          <w:lang w:val="en-IN"/>
        </w:rPr>
        <w:t>Fuel Surcharge Waiver</w:t>
      </w:r>
      <w:ins w:author="Upadhyay , Shubham (SBICard)" w:date="2026-01-07T11:18:00Z" w16du:dateUtc="2026-01-07T11:18:00Z" w:id="853780786">
        <w:r w:rsidRPr="710FC5CC" w:rsidR="0014758B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14758B" w:rsidR="003C1523" w:rsidRDefault="003C1523" w14:paraId="0D051345" w14:textId="77777777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Enjoy a 1% fuel surcharge waiver on every transaction between Rs. 500 and Rs. 4,000 at all petrol pumps across India.</w:t>
      </w:r>
    </w:p>
    <w:p w:rsidRPr="0014758B" w:rsidR="003C1523" w:rsidRDefault="003C1523" w14:paraId="16C1088C" w14:textId="732A99E0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 xml:space="preserve">Maximum waiver of Rs. </w:t>
      </w:r>
      <w:r w:rsidRPr="0014758B" w:rsidR="00474DC1">
        <w:rPr>
          <w:rFonts w:ascii="Sari Offc" w:hAnsi="Sari Offc"/>
          <w:sz w:val="24"/>
          <w:szCs w:val="24"/>
          <w:lang w:val="en-IN"/>
        </w:rPr>
        <w:t>4</w:t>
      </w:r>
      <w:r w:rsidRPr="0014758B">
        <w:rPr>
          <w:rFonts w:ascii="Sari Offc" w:hAnsi="Sari Offc"/>
          <w:sz w:val="24"/>
          <w:szCs w:val="24"/>
          <w:lang w:val="en-IN"/>
        </w:rPr>
        <w:t>00 per statement cycle, per credit card account.</w:t>
      </w:r>
    </w:p>
    <w:p w:rsidRPr="0014758B" w:rsidR="003B107B" w:rsidP="710FC5CC" w:rsidRDefault="003B107B" w14:paraId="06060594" w14:textId="5B3EE4B4">
      <w:pPr>
        <w:spacing w:after="0"/>
        <w:rPr>
          <w:rFonts w:ascii="Sari Offc" w:hAnsi="Sari Offc" w:eastAsia="Calibri" w:cs="Calibri"/>
          <w:sz w:val="24"/>
          <w:szCs w:val="24"/>
          <w:lang w:val="en-IN"/>
        </w:rPr>
      </w:pPr>
      <w:r w:rsidRPr="710FC5CC" w:rsidR="003B107B">
        <w:rPr>
          <w:rFonts w:ascii="Sari Offc" w:hAnsi="Sari Offc"/>
          <w:b w:val="1"/>
          <w:bCs w:val="1"/>
          <w:sz w:val="24"/>
          <w:szCs w:val="24"/>
          <w:lang w:val="en-IN"/>
        </w:rPr>
        <w:t>Insurance</w:t>
      </w:r>
      <w:ins w:author="Upadhyay , Shubham (SBICard)" w:date="2026-01-07T11:18:00Z" w16du:dateUtc="2026-01-07T11:18:00Z" w:id="1909383711">
        <w:r w:rsidRPr="710FC5CC" w:rsidR="0014758B">
          <w:rPr>
            <w:rFonts w:ascii="Sari Offc" w:hAnsi="Sari Offc"/>
            <w:b w:val="1"/>
            <w:bCs w:val="1"/>
            <w:sz w:val="24"/>
            <w:szCs w:val="24"/>
            <w:lang w:val="en-IN"/>
          </w:rPr>
          <w:t xml:space="preserve"> </w:t>
        </w:r>
      </w:ins>
    </w:p>
    <w:p w:rsidRPr="0014758B" w:rsidR="003B107B" w:rsidP="003B107B" w:rsidRDefault="003B107B" w14:paraId="3010C4D3" w14:textId="50374F0C">
      <w:pPr>
        <w:numPr>
          <w:ilvl w:val="0"/>
          <w:numId w:val="16"/>
        </w:numPr>
        <w:spacing w:after="0"/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4 free flight cancellations per year, each up to Rs. 3,000</w:t>
      </w:r>
    </w:p>
    <w:p w:rsidRPr="0014758B" w:rsidR="003B107B" w:rsidP="003B107B" w:rsidRDefault="003B107B" w14:paraId="0E5BA620" w14:textId="29F93CA7">
      <w:pPr>
        <w:numPr>
          <w:ilvl w:val="0"/>
          <w:numId w:val="16"/>
        </w:numPr>
        <w:spacing w:after="0"/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 xml:space="preserve">Lost </w:t>
      </w:r>
      <w:r w:rsidRPr="0014758B" w:rsidR="0014758B">
        <w:rPr>
          <w:rFonts w:ascii="Sari Offc" w:hAnsi="Sari Offc"/>
          <w:sz w:val="24"/>
          <w:szCs w:val="24"/>
          <w:lang w:val="en-IN"/>
        </w:rPr>
        <w:t xml:space="preserve">card liability </w:t>
      </w:r>
      <w:r w:rsidRPr="0014758B">
        <w:rPr>
          <w:rFonts w:ascii="Sari Offc" w:hAnsi="Sari Offc"/>
          <w:sz w:val="24"/>
          <w:szCs w:val="24"/>
          <w:lang w:val="en-IN"/>
        </w:rPr>
        <w:t xml:space="preserve">cover </w:t>
      </w:r>
      <w:ins w:author="Upadhyay , Shubham (SBICard)" w:date="2026-01-07T11:18:00Z" w:id="107">
        <w:r w:rsidR="0014758B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r w:rsidRPr="0014758B">
        <w:rPr>
          <w:rFonts w:ascii="Sari Offc" w:hAnsi="Sari Offc"/>
          <w:sz w:val="24"/>
          <w:szCs w:val="24"/>
          <w:lang w:val="en-IN"/>
        </w:rPr>
        <w:t xml:space="preserve">up to Rs. 1 </w:t>
      </w:r>
      <w:r w:rsidRPr="0014758B" w:rsidR="0014758B">
        <w:rPr>
          <w:rFonts w:ascii="Sari Offc" w:hAnsi="Sari Offc"/>
          <w:sz w:val="24"/>
          <w:szCs w:val="24"/>
          <w:lang w:val="en-IN"/>
        </w:rPr>
        <w:t>lakh</w:t>
      </w:r>
    </w:p>
    <w:p w:rsidRPr="0014758B" w:rsidR="003B107B" w:rsidP="003B107B" w:rsidRDefault="003B107B" w14:paraId="6D00DA70" w14:textId="3DE95BDC">
      <w:pPr>
        <w:numPr>
          <w:ilvl w:val="0"/>
          <w:numId w:val="16"/>
        </w:numPr>
        <w:spacing w:after="0"/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 xml:space="preserve">Lost </w:t>
      </w:r>
      <w:r w:rsidRPr="0014758B" w:rsidR="005A7A53">
        <w:rPr>
          <w:rFonts w:ascii="Sari Offc" w:hAnsi="Sari Offc"/>
          <w:sz w:val="24"/>
          <w:szCs w:val="24"/>
          <w:lang w:val="en-IN"/>
        </w:rPr>
        <w:t xml:space="preserve">baggage </w:t>
      </w:r>
      <w:r w:rsidRPr="0014758B">
        <w:rPr>
          <w:rFonts w:ascii="Sari Offc" w:hAnsi="Sari Offc"/>
          <w:sz w:val="24"/>
          <w:szCs w:val="24"/>
          <w:lang w:val="en-IN"/>
        </w:rPr>
        <w:t xml:space="preserve">cover </w:t>
      </w:r>
      <w:ins w:author="Upadhyay , Shubham (SBICard)" w:date="2026-01-07T11:18:00Z" w:id="108">
        <w:r w:rsidR="0014758B">
          <w:rPr>
            <w:rFonts w:ascii="Sari Offc" w:hAnsi="Sari Offc"/>
            <w:sz w:val="24"/>
            <w:szCs w:val="24"/>
            <w:lang w:val="en-IN"/>
          </w:rPr>
          <w:t xml:space="preserve">of </w:t>
        </w:r>
      </w:ins>
      <w:r w:rsidRPr="0014758B">
        <w:rPr>
          <w:rFonts w:ascii="Sari Offc" w:hAnsi="Sari Offc"/>
          <w:sz w:val="24"/>
          <w:szCs w:val="24"/>
          <w:lang w:val="en-IN"/>
        </w:rPr>
        <w:t>up to Rs. 75,000</w:t>
      </w:r>
    </w:p>
    <w:p w:rsidRPr="0014758B" w:rsidR="003C1523" w:rsidP="003C1523" w:rsidRDefault="003C1523" w14:paraId="37A500A5" w14:textId="77777777">
      <w:pPr>
        <w:spacing w:after="0"/>
        <w:rPr>
          <w:rFonts w:ascii="Sari Offc" w:hAnsi="Sari Offc"/>
          <w:sz w:val="24"/>
          <w:szCs w:val="24"/>
          <w:lang w:val="en-IN"/>
        </w:rPr>
      </w:pPr>
    </w:p>
    <w:p w:rsidRPr="0014758B" w:rsidR="00DC2CA4" w:rsidP="00DC2CA4" w:rsidRDefault="00A67187" w14:paraId="1346349D" w14:textId="77777777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hyperlink w:history="1" r:id="rId20">
        <w:r w:rsidRPr="0014758B" w:rsidR="00E56665">
          <w:rPr>
            <w:rStyle w:val="Hyperlink"/>
            <w:rFonts w:ascii="Sari Offc" w:hAnsi="Sari Offc"/>
            <w:b/>
            <w:bCs/>
            <w:sz w:val="24"/>
            <w:szCs w:val="24"/>
            <w:lang w:val="en-IN"/>
          </w:rPr>
          <w:br/>
        </w:r>
      </w:hyperlink>
      <w:r w:rsidRPr="0014758B" w:rsidR="00DC2CA4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Explore</w:t>
      </w:r>
      <w:r w:rsidRPr="0014758B" w:rsidR="00DC2CA4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REWARDS</w:t>
      </w:r>
    </w:p>
    <w:p w:rsidRPr="0014758B" w:rsidR="00474DC1" w:rsidP="00474DC1" w:rsidRDefault="00474DC1" w14:paraId="7B267254" w14:textId="12FB538C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Reward Benefit</w:t>
      </w:r>
      <w:ins w:author="Upadhyay , Shubham (SBICard)" w:date="2026-01-07T11:19:00Z" w:id="109">
        <w:r w:rsidR="0014758B">
          <w:rPr>
            <w:rFonts w:ascii="Sari Offc" w:hAnsi="Sari Offc"/>
            <w:b/>
            <w:bCs/>
            <w:sz w:val="24"/>
            <w:szCs w:val="24"/>
            <w:lang w:val="en-IN"/>
          </w:rPr>
          <w:t>s</w:t>
        </w:r>
      </w:ins>
    </w:p>
    <w:p w:rsidRPr="0014758B" w:rsidR="00474DC1" w:rsidP="00474DC1" w:rsidRDefault="00474DC1" w14:paraId="0CFCE8D2" w14:textId="77777777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>7 IndiGo BluChips on Rs. 100 spent on IndiGo App and Web</w:t>
      </w:r>
    </w:p>
    <w:p w:rsidRPr="0014758B" w:rsidR="00474DC1" w:rsidP="00474DC1" w:rsidRDefault="00474DC1" w14:paraId="5D7C6DC5" w14:textId="4821B6F1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>3 IndiGo BluChips on Rs. 100 spent on Hotel</w:t>
      </w:r>
      <w:ins w:author="Upadhyay , Shubham (SBICard)" w:date="2026-01-07T11:19:00Z" w:id="110">
        <w:r w:rsidR="0014758B"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  <w:del w:author="Namita Salgiya" w:date="2026-01-17T19:24:00Z" w:id="111">
        <w:r w:rsidRPr="0014758B" w:rsidDel="00A145C8">
          <w:rPr>
            <w:rFonts w:ascii="Sari Offc" w:hAnsi="Sari Offc"/>
            <w:sz w:val="24"/>
            <w:szCs w:val="24"/>
            <w:lang w:val="en-IN" w:eastAsia="en-IN"/>
          </w:rPr>
          <w:delText>/</w:delText>
        </w:r>
      </w:del>
      <w:ins w:author="Upadhyay , Shubham (SBICard)" w:date="2026-01-07T11:19:00Z" w:id="112">
        <w:del w:author="Namita Salgiya" w:date="2026-01-17T19:24:00Z" w:id="113">
          <w:r w:rsidDel="00A145C8" w:rsidR="0014758B">
            <w:rPr>
              <w:rFonts w:ascii="Sari Offc" w:hAnsi="Sari Offc"/>
              <w:sz w:val="24"/>
              <w:szCs w:val="24"/>
              <w:lang w:val="en-IN" w:eastAsia="en-IN"/>
            </w:rPr>
            <w:delText xml:space="preserve"> </w:delText>
          </w:r>
        </w:del>
      </w:ins>
      <w:del w:author="Namita Salgiya" w:date="2026-01-17T19:24:00Z" w:id="114">
        <w:r w:rsidRPr="0014758B" w:rsidDel="00A145C8">
          <w:rPr>
            <w:rFonts w:ascii="Sari Offc" w:hAnsi="Sari Offc"/>
            <w:sz w:val="24"/>
            <w:szCs w:val="24"/>
            <w:lang w:val="en-IN" w:eastAsia="en-IN"/>
          </w:rPr>
          <w:delText xml:space="preserve">Lodging </w:delText>
        </w:r>
      </w:del>
      <w:r w:rsidRPr="0014758B">
        <w:rPr>
          <w:rFonts w:ascii="Sari Offc" w:hAnsi="Sari Offc"/>
          <w:sz w:val="24"/>
          <w:szCs w:val="24"/>
          <w:lang w:val="en-IN" w:eastAsia="en-IN"/>
        </w:rPr>
        <w:t xml:space="preserve">and Travel </w:t>
      </w:r>
      <w:del w:author="Namita Salgiya" w:date="2026-01-17T19:24:00Z" w:id="115">
        <w:r w:rsidRPr="0014758B" w:rsidDel="00A145C8">
          <w:rPr>
            <w:rFonts w:ascii="Sari Offc" w:hAnsi="Sari Offc"/>
            <w:sz w:val="24"/>
            <w:szCs w:val="24"/>
            <w:lang w:val="en-IN" w:eastAsia="en-IN"/>
          </w:rPr>
          <w:delText>MCCs</w:delText>
        </w:r>
      </w:del>
      <w:ins w:author="Namita Salgiya" w:date="2026-01-17T19:24:00Z" w:id="116">
        <w:r w:rsidR="00A145C8">
          <w:rPr>
            <w:rFonts w:ascii="Sari Offc" w:hAnsi="Sari Offc"/>
            <w:sz w:val="24"/>
            <w:szCs w:val="24"/>
            <w:lang w:val="en-IN" w:eastAsia="en-IN"/>
          </w:rPr>
          <w:t>bookings</w:t>
        </w:r>
      </w:ins>
      <w:del w:author="Namita Salgiya" w:date="2026-01-17T19:24:00Z" w:id="117">
        <w:r w:rsidRPr="0014758B" w:rsidDel="00A145C8">
          <w:rPr>
            <w:rFonts w:ascii="Sari Offc" w:hAnsi="Sari Offc"/>
            <w:sz w:val="24"/>
            <w:szCs w:val="24"/>
            <w:lang w:val="en-IN" w:eastAsia="en-IN"/>
          </w:rPr>
          <w:delText>.</w:delText>
        </w:r>
      </w:del>
    </w:p>
    <w:p w:rsidRPr="00073064" w:rsidR="00474DC1" w:rsidP="00474DC1" w:rsidRDefault="00474DC1" w14:paraId="098C023A" w14:textId="7588DB79">
      <w:pPr>
        <w:pStyle w:val="ListParagraph"/>
        <w:numPr>
          <w:ilvl w:val="0"/>
          <w:numId w:val="9"/>
        </w:numPr>
        <w:rPr>
          <w:ins w:author="Arun Kaushal" w:date="2026-03-03T15:43:00Z" w:id="118"/>
          <w:rFonts w:ascii="Sari Offc" w:hAnsi="Sari Offc"/>
          <w:sz w:val="24"/>
          <w:szCs w:val="24"/>
          <w:lang w:val="en-IN" w:eastAsia="en-IN"/>
          <w:rPrChange w:author="Arun Kaushal" w:date="2026-03-03T15:43:00Z" w:id="119">
            <w:rPr>
              <w:ins w:author="Arun Kaushal" w:date="2026-03-03T15:43:00Z" w:id="120"/>
              <w:rFonts w:ascii="Sari Offc" w:hAnsi="Sari Offc"/>
              <w:sz w:val="24"/>
              <w:szCs w:val="24"/>
              <w:lang w:eastAsia="en-IN"/>
            </w:rPr>
          </w:rPrChange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 xml:space="preserve">2 IndiGo BluChips on Rs. 100 spent </w:t>
      </w:r>
      <w:ins w:author="Upadhyay , Shubham (SBICard)" w:date="2026-01-20T12:48:00Z" w:id="121">
        <w:r w:rsidR="005A7A53">
          <w:rPr>
            <w:rFonts w:ascii="Sari Offc" w:hAnsi="Sari Offc"/>
            <w:sz w:val="24"/>
            <w:szCs w:val="24"/>
            <w:lang w:val="en-IN" w:eastAsia="en-IN"/>
          </w:rPr>
          <w:t xml:space="preserve">on </w:t>
        </w:r>
      </w:ins>
      <w:r w:rsidRPr="0014758B">
        <w:rPr>
          <w:rFonts w:ascii="Sari Offc" w:hAnsi="Sari Offc"/>
          <w:sz w:val="24"/>
          <w:szCs w:val="24"/>
          <w:lang w:val="en-IN" w:eastAsia="en-IN"/>
        </w:rPr>
        <w:t>all other</w:t>
      </w:r>
      <w:ins w:author="Namita Salgiya" w:date="2026-01-17T19:24:00Z" w:id="122">
        <w:del w:author="Upadhyay , Shubham (SBICard)" w:date="2026-01-20T12:48:00Z" w:id="123">
          <w:r w:rsidDel="005A7A53" w:rsidR="00A145C8">
            <w:rPr>
              <w:rFonts w:ascii="Sari Offc" w:hAnsi="Sari Offc"/>
              <w:sz w:val="24"/>
              <w:szCs w:val="24"/>
              <w:lang w:val="en-IN" w:eastAsia="en-IN"/>
            </w:rPr>
            <w:delText>s</w:delText>
          </w:r>
        </w:del>
      </w:ins>
      <w:ins w:author="Upadhyay , Shubham (SBICard)" w:date="2026-01-20T12:48:00Z" w:id="124">
        <w:r w:rsidR="005A7A53">
          <w:rPr>
            <w:rFonts w:ascii="Sari Offc" w:hAnsi="Sari Offc"/>
            <w:sz w:val="24"/>
            <w:szCs w:val="24"/>
            <w:lang w:val="en-IN" w:eastAsia="en-IN"/>
          </w:rPr>
          <w:t xml:space="preserve"> categories </w:t>
        </w:r>
      </w:ins>
      <w:del w:author="Namita Salgiya" w:date="2026-01-17T19:24:00Z" w:id="125">
        <w:r w:rsidRPr="0014758B" w:rsidDel="00A145C8">
          <w:rPr>
            <w:rFonts w:ascii="Sari Offc" w:hAnsi="Sari Offc"/>
            <w:sz w:val="24"/>
            <w:szCs w:val="24"/>
            <w:lang w:val="en-IN" w:eastAsia="en-IN"/>
          </w:rPr>
          <w:delText xml:space="preserve"> spends </w:delText>
        </w:r>
        <w:r w:rsidRPr="0014758B" w:rsidDel="00A145C8">
          <w:rPr>
            <w:rFonts w:ascii="Sari Offc" w:hAnsi="Sari Offc"/>
            <w:sz w:val="24"/>
            <w:szCs w:val="24"/>
            <w:lang w:eastAsia="en-IN"/>
          </w:rPr>
          <w:delText>(excluding - Utility, Govt Transactions, Rental, Fuel, Gaming, Cross</w:delText>
        </w:r>
      </w:del>
      <w:ins w:author="Upadhyay , Shubham (SBICard)" w:date="2026-01-07T11:19:00Z" w:id="126">
        <w:del w:author="Namita Salgiya" w:date="2026-01-17T19:24:00Z" w:id="127">
          <w:r w:rsidDel="00A145C8" w:rsidR="0014758B">
            <w:rPr>
              <w:rFonts w:ascii="Sari Offc" w:hAnsi="Sari Offc"/>
              <w:sz w:val="24"/>
              <w:szCs w:val="24"/>
              <w:lang w:eastAsia="en-IN"/>
            </w:rPr>
            <w:delText>-S</w:delText>
          </w:r>
        </w:del>
      </w:ins>
      <w:del w:author="Namita Salgiya" w:date="2026-01-17T19:24:00Z" w:id="128">
        <w:r w:rsidRPr="0014758B" w:rsidDel="00A145C8">
          <w:rPr>
            <w:rFonts w:ascii="Sari Offc" w:hAnsi="Sari Offc"/>
            <w:sz w:val="24"/>
            <w:szCs w:val="24"/>
            <w:lang w:eastAsia="en-IN"/>
          </w:rPr>
          <w:delText xml:space="preserve">ell and </w:delText>
        </w:r>
        <w:r w:rsidRPr="0014758B" w:rsidDel="00A145C8" w:rsidR="0014758B">
          <w:rPr>
            <w:rFonts w:ascii="Sari Offc" w:hAnsi="Sari Offc"/>
            <w:sz w:val="24"/>
            <w:szCs w:val="24"/>
            <w:lang w:eastAsia="en-IN"/>
          </w:rPr>
          <w:delText xml:space="preserve">Insurance </w:delText>
        </w:r>
        <w:r w:rsidRPr="0014758B" w:rsidDel="00A145C8">
          <w:rPr>
            <w:rFonts w:ascii="Sari Offc" w:hAnsi="Sari Offc"/>
            <w:sz w:val="24"/>
            <w:szCs w:val="24"/>
            <w:lang w:eastAsia="en-IN"/>
          </w:rPr>
          <w:delText>MCCs)</w:delText>
        </w:r>
      </w:del>
    </w:p>
    <w:p w:rsidRPr="00A67187" w:rsidR="00073064" w:rsidP="00A67187" w:rsidRDefault="00073064" w14:paraId="4A2D8DF0" w14:textId="19985C66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rFonts w:ascii="Sari Offc" w:hAnsi="Sari Offc" w:eastAsia="Times New Roman"/>
          <w:color w:val="595959"/>
          <w:lang w:val="en-US"/>
          <w:rPrChange w:author="Arun Kaushal" w:date="2026-03-03T15:43:00Z" w:id="129">
            <w:rPr>
              <w:lang w:val="en-IN" w:eastAsia="en-IN"/>
            </w:rPr>
          </w:rPrChange>
        </w:rPr>
        <w:pPrChange w:author="Arun Kaushal" w:date="2026-03-03T15:43:00Z" w:id="130">
          <w:pPr>
            <w:pStyle w:val="ListParagraph"/>
            <w:numPr>
              <w:numId w:val="9"/>
            </w:numPr>
            <w:tabs>
              <w:tab w:val="num" w:pos="720"/>
            </w:tabs>
            <w:ind w:hanging="360"/>
          </w:pPr>
        </w:pPrChange>
      </w:pPr>
      <w:ins w:author="Arun Kaushal" w:date="2026-03-03T15:43:00Z" w:id="131">
        <w:r>
          <w:rPr>
            <w:rFonts w:ascii="Sari Offc" w:hAnsi="Sari Offc" w:eastAsia="Times New Roman"/>
            <w:color w:val="595959"/>
            <w:lang w:val="en-US"/>
          </w:rPr>
          <w:t>IndiGo Bluchips will be auto-credited to the card holder’s IndiGo BluChip Account on every statement cycle.</w:t>
        </w:r>
      </w:ins>
    </w:p>
    <w:p w:rsidRPr="0014758B" w:rsidR="00474DC1" w:rsidP="00474DC1" w:rsidRDefault="00474DC1" w14:paraId="5B3E0E8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Milestone Benefits</w:t>
      </w:r>
    </w:p>
    <w:p w:rsidRPr="0014758B" w:rsidR="00474DC1" w:rsidP="00474DC1" w:rsidRDefault="00474DC1" w14:paraId="76BF8E34" w14:textId="15CC282A">
      <w:pPr>
        <w:numPr>
          <w:ilvl w:val="0"/>
          <w:numId w:val="10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6,000 IndiGo Blu</w:t>
      </w:r>
      <w:r w:rsidRPr="0014758B" w:rsidR="0014758B">
        <w:rPr>
          <w:rFonts w:ascii="Sari Offc" w:hAnsi="Sari Offc"/>
          <w:sz w:val="24"/>
          <w:szCs w:val="24"/>
          <w:lang w:val="en-IN"/>
        </w:rPr>
        <w:t>C</w:t>
      </w:r>
      <w:r w:rsidRPr="0014758B">
        <w:rPr>
          <w:rFonts w:ascii="Sari Offc" w:hAnsi="Sari Offc"/>
          <w:sz w:val="24"/>
          <w:szCs w:val="24"/>
          <w:lang w:val="en-IN"/>
        </w:rPr>
        <w:t xml:space="preserve">hips on spends of Rs. 3 </w:t>
      </w:r>
      <w:r w:rsidRPr="0014758B" w:rsidR="0014758B">
        <w:rPr>
          <w:rFonts w:ascii="Sari Offc" w:hAnsi="Sari Offc"/>
          <w:sz w:val="24"/>
          <w:szCs w:val="24"/>
          <w:lang w:val="en-IN"/>
        </w:rPr>
        <w:t>lakh</w:t>
      </w:r>
      <w:ins w:author="Upadhyay , Shubham (SBICard)" w:date="2026-01-07T11:19:00Z" w:id="132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14758B" w:rsidR="0014758B">
        <w:rPr>
          <w:rFonts w:ascii="Sari Offc" w:hAnsi="Sari Offc"/>
          <w:sz w:val="24"/>
          <w:szCs w:val="24"/>
          <w:lang w:val="en-IN"/>
        </w:rPr>
        <w:t>, 6 lakh</w:t>
      </w:r>
      <w:ins w:author="Upadhyay , Shubham (SBICard)" w:date="2026-01-07T11:19:00Z" w:id="133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ins w:author="Kapoor, Vedika (SBICard)" w:date="2026-01-06T15:23:00Z" w:id="134">
        <w:r w:rsidRPr="0014758B" w:rsidR="0014758B">
          <w:rPr>
            <w:rFonts w:ascii="Sari Offc" w:hAnsi="Sari Offc"/>
            <w:sz w:val="24"/>
            <w:szCs w:val="24"/>
            <w:lang w:val="en-IN"/>
          </w:rPr>
          <w:t>, 9 lakh</w:t>
        </w:r>
      </w:ins>
      <w:ins w:author="Upadhyay , Shubham (SBICard)" w:date="2026-01-07T11:19:00Z" w:id="135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14758B" w:rsidR="0014758B">
        <w:rPr>
          <w:rFonts w:ascii="Sari Offc" w:hAnsi="Sari Offc"/>
          <w:sz w:val="24"/>
          <w:szCs w:val="24"/>
          <w:lang w:val="en-IN"/>
        </w:rPr>
        <w:t xml:space="preserve"> &amp; </w:t>
      </w:r>
      <w:ins w:author="Kapoor, Vedika (SBICard)" w:date="2026-01-06T15:23:00Z" w:id="136">
        <w:r w:rsidRPr="0014758B" w:rsidR="0014758B">
          <w:rPr>
            <w:rFonts w:ascii="Sari Offc" w:hAnsi="Sari Offc"/>
            <w:sz w:val="24"/>
            <w:szCs w:val="24"/>
            <w:lang w:val="en-IN"/>
          </w:rPr>
          <w:t>12</w:t>
        </w:r>
      </w:ins>
      <w:del w:author="Kapoor, Vedika (SBICard)" w:date="2026-01-06T15:23:00Z" w:id="137">
        <w:r w:rsidRPr="0014758B" w:rsidDel="007869AB" w:rsidR="0014758B">
          <w:rPr>
            <w:rFonts w:ascii="Sari Offc" w:hAnsi="Sari Offc"/>
            <w:sz w:val="24"/>
            <w:szCs w:val="24"/>
            <w:lang w:val="en-IN"/>
          </w:rPr>
          <w:delText>9</w:delText>
        </w:r>
      </w:del>
      <w:r w:rsidRPr="0014758B" w:rsidR="0014758B">
        <w:rPr>
          <w:rFonts w:ascii="Sari Offc" w:hAnsi="Sari Offc"/>
          <w:sz w:val="24"/>
          <w:szCs w:val="24"/>
          <w:lang w:val="en-IN"/>
        </w:rPr>
        <w:t xml:space="preserve"> lakh</w:t>
      </w:r>
      <w:ins w:author="Upadhyay , Shubham (SBICard)" w:date="2026-01-07T11:19:00Z" w:id="138">
        <w:r w:rsidR="0014758B">
          <w:rPr>
            <w:rFonts w:ascii="Sari Offc" w:hAnsi="Sari Offc"/>
            <w:sz w:val="24"/>
            <w:szCs w:val="24"/>
            <w:lang w:val="en-IN"/>
          </w:rPr>
          <w:t>s</w:t>
        </w:r>
      </w:ins>
      <w:r w:rsidRPr="0014758B" w:rsidR="0014758B">
        <w:rPr>
          <w:rFonts w:ascii="Sari Offc" w:hAnsi="Sari Offc"/>
          <w:sz w:val="24"/>
          <w:szCs w:val="24"/>
          <w:lang w:val="en-IN"/>
        </w:rPr>
        <w:t xml:space="preserve"> </w:t>
      </w:r>
      <w:r w:rsidRPr="0014758B">
        <w:rPr>
          <w:rFonts w:ascii="Sari Offc" w:hAnsi="Sari Offc"/>
          <w:sz w:val="24"/>
          <w:szCs w:val="24"/>
          <w:lang w:val="en-IN"/>
        </w:rPr>
        <w:t>each.</w:t>
      </w:r>
    </w:p>
    <w:p w:rsidRPr="0014758B" w:rsidR="002D38D6" w:rsidP="00A80E72" w:rsidRDefault="004C50CB" w14:paraId="5605250A" w14:textId="4D97F534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14758B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>Credit Card</w:t>
      </w:r>
      <w:r w:rsidRPr="0014758B">
        <w:rPr>
          <w:rFonts w:ascii="Sari Offc" w:hAnsi="Sari Offc"/>
          <w:b/>
          <w:bCs/>
          <w:sz w:val="24"/>
          <w:szCs w:val="24"/>
          <w:u w:val="single"/>
          <w:lang w:val="en-IN"/>
        </w:rPr>
        <w:t xml:space="preserve"> FEE &amp; CHARGES</w:t>
      </w:r>
    </w:p>
    <w:p w:rsidRPr="0014758B" w:rsidR="002D38D6" w:rsidRDefault="004D6419" w14:paraId="07E865B8" w14:textId="1AA996A3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</w:rPr>
      </w:pPr>
      <w:r w:rsidRPr="0014758B">
        <w:rPr>
          <w:rFonts w:ascii="Sari Offc" w:hAnsi="Sari Offc"/>
          <w:sz w:val="24"/>
          <w:szCs w:val="24"/>
        </w:rPr>
        <w:t>Annual</w:t>
      </w:r>
      <w:r w:rsidRPr="0014758B" w:rsidR="002D38D6">
        <w:rPr>
          <w:rFonts w:ascii="Sari Offc" w:hAnsi="Sari Offc"/>
          <w:sz w:val="24"/>
          <w:szCs w:val="24"/>
        </w:rPr>
        <w:t xml:space="preserve"> Fee (one-time): Rs. </w:t>
      </w:r>
      <w:r w:rsidRPr="0014758B" w:rsidR="00AE161E">
        <w:rPr>
          <w:rFonts w:ascii="Sari Offc" w:hAnsi="Sari Offc"/>
          <w:sz w:val="24"/>
          <w:szCs w:val="24"/>
        </w:rPr>
        <w:t>4</w:t>
      </w:r>
      <w:ins w:author="Upadhyay , Shubham (SBICard)" w:date="2026-01-07T11:19:00Z" w:id="139">
        <w:r w:rsidR="0014758B">
          <w:rPr>
            <w:rFonts w:ascii="Sari Offc" w:hAnsi="Sari Offc"/>
            <w:sz w:val="24"/>
            <w:szCs w:val="24"/>
          </w:rPr>
          <w:t>,</w:t>
        </w:r>
      </w:ins>
      <w:r w:rsidRPr="0014758B" w:rsidR="003B107B">
        <w:rPr>
          <w:rFonts w:ascii="Sari Offc" w:hAnsi="Sari Offc"/>
          <w:sz w:val="24"/>
          <w:szCs w:val="24"/>
        </w:rPr>
        <w:t>9</w:t>
      </w:r>
      <w:r w:rsidRPr="0014758B" w:rsidR="002D38D6">
        <w:rPr>
          <w:rFonts w:ascii="Sari Offc" w:hAnsi="Sari Offc"/>
          <w:sz w:val="24"/>
          <w:szCs w:val="24"/>
        </w:rPr>
        <w:t>99 + taxes </w:t>
      </w:r>
    </w:p>
    <w:p w:rsidRPr="0014758B" w:rsidR="002D38D6" w:rsidRDefault="002D38D6" w14:paraId="3CCA290E" w14:textId="1E98F307">
      <w:pPr>
        <w:pStyle w:val="ListParagraph"/>
        <w:numPr>
          <w:ilvl w:val="0"/>
          <w:numId w:val="3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</w:rPr>
        <w:t xml:space="preserve">Renewal Fee (per annum): Rs. </w:t>
      </w:r>
      <w:r w:rsidRPr="0014758B" w:rsidR="00AE161E">
        <w:rPr>
          <w:rFonts w:ascii="Sari Offc" w:hAnsi="Sari Offc"/>
          <w:sz w:val="24"/>
          <w:szCs w:val="24"/>
        </w:rPr>
        <w:t>4</w:t>
      </w:r>
      <w:ins w:author="Upadhyay , Shubham (SBICard)" w:date="2026-01-07T11:19:00Z" w:id="140">
        <w:r w:rsidR="0014758B">
          <w:rPr>
            <w:rFonts w:ascii="Sari Offc" w:hAnsi="Sari Offc"/>
            <w:sz w:val="24"/>
            <w:szCs w:val="24"/>
          </w:rPr>
          <w:t>,</w:t>
        </w:r>
      </w:ins>
      <w:r w:rsidRPr="0014758B" w:rsidR="003B107B">
        <w:rPr>
          <w:rFonts w:ascii="Sari Offc" w:hAnsi="Sari Offc"/>
          <w:sz w:val="24"/>
          <w:szCs w:val="24"/>
        </w:rPr>
        <w:t>9</w:t>
      </w:r>
      <w:r w:rsidRPr="0014758B" w:rsidR="00A80E72">
        <w:rPr>
          <w:rFonts w:ascii="Sari Offc" w:hAnsi="Sari Offc"/>
          <w:sz w:val="24"/>
          <w:szCs w:val="24"/>
        </w:rPr>
        <w:t>99</w:t>
      </w:r>
      <w:r w:rsidRPr="0014758B">
        <w:rPr>
          <w:rFonts w:ascii="Sari Offc" w:hAnsi="Sari Offc"/>
          <w:sz w:val="24"/>
          <w:szCs w:val="24"/>
        </w:rPr>
        <w:t xml:space="preserve"> + taxes</w:t>
      </w:r>
    </w:p>
    <w:p w:rsidRPr="0014758B" w:rsidR="00E56665" w:rsidP="00E56665" w:rsidRDefault="00A579B5" w14:paraId="0EBF00D7" w14:textId="493D5546">
      <w:pPr>
        <w:rPr>
          <w:rFonts w:ascii="Sari Offc" w:hAnsi="Sari Offc"/>
          <w:b/>
          <w:bCs/>
          <w:sz w:val="24"/>
          <w:szCs w:val="24"/>
        </w:rPr>
      </w:pPr>
      <w:r w:rsidRPr="0014758B">
        <w:rPr>
          <w:rFonts w:ascii="Sari Offc" w:hAnsi="Sari Offc"/>
          <w:b/>
          <w:bCs/>
          <w:sz w:val="24"/>
          <w:szCs w:val="24"/>
        </w:rPr>
        <w:t>Fees</w:t>
      </w:r>
    </w:p>
    <w:p w:rsidRPr="0014758B" w:rsidR="00A579B5" w:rsidRDefault="004D6419" w14:paraId="7060F76E" w14:textId="5EABEBEC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</w:rPr>
        <w:t>Annual</w:t>
      </w:r>
      <w:r w:rsidRPr="0014758B" w:rsidR="00A579B5">
        <w:rPr>
          <w:rFonts w:ascii="Sari Offc" w:hAnsi="Sari Offc"/>
          <w:sz w:val="24"/>
          <w:szCs w:val="24"/>
          <w:lang w:val="en-IN"/>
        </w:rPr>
        <w:t xml:space="preserve"> Fee (one-time): </w:t>
      </w:r>
      <w:r w:rsidRPr="0014758B" w:rsidR="00A80E72">
        <w:rPr>
          <w:rFonts w:ascii="Sari Offc" w:hAnsi="Sari Offc"/>
          <w:sz w:val="24"/>
          <w:szCs w:val="24"/>
        </w:rPr>
        <w:t xml:space="preserve">Rs. </w:t>
      </w:r>
      <w:r w:rsidRPr="0014758B" w:rsidR="003B107B">
        <w:rPr>
          <w:rFonts w:ascii="Sari Offc" w:hAnsi="Sari Offc"/>
          <w:sz w:val="24"/>
          <w:szCs w:val="24"/>
        </w:rPr>
        <w:t>4</w:t>
      </w:r>
      <w:ins w:author="Upadhyay , Shubham (SBICard)" w:date="2026-01-07T11:19:00Z" w:id="141">
        <w:r w:rsidR="0014758B">
          <w:rPr>
            <w:rFonts w:ascii="Sari Offc" w:hAnsi="Sari Offc"/>
            <w:sz w:val="24"/>
            <w:szCs w:val="24"/>
          </w:rPr>
          <w:t>,</w:t>
        </w:r>
      </w:ins>
      <w:r w:rsidRPr="0014758B" w:rsidR="003B107B">
        <w:rPr>
          <w:rFonts w:ascii="Sari Offc" w:hAnsi="Sari Offc"/>
          <w:sz w:val="24"/>
          <w:szCs w:val="24"/>
        </w:rPr>
        <w:t xml:space="preserve">999 </w:t>
      </w:r>
      <w:r w:rsidRPr="0014758B" w:rsidR="00A80E72">
        <w:rPr>
          <w:rFonts w:ascii="Sari Offc" w:hAnsi="Sari Offc"/>
          <w:sz w:val="24"/>
          <w:szCs w:val="24"/>
        </w:rPr>
        <w:t>+ taxes</w:t>
      </w:r>
    </w:p>
    <w:p w:rsidRPr="0014758B" w:rsidR="00A579B5" w:rsidRDefault="00A579B5" w14:paraId="5301376D" w14:textId="1629FEA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Renewal Fee (per annum): </w:t>
      </w:r>
      <w:r w:rsidRPr="0014758B" w:rsidR="00A80E72">
        <w:rPr>
          <w:rFonts w:ascii="Sari Offc" w:hAnsi="Sari Offc"/>
          <w:sz w:val="24"/>
          <w:szCs w:val="24"/>
        </w:rPr>
        <w:t xml:space="preserve">Rs. </w:t>
      </w:r>
      <w:r w:rsidRPr="0014758B" w:rsidR="003B107B">
        <w:rPr>
          <w:rFonts w:ascii="Sari Offc" w:hAnsi="Sari Offc"/>
          <w:sz w:val="24"/>
          <w:szCs w:val="24"/>
        </w:rPr>
        <w:t>4</w:t>
      </w:r>
      <w:ins w:author="Upadhyay , Shubham (SBICard)" w:date="2026-01-07T11:19:00Z" w:id="142">
        <w:r w:rsidR="0014758B">
          <w:rPr>
            <w:rFonts w:ascii="Sari Offc" w:hAnsi="Sari Offc"/>
            <w:sz w:val="24"/>
            <w:szCs w:val="24"/>
          </w:rPr>
          <w:t>,</w:t>
        </w:r>
      </w:ins>
      <w:r w:rsidRPr="0014758B" w:rsidR="003B107B">
        <w:rPr>
          <w:rFonts w:ascii="Sari Offc" w:hAnsi="Sari Offc"/>
          <w:sz w:val="24"/>
          <w:szCs w:val="24"/>
        </w:rPr>
        <w:t xml:space="preserve">999 </w:t>
      </w:r>
      <w:r w:rsidRPr="0014758B" w:rsidR="00A80E72">
        <w:rPr>
          <w:rFonts w:ascii="Sari Offc" w:hAnsi="Sari Offc"/>
          <w:sz w:val="24"/>
          <w:szCs w:val="24"/>
        </w:rPr>
        <w:t>+ taxes</w:t>
      </w:r>
    </w:p>
    <w:p w:rsidRPr="0014758B" w:rsidR="00A579B5" w:rsidRDefault="00A579B5" w14:paraId="099A0E29" w14:textId="1D493E8D">
      <w:pPr>
        <w:pStyle w:val="ListParagraph"/>
        <w:numPr>
          <w:ilvl w:val="0"/>
          <w:numId w:val="4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lastRenderedPageBreak/>
        <w:t xml:space="preserve">Add-on </w:t>
      </w:r>
      <w:ins w:author="Namita Salgiya" w:date="2026-01-17T19:25:00Z" w:id="143">
        <w:r w:rsidR="00A145C8">
          <w:rPr>
            <w:rFonts w:ascii="Sari Offc" w:hAnsi="Sari Offc"/>
            <w:sz w:val="24"/>
            <w:szCs w:val="24"/>
            <w:lang w:val="en-IN"/>
          </w:rPr>
          <w:t xml:space="preserve">Card </w:t>
        </w:r>
      </w:ins>
      <w:r w:rsidRPr="0014758B">
        <w:rPr>
          <w:rFonts w:ascii="Sari Offc" w:hAnsi="Sari Offc"/>
          <w:sz w:val="24"/>
          <w:szCs w:val="24"/>
          <w:lang w:val="en-IN"/>
        </w:rPr>
        <w:t>Fee (per annum): Nil</w:t>
      </w:r>
    </w:p>
    <w:p w:rsidRPr="0014758B" w:rsidR="00A579B5" w:rsidP="00E56665" w:rsidRDefault="00A579B5" w14:paraId="2BD3B2ED" w14:textId="7C3448F9">
      <w:pPr>
        <w:rPr>
          <w:rFonts w:ascii="Sari Offc" w:hAnsi="Sari Offc"/>
          <w:b/>
          <w:bCs/>
          <w:sz w:val="24"/>
          <w:szCs w:val="24"/>
        </w:rPr>
      </w:pPr>
      <w:r w:rsidRPr="0014758B">
        <w:rPr>
          <w:rFonts w:ascii="Sari Offc" w:hAnsi="Sari Offc"/>
          <w:b/>
          <w:bCs/>
          <w:sz w:val="24"/>
          <w:szCs w:val="24"/>
        </w:rPr>
        <w:t>Fees and Charges</w:t>
      </w:r>
    </w:p>
    <w:p w:rsidRPr="0014758B" w:rsidR="009164D7" w:rsidRDefault="009164D7" w14:paraId="00955866" w14:textId="7A171D67">
      <w:pPr>
        <w:numPr>
          <w:ilvl w:val="0"/>
          <w:numId w:val="5"/>
        </w:numPr>
        <w:rPr>
          <w:rStyle w:val="Hyperlink"/>
          <w:rFonts w:ascii="Sari Offc" w:hAnsi="Sari Offc"/>
          <w:color w:val="auto"/>
          <w:sz w:val="24"/>
          <w:szCs w:val="24"/>
          <w:u w:val="none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 xml:space="preserve">For information regarding fees and other applicable charges, please refer to the </w:t>
      </w:r>
      <w:hyperlink w:tgtFrame="_blank" w:history="1" r:id="rId21">
        <w:r w:rsidRPr="0014758B">
          <w:rPr>
            <w:rStyle w:val="Hyperlink"/>
            <w:rFonts w:ascii="Sari Offc" w:hAnsi="Sari Offc"/>
            <w:sz w:val="24"/>
            <w:szCs w:val="24"/>
            <w:lang w:val="en-IN"/>
          </w:rPr>
          <w:t>Most Important Terms &amp; Conditions</w:t>
        </w:r>
      </w:hyperlink>
    </w:p>
    <w:p w:rsidR="00E147C5" w:rsidP="00E147C5" w:rsidRDefault="00E147C5" w14:paraId="2B17B417" w14:textId="77777777">
      <w:pPr>
        <w:rPr>
          <w:ins w:author="Namita Salgiya" w:date="2026-01-17T19:25:00Z" w:id="144"/>
          <w:rStyle w:val="Hyperlink"/>
          <w:rFonts w:ascii="Sari Offc" w:hAnsi="Sari Offc"/>
          <w:sz w:val="24"/>
          <w:szCs w:val="24"/>
          <w:lang w:val="en-IN"/>
        </w:rPr>
      </w:pPr>
      <w:r w:rsidRPr="0014758B">
        <w:rPr>
          <w:rStyle w:val="Hyperlink"/>
          <w:rFonts w:ascii="Sari Offc" w:hAnsi="Sari Offc"/>
          <w:sz w:val="24"/>
          <w:szCs w:val="24"/>
          <w:lang w:val="en-IN"/>
        </w:rPr>
        <w:t>FAQs</w:t>
      </w:r>
    </w:p>
    <w:p w:rsidRPr="00BC38CC" w:rsidR="00A145C8" w:rsidP="00A145C8" w:rsidRDefault="00A145C8" w14:paraId="48F316FE" w14:textId="77777777">
      <w:pPr>
        <w:rPr>
          <w:ins w:author="Namita Salgiya" w:date="2026-01-17T19:25:00Z" w:id="145"/>
          <w:b/>
          <w:bCs/>
          <w:lang w:val="en-IN"/>
        </w:rPr>
      </w:pPr>
      <w:ins w:author="Namita Salgiya" w:date="2026-01-17T19:25:00Z" w:id="146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A145C8" w:rsidP="00A145C8" w:rsidRDefault="00A145C8" w14:paraId="30C5DEBF" w14:textId="6DA1DB1A">
      <w:pPr>
        <w:rPr>
          <w:ins w:author="Namita Salgiya" w:date="2026-01-17T19:25:00Z" w:id="147"/>
          <w:lang w:val="en-IN"/>
        </w:rPr>
      </w:pPr>
      <w:ins w:author="Namita Salgiya" w:date="2026-01-17T19:25:00Z" w:id="148">
        <w:r w:rsidRPr="00BC38CC">
          <w:rPr>
            <w:lang w:val="en-IN"/>
          </w:rPr>
          <w:t>The Annual Fee of the card is Rs. 4</w:t>
        </w:r>
      </w:ins>
      <w:ins w:author="Upadhyay , Shubham (SBICard)" w:date="2026-01-20T12:48:00Z" w:id="149">
        <w:r w:rsidR="005A7A53">
          <w:rPr>
            <w:lang w:val="en-IN"/>
          </w:rPr>
          <w:t>,</w:t>
        </w:r>
      </w:ins>
      <w:ins w:author="Namita Salgiya" w:date="2026-01-17T19:25:00Z" w:id="150">
        <w:r>
          <w:rPr>
            <w:lang w:val="en-IN"/>
          </w:rPr>
          <w:t>9</w:t>
        </w:r>
        <w:r w:rsidRPr="00BC38CC">
          <w:rPr>
            <w:lang w:val="en-IN"/>
          </w:rPr>
          <w:t>99 + taxes. The Renewal Fee is Rs. 4</w:t>
        </w:r>
      </w:ins>
      <w:ins w:author="Upadhyay , Shubham (SBICard)" w:date="2026-01-20T12:48:00Z" w:id="151">
        <w:r w:rsidR="005A7A53">
          <w:rPr>
            <w:lang w:val="en-IN"/>
          </w:rPr>
          <w:t>,</w:t>
        </w:r>
      </w:ins>
      <w:ins w:author="Namita Salgiya" w:date="2026-01-17T19:25:00Z" w:id="152">
        <w:r>
          <w:rPr>
            <w:lang w:val="en-IN"/>
          </w:rPr>
          <w:t>9</w:t>
        </w:r>
        <w:r w:rsidRPr="00BC38CC">
          <w:rPr>
            <w:lang w:val="en-IN"/>
          </w:rPr>
          <w:t>99 + taxes from second year onwards.</w:t>
        </w:r>
      </w:ins>
    </w:p>
    <w:p w:rsidRPr="00BC38CC" w:rsidR="00A145C8" w:rsidP="00A145C8" w:rsidRDefault="00A145C8" w14:paraId="31FF2260" w14:textId="77777777">
      <w:pPr>
        <w:rPr>
          <w:ins w:author="Namita Salgiya" w:date="2026-01-17T19:25:00Z" w:id="153"/>
          <w:b/>
          <w:bCs/>
          <w:lang w:val="en-IN"/>
        </w:rPr>
      </w:pPr>
      <w:ins w:author="Namita Salgiya" w:date="2026-01-17T19:25:00Z" w:id="154">
        <w:r w:rsidRPr="00BC38CC">
          <w:rPr>
            <w:b/>
            <w:bCs/>
            <w:lang w:val="en-IN"/>
          </w:rPr>
          <w:t>Can I use my card internationally?</w:t>
        </w:r>
      </w:ins>
    </w:p>
    <w:p w:rsidRPr="005C2AE8" w:rsidR="00A145C8" w:rsidP="00A145C8" w:rsidRDefault="00A145C8" w14:paraId="23D68050" w14:textId="4972A527">
      <w:pPr>
        <w:rPr>
          <w:ins w:author="Namita Salgiya" w:date="2026-01-17T19:25:00Z" w:id="155"/>
          <w:rFonts w:ascii="Sari Offc" w:hAnsi="Sari Offc"/>
          <w:sz w:val="24"/>
          <w:szCs w:val="24"/>
          <w:lang w:val="en-IN" w:eastAsia="en-IN"/>
        </w:rPr>
      </w:pPr>
      <w:ins w:author="Namita Salgiya" w:date="2026-01-17T19:25:00Z" w:id="156">
        <w:r w:rsidRPr="000344E0">
          <w:rPr>
            <w:lang w:val="en-IN"/>
          </w:rPr>
          <w:t xml:space="preserve">Yes, you can use your </w:t>
        </w:r>
        <w:r w:rsidRPr="000344E0">
          <w:t xml:space="preserve">IndiGo </w:t>
        </w:r>
        <w:r w:rsidRPr="005C2AE8">
          <w:t>SBI Card</w:t>
        </w:r>
        <w:r w:rsidRPr="000344E0">
          <w:rPr>
            <w:lang w:val="en-IN"/>
          </w:rPr>
          <w:t xml:space="preserve"> </w:t>
        </w:r>
        <w:r>
          <w:rPr>
            <w:lang w:val="en-IN"/>
          </w:rPr>
          <w:t>ELI</w:t>
        </w:r>
      </w:ins>
      <w:ins w:author="Namita Salgiya" w:date="2026-01-17T19:26:00Z" w:id="157">
        <w:r>
          <w:rPr>
            <w:lang w:val="en-IN"/>
          </w:rPr>
          <w:t xml:space="preserve">TE </w:t>
        </w:r>
      </w:ins>
      <w:ins w:author="Namita Salgiya" w:date="2026-01-17T19:25:00Z" w:id="158">
        <w:del w:author="Upadhyay , Shubham (SBICard)" w:date="2026-01-20T12:48:00Z" w:id="159">
          <w:r w:rsidRPr="000344E0" w:rsidDel="005A7A53">
            <w:rPr>
              <w:lang w:val="en-IN"/>
            </w:rPr>
            <w:delText xml:space="preserve">in </w:delText>
          </w:r>
        </w:del>
      </w:ins>
      <w:ins w:author="Upadhyay , Shubham (SBICard)" w:date="2026-01-20T12:48:00Z" w:id="160">
        <w:r w:rsidR="005A7A53">
          <w:rPr>
            <w:lang w:val="en-IN"/>
          </w:rPr>
          <w:t xml:space="preserve">at </w:t>
        </w:r>
      </w:ins>
      <w:ins w:author="Namita Salgiya" w:date="2026-01-17T19:25:00Z" w:id="161">
        <w:r w:rsidRPr="000344E0">
          <w:rPr>
            <w:lang w:val="en-IN"/>
          </w:rPr>
          <w:t xml:space="preserve">over 24 million outlets across the globe, including 3,25,000 outlets in India. </w:t>
        </w:r>
        <w:r w:rsidRPr="005C2AE8">
          <w:rPr>
            <w:lang w:val="en-IN"/>
          </w:rPr>
          <w:t>You can make payments at any outlet that accepts MasterCard / RuPay.</w:t>
        </w:r>
        <w:r>
          <w:rPr>
            <w:rFonts w:ascii="Sari Offc" w:hAnsi="Sari Offc"/>
            <w:sz w:val="24"/>
            <w:szCs w:val="24"/>
            <w:lang w:val="en-IN" w:eastAsia="en-IN"/>
          </w:rPr>
          <w:t xml:space="preserve"> </w:t>
        </w:r>
      </w:ins>
    </w:p>
    <w:p w:rsidRPr="00BC38CC" w:rsidR="00A145C8" w:rsidP="00A145C8" w:rsidRDefault="00A145C8" w14:paraId="770542D1" w14:textId="77777777">
      <w:pPr>
        <w:rPr>
          <w:ins w:author="Namita Salgiya" w:date="2026-01-17T19:25:00Z" w:id="162"/>
          <w:b/>
          <w:bCs/>
          <w:lang w:val="en-IN"/>
        </w:rPr>
      </w:pPr>
      <w:ins w:author="Namita Salgiya" w:date="2026-01-17T19:25:00Z" w:id="163">
        <w:r w:rsidRPr="00BC38CC">
          <w:rPr>
            <w:b/>
            <w:bCs/>
            <w:lang w:val="en-IN"/>
          </w:rPr>
          <w:t>How can I apply for the card?</w:t>
        </w:r>
      </w:ins>
    </w:p>
    <w:p w:rsidRPr="005C2AE8" w:rsidR="00A145C8" w:rsidP="00A145C8" w:rsidRDefault="00A145C8" w14:paraId="1FE15040" w14:textId="77777777">
      <w:pPr>
        <w:rPr>
          <w:ins w:author="Namita Salgiya" w:date="2026-01-17T19:25:00Z" w:id="164"/>
          <w:rStyle w:val="Hyperlink"/>
          <w:color w:val="auto"/>
          <w:u w:val="none"/>
          <w:lang w:val="en-IN"/>
        </w:rPr>
      </w:pPr>
      <w:ins w:author="Namita Salgiya" w:date="2026-01-17T19:25:00Z" w:id="165">
        <w:r w:rsidRPr="00BC38CC">
          <w:rPr>
            <w:lang w:val="en-IN"/>
          </w:rPr>
          <w:t>You can apply for an SBI Credit Card through our Website </w:t>
        </w:r>
        <w:r>
          <w:fldChar w:fldCharType="begin"/>
        </w:r>
        <w:r>
          <w:instrText>HYPERLINK "https://www.sbicard.com/en/eapply.page" \t "_blank"</w:instrText>
        </w:r>
        <w:r>
          <w:fldChar w:fldCharType="separate"/>
        </w:r>
        <w:r w:rsidRPr="00BC38CC">
          <w:t>sbicard.com</w:t>
        </w:r>
        <w: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</w:ins>
    </w:p>
    <w:p w:rsidRPr="0014758B" w:rsidR="00A145C8" w:rsidP="00E147C5" w:rsidRDefault="00A145C8" w14:paraId="39AE4296" w14:textId="77777777">
      <w:pPr>
        <w:rPr>
          <w:rStyle w:val="Hyperlink"/>
          <w:rFonts w:ascii="Sari Offc" w:hAnsi="Sari Offc"/>
          <w:sz w:val="24"/>
          <w:szCs w:val="24"/>
          <w:lang w:val="en-IN"/>
        </w:rPr>
      </w:pPr>
    </w:p>
    <w:p w:rsidRPr="0014758B" w:rsidR="00E147C5" w:rsidDel="00A145C8" w:rsidP="00E147C5" w:rsidRDefault="0014758B" w14:paraId="3078F33A" w14:textId="587841A7">
      <w:pPr>
        <w:pStyle w:val="ListParagraph"/>
        <w:numPr>
          <w:ilvl w:val="0"/>
          <w:numId w:val="19"/>
        </w:numPr>
        <w:rPr>
          <w:del w:author="Namita Salgiya" w:date="2026-01-17T19:25:00Z" w:id="166"/>
          <w:rFonts w:ascii="Sari Offc" w:hAnsi="Sari Offc"/>
          <w:sz w:val="24"/>
          <w:szCs w:val="24"/>
          <w:lang w:val="en-IN"/>
        </w:rPr>
      </w:pPr>
      <w:ins w:author="Upadhyay , Shubham (SBICard)" w:date="2026-01-07T11:20:00Z" w:id="167">
        <w:del w:author="Namita Salgiya" w:date="2026-01-17T19:25:00Z" w:id="168">
          <w:r w:rsidDel="00A145C8">
            <w:rPr>
              <w:rFonts w:ascii="Sari Offc" w:hAnsi="Sari Offc"/>
              <w:sz w:val="24"/>
              <w:szCs w:val="24"/>
              <w:lang w:val="en-IN"/>
            </w:rPr>
            <w:fldChar w:fldCharType="begin"/>
          </w:r>
          <w:r w:rsidDel="00A145C8">
            <w:rPr>
              <w:rFonts w:ascii="Sari Offc" w:hAnsi="Sari Offc"/>
              <w:sz w:val="24"/>
              <w:szCs w:val="24"/>
              <w:lang w:val="en-IN"/>
            </w:rPr>
            <w:delInstrText>HYPERLINK "</w:delInstrText>
          </w:r>
        </w:del>
      </w:ins>
      <w:del w:author="Namita Salgiya" w:date="2026-01-17T19:25:00Z" w:id="169">
        <w:r w:rsidRPr="0014758B" w:rsidDel="00A145C8">
          <w:rPr>
            <w:rFonts w:ascii="Sari Offc" w:hAnsi="Sari Offc"/>
            <w:sz w:val="24"/>
            <w:szCs w:val="24"/>
            <w:lang w:val="en-IN"/>
          </w:rPr>
          <w:delInstrText>https://www.sbicard.com/en/faq.page</w:delInstrText>
        </w:r>
      </w:del>
      <w:ins w:author="Upadhyay , Shubham (SBICard)" w:date="2026-01-07T11:20:00Z" w:id="170">
        <w:del w:author="Namita Salgiya" w:date="2026-01-17T19:25:00Z" w:id="171">
          <w:r w:rsidDel="00A145C8">
            <w:rPr>
              <w:rFonts w:ascii="Sari Offc" w:hAnsi="Sari Offc"/>
              <w:sz w:val="24"/>
              <w:szCs w:val="24"/>
              <w:lang w:val="en-IN"/>
            </w:rPr>
            <w:delInstrText>"</w:delInstrText>
          </w:r>
          <w:r w:rsidDel="00A145C8">
            <w:rPr>
              <w:rFonts w:ascii="Sari Offc" w:hAnsi="Sari Offc"/>
              <w:sz w:val="24"/>
              <w:szCs w:val="24"/>
              <w:lang w:val="en-IN"/>
            </w:rPr>
            <w:fldChar w:fldCharType="separate"/>
          </w:r>
        </w:del>
      </w:ins>
      <w:del w:author="Namita Salgiya" w:date="2026-01-17T19:25:00Z" w:id="172">
        <w:r w:rsidRPr="00D25B88" w:rsidDel="00A145C8">
          <w:rPr>
            <w:rStyle w:val="Hyperlink"/>
            <w:rFonts w:ascii="Sari Offc" w:hAnsi="Sari Offc"/>
            <w:sz w:val="24"/>
            <w:szCs w:val="24"/>
            <w:lang w:val="en-IN"/>
          </w:rPr>
          <w:delText>https://www.sbicard.com/en/faq.page</w:delText>
        </w:r>
      </w:del>
      <w:ins w:author="Upadhyay , Shubham (SBICard)" w:date="2026-01-07T11:20:00Z" w:id="173">
        <w:del w:author="Namita Salgiya" w:date="2026-01-17T19:25:00Z" w:id="174">
          <w:r w:rsidDel="00A145C8">
            <w:rPr>
              <w:rFonts w:ascii="Sari Offc" w:hAnsi="Sari Offc"/>
              <w:sz w:val="24"/>
              <w:szCs w:val="24"/>
              <w:lang w:val="en-IN"/>
            </w:rPr>
            <w:fldChar w:fldCharType="end"/>
          </w:r>
          <w:r w:rsidDel="00A145C8">
            <w:rPr>
              <w:rFonts w:ascii="Sari Offc" w:hAnsi="Sari Offc"/>
              <w:sz w:val="24"/>
              <w:szCs w:val="24"/>
              <w:lang w:val="en-IN"/>
            </w:rPr>
            <w:delText xml:space="preserve"> </w:delText>
          </w:r>
        </w:del>
      </w:ins>
    </w:p>
    <w:p w:rsidRPr="0014758B" w:rsidR="009164D7" w:rsidP="004C50CB" w:rsidRDefault="004C50CB" w14:paraId="7415B9E1" w14:textId="0CCC133D">
      <w:pPr>
        <w:jc w:val="center"/>
        <w:rPr>
          <w:rFonts w:ascii="Sari Offc" w:hAnsi="Sari Offc"/>
          <w:b/>
          <w:bCs/>
          <w:sz w:val="24"/>
          <w:szCs w:val="24"/>
          <w:u w:val="single"/>
          <w:lang w:val="en-IN"/>
        </w:rPr>
      </w:pPr>
      <w:r w:rsidRPr="0014758B">
        <w:rPr>
          <w:rFonts w:ascii="Sari Offc" w:hAnsi="Sari Offc"/>
          <w:b/>
          <w:bCs/>
          <w:i/>
          <w:iCs/>
          <w:sz w:val="24"/>
          <w:szCs w:val="24"/>
          <w:u w:val="single"/>
          <w:lang w:val="en-IN"/>
        </w:rPr>
        <w:t xml:space="preserve">Other </w:t>
      </w:r>
      <w:r w:rsidRPr="0014758B">
        <w:rPr>
          <w:rFonts w:ascii="Sari Offc" w:hAnsi="Sari Offc"/>
          <w:b/>
          <w:bCs/>
          <w:sz w:val="24"/>
          <w:szCs w:val="24"/>
          <w:u w:val="single"/>
          <w:lang w:val="en-IN"/>
        </w:rPr>
        <w:t>FEATURES</w:t>
      </w:r>
    </w:p>
    <w:p w:rsidRPr="0014758B" w:rsidR="00F318DC" w:rsidP="00F318DC" w:rsidRDefault="00F318DC" w14:paraId="72C76E23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Contactless Advantage</w:t>
      </w:r>
    </w:p>
    <w:p w:rsidRPr="0014758B" w:rsidR="00F318DC" w:rsidP="004C50CB" w:rsidRDefault="00F318DC" w14:paraId="67D93AD6" w14:textId="424CCB54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Tap &amp; Pay with Ease:</w:t>
      </w:r>
      <w:r w:rsidRPr="0014758B">
        <w:rPr>
          <w:rFonts w:ascii="Sari Offc" w:hAnsi="Sari Offc"/>
          <w:sz w:val="24"/>
          <w:szCs w:val="24"/>
          <w:lang w:val="en-IN"/>
        </w:rPr>
        <w:t xml:space="preserve"> </w:t>
      </w:r>
      <w:r w:rsidRPr="0014758B">
        <w:rPr>
          <w:rFonts w:ascii="Sari Offc" w:hAnsi="Sari Offc"/>
          <w:sz w:val="24"/>
          <w:szCs w:val="24"/>
        </w:rPr>
        <w:t xml:space="preserve">Make everyday payments effortlessly with </w:t>
      </w:r>
      <w:r w:rsidRPr="0014758B" w:rsidR="004C50CB">
        <w:rPr>
          <w:rFonts w:ascii="Sari Offc" w:hAnsi="Sari Offc"/>
          <w:sz w:val="24"/>
          <w:szCs w:val="24"/>
          <w:lang w:val="en-IN"/>
        </w:rPr>
        <w:t>IndiGo SBI Card</w:t>
      </w:r>
      <w:r w:rsidRPr="0014758B" w:rsidR="003B107B">
        <w:rPr>
          <w:rFonts w:ascii="Sari Offc" w:hAnsi="Sari Offc"/>
          <w:sz w:val="24"/>
          <w:szCs w:val="24"/>
          <w:lang w:val="en-IN"/>
        </w:rPr>
        <w:t xml:space="preserve"> ELITE</w:t>
      </w:r>
      <w:r w:rsidRPr="0014758B">
        <w:rPr>
          <w:rFonts w:ascii="Sari Offc" w:hAnsi="Sari Offc"/>
          <w:sz w:val="24"/>
          <w:szCs w:val="24"/>
        </w:rPr>
        <w:t>. Simply tap your card on a secure reader for instant transactions.</w:t>
      </w:r>
    </w:p>
    <w:p w:rsidRPr="0014758B" w:rsidR="00F318DC" w:rsidRDefault="00F318DC" w14:paraId="13B302FB" w14:textId="77777777">
      <w:pPr>
        <w:pStyle w:val="ListParagraph"/>
        <w:numPr>
          <w:ilvl w:val="0"/>
          <w:numId w:val="5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Fast &amp; Convenient:</w:t>
      </w:r>
      <w:r w:rsidRPr="0014758B">
        <w:rPr>
          <w:rFonts w:ascii="Sari Offc" w:hAnsi="Sari Offc"/>
          <w:sz w:val="24"/>
          <w:szCs w:val="24"/>
          <w:lang w:val="en-IN"/>
        </w:rPr>
        <w:t xml:space="preserve"> No need to hand over your card or fumble for cash or coins. Tap and go for small, everyday payments in seconds.</w:t>
      </w:r>
    </w:p>
    <w:p w:rsidR="00F318DC" w:rsidDel="00F0344D" w:rsidP="00F0344D" w:rsidRDefault="00F318DC" w14:paraId="5586057D" w14:textId="136784CB">
      <w:pPr>
        <w:pStyle w:val="ListParagraph"/>
        <w:numPr>
          <w:ilvl w:val="0"/>
          <w:numId w:val="6"/>
        </w:numPr>
        <w:rPr>
          <w:del w:author="Namita Salgiya" w:date="2026-01-20T19:04:00Z" w:id="175"/>
          <w:rFonts w:ascii="Sari Offc" w:hAnsi="Sari Offc"/>
          <w:sz w:val="24"/>
          <w:szCs w:val="24"/>
          <w:lang w:val="en-IN"/>
        </w:rPr>
      </w:pPr>
      <w:r w:rsidRPr="00F0344D">
        <w:rPr>
          <w:rFonts w:ascii="Sari Offc" w:hAnsi="Sari Offc"/>
          <w:b/>
          <w:bCs/>
          <w:sz w:val="24"/>
          <w:szCs w:val="24"/>
          <w:lang w:val="en-IN"/>
        </w:rPr>
        <w:t>Secure Transactions:</w:t>
      </w:r>
      <w:r w:rsidRPr="00F0344D">
        <w:rPr>
          <w:rFonts w:ascii="Sari Offc" w:hAnsi="Sari Offc"/>
          <w:sz w:val="24"/>
          <w:szCs w:val="24"/>
          <w:lang w:val="en-IN"/>
        </w:rPr>
        <w:t xml:space="preserve"> Your card stays in your hand during the transaction, reducing the risk of loss or fraud</w:t>
      </w:r>
      <w:ins w:author="Namita Salgiya" w:date="2026-01-20T19:04:00Z" w:id="176">
        <w:r w:rsidR="00F0344D">
          <w:rPr>
            <w:rFonts w:ascii="Sari Offc" w:hAnsi="Sari Offc"/>
            <w:sz w:val="24"/>
            <w:szCs w:val="24"/>
            <w:lang w:val="en-IN"/>
          </w:rPr>
          <w:t>.</w:t>
        </w:r>
      </w:ins>
      <w:del w:author="Namita Salgiya" w:date="2026-01-20T19:04:00Z" w:id="177">
        <w:r w:rsidRPr="0014758B" w:rsidDel="00F0344D">
          <w:rPr>
            <w:rFonts w:ascii="Sari Offc" w:hAnsi="Sari Offc"/>
            <w:sz w:val="24"/>
            <w:szCs w:val="24"/>
            <w:lang w:val="en-IN"/>
          </w:rPr>
          <w:delText xml:space="preserve">. </w:delText>
        </w:r>
        <w:commentRangeStart w:id="178"/>
        <w:r w:rsidRPr="0014758B" w:rsidDel="00F0344D">
          <w:rPr>
            <w:rFonts w:ascii="Sari Offc" w:hAnsi="Sari Offc"/>
            <w:sz w:val="24"/>
            <w:szCs w:val="24"/>
            <w:lang w:val="en-IN"/>
          </w:rPr>
          <w:delText xml:space="preserve">Visa </w:delText>
        </w:r>
        <w:r w:rsidRPr="0014758B" w:rsidDel="00F0344D" w:rsidR="00826C1D">
          <w:rPr>
            <w:rFonts w:ascii="Sari Offc" w:hAnsi="Sari Offc"/>
            <w:sz w:val="24"/>
            <w:szCs w:val="24"/>
            <w:lang w:val="en-IN"/>
          </w:rPr>
          <w:delText>P</w:delText>
        </w:r>
        <w:r w:rsidRPr="0014758B" w:rsidDel="00F0344D">
          <w:rPr>
            <w:rFonts w:ascii="Sari Offc" w:hAnsi="Sari Offc"/>
            <w:sz w:val="24"/>
            <w:szCs w:val="24"/>
            <w:lang w:val="en-IN"/>
          </w:rPr>
          <w:delText>ayWave’s unique security key ensures that even if the card is tapped multiple times, only one transaction is processed.</w:delText>
        </w:r>
        <w:commentRangeEnd w:id="178"/>
        <w:r w:rsidDel="00F0344D" w:rsidR="005A7A53">
          <w:rPr>
            <w:rStyle w:val="CommentReference"/>
            <w:rFonts w:ascii="Sari Offc" w:hAnsi="Sari Offc"/>
            <w:sz w:val="24"/>
            <w:szCs w:val="24"/>
            <w:lang w:val="en-IN"/>
          </w:rPr>
          <w:commentReference w:id="178"/>
        </w:r>
      </w:del>
    </w:p>
    <w:p w:rsidRPr="0014758B" w:rsidR="00F0344D" w:rsidP="00F0344D" w:rsidRDefault="00F0344D" w14:paraId="7D03F46F" w14:textId="77777777">
      <w:pPr>
        <w:pStyle w:val="ListParagraph"/>
        <w:numPr>
          <w:ilvl w:val="0"/>
          <w:numId w:val="6"/>
        </w:numPr>
        <w:rPr>
          <w:ins w:author="Namita Salgiya" w:date="2026-01-20T19:04:00Z" w:id="179"/>
          <w:rFonts w:ascii="Sari Offc" w:hAnsi="Sari Offc"/>
          <w:sz w:val="24"/>
          <w:szCs w:val="24"/>
          <w:lang w:val="en-IN"/>
        </w:rPr>
      </w:pPr>
    </w:p>
    <w:bookmarkStart w:name="_Hlk219368972" w:id="180"/>
    <w:p w:rsidRPr="001A04C4" w:rsidR="00A145C8" w:rsidP="00F0344D" w:rsidRDefault="00A145C8" w14:paraId="6BC803D3" w14:textId="77777777">
      <w:pPr>
        <w:pStyle w:val="ListParagraph"/>
        <w:numPr>
          <w:ilvl w:val="0"/>
          <w:numId w:val="6"/>
        </w:numPr>
        <w:rPr>
          <w:ins w:author="Namita Salgiya" w:date="2026-01-17T19:26:00Z" w:id="181"/>
        </w:rPr>
      </w:pPr>
      <w:ins w:author="Namita Salgiya" w:date="2026-01-17T19:26:00Z" w:id="182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A145C8" w:rsidP="00A145C8" w:rsidRDefault="00A145C8" w14:paraId="7347B8D9" w14:textId="77777777">
      <w:pPr>
        <w:pStyle w:val="ListParagraph"/>
        <w:numPr>
          <w:ilvl w:val="0"/>
          <w:numId w:val="6"/>
        </w:numPr>
        <w:rPr>
          <w:ins w:author="Namita Salgiya" w:date="2026-01-17T19:26:00Z" w:id="183"/>
        </w:rPr>
      </w:pPr>
      <w:ins w:author="Namita Salgiya" w:date="2026-01-17T19:26:00Z" w:id="184">
        <w:r>
          <w:fldChar w:fldCharType="begin"/>
        </w:r>
        <w:r>
          <w:instrText>HYPERLINK "https://www.sbicard.com/sbi-card-en/assets/docs/pdf/personal/cards/list-of-stores.pdf" \t "_blank"</w:instrText>
        </w:r>
        <w:r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80"/>
    <w:p w:rsidRPr="0014758B" w:rsidR="00C71606" w:rsidDel="00A145C8" w:rsidRDefault="00C71606" w14:paraId="17377E9D" w14:textId="79236C2D">
      <w:pPr>
        <w:pStyle w:val="ListParagraph"/>
        <w:numPr>
          <w:ilvl w:val="0"/>
          <w:numId w:val="6"/>
        </w:numPr>
        <w:rPr>
          <w:del w:author="Namita Salgiya" w:date="2026-01-17T19:26:00Z" w:id="185"/>
          <w:rFonts w:ascii="Sari Offc" w:hAnsi="Sari Offc"/>
          <w:sz w:val="24"/>
          <w:szCs w:val="24"/>
        </w:rPr>
      </w:pPr>
      <w:del w:author="Namita Salgiya" w:date="2026-01-17T19:26:00Z" w:id="186">
        <w:r w:rsidRPr="0014758B" w:rsidDel="00A145C8">
          <w:rPr>
            <w:rFonts w:ascii="Sari Offc" w:hAnsi="Sari Offc"/>
            <w:sz w:val="24"/>
            <w:szCs w:val="24"/>
          </w:rPr>
          <w:delText>Please </w:delText>
        </w:r>
        <w:r w:rsidDel="00A145C8">
          <w:fldChar w:fldCharType="begin"/>
        </w:r>
        <w:r w:rsidDel="00A145C8">
          <w:delInstrText>HYPERLINK "https://www.sbicard.com/sbi-card-en/assets/docs/pdf/personal/credit-cards/lifestyle/sbi-signature-contactless-card/Signature%20Contactless%20FAQ.pdf" \t "_blank"</w:delInstrText>
        </w:r>
        <w:r w:rsidDel="00A145C8">
          <w:fldChar w:fldCharType="separate"/>
        </w:r>
        <w:r w:rsidRPr="0014758B" w:rsidDel="00A145C8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A145C8">
          <w:fldChar w:fldCharType="end"/>
        </w:r>
        <w:r w:rsidRPr="0014758B" w:rsidDel="00A145C8">
          <w:rPr>
            <w:rFonts w:ascii="Sari Offc" w:hAnsi="Sari Offc"/>
            <w:sz w:val="24"/>
            <w:szCs w:val="24"/>
          </w:rPr>
          <w:delText> to download the FAQs.</w:delText>
        </w:r>
      </w:del>
    </w:p>
    <w:p w:rsidRPr="0014758B" w:rsidR="00C71606" w:rsidDel="00A145C8" w:rsidRDefault="00C71606" w14:paraId="0A7074A4" w14:textId="3C24D339">
      <w:pPr>
        <w:pStyle w:val="ListParagraph"/>
        <w:numPr>
          <w:ilvl w:val="0"/>
          <w:numId w:val="6"/>
        </w:numPr>
        <w:rPr>
          <w:del w:author="Namita Salgiya" w:date="2026-01-17T19:26:00Z" w:id="187"/>
          <w:rFonts w:ascii="Sari Offc" w:hAnsi="Sari Offc"/>
          <w:sz w:val="24"/>
          <w:szCs w:val="24"/>
        </w:rPr>
      </w:pPr>
      <w:del w:author="Namita Salgiya" w:date="2026-01-17T19:26:00Z" w:id="188">
        <w:r w:rsidRPr="0014758B" w:rsidDel="00A145C8">
          <w:rPr>
            <w:rFonts w:ascii="Sari Offc" w:hAnsi="Sari Offc"/>
            <w:sz w:val="24"/>
            <w:szCs w:val="24"/>
          </w:rPr>
          <w:delText>Please </w:delText>
        </w:r>
        <w:r w:rsidDel="00A145C8">
          <w:fldChar w:fldCharType="begin"/>
        </w:r>
        <w:r w:rsidDel="00A145C8">
          <w:delInstrText>HYPERLINK "https://www.sbicard.com/sbi-card-en/assets/docs/pdf/personal/cards/list-of-stores.pdf" \t "_blank"</w:delInstrText>
        </w:r>
        <w:r w:rsidDel="00A145C8">
          <w:fldChar w:fldCharType="separate"/>
        </w:r>
        <w:r w:rsidRPr="0014758B" w:rsidDel="00A145C8">
          <w:rPr>
            <w:rStyle w:val="Hyperlink"/>
            <w:rFonts w:ascii="Sari Offc" w:hAnsi="Sari Offc"/>
            <w:sz w:val="24"/>
            <w:szCs w:val="24"/>
          </w:rPr>
          <w:delText>click here</w:delText>
        </w:r>
        <w:r w:rsidDel="00A145C8">
          <w:fldChar w:fldCharType="end"/>
        </w:r>
        <w:r w:rsidRPr="0014758B" w:rsidDel="00A145C8">
          <w:rPr>
            <w:rFonts w:ascii="Sari Offc" w:hAnsi="Sari Offc"/>
            <w:sz w:val="24"/>
            <w:szCs w:val="24"/>
          </w:rPr>
          <w:delText xml:space="preserve"> to download the list of </w:delText>
        </w:r>
        <w:r w:rsidRPr="0014758B" w:rsidDel="00A145C8" w:rsidR="0014758B">
          <w:rPr>
            <w:rFonts w:ascii="Sari Offc" w:hAnsi="Sari Offc"/>
            <w:sz w:val="24"/>
            <w:szCs w:val="24"/>
          </w:rPr>
          <w:delText xml:space="preserve">merchants </w:delText>
        </w:r>
        <w:r w:rsidRPr="0014758B" w:rsidDel="00A145C8">
          <w:rPr>
            <w:rFonts w:ascii="Sari Offc" w:hAnsi="Sari Offc"/>
            <w:sz w:val="24"/>
            <w:szCs w:val="24"/>
          </w:rPr>
          <w:delText>enabled for transactions.</w:delText>
        </w:r>
      </w:del>
    </w:p>
    <w:p w:rsidRPr="0014758B" w:rsidR="00F318DC" w:rsidP="00F318DC" w:rsidRDefault="00F318DC" w14:paraId="118D6FFE" w14:textId="77777777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Global Acceptance</w:t>
      </w:r>
    </w:p>
    <w:p w:rsidRPr="0014758B" w:rsidR="00F318DC" w:rsidRDefault="00F318DC" w14:paraId="7A0E261B" w14:textId="580B32FA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Accepted </w:t>
      </w:r>
      <w:del w:author="Upadhyay , Shubham (SBICard)" w:date="2026-01-20T12:49:00Z" w:id="189">
        <w:r w:rsidRPr="0014758B" w:rsidDel="005A7A53">
          <w:rPr>
            <w:rFonts w:ascii="Sari Offc" w:hAnsi="Sari Offc"/>
            <w:sz w:val="24"/>
            <w:szCs w:val="24"/>
            <w:lang w:val="en-IN"/>
          </w:rPr>
          <w:delText xml:space="preserve">in </w:delText>
        </w:r>
      </w:del>
      <w:ins w:author="Upadhyay , Shubham (SBICard)" w:date="2026-01-20T12:49:00Z" w:id="190">
        <w:r w:rsidR="005A7A53">
          <w:rPr>
            <w:rFonts w:ascii="Sari Offc" w:hAnsi="Sari Offc"/>
            <w:sz w:val="24"/>
            <w:szCs w:val="24"/>
            <w:lang w:val="en-IN"/>
          </w:rPr>
          <w:t xml:space="preserve">at </w:t>
        </w:r>
      </w:ins>
      <w:r w:rsidRPr="0014758B">
        <w:rPr>
          <w:rFonts w:ascii="Sari Offc" w:hAnsi="Sari Offc"/>
          <w:sz w:val="24"/>
          <w:szCs w:val="24"/>
          <w:lang w:val="en-IN"/>
        </w:rPr>
        <w:t>over 24 million outlets globally, including 3,25,000 in India</w:t>
      </w:r>
    </w:p>
    <w:p w:rsidRPr="0014758B" w:rsidR="00F318DC" w:rsidRDefault="00F318DC" w14:paraId="019B45E5" w14:textId="72D34C66">
      <w:pPr>
        <w:pStyle w:val="ListParagraph"/>
        <w:numPr>
          <w:ilvl w:val="0"/>
          <w:numId w:val="6"/>
        </w:numPr>
        <w:rPr>
          <w:rFonts w:ascii="Sari Offc" w:hAnsi="Sari Offc"/>
          <w:sz w:val="24"/>
          <w:szCs w:val="24"/>
          <w:lang w:val="en-IN" w:eastAsia="en-IN"/>
        </w:rPr>
      </w:pPr>
      <w:r w:rsidRPr="0014758B">
        <w:rPr>
          <w:rFonts w:ascii="Sari Offc" w:hAnsi="Sari Offc"/>
          <w:sz w:val="24"/>
          <w:szCs w:val="24"/>
          <w:lang w:val="en-IN" w:eastAsia="en-IN"/>
        </w:rPr>
        <w:t xml:space="preserve">Use your card to make payments at any outlet that accepts </w:t>
      </w:r>
      <w:r w:rsidRPr="0014758B" w:rsidR="00B149BB">
        <w:rPr>
          <w:rFonts w:ascii="Sari Offc" w:hAnsi="Sari Offc"/>
          <w:sz w:val="24"/>
          <w:szCs w:val="24"/>
          <w:lang w:eastAsia="en-IN"/>
        </w:rPr>
        <w:t>MasterCard</w:t>
      </w:r>
      <w:r w:rsidRPr="0014758B" w:rsidR="00826C1D">
        <w:rPr>
          <w:rFonts w:ascii="Sari Offc" w:hAnsi="Sari Offc"/>
          <w:sz w:val="24"/>
          <w:szCs w:val="24"/>
          <w:lang w:eastAsia="en-IN"/>
        </w:rPr>
        <w:t xml:space="preserve"> </w:t>
      </w:r>
      <w:r w:rsidRPr="0014758B" w:rsidR="00B149BB">
        <w:rPr>
          <w:rFonts w:ascii="Sari Offc" w:hAnsi="Sari Offc"/>
          <w:sz w:val="24"/>
          <w:szCs w:val="24"/>
          <w:lang w:eastAsia="en-IN"/>
        </w:rPr>
        <w:t>/</w:t>
      </w:r>
      <w:r w:rsidRPr="0014758B" w:rsidR="00826C1D">
        <w:rPr>
          <w:rFonts w:ascii="Sari Offc" w:hAnsi="Sari Offc"/>
          <w:sz w:val="24"/>
          <w:szCs w:val="24"/>
          <w:lang w:eastAsia="en-IN"/>
        </w:rPr>
        <w:t xml:space="preserve"> </w:t>
      </w:r>
      <w:r w:rsidRPr="0014758B" w:rsidR="00B149BB">
        <w:rPr>
          <w:rFonts w:ascii="Sari Offc" w:hAnsi="Sari Offc"/>
          <w:sz w:val="24"/>
          <w:szCs w:val="24"/>
          <w:lang w:eastAsia="en-IN"/>
        </w:rPr>
        <w:t>RuPay</w:t>
      </w:r>
    </w:p>
    <w:p w:rsidRPr="0014758B" w:rsidR="00AE161E" w:rsidP="00AE161E" w:rsidRDefault="00AE161E" w14:paraId="4C1612D8" w14:textId="159486C5">
      <w:pPr>
        <w:rPr>
          <w:rFonts w:ascii="Sari Offc" w:hAnsi="Sari Offc"/>
          <w:b/>
          <w:bCs/>
          <w:sz w:val="24"/>
          <w:szCs w:val="24"/>
          <w:lang w:val="en-IN"/>
        </w:rPr>
      </w:pPr>
      <w:r w:rsidRPr="0014758B">
        <w:rPr>
          <w:rFonts w:ascii="Sari Offc" w:hAnsi="Sari Offc"/>
          <w:b/>
          <w:bCs/>
          <w:sz w:val="24"/>
          <w:szCs w:val="24"/>
          <w:lang w:val="en-IN"/>
        </w:rPr>
        <w:t>Flexipay</w:t>
      </w:r>
      <w:ins w:author="Upadhyay , Shubham (SBICard)" w:date="2026-01-07T11:20:00Z" w:id="191">
        <w:r w:rsidR="0014758B">
          <w:rPr>
            <w:rFonts w:ascii="Sari Offc" w:hAnsi="Sari Offc"/>
            <w:b/>
            <w:bCs/>
            <w:sz w:val="24"/>
            <w:szCs w:val="24"/>
            <w:lang w:val="en-IN"/>
          </w:rPr>
          <w:t xml:space="preserve"> EMI </w:t>
        </w:r>
      </w:ins>
    </w:p>
    <w:p w:rsidRPr="0014758B" w:rsidR="00AE161E" w:rsidRDefault="00AE161E" w14:paraId="3DB9ACE9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lastRenderedPageBreak/>
        <w:t>Convert eligible purchases into easy monthly EMIs</w:t>
      </w:r>
    </w:p>
    <w:p w:rsidRPr="0014758B" w:rsidR="00AE161E" w:rsidRDefault="00AE161E" w14:paraId="172B2E0E" w14:textId="77777777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  <w:lang w:val="en-IN"/>
        </w:rPr>
      </w:pPr>
      <w:r w:rsidRPr="0014758B">
        <w:rPr>
          <w:rFonts w:ascii="Sari Offc" w:hAnsi="Sari Offc"/>
          <w:sz w:val="24"/>
          <w:szCs w:val="24"/>
          <w:lang w:val="en-IN"/>
        </w:rPr>
        <w:t>Applicable on transactions of Rs. 2,500 or more</w:t>
      </w:r>
    </w:p>
    <w:p w:rsidRPr="0014758B" w:rsidR="00C71606" w:rsidRDefault="00C71606" w14:paraId="56E72D6A" w14:textId="4E47D4B9">
      <w:pPr>
        <w:pStyle w:val="ListParagraph"/>
        <w:numPr>
          <w:ilvl w:val="0"/>
          <w:numId w:val="7"/>
        </w:numPr>
        <w:rPr>
          <w:rFonts w:ascii="Sari Offc" w:hAnsi="Sari Offc"/>
          <w:sz w:val="24"/>
          <w:szCs w:val="24"/>
        </w:rPr>
      </w:pPr>
      <w:r w:rsidRPr="0014758B">
        <w:rPr>
          <w:rFonts w:ascii="Sari Offc" w:hAnsi="Sari Offc"/>
          <w:sz w:val="24"/>
          <w:szCs w:val="24"/>
        </w:rPr>
        <w:t>Click </w:t>
      </w:r>
      <w:hyperlink w:history="1" r:id="rId22">
        <w:r w:rsidRPr="0014758B">
          <w:rPr>
            <w:rStyle w:val="Hyperlink"/>
            <w:rFonts w:ascii="Sari Offc" w:hAnsi="Sari Offc"/>
            <w:sz w:val="24"/>
            <w:szCs w:val="24"/>
          </w:rPr>
          <w:t>here </w:t>
        </w:r>
      </w:hyperlink>
      <w:r w:rsidRPr="0014758B">
        <w:rPr>
          <w:rFonts w:ascii="Sari Offc" w:hAnsi="Sari Offc"/>
          <w:sz w:val="24"/>
          <w:szCs w:val="24"/>
        </w:rPr>
        <w:t>to learn how to apply for Flexipay</w:t>
      </w:r>
      <w:ins w:author="Upadhyay , Shubham (SBICard)" w:date="2026-01-20T12:50:00Z" w:id="192">
        <w:r w:rsidR="005A7A53">
          <w:rPr>
            <w:rFonts w:ascii="Sari Offc" w:hAnsi="Sari Offc"/>
            <w:sz w:val="24"/>
            <w:szCs w:val="24"/>
          </w:rPr>
          <w:t xml:space="preserve"> EMI</w:t>
        </w:r>
      </w:ins>
    </w:p>
    <w:p w:rsidRPr="00F534F3" w:rsidR="00A145C8" w:rsidP="00A145C8" w:rsidRDefault="00A145C8" w14:paraId="578506DA" w14:textId="77777777">
      <w:pPr>
        <w:rPr>
          <w:ins w:author="Namita Salgiya" w:date="2026-01-17T19:26:00Z" w:id="193"/>
          <w:b/>
          <w:bCs/>
          <w:lang w:val="en-IN"/>
        </w:rPr>
      </w:pPr>
      <w:bookmarkStart w:name="_Hlk219363897" w:id="194"/>
      <w:ins w:author="Namita Salgiya" w:date="2026-01-17T19:26:00Z" w:id="195">
        <w:r w:rsidRPr="00F534F3">
          <w:rPr>
            <w:b/>
            <w:bCs/>
            <w:lang w:val="en-IN"/>
          </w:rPr>
          <w:t>Add-on Cards</w:t>
        </w:r>
      </w:ins>
    </w:p>
    <w:p w:rsidRPr="00AC1ED4" w:rsidR="00A145C8" w:rsidP="00A145C8" w:rsidRDefault="00A145C8" w14:paraId="2564B12A" w14:textId="77777777">
      <w:pPr>
        <w:pStyle w:val="ListParagraph"/>
        <w:numPr>
          <w:ilvl w:val="0"/>
          <w:numId w:val="20"/>
        </w:numPr>
        <w:rPr>
          <w:ins w:author="Namita Salgiya" w:date="2026-01-17T19:26:00Z" w:id="196"/>
        </w:rPr>
      </w:pPr>
      <w:ins w:author="Namita Salgiya" w:date="2026-01-17T19:26:00Z" w:id="197">
        <w:r>
          <w:t>E</w:t>
        </w:r>
        <w:r w:rsidRPr="00AC1ED4">
          <w:t>mpower your family with </w:t>
        </w:r>
        <w:r>
          <w:fldChar w:fldCharType="begin"/>
        </w:r>
        <w:r>
          <w:instrText>HYPERLINK "https://www.sbicard.com/en/personal/benefits/add-on-card.page"</w:instrText>
        </w:r>
        <w:r>
          <w:fldChar w:fldCharType="separate"/>
        </w:r>
        <w:r w:rsidRPr="00AC1ED4">
          <w:rPr>
            <w:rStyle w:val="Hyperlink"/>
          </w:rPr>
          <w:t>add-on cards</w:t>
        </w:r>
        <w:r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5E66AE" w:rsidR="00A145C8" w:rsidP="00A145C8" w:rsidRDefault="00A145C8" w14:paraId="66FAEDB4" w14:textId="77777777">
      <w:pPr>
        <w:rPr>
          <w:ins w:author="Namita Salgiya" w:date="2026-01-17T19:26:00Z" w:id="198"/>
          <w:b/>
          <w:bCs/>
        </w:rPr>
      </w:pPr>
      <w:ins w:author="Namita Salgiya" w:date="2026-01-17T19:26:00Z" w:id="199">
        <w:r w:rsidRPr="005E66AE">
          <w:rPr>
            <w:b/>
            <w:bCs/>
          </w:rPr>
          <w:t>Balance Transfer on EMI</w:t>
        </w:r>
      </w:ins>
    </w:p>
    <w:p w:rsidRPr="005E66AE" w:rsidR="00A145C8" w:rsidP="00A145C8" w:rsidRDefault="00A145C8" w14:paraId="437E0FD2" w14:textId="77777777">
      <w:pPr>
        <w:pStyle w:val="ListParagraph"/>
        <w:numPr>
          <w:ilvl w:val="0"/>
          <w:numId w:val="7"/>
        </w:numPr>
        <w:rPr>
          <w:ins w:author="Namita Salgiya" w:date="2026-01-17T19:26:00Z" w:id="200"/>
        </w:rPr>
      </w:pPr>
      <w:ins w:author="Namita Salgiya" w:date="2026-01-17T19:26:00Z" w:id="201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A145C8" w:rsidP="00A145C8" w:rsidRDefault="00A145C8" w14:paraId="5631C7AD" w14:textId="62108433">
      <w:pPr>
        <w:pStyle w:val="ListParagraph"/>
        <w:numPr>
          <w:ilvl w:val="0"/>
          <w:numId w:val="7"/>
        </w:numPr>
        <w:rPr>
          <w:ins w:author="Namita Salgiya" w:date="2026-01-17T19:26:00Z" w:id="202"/>
        </w:rPr>
      </w:pPr>
      <w:ins w:author="Namita Salgiya" w:date="2026-01-17T19:26:00Z" w:id="203">
        <w:r w:rsidRPr="005E66AE">
          <w:t>Transfer outstanding balance</w:t>
        </w:r>
        <w:r>
          <w:t>s</w:t>
        </w:r>
        <w:r w:rsidRPr="005E66AE">
          <w:t xml:space="preserve"> of other banks’ credit cards to </w:t>
        </w:r>
        <w:r w:rsidRPr="000344E0">
          <w:t xml:space="preserve">your IndiGo </w:t>
        </w:r>
        <w:r w:rsidRPr="005C2AE8">
          <w:t>SBI Card</w:t>
        </w:r>
        <w:r w:rsidRPr="000344E0">
          <w:t xml:space="preserve"> </w:t>
        </w:r>
      </w:ins>
      <w:ins w:author="Namita Salgiya" w:date="2026-01-20T19:04:00Z" w:id="204">
        <w:r w:rsidR="00F0344D">
          <w:t xml:space="preserve">ELITE </w:t>
        </w:r>
      </w:ins>
      <w:ins w:author="Namita Salgiya" w:date="2026-01-17T19:26:00Z" w:id="205">
        <w:r w:rsidRPr="000344E0">
          <w:t xml:space="preserve">at a lower interest rate and repay in easy EMIs. </w:t>
        </w:r>
        <w:r w:rsidRPr="000344E0">
          <w:fldChar w:fldCharType="begin"/>
        </w:r>
        <w:r w:rsidRPr="000344E0">
          <w:instrText>HYPERLINK "https://www.sbicard.com/en/personal/benefits/lower-interest-option/balance-transfer-on-emi.page" \t "_blank"</w:instrText>
        </w:r>
        <w:r w:rsidRPr="000344E0">
          <w:fldChar w:fldCharType="separate"/>
        </w:r>
        <w:r w:rsidRPr="000344E0">
          <w:rPr>
            <w:rStyle w:val="Hyperlink"/>
          </w:rPr>
          <w:t>Click here</w:t>
        </w:r>
        <w:r w:rsidRPr="000344E0">
          <w:fldChar w:fldCharType="end"/>
        </w:r>
        <w:r w:rsidRPr="000344E0">
          <w:t xml:space="preserve"> to know about Balance Transfer on EMI</w:t>
        </w:r>
        <w:r>
          <w:t>.</w:t>
        </w:r>
      </w:ins>
    </w:p>
    <w:p w:rsidRPr="005E66AE" w:rsidR="00A145C8" w:rsidP="00A145C8" w:rsidRDefault="00A145C8" w14:paraId="4EC61043" w14:textId="77777777">
      <w:pPr>
        <w:pStyle w:val="ListParagraph"/>
        <w:numPr>
          <w:ilvl w:val="0"/>
          <w:numId w:val="7"/>
        </w:numPr>
        <w:rPr>
          <w:ins w:author="Namita Salgiya" w:date="2026-01-17T19:26:00Z" w:id="206"/>
        </w:rPr>
      </w:pPr>
      <w:ins w:author="Namita Salgiya" w:date="2026-01-17T19:26:00Z" w:id="207">
        <w:r w:rsidRPr="00247784">
          <w:t>Login to your account to avail this facility.</w:t>
        </w:r>
      </w:ins>
    </w:p>
    <w:bookmarkEnd w:id="194"/>
    <w:p w:rsidRPr="0014758B" w:rsidR="00C71606" w:rsidP="00C71606" w:rsidRDefault="00C71606" w14:paraId="353BDCF3" w14:textId="77777777">
      <w:pPr>
        <w:rPr>
          <w:rFonts w:ascii="Sari Offc" w:hAnsi="Sari Offc"/>
          <w:sz w:val="24"/>
          <w:szCs w:val="24"/>
          <w:lang w:val="en-IN"/>
        </w:rPr>
      </w:pPr>
    </w:p>
    <w:p w:rsidRPr="0014758B" w:rsidR="00AE161E" w:rsidP="0014758B" w:rsidRDefault="00AE161E" w14:paraId="1B1F21AC" w14:textId="77777777">
      <w:pPr>
        <w:rPr>
          <w:rFonts w:ascii="Sari Offc" w:hAnsi="Sari Offc"/>
          <w:sz w:val="24"/>
          <w:szCs w:val="24"/>
          <w:lang w:val="en-IN"/>
        </w:rPr>
      </w:pPr>
    </w:p>
    <w:sectPr w:rsidRPr="0014758B" w:rsidR="00AE161E">
      <w:footerReference w:type="even" r:id="rId27"/>
      <w:footerReference w:type="default" r:id="rId28"/>
      <w:footerReference w:type="first" r:id="rId29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US(" w:author="Upadhyay , Shubham (SBICard)" w:date="2026-01-20T12:45:00Z" w:id="32">
    <w:p w:rsidR="005A7A53" w:rsidP="005A7A53" w:rsidRDefault="005A7A53" w14:paraId="0B157F9D" w14:textId="77777777">
      <w:pPr>
        <w:pStyle w:val="CommentText"/>
      </w:pPr>
      <w:r>
        <w:rPr>
          <w:rStyle w:val="CommentReference"/>
        </w:rPr>
        <w:annotationRef/>
      </w:r>
      <w:r>
        <w:t xml:space="preserve">Please check for factual accuracy. </w:t>
      </w:r>
    </w:p>
    <w:p w:rsidR="005A7A53" w:rsidP="005A7A53" w:rsidRDefault="005A7A53" w14:paraId="52CD6FCB" w14:textId="77777777">
      <w:pPr>
        <w:pStyle w:val="CommentText"/>
      </w:pPr>
    </w:p>
    <w:p w:rsidR="005A7A53" w:rsidP="005A7A53" w:rsidRDefault="005A7A53" w14:paraId="1DE10138" w14:textId="77777777">
      <w:pPr>
        <w:pStyle w:val="CommentText"/>
      </w:pPr>
      <w:r>
        <w:t>I think it should be 24,000</w:t>
      </w:r>
    </w:p>
  </w:comment>
  <w:comment w:initials="US(" w:author="Upadhyay , Shubham (SBICard)" w:date="2026-01-20T12:49:00Z" w:id="178">
    <w:p w:rsidR="005A7A53" w:rsidP="005A7A53" w:rsidRDefault="005A7A53" w14:paraId="09AED17E" w14:textId="77777777">
      <w:pPr>
        <w:pStyle w:val="CommentText"/>
      </w:pPr>
      <w:r>
        <w:rPr>
          <w:rStyle w:val="CommentReference"/>
        </w:rPr>
        <w:annotationRef/>
      </w:r>
      <w:r>
        <w:t xml:space="preserve">Please check for factual accuracy. </w:t>
      </w:r>
    </w:p>
    <w:p w:rsidR="005A7A53" w:rsidP="005A7A53" w:rsidRDefault="005A7A53" w14:paraId="12A792D0" w14:textId="77777777">
      <w:pPr>
        <w:pStyle w:val="CommentText"/>
      </w:pPr>
    </w:p>
    <w:p w:rsidR="005A7A53" w:rsidP="005A7A53" w:rsidRDefault="005A7A53" w14:paraId="5FBFBAEF" w14:textId="77777777">
      <w:pPr>
        <w:pStyle w:val="CommentText"/>
      </w:pPr>
      <w:r>
        <w:t>The card is not on Visa network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DE10138" w15:done="0"/>
  <w15:commentEx w15:paraId="5FBFBA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26A3D07" w16cex:dateUtc="2026-01-20T07:15:00Z"/>
  <w16cex:commentExtensible w16cex:durableId="188D47BC" w16cex:dateUtc="2026-01-20T07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DE10138" w16cid:durableId="026A3D07"/>
  <w16cid:commentId w16cid:paraId="5FBFBAEF" w16cid:durableId="188D47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4080" w:rsidP="00E405C7" w:rsidRDefault="00D54080" w14:paraId="1972BB9D" w14:textId="77777777">
      <w:pPr>
        <w:spacing w:after="0" w:line="240" w:lineRule="auto"/>
      </w:pPr>
      <w:r>
        <w:separator/>
      </w:r>
    </w:p>
  </w:endnote>
  <w:endnote w:type="continuationSeparator" w:id="0">
    <w:p w:rsidR="00D54080" w:rsidP="00E405C7" w:rsidRDefault="00D54080" w14:paraId="0C2616F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DD4B89B" w14:textId="3E4274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6D2AEB" wp14:editId="3C32DD9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22853457" name="Text Box 2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A0535F1" w14:textId="64F360ED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66D2AEB">
              <v:stroke joinstyle="miter"/>
              <v:path gradientshapeok="t" o:connecttype="rect"/>
            </v:shapetype>
            <v:shape id="Text Box 2" style="position:absolute;margin-left:0;margin-top:0;width:87.3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">
              <v:textbox style="mso-fit-shape-to-text:t" inset="0,0,0,15pt">
                <w:txbxContent>
                  <w:p w:rsidRPr="00E405C7" w:rsidR="00E405C7" w:rsidP="00E405C7" w:rsidRDefault="00E405C7" w14:paraId="6A0535F1" w14:textId="64F360ED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75EA928B" w14:textId="55AB3B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5275AB4" wp14:editId="35BB4639">
              <wp:simplePos x="914400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1908443431" name="Text Box 3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69DB7BFF" w14:textId="2430C4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275AB4">
              <v:stroke joinstyle="miter"/>
              <v:path gradientshapeok="t" o:connecttype="rect"/>
            </v:shapetype>
            <v:shape id="Text Box 3" style="position:absolute;margin-left:0;margin-top:0;width:87.3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">
              <v:textbox style="mso-fit-shape-to-text:t" inset="0,0,0,15pt">
                <w:txbxContent>
                  <w:p w:rsidRPr="00E405C7" w:rsidR="00E405C7" w:rsidP="00E405C7" w:rsidRDefault="00E405C7" w14:paraId="69DB7BFF" w14:textId="2430C4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p14">
  <w:p w:rsidR="00E405C7" w:rsidRDefault="00E405C7" w14:paraId="49FE02B4" w14:textId="3FA9381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D91AC6" wp14:editId="7EA72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9345" cy="391160"/>
              <wp:effectExtent l="0" t="0" r="14605" b="0"/>
              <wp:wrapNone/>
              <wp:docPr id="2053094162" name="Text Box 1" descr="SBI Card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934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405C7" w:rsidR="00E405C7" w:rsidP="00E405C7" w:rsidRDefault="00E405C7" w14:paraId="2C33ECC8" w14:textId="5F0F6EA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E405C7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SBI Card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D91AC6">
              <v:stroke joinstyle="miter"/>
              <v:path gradientshapeok="t" o:connecttype="rect"/>
            </v:shapetype>
            <v:shape id="Text Box 1" style="position:absolute;margin-left:0;margin-top:0;width:87.3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SBI Card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">
              <v:textbox style="mso-fit-shape-to-text:t" inset="0,0,0,15pt">
                <w:txbxContent>
                  <w:p w:rsidRPr="00E405C7" w:rsidR="00E405C7" w:rsidP="00E405C7" w:rsidRDefault="00E405C7" w14:paraId="2C33ECC8" w14:textId="5F0F6EA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E405C7">
                      <w:rPr>
                        <w:rFonts w:ascii="Aptos" w:hAnsi="Aptos" w:eastAsia="Aptos" w:cs="Aptos"/>
                        <w:noProof/>
                        <w:color w:val="000000"/>
                        <w:sz w:val="24"/>
                        <w:szCs w:val="24"/>
                      </w:rPr>
                      <w:t>SBI Card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4080" w:rsidP="00E405C7" w:rsidRDefault="00D54080" w14:paraId="24E65505" w14:textId="77777777">
      <w:pPr>
        <w:spacing w:after="0" w:line="240" w:lineRule="auto"/>
      </w:pPr>
      <w:r>
        <w:separator/>
      </w:r>
    </w:p>
  </w:footnote>
  <w:footnote w:type="continuationSeparator" w:id="0">
    <w:p w:rsidR="00D54080" w:rsidP="00E405C7" w:rsidRDefault="00D54080" w14:paraId="641B941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45E0AB8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A24178"/>
    <w:multiLevelType w:val="hybridMultilevel"/>
    <w:tmpl w:val="A3AC7E4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20F4AF6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68B5C50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F9E0B2E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E182C65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F565B3D"/>
    <w:multiLevelType w:val="multilevel"/>
    <w:tmpl w:val="DDA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3B4794A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DBD5D44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3BE34A6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56822F6"/>
    <w:multiLevelType w:val="hybridMultilevel"/>
    <w:tmpl w:val="F140B09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67450753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AF049FF"/>
    <w:multiLevelType w:val="hybridMultilevel"/>
    <w:tmpl w:val="3F7834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D5E0734"/>
    <w:multiLevelType w:val="multilevel"/>
    <w:tmpl w:val="F39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7729207D"/>
    <w:multiLevelType w:val="multilevel"/>
    <w:tmpl w:val="54A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73046B1"/>
    <w:multiLevelType w:val="hybridMultilevel"/>
    <w:tmpl w:val="53A423AC"/>
    <w:lvl w:ilvl="0" w:tplc="E83021A0">
      <w:start w:val="4"/>
      <w:numFmt w:val="bullet"/>
      <w:lvlText w:val="-"/>
      <w:lvlJc w:val="left"/>
      <w:pPr>
        <w:ind w:left="1080" w:hanging="360"/>
      </w:pPr>
      <w:rPr>
        <w:rFonts w:hint="default" w:ascii="Sari Offc" w:hAnsi="Sari Offc" w:eastAsia="Aptos" w:cs="Times New Roman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5"/>
  </w:num>
  <w:num w:numId="3">
    <w:abstractNumId w:val="8"/>
  </w:num>
  <w:num w:numId="4">
    <w:abstractNumId w:val="6"/>
  </w:num>
  <w:num w:numId="5">
    <w:abstractNumId w:val="1"/>
  </w:num>
  <w:num w:numId="6">
    <w:abstractNumId w:val="18"/>
  </w:num>
  <w:num w:numId="7">
    <w:abstractNumId w:val="0"/>
  </w:num>
  <w:num w:numId="8">
    <w:abstractNumId w:val="17"/>
  </w:num>
  <w:num w:numId="9">
    <w:abstractNumId w:val="4"/>
  </w:num>
  <w:num w:numId="10">
    <w:abstractNumId w:val="10"/>
  </w:num>
  <w:num w:numId="11">
    <w:abstractNumId w:val="2"/>
  </w:num>
  <w:num w:numId="12">
    <w:abstractNumId w:val="11"/>
  </w:num>
  <w:num w:numId="13">
    <w:abstractNumId w:val="14"/>
  </w:num>
  <w:num w:numId="14">
    <w:abstractNumId w:val="20"/>
  </w:num>
  <w:num w:numId="15">
    <w:abstractNumId w:val="5"/>
  </w:num>
  <w:num w:numId="16">
    <w:abstractNumId w:val="12"/>
  </w:num>
  <w:num w:numId="17">
    <w:abstractNumId w:val="7"/>
  </w:num>
  <w:num w:numId="18">
    <w:abstractNumId w:val="13"/>
  </w:num>
  <w:num w:numId="19">
    <w:abstractNumId w:val="16"/>
  </w:num>
  <w:num w:numId="20">
    <w:abstractNumId w:val="9"/>
  </w:num>
  <w:num w:numId="21">
    <w:abstractNumId w:val="19"/>
  </w:num>
  <w:num w:numId="2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Kapoor, Vedika (SBICard)">
    <w15:presenceInfo w15:providerId="AD" w15:userId="S::vedika.kapoor@sbicard.com::4de39f8f-5cab-4519-a633-25199cf90896"/>
  </w15:person>
  <w15:person w15:author="Arun Kaushal">
    <w15:presenceInfo w15:providerId="None" w15:userId="Arun Kaush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005C"/>
    <w:rsid w:val="00061D4B"/>
    <w:rsid w:val="00073064"/>
    <w:rsid w:val="00073462"/>
    <w:rsid w:val="0009775C"/>
    <w:rsid w:val="000A5EB7"/>
    <w:rsid w:val="000D7771"/>
    <w:rsid w:val="00106E3E"/>
    <w:rsid w:val="00122BDC"/>
    <w:rsid w:val="0014758B"/>
    <w:rsid w:val="001535C0"/>
    <w:rsid w:val="001573BC"/>
    <w:rsid w:val="0016440F"/>
    <w:rsid w:val="00193BA0"/>
    <w:rsid w:val="001C5B69"/>
    <w:rsid w:val="00235F80"/>
    <w:rsid w:val="00276983"/>
    <w:rsid w:val="0029715F"/>
    <w:rsid w:val="002C53AE"/>
    <w:rsid w:val="002D38D6"/>
    <w:rsid w:val="00311B56"/>
    <w:rsid w:val="0032122C"/>
    <w:rsid w:val="00324FE5"/>
    <w:rsid w:val="0034371F"/>
    <w:rsid w:val="00345E13"/>
    <w:rsid w:val="003B107B"/>
    <w:rsid w:val="003C067C"/>
    <w:rsid w:val="003C1523"/>
    <w:rsid w:val="003C18A8"/>
    <w:rsid w:val="003D2724"/>
    <w:rsid w:val="003D715C"/>
    <w:rsid w:val="003F3E33"/>
    <w:rsid w:val="0041708E"/>
    <w:rsid w:val="0042325B"/>
    <w:rsid w:val="00442E3F"/>
    <w:rsid w:val="00474DC1"/>
    <w:rsid w:val="004A5805"/>
    <w:rsid w:val="004C50CB"/>
    <w:rsid w:val="004D6419"/>
    <w:rsid w:val="00513A0B"/>
    <w:rsid w:val="00513A31"/>
    <w:rsid w:val="005310B6"/>
    <w:rsid w:val="005643BE"/>
    <w:rsid w:val="00574F86"/>
    <w:rsid w:val="0058555C"/>
    <w:rsid w:val="005907F2"/>
    <w:rsid w:val="005A7A53"/>
    <w:rsid w:val="005B7645"/>
    <w:rsid w:val="005E4FBA"/>
    <w:rsid w:val="005F07FE"/>
    <w:rsid w:val="00637635"/>
    <w:rsid w:val="00637D0A"/>
    <w:rsid w:val="00640C2B"/>
    <w:rsid w:val="006657A1"/>
    <w:rsid w:val="00667EEB"/>
    <w:rsid w:val="00681931"/>
    <w:rsid w:val="006938F5"/>
    <w:rsid w:val="006A2631"/>
    <w:rsid w:val="006F6BAC"/>
    <w:rsid w:val="007275A2"/>
    <w:rsid w:val="007550F8"/>
    <w:rsid w:val="00775D0A"/>
    <w:rsid w:val="00777C78"/>
    <w:rsid w:val="007869AB"/>
    <w:rsid w:val="007E6A3E"/>
    <w:rsid w:val="00805273"/>
    <w:rsid w:val="00826C1D"/>
    <w:rsid w:val="0083076E"/>
    <w:rsid w:val="00832A62"/>
    <w:rsid w:val="0088357A"/>
    <w:rsid w:val="008A59BA"/>
    <w:rsid w:val="008E4E96"/>
    <w:rsid w:val="009065DB"/>
    <w:rsid w:val="009164D7"/>
    <w:rsid w:val="00931386"/>
    <w:rsid w:val="00932AB1"/>
    <w:rsid w:val="00946831"/>
    <w:rsid w:val="00947F57"/>
    <w:rsid w:val="009A176A"/>
    <w:rsid w:val="009C0D9E"/>
    <w:rsid w:val="009D2D1C"/>
    <w:rsid w:val="00A07FD5"/>
    <w:rsid w:val="00A14489"/>
    <w:rsid w:val="00A145C8"/>
    <w:rsid w:val="00A150C5"/>
    <w:rsid w:val="00A27FC1"/>
    <w:rsid w:val="00A579B5"/>
    <w:rsid w:val="00A653DF"/>
    <w:rsid w:val="00A67187"/>
    <w:rsid w:val="00A80E72"/>
    <w:rsid w:val="00A90630"/>
    <w:rsid w:val="00AC2D69"/>
    <w:rsid w:val="00AE161E"/>
    <w:rsid w:val="00AF4A2A"/>
    <w:rsid w:val="00B149BB"/>
    <w:rsid w:val="00B23A1E"/>
    <w:rsid w:val="00B74F63"/>
    <w:rsid w:val="00BA12D3"/>
    <w:rsid w:val="00BD7285"/>
    <w:rsid w:val="00BF3A60"/>
    <w:rsid w:val="00C0786A"/>
    <w:rsid w:val="00C37A02"/>
    <w:rsid w:val="00C42307"/>
    <w:rsid w:val="00C63C91"/>
    <w:rsid w:val="00C66F71"/>
    <w:rsid w:val="00C712F6"/>
    <w:rsid w:val="00C71606"/>
    <w:rsid w:val="00C74138"/>
    <w:rsid w:val="00C94D2F"/>
    <w:rsid w:val="00CA5965"/>
    <w:rsid w:val="00CA61DB"/>
    <w:rsid w:val="00CB45CF"/>
    <w:rsid w:val="00CD511F"/>
    <w:rsid w:val="00D0663E"/>
    <w:rsid w:val="00D22F92"/>
    <w:rsid w:val="00D34CF6"/>
    <w:rsid w:val="00D41563"/>
    <w:rsid w:val="00D44470"/>
    <w:rsid w:val="00D54080"/>
    <w:rsid w:val="00D86A35"/>
    <w:rsid w:val="00DB404C"/>
    <w:rsid w:val="00DB606B"/>
    <w:rsid w:val="00DC2CA4"/>
    <w:rsid w:val="00DD342B"/>
    <w:rsid w:val="00E07D94"/>
    <w:rsid w:val="00E147C5"/>
    <w:rsid w:val="00E21728"/>
    <w:rsid w:val="00E405C7"/>
    <w:rsid w:val="00E4493D"/>
    <w:rsid w:val="00E47C6A"/>
    <w:rsid w:val="00E5079C"/>
    <w:rsid w:val="00E56665"/>
    <w:rsid w:val="00E61E30"/>
    <w:rsid w:val="00E62FE6"/>
    <w:rsid w:val="00F0344D"/>
    <w:rsid w:val="00F23D00"/>
    <w:rsid w:val="00F318DC"/>
    <w:rsid w:val="00F31F00"/>
    <w:rsid w:val="00F7333B"/>
    <w:rsid w:val="00FB78C6"/>
    <w:rsid w:val="00FC56CE"/>
    <w:rsid w:val="3A831E8C"/>
    <w:rsid w:val="3FF9DA18"/>
    <w:rsid w:val="547B57DF"/>
    <w:rsid w:val="710FC5CC"/>
    <w:rsid w:val="7C73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405C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05C7"/>
    <w:rPr>
      <w:lang w:val="en-GB"/>
    </w:rPr>
  </w:style>
  <w:style w:type="paragraph" w:styleId="Revision">
    <w:name w:val="Revision"/>
    <w:hidden/>
    <w:uiPriority w:val="99"/>
    <w:semiHidden/>
    <w:rsid w:val="00E47C6A"/>
    <w:pPr>
      <w:spacing w:after="0" w:line="240" w:lineRule="auto"/>
    </w:pPr>
    <w:rPr>
      <w:lang w:val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F0344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comments.xml" Id="rId8" /><Relationship Type="http://schemas.openxmlformats.org/officeDocument/2006/relationships/settings" Target="settings.xml" Id="rId3" /><Relationship Type="http://schemas.openxmlformats.org/officeDocument/2006/relationships/hyperlink" Target="https://www.sbicard.com/en/most-important-terms-and-conditions.page" TargetMode="External" Id="rId21" /><Relationship Type="http://schemas.openxmlformats.org/officeDocument/2006/relationships/styles" Target="styles.xml" Id="rId2" /><Relationship Type="http://schemas.openxmlformats.org/officeDocument/2006/relationships/hyperlink" Target="https://www.sbicard.com/sbi-card-en/assets/docs/pdf/Indigo-SBI-Cards-Domestic-Lounge-List.pdf" TargetMode="External" Id="rId16" /><Relationship Type="http://schemas.openxmlformats.org/officeDocument/2006/relationships/hyperlink" Target="https://www.sbicard.com/en/personal/credit-cards/lifestyle/sbi-card-elite.page" TargetMode="External" Id="rId20" /><Relationship Type="http://schemas.openxmlformats.org/officeDocument/2006/relationships/footer" Target="footer3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18/08/relationships/commentsExtensible" Target="commentsExtensible.xml" Id="rId11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footer" Target="footer2.xml" Id="rId28" /><Relationship Type="http://schemas.microsoft.com/office/2016/09/relationships/commentsIds" Target="commentsIds.xml" Id="rId10" /><Relationship Type="http://schemas.microsoft.com/office/2011/relationships/people" Target="people.xml" Id="rId31" /><Relationship Type="http://schemas.openxmlformats.org/officeDocument/2006/relationships/webSettings" Target="webSettings.xml" Id="rId4" /><Relationship Type="http://schemas.microsoft.com/office/2011/relationships/commentsExtended" Target="commentsExtended.xml" Id="rId9" /><Relationship Type="http://schemas.openxmlformats.org/officeDocument/2006/relationships/hyperlink" Target="https://www.sbicard.com/en/personal/benefits/lower-interest-option/flexi-pay.page" TargetMode="External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8</revision>
  <dcterms:created xsi:type="dcterms:W3CDTF">2026-01-20T07:20:00.0000000Z</dcterms:created>
  <dcterms:modified xsi:type="dcterms:W3CDTF">2026-03-19T06:14:44.6665794Z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  <property fmtid="{D5CDD505-2E9C-101B-9397-08002B2CF9AE}" pid="3" name="ClassificationContentMarkingFooterShapeIds">
    <vt:lpwstr>7a5fbb12,729c6a51,71c08927</vt:lpwstr>
  </property>
  <property fmtid="{D5CDD505-2E9C-101B-9397-08002B2CF9AE}" pid="4" name="ClassificationContentMarkingFooterFontProps">
    <vt:lpwstr>#000000,12,Aptos</vt:lpwstr>
  </property>
  <property fmtid="{D5CDD505-2E9C-101B-9397-08002B2CF9AE}" pid="5" name="ClassificationContentMarkingFooterText">
    <vt:lpwstr>SBI Card Internal</vt:lpwstr>
  </property>
  <property fmtid="{D5CDD505-2E9C-101B-9397-08002B2CF9AE}" pid="6" name="MSIP_Label_952a70d6-3766-43cb-8698-0840c6b20a20_Enabled">
    <vt:lpwstr>true</vt:lpwstr>
  </property>
  <property fmtid="{D5CDD505-2E9C-101B-9397-08002B2CF9AE}" pid="7" name="MSIP_Label_952a70d6-3766-43cb-8698-0840c6b20a20_SetDate">
    <vt:lpwstr>2025-12-30T07:11:13Z</vt:lpwstr>
  </property>
  <property fmtid="{D5CDD505-2E9C-101B-9397-08002B2CF9AE}" pid="8" name="MSIP_Label_952a70d6-3766-43cb-8698-0840c6b20a20_Method">
    <vt:lpwstr>Standard</vt:lpwstr>
  </property>
  <property fmtid="{D5CDD505-2E9C-101B-9397-08002B2CF9AE}" pid="9" name="MSIP_Label_952a70d6-3766-43cb-8698-0840c6b20a20_Name">
    <vt:lpwstr>SBI Card Internal</vt:lpwstr>
  </property>
  <property fmtid="{D5CDD505-2E9C-101B-9397-08002B2CF9AE}" pid="10" name="MSIP_Label_952a70d6-3766-43cb-8698-0840c6b20a20_SiteId">
    <vt:lpwstr>80940975-4f68-45c3-b5b6-4f9a76a187e2</vt:lpwstr>
  </property>
  <property fmtid="{D5CDD505-2E9C-101B-9397-08002B2CF9AE}" pid="11" name="MSIP_Label_952a70d6-3766-43cb-8698-0840c6b20a20_ActionId">
    <vt:lpwstr>7d287ccb-0526-4da0-bba0-cb3aa58fe714</vt:lpwstr>
  </property>
  <property fmtid="{D5CDD505-2E9C-101B-9397-08002B2CF9AE}" pid="12" name="MSIP_Label_952a70d6-3766-43cb-8698-0840c6b20a20_ContentBits">
    <vt:lpwstr>2</vt:lpwstr>
  </property>
  <property fmtid="{D5CDD505-2E9C-101B-9397-08002B2CF9AE}" pid="13" name="MSIP_Label_952a70d6-3766-43cb-8698-0840c6b20a20_Tag">
    <vt:lpwstr>10, 3, 0, 1</vt:lpwstr>
  </property>
</Properties>
</file>