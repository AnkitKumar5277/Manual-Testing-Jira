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A79B8" w:rsidR="008A79B8" w:rsidP="008A79B8" w:rsidRDefault="008A79B8" w14:paraId="23A79613" w14:textId="581A6A2D">
      <w:pPr>
        <w:jc w:val="center"/>
        <w:rPr>
          <w:b/>
          <w:bCs/>
          <w:lang w:val="en-IN"/>
        </w:rPr>
      </w:pPr>
      <w:r>
        <w:fldChar w:fldCharType="begin"/>
      </w:r>
      <w:r>
        <w:instrText>HYPERLINK "https://www.sbicard.com/en/personal/credit-cards/shopping/titan-sbi-card.page"</w:instrText>
      </w:r>
      <w:r>
        <w:fldChar w:fldCharType="separate"/>
      </w:r>
      <w:r w:rsidRPr="008A79B8">
        <w:rPr>
          <w:rStyle w:val="Hyperlink"/>
          <w:b/>
          <w:bCs/>
          <w:lang w:val="en-IN"/>
        </w:rPr>
        <w:t>Titan SBI Card</w:t>
      </w:r>
      <w:r>
        <w:fldChar w:fldCharType="end"/>
      </w:r>
    </w:p>
    <w:p w:rsidRPr="00F15C67" w:rsidR="00F15C67" w:rsidP="00F15C67" w:rsidRDefault="008A79B8" w14:paraId="7B6684A4" w14:textId="5598BE0F">
      <w:pPr>
        <w:jc w:val="center"/>
        <w:rPr>
          <w:lang w:val="en-IN"/>
        </w:rPr>
      </w:pPr>
      <w:r>
        <w:rPr>
          <w:lang w:val="en-IN"/>
        </w:rPr>
        <w:t xml:space="preserve">Crafted for a </w:t>
      </w:r>
      <w:r w:rsidR="00C949F1">
        <w:rPr>
          <w:lang w:val="en-IN"/>
        </w:rPr>
        <w:t>Rewarding Indulgence</w:t>
      </w:r>
    </w:p>
    <w:p w:rsidRPr="00AD11D6" w:rsidR="003D715C" w:rsidP="004A5805" w:rsidRDefault="003D715C" w14:paraId="55587B08" w14:textId="76CEA1C4">
      <w:pPr>
        <w:jc w:val="center"/>
        <w:rPr>
          <w:b/>
          <w:bCs/>
          <w:i/>
          <w:iCs/>
          <w:u w:val="single"/>
          <w:lang w:val="en-IN"/>
        </w:rPr>
      </w:pPr>
      <w:r w:rsidRPr="00AD11D6">
        <w:rPr>
          <w:b/>
          <w:bCs/>
          <w:i/>
          <w:iCs/>
          <w:u w:val="single"/>
          <w:lang w:val="en-IN"/>
        </w:rPr>
        <w:t>Best For</w:t>
      </w:r>
    </w:p>
    <w:p w:rsidR="00F711A7" w:rsidP="009445F5" w:rsidRDefault="00E76AA0" w14:paraId="494962FD" w14:textId="5530CD01">
      <w:pPr>
        <w:pStyle w:val="ListParagraph"/>
        <w:numPr>
          <w:ilvl w:val="0"/>
          <w:numId w:val="1"/>
        </w:numPr>
        <w:rPr>
          <w:lang w:val="en-IN" w:eastAsia="en-IN"/>
        </w:rPr>
      </w:pPr>
      <w:r>
        <w:rPr>
          <w:lang w:val="en-IN" w:eastAsia="en-IN"/>
        </w:rPr>
        <w:t>Welcome</w:t>
      </w:r>
      <w:r w:rsidR="00F711A7">
        <w:rPr>
          <w:lang w:val="en-IN" w:eastAsia="en-IN"/>
        </w:rPr>
        <w:t xml:space="preserve"> Benefits</w:t>
      </w:r>
    </w:p>
    <w:p w:rsidR="00F711A7" w:rsidP="00F711A7" w:rsidRDefault="00F711A7" w14:paraId="52403991" w14:textId="13A322C2">
      <w:pPr>
        <w:pStyle w:val="ListParagraph"/>
        <w:numPr>
          <w:ilvl w:val="0"/>
          <w:numId w:val="1"/>
        </w:numPr>
        <w:rPr>
          <w:lang w:val="en-IN" w:eastAsia="en-IN"/>
        </w:rPr>
      </w:pPr>
      <w:r>
        <w:rPr>
          <w:lang w:val="en-IN" w:eastAsia="en-IN"/>
        </w:rPr>
        <w:t>Milestone Benefits</w:t>
      </w:r>
    </w:p>
    <w:p w:rsidR="008A79B8" w:rsidP="008A79B8" w:rsidRDefault="008A79B8" w14:paraId="0A8DBA04" w14:textId="65519745">
      <w:pPr>
        <w:pStyle w:val="ListParagraph"/>
        <w:numPr>
          <w:ilvl w:val="0"/>
          <w:numId w:val="1"/>
        </w:numPr>
        <w:rPr>
          <w:lang w:val="en-IN" w:eastAsia="en-IN"/>
        </w:rPr>
      </w:pPr>
      <w:r w:rsidRPr="008A79B8">
        <w:rPr>
          <w:lang w:val="en-IN" w:eastAsia="en-IN"/>
        </w:rPr>
        <w:t>Titan Instore Benefits</w:t>
      </w:r>
    </w:p>
    <w:p w:rsidRPr="006E5EA4" w:rsidR="006E5EA4" w:rsidRDefault="006E5EA4" w14:paraId="0227F3AB" w14:textId="0173829B">
      <w:pPr>
        <w:rPr>
          <w:ins w:author="Namita Salgiya" w:date="2026-01-16T12:33:00Z" w16du:dateUtc="2026-01-16T07:03:00Z" w:id="0"/>
          <w:lang w:val="en-IN" w:eastAsia="en-IN"/>
        </w:rPr>
        <w:pPrChange w:author="Namita Salgiya" w:date="2026-01-16T12:33:00Z" w16du:dateUtc="2026-01-16T07:03:00Z" w:id="1">
          <w:pPr>
            <w:pStyle w:val="ListParagraph"/>
            <w:numPr>
              <w:numId w:val="1"/>
            </w:numPr>
            <w:ind w:hanging="360"/>
          </w:pPr>
        </w:pPrChange>
      </w:pPr>
      <w:ins w:author="Namita Salgiya" w:date="2026-01-16T12:33:00Z" w16du:dateUtc="2026-01-16T07:03:00Z" w:id="2">
        <w:r w:rsidRPr="006E5EA4">
          <w:rPr>
            <w:lang w:val="en-IN" w:eastAsia="en-IN"/>
          </w:rPr>
          <w:t xml:space="preserve">Indulge in shopping at Titan stores and get guaranteed Cashback and Value Back on all </w:t>
        </w:r>
        <w:proofErr w:type="gramStart"/>
        <w:r w:rsidRPr="006E5EA4">
          <w:rPr>
            <w:lang w:val="en-IN" w:eastAsia="en-IN"/>
          </w:rPr>
          <w:t>your</w:t>
        </w:r>
        <w:proofErr w:type="gramEnd"/>
        <w:r w:rsidRPr="006E5EA4">
          <w:rPr>
            <w:lang w:val="en-IN" w:eastAsia="en-IN"/>
          </w:rPr>
          <w:t xml:space="preserve"> spends. </w:t>
        </w:r>
      </w:ins>
    </w:p>
    <w:p w:rsidRPr="00687E6A" w:rsidR="00687E6A" w:rsidDel="006E5EA4" w:rsidP="00687E6A" w:rsidRDefault="00687E6A" w14:paraId="44ABF55B" w14:textId="24160E3E">
      <w:pPr>
        <w:rPr>
          <w:del w:author="Namita Salgiya" w:date="2026-01-16T12:33:00Z" w16du:dateUtc="2026-01-16T07:03:00Z" w:id="3"/>
          <w:lang w:val="en-IN" w:eastAsia="en-IN"/>
        </w:rPr>
      </w:pPr>
      <w:del w:author="Namita Salgiya" w:date="2026-01-16T12:33:00Z" w16du:dateUtc="2026-01-16T07:03:00Z" w:id="4">
        <w:r w:rsidRPr="00687E6A" w:rsidDel="006E5EA4">
          <w:rPr>
            <w:lang w:val="en-IN" w:eastAsia="en-IN"/>
          </w:rPr>
          <w:delText xml:space="preserve">Get 12000 Reward Points worth Rs. 3000. Enjoy exclusive cashback and gift vouchers on </w:delText>
        </w:r>
        <w:r w:rsidDel="006E5EA4" w:rsidR="00623C5E">
          <w:rPr>
            <w:lang w:val="en-IN" w:eastAsia="en-IN"/>
          </w:rPr>
          <w:delText>spending</w:delText>
        </w:r>
        <w:r w:rsidRPr="00687E6A" w:rsidDel="006E5EA4">
          <w:rPr>
            <w:lang w:val="en-IN" w:eastAsia="en-IN"/>
          </w:rPr>
          <w:delText xml:space="preserve"> at Titan brands</w:delText>
        </w:r>
        <w:r w:rsidDel="006E5EA4">
          <w:rPr>
            <w:lang w:val="en-IN" w:eastAsia="en-IN"/>
          </w:rPr>
          <w:delText>.</w:delText>
        </w:r>
      </w:del>
    </w:p>
    <w:p w:rsidRPr="007E6A3E" w:rsidR="00345E13" w:rsidP="004A5805" w:rsidRDefault="003D715C" w14:paraId="011E8CF5" w14:textId="6F08ACAB">
      <w:pPr>
        <w:jc w:val="center"/>
        <w:rPr>
          <w:b/>
          <w:bCs/>
          <w:u w:val="single"/>
          <w:lang w:val="en-IN"/>
        </w:rPr>
      </w:pPr>
      <w:r w:rsidRPr="00AD11D6">
        <w:rPr>
          <w:b/>
          <w:bCs/>
          <w:i/>
          <w:iCs/>
          <w:u w:val="single"/>
          <w:lang w:val="en-IN"/>
        </w:rPr>
        <w:t>Key</w:t>
      </w:r>
      <w:r w:rsidRPr="007E6A3E">
        <w:rPr>
          <w:b/>
          <w:bCs/>
          <w:u w:val="single"/>
          <w:lang w:val="en-IN"/>
        </w:rPr>
        <w:t xml:space="preserve"> </w:t>
      </w:r>
      <w:r w:rsidRPr="007E6A3E" w:rsidR="00AD11D6">
        <w:rPr>
          <w:b/>
          <w:bCs/>
          <w:u w:val="single"/>
          <w:lang w:val="en-IN"/>
        </w:rPr>
        <w:t>BENEFITS</w:t>
      </w:r>
    </w:p>
    <w:p w:rsidRPr="008A79B8" w:rsidR="008A79B8" w:rsidP="00534E62" w:rsidRDefault="5D8E17BF" w14:paraId="7EB34C4A" w14:textId="47099094">
      <w:pPr>
        <w:pStyle w:val="ListParagraph"/>
        <w:numPr>
          <w:ilvl w:val="0"/>
          <w:numId w:val="6"/>
        </w:numPr>
        <w:rPr>
          <w:rFonts w:ascii="Calibri" w:hAnsi="Calibri" w:eastAsia="Calibri" w:cs="Calibri"/>
          <w:color w:val="881798"/>
          <w:sz w:val="12"/>
          <w:szCs w:val="12"/>
          <w:lang w:val="en-IN"/>
        </w:rPr>
      </w:pPr>
      <w:del w:author="Namita Salgiya" w:date="2026-01-16T12:34:00Z" w16du:dateUtc="2026-01-16T07:04:00Z" w:id="13144610">
        <w:r w:rsidRPr="3C4DB10E" w:rsidDel="5D8E17BF">
          <w:rPr>
            <w:lang w:val="en-IN" w:eastAsia="en-IN"/>
          </w:rPr>
          <w:delText xml:space="preserve">Get 12000 </w:delText>
        </w:r>
      </w:del>
      <w:r w:rsidRPr="3C4DB10E" w:rsidR="5D8E17BF">
        <w:rPr>
          <w:lang w:val="en-IN" w:eastAsia="en-IN"/>
        </w:rPr>
        <w:t xml:space="preserve">Reward Points </w:t>
      </w:r>
      <w:r w:rsidRPr="3C4DB10E" w:rsidR="00C949F1">
        <w:rPr>
          <w:lang w:val="en-IN" w:eastAsia="en-IN"/>
        </w:rPr>
        <w:t xml:space="preserve">Worth </w:t>
      </w:r>
      <w:r w:rsidRPr="3C4DB10E" w:rsidR="5D8E17BF">
        <w:rPr>
          <w:lang w:val="en-IN" w:eastAsia="en-IN"/>
        </w:rPr>
        <w:t>Rs. 3</w:t>
      </w:r>
      <w:ins w:author="Upadhyay , Shubham (SBICard)" w:date="2026-01-16T14:58:00Z" w16du:dateUtc="2026-01-16T09:28:00Z" w:id="121318737">
        <w:r w:rsidRPr="3C4DB10E" w:rsidR="00C949F1">
          <w:rPr>
            <w:lang w:val="en-IN" w:eastAsia="en-IN"/>
          </w:rPr>
          <w:t>,</w:t>
        </w:r>
      </w:ins>
      <w:r w:rsidRPr="3C4DB10E" w:rsidR="5D8E17BF">
        <w:rPr>
          <w:lang w:val="en-IN" w:eastAsia="en-IN"/>
        </w:rPr>
        <w:t>000</w:t>
      </w:r>
      <w:r w:rsidRPr="3C4DB10E" w:rsidR="3F4F12C5">
        <w:rPr>
          <w:lang w:val="en-IN" w:eastAsia="en-IN"/>
        </w:rPr>
        <w:t xml:space="preserve"> </w:t>
      </w:r>
    </w:p>
    <w:p w:rsidR="008A79B8" w:rsidP="00534E62" w:rsidRDefault="5D8E17BF" w14:paraId="55418237" w14:textId="0F1A3B6D">
      <w:pPr>
        <w:pStyle w:val="ListParagraph"/>
        <w:numPr>
          <w:ilvl w:val="0"/>
          <w:numId w:val="6"/>
        </w:numPr>
        <w:rPr>
          <w:rFonts w:ascii="Calibri" w:hAnsi="Calibri" w:eastAsia="Calibri" w:cs="Calibri"/>
          <w:color w:val="881798"/>
          <w:sz w:val="12"/>
          <w:szCs w:val="12"/>
          <w:lang w:val="en-IN"/>
        </w:rPr>
      </w:pPr>
      <w:r w:rsidRPr="3C4DB10E" w:rsidR="5D8E17BF">
        <w:rPr>
          <w:lang w:eastAsia="en-IN"/>
        </w:rPr>
        <w:t xml:space="preserve">Spend Based Reversal on </w:t>
      </w:r>
      <w:del w:author="Namita Salgiya" w:date="2026-01-16T12:34:00Z" w16du:dateUtc="2026-01-16T07:04:00Z" w:id="1849407764">
        <w:r w:rsidRPr="3C4DB10E" w:rsidDel="5D8E17BF">
          <w:rPr>
            <w:lang w:eastAsia="en-IN"/>
          </w:rPr>
          <w:delText xml:space="preserve">annual </w:delText>
        </w:r>
      </w:del>
      <w:r w:rsidRPr="3C4DB10E" w:rsidR="00C949F1">
        <w:rPr>
          <w:lang w:eastAsia="en-IN"/>
        </w:rPr>
        <w:t xml:space="preserve">Spends </w:t>
      </w:r>
      <w:r w:rsidRPr="3C4DB10E" w:rsidR="5D8E17BF">
        <w:rPr>
          <w:lang w:eastAsia="en-IN"/>
        </w:rPr>
        <w:t>of Rs</w:t>
      </w:r>
      <w:ins w:author="Upadhyay , Shubham (SBICard)" w:date="2026-01-16T14:58:00Z" w16du:dateUtc="2026-01-16T09:28:00Z" w:id="1066158251">
        <w:r w:rsidRPr="3C4DB10E" w:rsidR="00C949F1">
          <w:rPr>
            <w:lang w:eastAsia="en-IN"/>
          </w:rPr>
          <w:t>.</w:t>
        </w:r>
      </w:ins>
      <w:r w:rsidRPr="3C4DB10E" w:rsidR="5D8E17BF">
        <w:rPr>
          <w:lang w:eastAsia="en-IN"/>
        </w:rPr>
        <w:t xml:space="preserve"> 3</w:t>
      </w:r>
      <w:ins w:author="Upadhyay , Shubham (SBICard)" w:date="2026-01-16T14:58:00Z" w16du:dateUtc="2026-01-16T09:28:00Z" w:id="588409650">
        <w:r w:rsidRPr="3C4DB10E" w:rsidR="00C949F1">
          <w:rPr>
            <w:lang w:eastAsia="en-IN"/>
          </w:rPr>
          <w:t xml:space="preserve"> </w:t>
        </w:r>
      </w:ins>
      <w:del w:author="Upadhyay , Shubham (SBICard)" w:date="2026-01-16T14:58:00Z" w16du:dateUtc="2026-01-16T09:28:00Z" w:id="1025229254">
        <w:r w:rsidRPr="3C4DB10E" w:rsidDel="5D8E17BF">
          <w:rPr>
            <w:lang w:eastAsia="en-IN"/>
          </w:rPr>
          <w:delText xml:space="preserve"> </w:delText>
        </w:r>
      </w:del>
      <w:r w:rsidRPr="3C4DB10E" w:rsidR="00C949F1">
        <w:rPr>
          <w:lang w:eastAsia="en-IN"/>
        </w:rPr>
        <w:t>Lakh</w:t>
      </w:r>
      <w:r w:rsidRPr="3C4DB10E" w:rsidR="00C949F1">
        <w:rPr>
          <w:lang w:eastAsia="en-IN"/>
        </w:rPr>
        <w:t>s</w:t>
      </w:r>
      <w:ins w:author="Namita Salgiya" w:date="2026-01-16T12:34:00Z" w16du:dateUtc="2026-01-16T07:04:00Z" w:id="1243698527">
        <w:r w:rsidRPr="3C4DB10E" w:rsidR="00C949F1">
          <w:rPr>
            <w:lang w:eastAsia="en-IN"/>
          </w:rPr>
          <w:t xml:space="preserve"> </w:t>
        </w:r>
        <w:del w:author="Upadhyay , Shubham (SBICard)" w:date="2026-01-16T14:58:00Z" w16du:dateUtc="2026-01-16T09:28:00Z" w:id="58422539">
          <w:r w:rsidRPr="3C4DB10E" w:rsidDel="006E5EA4">
            <w:rPr>
              <w:lang w:eastAsia="en-IN"/>
            </w:rPr>
            <w:delText>spends</w:delText>
          </w:r>
        </w:del>
      </w:ins>
      <w:del w:author="Upadhyay , Shubham (SBICard)" w:date="2026-01-16T14:58:00Z" w16du:dateUtc="2026-01-16T09:28:00Z" w:id="390762445">
        <w:r w:rsidRPr="3C4DB10E" w:rsidDel="064D714D">
          <w:rPr>
            <w:lang w:eastAsia="en-IN"/>
          </w:rPr>
          <w:delText xml:space="preserve"> </w:delText>
        </w:r>
      </w:del>
    </w:p>
    <w:p w:rsidRPr="008A79B8" w:rsidR="008A79B8" w:rsidP="00534E62" w:rsidRDefault="703724FA" w14:paraId="14EC1B6E" w14:textId="7236F7B7">
      <w:pPr>
        <w:pStyle w:val="ListParagraph"/>
        <w:numPr>
          <w:ilvl w:val="0"/>
          <w:numId w:val="6"/>
        </w:numPr>
        <w:rPr>
          <w:rFonts w:ascii="Calibri" w:hAnsi="Calibri" w:eastAsia="Calibri" w:cs="Calibri"/>
          <w:color w:val="881798"/>
          <w:sz w:val="12"/>
          <w:szCs w:val="12"/>
          <w:lang w:val="en-IN"/>
        </w:rPr>
      </w:pPr>
      <w:del w:author="Namita Salgiya" w:date="2026-01-16T12:36:00Z" w16du:dateUtc="2026-01-16T07:06:00Z" w:id="94566354">
        <w:r w:rsidRPr="3C4DB10E" w:rsidDel="703724FA">
          <w:rPr>
            <w:lang w:val="en-IN" w:eastAsia="en-IN"/>
          </w:rPr>
          <w:delText xml:space="preserve">Exclusive </w:delText>
        </w:r>
      </w:del>
      <w:ins w:author="Namita Salgiya" w:date="2026-01-16T12:36:00Z" w16du:dateUtc="2026-01-16T07:06:00Z" w:id="1677469821">
        <w:r w:rsidRPr="3C4DB10E" w:rsidR="002218D3">
          <w:rPr>
            <w:lang w:val="en-IN" w:eastAsia="en-IN"/>
          </w:rPr>
          <w:t>C</w:t>
        </w:r>
      </w:ins>
      <w:del w:author="Namita Salgiya" w:date="2026-01-16T12:36:00Z" w16du:dateUtc="2026-01-16T07:06:00Z" w:id="1360704139">
        <w:r w:rsidRPr="3C4DB10E" w:rsidDel="703724FA">
          <w:rPr>
            <w:lang w:val="en-IN" w:eastAsia="en-IN"/>
          </w:rPr>
          <w:delText>c</w:delText>
        </w:r>
      </w:del>
      <w:r w:rsidRPr="3C4DB10E" w:rsidR="703724FA">
        <w:rPr>
          <w:lang w:val="en-IN" w:eastAsia="en-IN"/>
        </w:rPr>
        <w:t xml:space="preserve">ashback and </w:t>
      </w:r>
      <w:r w:rsidRPr="3C4DB10E" w:rsidR="002218D3">
        <w:rPr>
          <w:lang w:val="en-IN" w:eastAsia="en-IN"/>
        </w:rPr>
        <w:t>Gift Vouche</w:t>
      </w:r>
      <w:r w:rsidRPr="3C4DB10E" w:rsidR="703724FA">
        <w:rPr>
          <w:lang w:val="en-IN" w:eastAsia="en-IN"/>
        </w:rPr>
        <w:t xml:space="preserve">rs on </w:t>
      </w:r>
      <w:del w:author="Namita Salgiya" w:date="2026-01-16T12:36:00Z" w16du:dateUtc="2026-01-16T07:06:00Z" w:id="1150582393">
        <w:r w:rsidRPr="3C4DB10E" w:rsidDel="703724FA">
          <w:rPr>
            <w:lang w:val="en-IN" w:eastAsia="en-IN"/>
          </w:rPr>
          <w:delText xml:space="preserve">spend at </w:delText>
        </w:r>
      </w:del>
      <w:r w:rsidRPr="3C4DB10E" w:rsidR="703724FA">
        <w:rPr>
          <w:lang w:val="en-IN" w:eastAsia="en-IN"/>
        </w:rPr>
        <w:t xml:space="preserve">Titan </w:t>
      </w:r>
      <w:r w:rsidRPr="3C4DB10E" w:rsidR="00C949F1">
        <w:rPr>
          <w:lang w:val="en-IN" w:eastAsia="en-IN"/>
        </w:rPr>
        <w:t>Brands</w:t>
      </w:r>
    </w:p>
    <w:p w:rsidRPr="007E6A3E" w:rsidR="00CD511F" w:rsidP="004A5805" w:rsidRDefault="00CD511F" w14:paraId="5970C5BD" w14:textId="6A1DDB02">
      <w:pPr>
        <w:jc w:val="center"/>
        <w:rPr>
          <w:b/>
          <w:bCs/>
          <w:u w:val="single"/>
        </w:rPr>
      </w:pPr>
      <w:r w:rsidRPr="00AD11D6">
        <w:rPr>
          <w:b/>
          <w:bCs/>
          <w:i/>
          <w:iCs/>
          <w:u w:val="single"/>
        </w:rPr>
        <w:t xml:space="preserve">Exclusive </w:t>
      </w:r>
      <w:r w:rsidRPr="007E6A3E" w:rsidR="00AD11D6">
        <w:rPr>
          <w:b/>
          <w:bCs/>
          <w:u w:val="single"/>
        </w:rPr>
        <w:t>PRIVILEGES</w:t>
      </w:r>
    </w:p>
    <w:p w:rsidRPr="00F711A7" w:rsidR="00F711A7" w:rsidP="3C4DB10E" w:rsidRDefault="3B1DFDA8" w14:paraId="13471A09" w14:textId="6D4D0FB1">
      <w:pPr>
        <w:rPr>
          <w:rFonts w:ascii="Calibri" w:hAnsi="Calibri" w:eastAsia="Calibri" w:cs="Calibri"/>
          <w:sz w:val="12"/>
          <w:szCs w:val="12"/>
          <w:lang w:val="en-IN"/>
        </w:rPr>
      </w:pPr>
      <w:r w:rsidRPr="3C4DB10E" w:rsidR="3B1DFDA8">
        <w:rPr>
          <w:b w:val="1"/>
          <w:bCs w:val="1"/>
          <w:lang w:val="en-IN"/>
        </w:rPr>
        <w:t>Welcome Benefit</w:t>
      </w:r>
    </w:p>
    <w:p w:rsidRPr="008A79B8" w:rsidR="008A79B8" w:rsidP="00534E62" w:rsidRDefault="008A79B8" w14:paraId="3A175FCC" w14:textId="74BCCB1D">
      <w:pPr>
        <w:pStyle w:val="ListParagraph"/>
        <w:numPr>
          <w:ilvl w:val="0"/>
          <w:numId w:val="7"/>
        </w:numPr>
        <w:rPr>
          <w:lang w:val="en-IN" w:eastAsia="en-IN"/>
        </w:rPr>
      </w:pPr>
      <w:r w:rsidRPr="008A79B8">
        <w:rPr>
          <w:lang w:val="en-IN" w:eastAsia="en-IN"/>
        </w:rPr>
        <w:t>Get 12</w:t>
      </w:r>
      <w:ins w:author="Upadhyay , Shubham (SBICard)" w:date="2026-01-16T14:58:00Z" w16du:dateUtc="2026-01-16T09:28:00Z" w:id="18">
        <w:r w:rsidR="00C949F1">
          <w:rPr>
            <w:lang w:val="en-IN" w:eastAsia="en-IN"/>
          </w:rPr>
          <w:t>,</w:t>
        </w:r>
      </w:ins>
      <w:r w:rsidRPr="008A79B8">
        <w:rPr>
          <w:lang w:val="en-IN" w:eastAsia="en-IN"/>
        </w:rPr>
        <w:t>000 Reward Points worth Rs. 3</w:t>
      </w:r>
      <w:ins w:author="Upadhyay , Shubham (SBICard)" w:date="2026-01-16T14:58:00Z" w16du:dateUtc="2026-01-16T09:28:00Z" w:id="19">
        <w:r w:rsidR="00C949F1">
          <w:rPr>
            <w:lang w:val="en-IN" w:eastAsia="en-IN"/>
          </w:rPr>
          <w:t>,</w:t>
        </w:r>
      </w:ins>
      <w:r w:rsidRPr="008A79B8">
        <w:rPr>
          <w:lang w:val="en-IN" w:eastAsia="en-IN"/>
        </w:rPr>
        <w:t xml:space="preserve">000 on payment of </w:t>
      </w:r>
      <w:r w:rsidRPr="008A79B8" w:rsidR="00C949F1">
        <w:rPr>
          <w:lang w:val="en-IN" w:eastAsia="en-IN"/>
        </w:rPr>
        <w:t>Annual Fees</w:t>
      </w:r>
      <w:r w:rsidRPr="008A79B8">
        <w:rPr>
          <w:lang w:val="en-IN" w:eastAsia="en-IN"/>
        </w:rPr>
        <w:t>.</w:t>
      </w:r>
    </w:p>
    <w:p w:rsidRPr="003465A7" w:rsidR="003465A7" w:rsidP="03DBAE21" w:rsidRDefault="5D8E17BF" w14:paraId="61BEC3A2" w14:textId="23DA881A">
      <w:pPr>
        <w:rPr>
          <w:rFonts w:ascii="Calibri" w:hAnsi="Calibri" w:eastAsia="Calibri" w:cs="Calibri"/>
          <w:color w:val="881798"/>
          <w:sz w:val="12"/>
          <w:szCs w:val="12"/>
          <w:lang w:val="en-IN"/>
        </w:rPr>
      </w:pPr>
      <w:r w:rsidRPr="3C4DB10E" w:rsidR="5D8E17BF">
        <w:rPr>
          <w:b w:val="1"/>
          <w:bCs w:val="1"/>
          <w:lang w:val="en-IN"/>
        </w:rPr>
        <w:t xml:space="preserve">Exclusive </w:t>
      </w:r>
      <w:r w:rsidRPr="3C4DB10E" w:rsidR="0522853B">
        <w:rPr>
          <w:b w:val="1"/>
          <w:bCs w:val="1"/>
          <w:lang w:val="en-IN"/>
        </w:rPr>
        <w:t>Milestone Benefits</w:t>
      </w:r>
      <w:r w:rsidRPr="3C4DB10E" w:rsidR="32CF6EB0">
        <w:rPr>
          <w:b w:val="1"/>
          <w:bCs w:val="1"/>
          <w:lang w:val="en-IN"/>
        </w:rPr>
        <w:t xml:space="preserve"> </w:t>
      </w:r>
    </w:p>
    <w:p w:rsidR="008A79B8" w:rsidP="00534E62" w:rsidRDefault="008A79B8" w14:paraId="04BDBF97" w14:textId="1DF06AC7">
      <w:pPr>
        <w:pStyle w:val="ListParagraph"/>
        <w:numPr>
          <w:ilvl w:val="0"/>
          <w:numId w:val="7"/>
        </w:numPr>
        <w:rPr>
          <w:lang w:eastAsia="en-IN"/>
        </w:rPr>
      </w:pPr>
      <w:r w:rsidRPr="008A79B8">
        <w:rPr>
          <w:lang w:eastAsia="en-IN"/>
        </w:rPr>
        <w:t>Spend Based Reversal on annual spends of Rs 3</w:t>
      </w:r>
      <w:r>
        <w:rPr>
          <w:lang w:eastAsia="en-IN"/>
        </w:rPr>
        <w:t xml:space="preserve"> </w:t>
      </w:r>
      <w:r w:rsidRPr="008A79B8" w:rsidR="00C949F1">
        <w:rPr>
          <w:lang w:eastAsia="en-IN"/>
        </w:rPr>
        <w:t>la</w:t>
      </w:r>
      <w:r w:rsidR="00C949F1">
        <w:rPr>
          <w:lang w:eastAsia="en-IN"/>
        </w:rPr>
        <w:t>kh</w:t>
      </w:r>
      <w:ins w:author="Upadhyay , Shubham (SBICard)" w:date="2026-01-16T14:59:00Z" w16du:dateUtc="2026-01-16T09:29:00Z" w:id="20">
        <w:r w:rsidR="00C949F1">
          <w:rPr>
            <w:lang w:eastAsia="en-IN"/>
          </w:rPr>
          <w:t>s</w:t>
        </w:r>
      </w:ins>
    </w:p>
    <w:p w:rsidR="008A79B8" w:rsidP="00534E62" w:rsidRDefault="008A79B8" w14:paraId="1DD22D7B" w14:textId="5EFAC1A9">
      <w:pPr>
        <w:pStyle w:val="ListParagraph"/>
        <w:numPr>
          <w:ilvl w:val="0"/>
          <w:numId w:val="7"/>
        </w:numPr>
        <w:rPr>
          <w:lang w:eastAsia="en-IN"/>
        </w:rPr>
      </w:pPr>
      <w:r w:rsidRPr="008A79B8">
        <w:rPr>
          <w:lang w:eastAsia="en-IN"/>
        </w:rPr>
        <w:t xml:space="preserve">Additional </w:t>
      </w:r>
      <w:ins w:author="Upadhyay , Shubham (SBICard)" w:date="2026-01-16T14:59:00Z" w16du:dateUtc="2026-01-16T09:29:00Z" w:id="21">
        <w:r w:rsidRPr="008A79B8" w:rsidR="00C949F1">
          <w:rPr>
            <w:lang w:eastAsia="en-IN"/>
          </w:rPr>
          <w:t xml:space="preserve">Gift Voucher </w:t>
        </w:r>
      </w:ins>
      <w:del w:author="Upadhyay , Shubham (SBICard)" w:date="2026-01-16T14:59:00Z" w16du:dateUtc="2026-01-16T09:29:00Z" w:id="22">
        <w:r w:rsidRPr="008A79B8" w:rsidDel="00C949F1">
          <w:rPr>
            <w:lang w:eastAsia="en-IN"/>
          </w:rPr>
          <w:delText xml:space="preserve">5000 </w:delText>
        </w:r>
      </w:del>
      <w:r w:rsidRPr="008A79B8">
        <w:rPr>
          <w:lang w:eastAsia="en-IN"/>
        </w:rPr>
        <w:t xml:space="preserve">worth </w:t>
      </w:r>
      <w:ins w:author="Upadhyay , Shubham (SBICard)" w:date="2026-01-16T14:59:00Z" w16du:dateUtc="2026-01-16T09:29:00Z" w:id="23">
        <w:r w:rsidR="00C949F1">
          <w:rPr>
            <w:lang w:eastAsia="en-IN"/>
          </w:rPr>
          <w:t xml:space="preserve">Rs. </w:t>
        </w:r>
        <w:r w:rsidRPr="008A79B8" w:rsidR="00C949F1">
          <w:rPr>
            <w:lang w:eastAsia="en-IN"/>
          </w:rPr>
          <w:t>5</w:t>
        </w:r>
        <w:r w:rsidR="00C949F1">
          <w:rPr>
            <w:lang w:eastAsia="en-IN"/>
          </w:rPr>
          <w:t>,</w:t>
        </w:r>
        <w:r w:rsidRPr="008A79B8" w:rsidR="00C949F1">
          <w:rPr>
            <w:lang w:eastAsia="en-IN"/>
          </w:rPr>
          <w:t xml:space="preserve">000 </w:t>
        </w:r>
      </w:ins>
      <w:del w:author="Upadhyay , Shubham (SBICard)" w:date="2026-01-16T14:59:00Z" w16du:dateUtc="2026-01-16T09:29:00Z" w:id="24">
        <w:r w:rsidRPr="008A79B8" w:rsidDel="00C949F1">
          <w:rPr>
            <w:lang w:eastAsia="en-IN"/>
          </w:rPr>
          <w:delText xml:space="preserve">gift voucher </w:delText>
        </w:r>
      </w:del>
      <w:r w:rsidRPr="008A79B8">
        <w:rPr>
          <w:lang w:eastAsia="en-IN"/>
        </w:rPr>
        <w:t>on annual spends of Rs</w:t>
      </w:r>
      <w:r>
        <w:rPr>
          <w:lang w:eastAsia="en-IN"/>
        </w:rPr>
        <w:t xml:space="preserve"> </w:t>
      </w:r>
      <w:r w:rsidRPr="008A79B8">
        <w:rPr>
          <w:lang w:eastAsia="en-IN"/>
        </w:rPr>
        <w:t xml:space="preserve">5 </w:t>
      </w:r>
      <w:r w:rsidRPr="008A79B8" w:rsidR="00C949F1">
        <w:rPr>
          <w:lang w:eastAsia="en-IN"/>
        </w:rPr>
        <w:t>la</w:t>
      </w:r>
      <w:r w:rsidR="00C949F1">
        <w:rPr>
          <w:lang w:eastAsia="en-IN"/>
        </w:rPr>
        <w:t>khs</w:t>
      </w:r>
    </w:p>
    <w:p w:rsidR="008A79B8" w:rsidP="00534E62" w:rsidRDefault="008A79B8" w14:paraId="404A3BEC" w14:textId="1B02DA11">
      <w:pPr>
        <w:pStyle w:val="ListParagraph"/>
        <w:numPr>
          <w:ilvl w:val="0"/>
          <w:numId w:val="7"/>
        </w:numPr>
        <w:spacing w:after="0"/>
        <w:rPr>
          <w:lang w:eastAsia="en-IN"/>
        </w:rPr>
      </w:pPr>
      <w:r w:rsidRPr="008A79B8">
        <w:rPr>
          <w:lang w:eastAsia="en-IN"/>
        </w:rPr>
        <w:t xml:space="preserve">Additional </w:t>
      </w:r>
      <w:del w:author="Upadhyay , Shubham (SBICard)" w:date="2026-01-16T14:59:00Z" w16du:dateUtc="2026-01-16T09:29:00Z" w:id="25">
        <w:r w:rsidRPr="008A79B8" w:rsidDel="00C949F1">
          <w:rPr>
            <w:lang w:eastAsia="en-IN"/>
          </w:rPr>
          <w:delText xml:space="preserve">10000 worth </w:delText>
        </w:r>
      </w:del>
      <w:r w:rsidRPr="008A79B8" w:rsidR="00C949F1">
        <w:rPr>
          <w:lang w:eastAsia="en-IN"/>
        </w:rPr>
        <w:t xml:space="preserve">Gift Voucher </w:t>
      </w:r>
      <w:ins w:author="Upadhyay , Shubham (SBICard)" w:date="2026-01-16T14:59:00Z" w16du:dateUtc="2026-01-16T09:29:00Z" w:id="26">
        <w:r w:rsidRPr="008A79B8" w:rsidR="00C949F1">
          <w:rPr>
            <w:lang w:eastAsia="en-IN"/>
          </w:rPr>
          <w:t xml:space="preserve">worth </w:t>
        </w:r>
        <w:r w:rsidR="00C949F1">
          <w:rPr>
            <w:lang w:eastAsia="en-IN"/>
          </w:rPr>
          <w:t xml:space="preserve">Rs. </w:t>
        </w:r>
        <w:r w:rsidRPr="008A79B8" w:rsidR="00C949F1">
          <w:rPr>
            <w:lang w:eastAsia="en-IN"/>
          </w:rPr>
          <w:t>10</w:t>
        </w:r>
        <w:r w:rsidR="00C949F1">
          <w:rPr>
            <w:lang w:eastAsia="en-IN"/>
          </w:rPr>
          <w:t>,</w:t>
        </w:r>
        <w:r w:rsidRPr="008A79B8" w:rsidR="00C949F1">
          <w:rPr>
            <w:lang w:eastAsia="en-IN"/>
          </w:rPr>
          <w:t xml:space="preserve">000 </w:t>
        </w:r>
      </w:ins>
      <w:r w:rsidRPr="008A79B8">
        <w:rPr>
          <w:lang w:eastAsia="en-IN"/>
        </w:rPr>
        <w:t>on annual spends of Rs</w:t>
      </w:r>
      <w:r>
        <w:rPr>
          <w:lang w:eastAsia="en-IN"/>
        </w:rPr>
        <w:t xml:space="preserve"> </w:t>
      </w:r>
      <w:r w:rsidRPr="008A79B8">
        <w:rPr>
          <w:lang w:eastAsia="en-IN"/>
        </w:rPr>
        <w:t xml:space="preserve">10 </w:t>
      </w:r>
      <w:r w:rsidRPr="008A79B8" w:rsidR="00C949F1">
        <w:rPr>
          <w:lang w:eastAsia="en-IN"/>
        </w:rPr>
        <w:t>la</w:t>
      </w:r>
      <w:r w:rsidR="00C949F1">
        <w:rPr>
          <w:lang w:eastAsia="en-IN"/>
        </w:rPr>
        <w:t>khs</w:t>
      </w:r>
    </w:p>
    <w:p w:rsidRPr="00687E6A" w:rsidR="008A79B8" w:rsidP="00534E62" w:rsidRDefault="008A79B8" w14:paraId="5DA1F45E" w14:textId="479FF779">
      <w:pPr>
        <w:numPr>
          <w:ilvl w:val="0"/>
          <w:numId w:val="7"/>
        </w:numPr>
        <w:rPr>
          <w:lang w:val="en-IN" w:eastAsia="en-IN"/>
        </w:rPr>
      </w:pPr>
      <w:r w:rsidRPr="008A79B8">
        <w:rPr>
          <w:lang w:val="en-IN" w:eastAsia="en-IN"/>
        </w:rPr>
        <w:t xml:space="preserve">Gift Vouchers </w:t>
      </w:r>
      <w:r>
        <w:rPr>
          <w:lang w:val="en-IN" w:eastAsia="en-IN"/>
        </w:rPr>
        <w:t xml:space="preserve">are </w:t>
      </w:r>
      <w:r w:rsidRPr="008A79B8">
        <w:rPr>
          <w:lang w:val="en-IN" w:eastAsia="en-IN"/>
        </w:rPr>
        <w:t>redeem</w:t>
      </w:r>
      <w:r>
        <w:rPr>
          <w:lang w:val="en-IN" w:eastAsia="en-IN"/>
        </w:rPr>
        <w:t xml:space="preserve">able </w:t>
      </w:r>
      <w:r w:rsidRPr="008A79B8">
        <w:rPr>
          <w:lang w:val="en-IN" w:eastAsia="en-IN"/>
        </w:rPr>
        <w:t>only at exclusive Titan Stores</w:t>
      </w:r>
    </w:p>
    <w:p w:rsidRPr="008A79B8" w:rsidR="008A79B8" w:rsidP="03DBAE21" w:rsidRDefault="5D8E17BF" w14:paraId="1C198F67" w14:textId="37F01B8D">
      <w:pPr>
        <w:rPr>
          <w:rFonts w:ascii="Calibri" w:hAnsi="Calibri" w:eastAsia="Calibri" w:cs="Calibri"/>
          <w:color w:val="881798"/>
          <w:sz w:val="12"/>
          <w:szCs w:val="12"/>
          <w:lang w:val="en-IN"/>
        </w:rPr>
      </w:pPr>
      <w:r w:rsidRPr="3C4DB10E" w:rsidR="5D8E17BF">
        <w:rPr>
          <w:b w:val="1"/>
          <w:bCs w:val="1"/>
          <w:lang w:val="en-IN"/>
        </w:rPr>
        <w:t>Exclusive Titan Instore Benefits</w:t>
      </w:r>
      <w:r w:rsidRPr="3C4DB10E" w:rsidR="38DA5FEB">
        <w:rPr>
          <w:b w:val="1"/>
          <w:bCs w:val="1"/>
          <w:lang w:val="en-IN"/>
        </w:rPr>
        <w:t xml:space="preserve"> </w:t>
      </w:r>
    </w:p>
    <w:p w:rsidRPr="008A79B8" w:rsidR="008A79B8" w:rsidP="00534E62" w:rsidRDefault="008A79B8" w14:paraId="241E90AC" w14:textId="2EEC984C">
      <w:pPr>
        <w:pStyle w:val="ListParagraph"/>
        <w:numPr>
          <w:ilvl w:val="0"/>
          <w:numId w:val="7"/>
        </w:numPr>
        <w:rPr>
          <w:lang w:val="en-IN"/>
        </w:rPr>
      </w:pPr>
      <w:r w:rsidRPr="008A79B8">
        <w:rPr>
          <w:lang w:val="en-IN"/>
        </w:rPr>
        <w:t xml:space="preserve">3% </w:t>
      </w:r>
      <w:r w:rsidRPr="008A79B8" w:rsidR="00477B5D">
        <w:rPr>
          <w:lang w:val="en-IN"/>
        </w:rPr>
        <w:t xml:space="preserve">Value Back </w:t>
      </w:r>
      <w:r w:rsidRPr="008A79B8">
        <w:rPr>
          <w:lang w:val="en-IN"/>
        </w:rPr>
        <w:t xml:space="preserve">as </w:t>
      </w:r>
      <w:r w:rsidRPr="008A79B8" w:rsidR="00C949F1">
        <w:rPr>
          <w:lang w:val="en-IN"/>
        </w:rPr>
        <w:t xml:space="preserve">Gift Vouchers </w:t>
      </w:r>
      <w:r w:rsidRPr="008A79B8">
        <w:rPr>
          <w:lang w:val="en-IN"/>
        </w:rPr>
        <w:t>on spends at Tanishq (quarterly cap applicable)</w:t>
      </w:r>
    </w:p>
    <w:p w:rsidRPr="008A79B8" w:rsidR="008A79B8" w:rsidP="00534E62" w:rsidRDefault="008A79B8" w14:paraId="43A0E0E3" w14:textId="7D78C687">
      <w:pPr>
        <w:pStyle w:val="ListParagraph"/>
        <w:numPr>
          <w:ilvl w:val="0"/>
          <w:numId w:val="7"/>
        </w:numPr>
        <w:rPr>
          <w:lang w:val="en-IN"/>
        </w:rPr>
      </w:pPr>
      <w:r w:rsidRPr="008A79B8">
        <w:rPr>
          <w:lang w:val="en-IN"/>
        </w:rPr>
        <w:t xml:space="preserve">5% </w:t>
      </w:r>
      <w:r w:rsidRPr="008A79B8" w:rsidR="00477B5D">
        <w:rPr>
          <w:lang w:val="en-IN"/>
        </w:rPr>
        <w:t xml:space="preserve">Cashback </w:t>
      </w:r>
      <w:r w:rsidRPr="008A79B8">
        <w:rPr>
          <w:lang w:val="en-IN"/>
        </w:rPr>
        <w:t>on spends at Mia, CaratLane &amp; Zoya (quarterly cap applicable)</w:t>
      </w:r>
    </w:p>
    <w:p w:rsidRPr="008A79B8" w:rsidR="008A79B8" w:rsidP="00534E62" w:rsidRDefault="008A79B8" w14:paraId="0DE04C78" w14:textId="62447C1F">
      <w:pPr>
        <w:pStyle w:val="ListParagraph"/>
        <w:numPr>
          <w:ilvl w:val="0"/>
          <w:numId w:val="7"/>
        </w:numPr>
        <w:rPr>
          <w:lang w:val="en-IN"/>
        </w:rPr>
      </w:pPr>
      <w:r w:rsidRPr="008A79B8">
        <w:rPr>
          <w:lang w:val="en-IN"/>
        </w:rPr>
        <w:t xml:space="preserve">7.5% </w:t>
      </w:r>
      <w:r w:rsidRPr="008A79B8" w:rsidR="00477B5D">
        <w:rPr>
          <w:lang w:val="en-IN"/>
        </w:rPr>
        <w:t xml:space="preserve">Cashback </w:t>
      </w:r>
      <w:r w:rsidRPr="008A79B8">
        <w:rPr>
          <w:lang w:val="en-IN"/>
        </w:rPr>
        <w:t>on spends at World of Titan, Taneira, Titan Eye+, Helios, Fastrack, Skinn, Irth &amp; Sonata (quarterly cap applicable)</w:t>
      </w:r>
    </w:p>
    <w:p w:rsidR="008A79B8" w:rsidP="3C4DB10E" w:rsidRDefault="6ECF75E1" w14:paraId="16E44A03" w14:textId="2619B68D">
      <w:pPr>
        <w:rPr>
          <w:rFonts w:ascii="Calibri" w:hAnsi="Calibri" w:eastAsia="Calibri" w:cs="Calibri"/>
          <w:color w:val="881798"/>
          <w:sz w:val="12"/>
          <w:szCs w:val="12"/>
          <w:lang w:val="en-IN"/>
        </w:rPr>
      </w:pPr>
      <w:r w:rsidRPr="3C4DB10E" w:rsidR="6ECF75E1">
        <w:rPr>
          <w:b w:val="1"/>
          <w:bCs w:val="1"/>
          <w:lang w:val="en-IN"/>
        </w:rPr>
        <w:t>Reward Benefits</w:t>
      </w:r>
    </w:p>
    <w:p w:rsidRPr="00371E00" w:rsidR="00371E00" w:rsidP="00534E62" w:rsidRDefault="00371E00" w14:paraId="036FD4B9" w14:textId="0E03A8A9">
      <w:pPr>
        <w:pStyle w:val="ListParagraph"/>
        <w:numPr>
          <w:ilvl w:val="0"/>
          <w:numId w:val="8"/>
        </w:numPr>
        <w:rPr>
          <w:lang w:val="en-IN"/>
        </w:rPr>
      </w:pPr>
      <w:r w:rsidRPr="00371E00">
        <w:rPr>
          <w:lang w:val="en-IN"/>
        </w:rPr>
        <w:t>6 Reward Points per Rs</w:t>
      </w:r>
      <w:ins w:author="Upadhyay , Shubham (SBICard)" w:date="2026-01-16T15:01:00Z" w16du:dateUtc="2026-01-16T09:31:00Z" w:id="27">
        <w:r w:rsidR="00C949F1">
          <w:rPr>
            <w:lang w:val="en-IN"/>
          </w:rPr>
          <w:t>.</w:t>
        </w:r>
      </w:ins>
      <w:r w:rsidRPr="00371E00">
        <w:rPr>
          <w:lang w:val="en-IN"/>
        </w:rPr>
        <w:t xml:space="preserve"> 100 on all other categories outside Titan spends.</w:t>
      </w:r>
    </w:p>
    <w:p w:rsidRPr="00371E00" w:rsidR="00371E00" w:rsidP="00534E62" w:rsidRDefault="00371E00" w14:paraId="74408177" w14:textId="1402D45F">
      <w:pPr>
        <w:pStyle w:val="ListParagraph"/>
        <w:numPr>
          <w:ilvl w:val="0"/>
          <w:numId w:val="8"/>
        </w:numPr>
        <w:rPr>
          <w:lang w:val="en-IN"/>
        </w:rPr>
      </w:pPr>
      <w:r w:rsidRPr="00371E00">
        <w:rPr>
          <w:lang w:val="en-IN"/>
        </w:rPr>
        <w:t xml:space="preserve">Reward Point Accrual exclusion on </w:t>
      </w:r>
      <w:r w:rsidRPr="00371E00" w:rsidR="00C949F1">
        <w:rPr>
          <w:lang w:val="en-IN"/>
        </w:rPr>
        <w:t xml:space="preserve">fuel, wallet </w:t>
      </w:r>
      <w:r w:rsidRPr="00371E00">
        <w:rPr>
          <w:lang w:val="en-IN"/>
        </w:rPr>
        <w:t xml:space="preserve">upload, </w:t>
      </w:r>
      <w:r w:rsidRPr="00371E00" w:rsidR="00C949F1">
        <w:rPr>
          <w:lang w:val="en-IN"/>
        </w:rPr>
        <w:t xml:space="preserve">property rental, utilities </w:t>
      </w:r>
      <w:r w:rsidRPr="00371E00">
        <w:rPr>
          <w:lang w:val="en-IN"/>
        </w:rPr>
        <w:t>categories</w:t>
      </w:r>
    </w:p>
    <w:p w:rsidRPr="00371E00" w:rsidR="00371E00" w:rsidP="00534E62" w:rsidRDefault="00371E00" w14:paraId="566031AC" w14:textId="77777777">
      <w:pPr>
        <w:pStyle w:val="ListParagraph"/>
        <w:numPr>
          <w:ilvl w:val="0"/>
          <w:numId w:val="8"/>
        </w:numPr>
        <w:rPr>
          <w:lang w:val="en-IN" w:eastAsia="en-IN"/>
        </w:rPr>
      </w:pPr>
      <w:r w:rsidRPr="00371E00">
        <w:rPr>
          <w:lang w:val="en-IN" w:eastAsia="en-IN"/>
        </w:rPr>
        <w:t>Use your Reward Points to redeem against a wide array of Titan Vouchers</w:t>
      </w:r>
    </w:p>
    <w:p w:rsidRPr="00371E00" w:rsidR="00371E00" w:rsidP="00534E62" w:rsidRDefault="00371E00" w14:paraId="435E8826" w14:textId="4A19D0FF">
      <w:pPr>
        <w:pStyle w:val="ListParagraph"/>
        <w:numPr>
          <w:ilvl w:val="0"/>
          <w:numId w:val="8"/>
        </w:numPr>
        <w:rPr>
          <w:lang w:val="en-IN" w:eastAsia="en-IN"/>
        </w:rPr>
      </w:pPr>
      <w:r>
        <w:rPr>
          <w:lang w:val="en-IN" w:eastAsia="en-IN"/>
        </w:rPr>
        <w:t xml:space="preserve">1 </w:t>
      </w:r>
      <w:r w:rsidRPr="00371E00">
        <w:rPr>
          <w:lang w:val="en-IN" w:eastAsia="en-IN"/>
        </w:rPr>
        <w:t>Reward Point = Rs. 0.25</w:t>
      </w:r>
    </w:p>
    <w:p w:rsidRPr="00371E00" w:rsidR="00371E00" w:rsidP="03DBAE21" w:rsidRDefault="6ECF75E1" w14:paraId="7DD4138C" w14:textId="1166E936">
      <w:pPr>
        <w:rPr>
          <w:rFonts w:ascii="Calibri" w:hAnsi="Calibri" w:eastAsia="Calibri" w:cs="Calibri"/>
          <w:color w:val="881798"/>
          <w:sz w:val="12"/>
          <w:szCs w:val="12"/>
          <w:lang w:val="en-IN"/>
        </w:rPr>
      </w:pPr>
      <w:r w:rsidRPr="3C4DB10E" w:rsidR="6ECF75E1">
        <w:rPr>
          <w:b w:val="1"/>
          <w:bCs w:val="1"/>
          <w:lang w:val="en-IN"/>
        </w:rPr>
        <w:t>Lounge Benefits</w:t>
      </w:r>
      <w:r w:rsidRPr="3C4DB10E" w:rsidR="4A234E0B">
        <w:rPr>
          <w:b w:val="1"/>
          <w:bCs w:val="1"/>
          <w:lang w:val="en-IN"/>
        </w:rPr>
        <w:t xml:space="preserve"> </w:t>
      </w:r>
    </w:p>
    <w:p w:rsidRPr="00371E00" w:rsidR="00371E00" w:rsidP="00534E62" w:rsidRDefault="00371E00" w14:paraId="4BFEDE77" w14:textId="0D991E8D">
      <w:pPr>
        <w:pStyle w:val="ListParagraph"/>
        <w:numPr>
          <w:ilvl w:val="0"/>
          <w:numId w:val="9"/>
        </w:numPr>
        <w:rPr>
          <w:lang w:val="en-IN"/>
        </w:rPr>
      </w:pPr>
      <w:r w:rsidRPr="00371E00">
        <w:rPr>
          <w:lang w:val="en-IN"/>
        </w:rPr>
        <w:lastRenderedPageBreak/>
        <w:t xml:space="preserve">8 complimentary Domestic Airport Lounges in </w:t>
      </w:r>
      <w:r>
        <w:rPr>
          <w:lang w:val="en-IN"/>
        </w:rPr>
        <w:t>a</w:t>
      </w:r>
      <w:r w:rsidRPr="00371E00">
        <w:rPr>
          <w:lang w:val="en-IN"/>
        </w:rPr>
        <w:t xml:space="preserve"> year </w:t>
      </w:r>
      <w:r>
        <w:rPr>
          <w:lang w:val="en-IN"/>
        </w:rPr>
        <w:t xml:space="preserve">(max. </w:t>
      </w:r>
      <w:r w:rsidRPr="00371E00">
        <w:rPr>
          <w:lang w:val="en-IN"/>
        </w:rPr>
        <w:t>2 per quarter</w:t>
      </w:r>
      <w:r>
        <w:rPr>
          <w:lang w:val="en-IN"/>
        </w:rPr>
        <w:t>)</w:t>
      </w:r>
    </w:p>
    <w:p w:rsidR="00687E6A" w:rsidP="00534E62" w:rsidRDefault="00371E00" w14:paraId="720E4AD8" w14:textId="77777777">
      <w:pPr>
        <w:pStyle w:val="ListParagraph"/>
        <w:numPr>
          <w:ilvl w:val="0"/>
          <w:numId w:val="9"/>
        </w:numPr>
        <w:rPr>
          <w:lang w:val="en-IN" w:eastAsia="en-IN"/>
        </w:rPr>
      </w:pPr>
      <w:r w:rsidRPr="00371E00">
        <w:rPr>
          <w:lang w:val="en-IN" w:eastAsia="en-IN"/>
        </w:rPr>
        <w:t>4 complimentary International Airport Lounges in a year</w:t>
      </w:r>
      <w:r w:rsidR="00687E6A">
        <w:rPr>
          <w:lang w:val="en-IN" w:eastAsia="en-IN"/>
        </w:rPr>
        <w:t xml:space="preserve"> (max. </w:t>
      </w:r>
      <w:r w:rsidRPr="00371E00">
        <w:rPr>
          <w:lang w:val="en-IN" w:eastAsia="en-IN"/>
        </w:rPr>
        <w:t xml:space="preserve">2 </w:t>
      </w:r>
      <w:r w:rsidRPr="00371E00" w:rsidR="00687E6A">
        <w:rPr>
          <w:lang w:val="en-IN"/>
        </w:rPr>
        <w:t>per quarter</w:t>
      </w:r>
      <w:r w:rsidR="00687E6A">
        <w:rPr>
          <w:lang w:val="en-IN"/>
        </w:rPr>
        <w:t xml:space="preserve">) </w:t>
      </w:r>
    </w:p>
    <w:p w:rsidRPr="005E7E39" w:rsidR="00371E00" w:rsidP="005E7E39" w:rsidRDefault="00723883" w14:paraId="6BE5F470" w14:textId="27A50942">
      <w:pPr>
        <w:pStyle w:val="ListParagraph"/>
        <w:numPr>
          <w:ilvl w:val="0"/>
          <w:numId w:val="9"/>
        </w:numPr>
        <w:rPr>
          <w:lang w:val="en-IN" w:eastAsia="en-IN"/>
        </w:rPr>
      </w:pPr>
      <w:r>
        <w:rPr>
          <w:lang w:val="en-IN" w:eastAsia="en-IN"/>
        </w:rPr>
        <w:t>C</w:t>
      </w:r>
      <w:r w:rsidRPr="00371E00" w:rsidR="00371E00">
        <w:rPr>
          <w:lang w:val="en-IN" w:eastAsia="en-IN"/>
        </w:rPr>
        <w:t>omplimentary</w:t>
      </w:r>
      <w:r>
        <w:rPr>
          <w:lang w:val="en-IN" w:eastAsia="en-IN"/>
        </w:rPr>
        <w:t xml:space="preserve"> Priority </w:t>
      </w:r>
      <w:r w:rsidR="00E000A9">
        <w:rPr>
          <w:lang w:val="en-IN" w:eastAsia="en-IN"/>
        </w:rPr>
        <w:t>p</w:t>
      </w:r>
      <w:r>
        <w:rPr>
          <w:lang w:val="en-IN" w:eastAsia="en-IN"/>
        </w:rPr>
        <w:t>ass Membership</w:t>
      </w:r>
      <w:r w:rsidRPr="00371E00" w:rsidR="00371E00">
        <w:rPr>
          <w:lang w:val="en-IN" w:eastAsia="en-IN"/>
        </w:rPr>
        <w:t xml:space="preserve"> for </w:t>
      </w:r>
      <w:del w:author="Upadhyay , Shubham (SBICard)" w:date="2026-01-16T15:01:00Z" w16du:dateUtc="2026-01-16T09:31:00Z" w:id="28">
        <w:r w:rsidDel="00C949F1" w:rsidR="00687E6A">
          <w:rPr>
            <w:lang w:val="en-IN" w:eastAsia="en-IN"/>
          </w:rPr>
          <w:delText xml:space="preserve">the </w:delText>
        </w:r>
      </w:del>
      <w:r w:rsidRPr="00371E00" w:rsidR="00371E00">
        <w:rPr>
          <w:lang w:val="en-IN" w:eastAsia="en-IN"/>
        </w:rPr>
        <w:t xml:space="preserve">first </w:t>
      </w:r>
      <w:r w:rsidR="00E000A9">
        <w:rPr>
          <w:lang w:val="en-IN" w:eastAsia="en-IN"/>
        </w:rPr>
        <w:t>2</w:t>
      </w:r>
      <w:r w:rsidRPr="00371E00" w:rsidR="00371E00">
        <w:rPr>
          <w:lang w:val="en-IN" w:eastAsia="en-IN"/>
        </w:rPr>
        <w:t xml:space="preserve"> years</w:t>
      </w:r>
    </w:p>
    <w:p w:rsidRPr="00371E00" w:rsidR="00687E6A" w:rsidP="00534E62" w:rsidRDefault="00687E6A" w14:paraId="3F3C849A" w14:textId="454F1A7A">
      <w:pPr>
        <w:pStyle w:val="ListParagraph"/>
        <w:numPr>
          <w:ilvl w:val="0"/>
          <w:numId w:val="9"/>
        </w:numPr>
        <w:rPr>
          <w:lang w:val="en-IN" w:eastAsia="en-IN"/>
        </w:rPr>
      </w:pPr>
      <w:r>
        <w:rPr>
          <w:lang w:val="en-IN" w:eastAsia="en-IN"/>
        </w:rPr>
        <w:t xml:space="preserve">For </w:t>
      </w:r>
      <w:r w:rsidRPr="00687E6A">
        <w:rPr>
          <w:lang w:eastAsia="en-IN"/>
        </w:rPr>
        <w:t>Visa Lounge Program </w:t>
      </w:r>
      <w:r>
        <w:rPr>
          <w:lang w:eastAsia="en-IN"/>
        </w:rPr>
        <w:t xml:space="preserve">T&amp;C </w:t>
      </w:r>
      <w:hyperlink w:tgtFrame="_blank" w:history="1" r:id="rId13">
        <w:r>
          <w:rPr>
            <w:rStyle w:val="Hyperlink"/>
            <w:lang w:eastAsia="en-IN"/>
          </w:rPr>
          <w:t>c</w:t>
        </w:r>
        <w:r w:rsidRPr="00687E6A">
          <w:rPr>
            <w:rStyle w:val="Hyperlink"/>
            <w:lang w:eastAsia="en-IN"/>
          </w:rPr>
          <w:t>lick here</w:t>
        </w:r>
      </w:hyperlink>
    </w:p>
    <w:p w:rsidR="00371E00" w:rsidP="00995FCF" w:rsidRDefault="00371E00" w14:paraId="4A3A14F3" w14:textId="77777777">
      <w:pPr>
        <w:rPr>
          <w:b/>
          <w:bCs/>
          <w:lang w:val="en-IN"/>
        </w:rPr>
      </w:pPr>
    </w:p>
    <w:p w:rsidRPr="00166BEB" w:rsidR="00166BEB" w:rsidP="00166BEB" w:rsidRDefault="00166BEB" w14:paraId="3B8132F8" w14:textId="2228F475">
      <w:pPr>
        <w:jc w:val="center"/>
        <w:rPr>
          <w:b/>
          <w:bCs/>
          <w:u w:val="single"/>
          <w:lang w:val="en-IN"/>
        </w:rPr>
      </w:pPr>
      <w:r w:rsidRPr="00AD11D6">
        <w:rPr>
          <w:b/>
          <w:bCs/>
          <w:i/>
          <w:iCs/>
          <w:u w:val="single"/>
          <w:lang w:val="en-IN"/>
        </w:rPr>
        <w:t>Explore</w:t>
      </w:r>
      <w:r w:rsidRPr="00166BEB" w:rsidR="00AD11D6">
        <w:rPr>
          <w:b/>
          <w:bCs/>
          <w:u w:val="single"/>
          <w:lang w:val="en-IN"/>
        </w:rPr>
        <w:t xml:space="preserve"> REWARDS</w:t>
      </w:r>
    </w:p>
    <w:p w:rsidRPr="003465A7" w:rsidR="00687E6A" w:rsidP="00687E6A" w:rsidRDefault="00687E6A" w14:paraId="41DB1216" w14:textId="77777777">
      <w:pPr>
        <w:rPr>
          <w:b/>
          <w:bCs/>
          <w:lang w:val="en-IN"/>
        </w:rPr>
      </w:pPr>
      <w:r>
        <w:rPr>
          <w:b/>
          <w:bCs/>
          <w:lang w:val="en-IN"/>
        </w:rPr>
        <w:t xml:space="preserve">Exclusive </w:t>
      </w:r>
      <w:r w:rsidRPr="003465A7">
        <w:rPr>
          <w:b/>
          <w:bCs/>
          <w:lang w:val="en-IN"/>
        </w:rPr>
        <w:t>Milestone Benefits</w:t>
      </w:r>
    </w:p>
    <w:p w:rsidR="00687E6A" w:rsidP="00534E62" w:rsidRDefault="00687E6A" w14:paraId="0C51A126" w14:textId="16EF3ABD">
      <w:pPr>
        <w:pStyle w:val="ListParagraph"/>
        <w:numPr>
          <w:ilvl w:val="0"/>
          <w:numId w:val="7"/>
        </w:numPr>
        <w:rPr>
          <w:lang w:eastAsia="en-IN"/>
        </w:rPr>
      </w:pPr>
      <w:r w:rsidRPr="008A79B8">
        <w:rPr>
          <w:lang w:eastAsia="en-IN"/>
        </w:rPr>
        <w:t xml:space="preserve">Spend </w:t>
      </w:r>
      <w:r w:rsidRPr="008A79B8" w:rsidR="00C949F1">
        <w:rPr>
          <w:lang w:eastAsia="en-IN"/>
        </w:rPr>
        <w:t xml:space="preserve">based reversal </w:t>
      </w:r>
      <w:r w:rsidRPr="008A79B8">
        <w:rPr>
          <w:lang w:eastAsia="en-IN"/>
        </w:rPr>
        <w:t xml:space="preserve">on </w:t>
      </w:r>
      <w:ins w:author="Upadhyay , Shubham (SBICard)" w:date="2026-01-16T15:02:00Z" w16du:dateUtc="2026-01-16T09:32:00Z" w:id="29">
        <w:r w:rsidR="00C949F1">
          <w:rPr>
            <w:lang w:eastAsia="en-IN"/>
          </w:rPr>
          <w:t xml:space="preserve">spends of Rs. </w:t>
        </w:r>
      </w:ins>
      <w:ins w:author="Namita Salgiya" w:date="2026-01-16T12:37:00Z" w16du:dateUtc="2026-01-16T07:07:00Z" w:id="30">
        <w:del w:author="Upadhyay , Shubham (SBICard)" w:date="2026-01-16T15:01:00Z" w16du:dateUtc="2026-01-16T09:31:00Z" w:id="31">
          <w:r w:rsidDel="00C949F1" w:rsidR="002218D3">
            <w:rPr>
              <w:lang w:eastAsia="en-IN"/>
            </w:rPr>
            <w:delText xml:space="preserve">Rs </w:delText>
          </w:r>
        </w:del>
      </w:ins>
      <w:del w:author="Namita Salgiya" w:date="2026-01-16T12:36:00Z" w16du:dateUtc="2026-01-16T07:06:00Z" w:id="32">
        <w:r w:rsidRPr="008A79B8" w:rsidDel="002218D3">
          <w:rPr>
            <w:lang w:eastAsia="en-IN"/>
          </w:rPr>
          <w:delText xml:space="preserve">annual spends of Rs </w:delText>
        </w:r>
      </w:del>
      <w:r w:rsidRPr="008A79B8">
        <w:rPr>
          <w:lang w:eastAsia="en-IN"/>
        </w:rPr>
        <w:t>3</w:t>
      </w:r>
      <w:r>
        <w:rPr>
          <w:lang w:eastAsia="en-IN"/>
        </w:rPr>
        <w:t xml:space="preserve"> </w:t>
      </w:r>
      <w:r w:rsidRPr="008A79B8" w:rsidR="00C949F1">
        <w:rPr>
          <w:lang w:eastAsia="en-IN"/>
        </w:rPr>
        <w:t>la</w:t>
      </w:r>
      <w:r w:rsidR="00C949F1">
        <w:rPr>
          <w:lang w:eastAsia="en-IN"/>
        </w:rPr>
        <w:t>kh</w:t>
      </w:r>
      <w:ins w:author="Upadhyay , Shubham (SBICard)" w:date="2026-01-16T15:02:00Z" w16du:dateUtc="2026-01-16T09:32:00Z" w:id="33">
        <w:r w:rsidR="00C949F1">
          <w:rPr>
            <w:lang w:eastAsia="en-IN"/>
          </w:rPr>
          <w:t>s</w:t>
        </w:r>
      </w:ins>
      <w:ins w:author="Namita Salgiya" w:date="2026-01-16T12:36:00Z" w16du:dateUtc="2026-01-16T07:06:00Z" w:id="34">
        <w:r w:rsidR="00C949F1">
          <w:rPr>
            <w:lang w:eastAsia="en-IN"/>
          </w:rPr>
          <w:t xml:space="preserve"> </w:t>
        </w:r>
        <w:del w:author="Upadhyay , Shubham (SBICard)" w:date="2026-01-16T15:02:00Z" w16du:dateUtc="2026-01-16T09:32:00Z" w:id="35">
          <w:r w:rsidDel="00C949F1" w:rsidR="002218D3">
            <w:rPr>
              <w:lang w:eastAsia="en-IN"/>
            </w:rPr>
            <w:delText>spends</w:delText>
          </w:r>
        </w:del>
      </w:ins>
    </w:p>
    <w:p w:rsidR="00687E6A" w:rsidP="00534E62" w:rsidRDefault="002218D3" w14:paraId="329FE966" w14:textId="5A5FBABA">
      <w:pPr>
        <w:pStyle w:val="ListParagraph"/>
        <w:numPr>
          <w:ilvl w:val="0"/>
          <w:numId w:val="7"/>
        </w:numPr>
        <w:rPr>
          <w:lang w:eastAsia="en-IN"/>
        </w:rPr>
      </w:pPr>
      <w:ins w:author="Namita Salgiya" w:date="2026-01-16T12:37:00Z" w16du:dateUtc="2026-01-16T07:07:00Z" w:id="36">
        <w:r>
          <w:rPr>
            <w:lang w:eastAsia="en-IN"/>
          </w:rPr>
          <w:t xml:space="preserve">Rs </w:t>
        </w:r>
      </w:ins>
      <w:del w:author="Namita Salgiya" w:date="2026-01-16T12:37:00Z" w16du:dateUtc="2026-01-16T07:07:00Z" w:id="37">
        <w:r w:rsidRPr="008A79B8" w:rsidDel="002218D3" w:rsidR="00687E6A">
          <w:rPr>
            <w:lang w:eastAsia="en-IN"/>
          </w:rPr>
          <w:delText xml:space="preserve">Additional </w:delText>
        </w:r>
      </w:del>
      <w:r w:rsidRPr="008A79B8" w:rsidR="00687E6A">
        <w:rPr>
          <w:lang w:eastAsia="en-IN"/>
        </w:rPr>
        <w:t>5</w:t>
      </w:r>
      <w:ins w:author="Upadhyay , Shubham (SBICard)" w:date="2026-01-16T15:03:00Z" w16du:dateUtc="2026-01-16T09:33:00Z" w:id="38">
        <w:r w:rsidR="00C949F1">
          <w:rPr>
            <w:lang w:eastAsia="en-IN"/>
          </w:rPr>
          <w:t>,</w:t>
        </w:r>
      </w:ins>
      <w:r w:rsidRPr="008A79B8" w:rsidR="00687E6A">
        <w:rPr>
          <w:lang w:eastAsia="en-IN"/>
        </w:rPr>
        <w:t xml:space="preserve">000 </w:t>
      </w:r>
      <w:del w:author="Namita Salgiya" w:date="2026-01-16T12:37:00Z" w16du:dateUtc="2026-01-16T07:07:00Z" w:id="39">
        <w:r w:rsidRPr="008A79B8" w:rsidDel="002218D3" w:rsidR="00687E6A">
          <w:rPr>
            <w:lang w:eastAsia="en-IN"/>
          </w:rPr>
          <w:delText xml:space="preserve">worth </w:delText>
        </w:r>
      </w:del>
      <w:r w:rsidRPr="008A79B8" w:rsidR="00477B5D">
        <w:rPr>
          <w:lang w:eastAsia="en-IN"/>
        </w:rPr>
        <w:t xml:space="preserve">Gift Voucher </w:t>
      </w:r>
      <w:bookmarkStart w:name="_Hlk219468261" w:id="40"/>
      <w:r w:rsidRPr="008A79B8" w:rsidR="00687E6A">
        <w:rPr>
          <w:lang w:eastAsia="en-IN"/>
        </w:rPr>
        <w:t xml:space="preserve">on </w:t>
      </w:r>
      <w:ins w:author="Upadhyay , Shubham (SBICard)" w:date="2026-01-16T15:03:00Z" w16du:dateUtc="2026-01-16T09:33:00Z" w:id="41">
        <w:r w:rsidR="00C949F1">
          <w:rPr>
            <w:lang w:eastAsia="en-IN"/>
          </w:rPr>
          <w:t xml:space="preserve">spends of </w:t>
        </w:r>
      </w:ins>
      <w:bookmarkEnd w:id="40"/>
      <w:del w:author="Namita Salgiya" w:date="2026-01-16T12:37:00Z" w16du:dateUtc="2026-01-16T07:07:00Z" w:id="42">
        <w:r w:rsidRPr="008A79B8" w:rsidDel="002218D3" w:rsidR="00687E6A">
          <w:rPr>
            <w:lang w:eastAsia="en-IN"/>
          </w:rPr>
          <w:delText xml:space="preserve">annual spends of </w:delText>
        </w:r>
      </w:del>
      <w:ins w:author="Namita Salgiya" w:date="2026-01-16T12:37:00Z" w16du:dateUtc="2026-01-16T07:07:00Z" w:id="43">
        <w:r>
          <w:rPr>
            <w:lang w:eastAsia="en-IN"/>
          </w:rPr>
          <w:t>Rs</w:t>
        </w:r>
      </w:ins>
      <w:ins w:author="Upadhyay , Shubham (SBICard)" w:date="2026-01-16T15:03:00Z" w16du:dateUtc="2026-01-16T09:33:00Z" w:id="44">
        <w:r w:rsidR="00C949F1">
          <w:rPr>
            <w:lang w:eastAsia="en-IN"/>
          </w:rPr>
          <w:t>.</w:t>
        </w:r>
      </w:ins>
      <w:del w:author="Namita Salgiya" w:date="2026-01-16T12:37:00Z" w16du:dateUtc="2026-01-16T07:07:00Z" w:id="45">
        <w:r w:rsidRPr="008A79B8" w:rsidDel="002218D3" w:rsidR="00687E6A">
          <w:rPr>
            <w:lang w:eastAsia="en-IN"/>
          </w:rPr>
          <w:delText>Rs</w:delText>
        </w:r>
      </w:del>
      <w:r w:rsidR="00687E6A">
        <w:rPr>
          <w:lang w:eastAsia="en-IN"/>
        </w:rPr>
        <w:t xml:space="preserve"> </w:t>
      </w:r>
      <w:r w:rsidRPr="008A79B8" w:rsidR="00687E6A">
        <w:rPr>
          <w:lang w:eastAsia="en-IN"/>
        </w:rPr>
        <w:t xml:space="preserve">5 </w:t>
      </w:r>
      <w:r w:rsidRPr="008A79B8" w:rsidR="00C949F1">
        <w:rPr>
          <w:lang w:eastAsia="en-IN"/>
        </w:rPr>
        <w:t>la</w:t>
      </w:r>
      <w:r w:rsidR="00C949F1">
        <w:rPr>
          <w:lang w:eastAsia="en-IN"/>
        </w:rPr>
        <w:t>khs</w:t>
      </w:r>
      <w:ins w:author="Namita Salgiya" w:date="2026-01-16T12:38:00Z" w16du:dateUtc="2026-01-16T07:08:00Z" w:id="46">
        <w:r w:rsidR="00C949F1">
          <w:rPr>
            <w:lang w:eastAsia="en-IN"/>
          </w:rPr>
          <w:t xml:space="preserve"> </w:t>
        </w:r>
        <w:del w:author="Upadhyay , Shubham (SBICard)" w:date="2026-01-16T15:03:00Z" w16du:dateUtc="2026-01-16T09:33:00Z" w:id="47">
          <w:r w:rsidDel="00C949F1">
            <w:rPr>
              <w:lang w:eastAsia="en-IN"/>
            </w:rPr>
            <w:delText>spends</w:delText>
          </w:r>
        </w:del>
      </w:ins>
    </w:p>
    <w:p w:rsidR="00687E6A" w:rsidP="00534E62" w:rsidRDefault="00687E6A" w14:paraId="3BC9C98B" w14:textId="327B567B">
      <w:pPr>
        <w:pStyle w:val="ListParagraph"/>
        <w:numPr>
          <w:ilvl w:val="0"/>
          <w:numId w:val="7"/>
        </w:numPr>
        <w:spacing w:after="0"/>
        <w:rPr>
          <w:lang w:eastAsia="en-IN"/>
        </w:rPr>
      </w:pPr>
      <w:del w:author="Namita Salgiya" w:date="2026-01-16T12:37:00Z" w16du:dateUtc="2026-01-16T07:07:00Z" w:id="48">
        <w:r w:rsidRPr="008A79B8" w:rsidDel="002218D3">
          <w:rPr>
            <w:lang w:eastAsia="en-IN"/>
          </w:rPr>
          <w:delText xml:space="preserve">Additional </w:delText>
        </w:r>
      </w:del>
      <w:ins w:author="Namita Salgiya" w:date="2026-01-16T12:37:00Z" w16du:dateUtc="2026-01-16T07:07:00Z" w:id="49">
        <w:r w:rsidR="002218D3">
          <w:rPr>
            <w:lang w:eastAsia="en-IN"/>
          </w:rPr>
          <w:t xml:space="preserve">Rs </w:t>
        </w:r>
      </w:ins>
      <w:r w:rsidRPr="008A79B8">
        <w:rPr>
          <w:lang w:eastAsia="en-IN"/>
        </w:rPr>
        <w:t>10</w:t>
      </w:r>
      <w:ins w:author="Upadhyay , Shubham (SBICard)" w:date="2026-01-16T15:04:00Z" w16du:dateUtc="2026-01-16T09:34:00Z" w:id="50">
        <w:r w:rsidR="00C949F1">
          <w:rPr>
            <w:lang w:eastAsia="en-IN"/>
          </w:rPr>
          <w:t>,</w:t>
        </w:r>
      </w:ins>
      <w:r w:rsidRPr="008A79B8">
        <w:rPr>
          <w:lang w:eastAsia="en-IN"/>
        </w:rPr>
        <w:t xml:space="preserve">000 </w:t>
      </w:r>
      <w:del w:author="Namita Salgiya" w:date="2026-01-16T12:37:00Z" w16du:dateUtc="2026-01-16T07:07:00Z" w:id="51">
        <w:r w:rsidRPr="008A79B8" w:rsidDel="002218D3">
          <w:rPr>
            <w:lang w:eastAsia="en-IN"/>
          </w:rPr>
          <w:delText xml:space="preserve">worth </w:delText>
        </w:r>
      </w:del>
      <w:r w:rsidRPr="008A79B8" w:rsidR="00477B5D">
        <w:rPr>
          <w:lang w:eastAsia="en-IN"/>
        </w:rPr>
        <w:t xml:space="preserve">Gift Voucher </w:t>
      </w:r>
      <w:ins w:author="Upadhyay , Shubham (SBICard)" w:date="2026-01-16T15:04:00Z" w16du:dateUtc="2026-01-16T09:34:00Z" w:id="52">
        <w:r w:rsidRPr="008A79B8" w:rsidR="00C949F1">
          <w:rPr>
            <w:lang w:eastAsia="en-IN"/>
          </w:rPr>
          <w:t xml:space="preserve">on </w:t>
        </w:r>
        <w:r w:rsidR="00C949F1">
          <w:rPr>
            <w:lang w:eastAsia="en-IN"/>
          </w:rPr>
          <w:t xml:space="preserve">spends of </w:t>
        </w:r>
      </w:ins>
      <w:ins w:author="Namita Salgiya" w:date="2026-01-16T12:37:00Z" w16du:dateUtc="2026-01-16T07:07:00Z" w:id="53">
        <w:del w:author="Upadhyay , Shubham (SBICard)" w:date="2026-01-16T15:04:00Z" w16du:dateUtc="2026-01-16T09:34:00Z" w:id="54">
          <w:r w:rsidDel="00C949F1" w:rsidR="002218D3">
            <w:rPr>
              <w:lang w:eastAsia="en-IN"/>
            </w:rPr>
            <w:delText xml:space="preserve">on </w:delText>
          </w:r>
        </w:del>
      </w:ins>
      <w:del w:author="Namita Salgiya" w:date="2026-01-16T12:37:00Z" w16du:dateUtc="2026-01-16T07:07:00Z" w:id="55">
        <w:r w:rsidRPr="008A79B8" w:rsidDel="002218D3">
          <w:rPr>
            <w:lang w:eastAsia="en-IN"/>
          </w:rPr>
          <w:delText xml:space="preserve">on annual spends of </w:delText>
        </w:r>
      </w:del>
      <w:r w:rsidRPr="008A79B8">
        <w:rPr>
          <w:lang w:eastAsia="en-IN"/>
        </w:rPr>
        <w:t>Rs</w:t>
      </w:r>
      <w:ins w:author="Upadhyay , Shubham (SBICard)" w:date="2026-01-16T15:04:00Z" w16du:dateUtc="2026-01-16T09:34:00Z" w:id="56">
        <w:r w:rsidR="00C949F1">
          <w:rPr>
            <w:lang w:eastAsia="en-IN"/>
          </w:rPr>
          <w:t>.</w:t>
        </w:r>
      </w:ins>
      <w:r>
        <w:rPr>
          <w:lang w:eastAsia="en-IN"/>
        </w:rPr>
        <w:t xml:space="preserve"> </w:t>
      </w:r>
      <w:r w:rsidRPr="008A79B8">
        <w:rPr>
          <w:lang w:eastAsia="en-IN"/>
        </w:rPr>
        <w:t xml:space="preserve">10 </w:t>
      </w:r>
      <w:r w:rsidRPr="008A79B8" w:rsidR="00C949F1">
        <w:rPr>
          <w:lang w:eastAsia="en-IN"/>
        </w:rPr>
        <w:t>la</w:t>
      </w:r>
      <w:r w:rsidR="00C949F1">
        <w:rPr>
          <w:lang w:eastAsia="en-IN"/>
        </w:rPr>
        <w:t>khs</w:t>
      </w:r>
      <w:ins w:author="Namita Salgiya" w:date="2026-01-16T12:38:00Z" w16du:dateUtc="2026-01-16T07:08:00Z" w:id="57">
        <w:r w:rsidR="00C949F1">
          <w:rPr>
            <w:lang w:eastAsia="en-IN"/>
          </w:rPr>
          <w:t xml:space="preserve"> </w:t>
        </w:r>
        <w:del w:author="Upadhyay , Shubham (SBICard)" w:date="2026-01-16T15:04:00Z" w16du:dateUtc="2026-01-16T09:34:00Z" w:id="58">
          <w:r w:rsidDel="00C949F1" w:rsidR="002218D3">
            <w:rPr>
              <w:lang w:eastAsia="en-IN"/>
            </w:rPr>
            <w:delText>spends</w:delText>
          </w:r>
        </w:del>
      </w:ins>
    </w:p>
    <w:p w:rsidRPr="00687E6A" w:rsidR="00687E6A" w:rsidDel="002218D3" w:rsidP="00534E62" w:rsidRDefault="00687E6A" w14:paraId="4745AB05" w14:textId="383E89F9">
      <w:pPr>
        <w:numPr>
          <w:ilvl w:val="0"/>
          <w:numId w:val="7"/>
        </w:numPr>
        <w:rPr>
          <w:del w:author="Namita Salgiya" w:date="2026-01-16T12:38:00Z" w16du:dateUtc="2026-01-16T07:08:00Z" w:id="59"/>
          <w:lang w:val="en-IN" w:eastAsia="en-IN"/>
        </w:rPr>
      </w:pPr>
      <w:del w:author="Namita Salgiya" w:date="2026-01-16T12:38:00Z" w16du:dateUtc="2026-01-16T07:08:00Z" w:id="60">
        <w:r w:rsidRPr="008A79B8" w:rsidDel="002218D3">
          <w:rPr>
            <w:lang w:val="en-IN" w:eastAsia="en-IN"/>
          </w:rPr>
          <w:delText xml:space="preserve">Gift Vouchers </w:delText>
        </w:r>
        <w:r w:rsidDel="002218D3">
          <w:rPr>
            <w:lang w:val="en-IN" w:eastAsia="en-IN"/>
          </w:rPr>
          <w:delText xml:space="preserve">are </w:delText>
        </w:r>
        <w:r w:rsidRPr="008A79B8" w:rsidDel="002218D3">
          <w:rPr>
            <w:lang w:val="en-IN" w:eastAsia="en-IN"/>
          </w:rPr>
          <w:delText>redeem</w:delText>
        </w:r>
        <w:r w:rsidDel="002218D3">
          <w:rPr>
            <w:lang w:val="en-IN" w:eastAsia="en-IN"/>
          </w:rPr>
          <w:delText xml:space="preserve">able </w:delText>
        </w:r>
        <w:r w:rsidRPr="008A79B8" w:rsidDel="002218D3">
          <w:rPr>
            <w:lang w:val="en-IN" w:eastAsia="en-IN"/>
          </w:rPr>
          <w:delText>only at exclusive Titan Stores</w:delText>
        </w:r>
      </w:del>
    </w:p>
    <w:p w:rsidR="00687E6A" w:rsidP="00687E6A" w:rsidRDefault="00687E6A" w14:paraId="5EB600E0" w14:textId="77777777">
      <w:pPr>
        <w:rPr>
          <w:b/>
          <w:bCs/>
          <w:lang w:val="en-IN"/>
        </w:rPr>
      </w:pPr>
      <w:r>
        <w:rPr>
          <w:b/>
          <w:bCs/>
          <w:lang w:val="en-IN"/>
        </w:rPr>
        <w:t>Reward Benefits</w:t>
      </w:r>
    </w:p>
    <w:p w:rsidRPr="00371E00" w:rsidR="00687E6A" w:rsidP="00534E62" w:rsidRDefault="00687E6A" w14:paraId="074C8465" w14:textId="087921AF">
      <w:pPr>
        <w:pStyle w:val="ListParagraph"/>
        <w:numPr>
          <w:ilvl w:val="0"/>
          <w:numId w:val="8"/>
        </w:numPr>
        <w:rPr>
          <w:lang w:val="en-IN"/>
        </w:rPr>
      </w:pPr>
      <w:r w:rsidRPr="00371E00">
        <w:rPr>
          <w:lang w:val="en-IN"/>
        </w:rPr>
        <w:t xml:space="preserve">6 Reward Points per Rs 100 </w:t>
      </w:r>
      <w:ins w:author="Upadhyay , Shubham (SBICard)" w:date="2026-01-16T15:06:00Z" w16du:dateUtc="2026-01-16T09:36:00Z" w:id="61">
        <w:r w:rsidR="00C949F1">
          <w:rPr>
            <w:lang w:val="en-IN"/>
          </w:rPr>
          <w:t xml:space="preserve">spent </w:t>
        </w:r>
      </w:ins>
      <w:r w:rsidRPr="00371E00">
        <w:rPr>
          <w:lang w:val="en-IN"/>
        </w:rPr>
        <w:t xml:space="preserve">on all other categories </w:t>
      </w:r>
      <w:del w:author="Upadhyay , Shubham (SBICard)" w:date="2026-01-16T15:06:00Z" w16du:dateUtc="2026-01-16T09:36:00Z" w:id="62">
        <w:r w:rsidRPr="00371E00" w:rsidDel="00C949F1">
          <w:rPr>
            <w:lang w:val="en-IN"/>
          </w:rPr>
          <w:delText xml:space="preserve">outside </w:delText>
        </w:r>
      </w:del>
      <w:ins w:author="Upadhyay , Shubham (SBICard)" w:date="2026-01-16T15:06:00Z" w16du:dateUtc="2026-01-16T09:36:00Z" w:id="63">
        <w:r w:rsidR="00C949F1">
          <w:rPr>
            <w:lang w:val="en-IN"/>
          </w:rPr>
          <w:t xml:space="preserve">except </w:t>
        </w:r>
      </w:ins>
      <w:r w:rsidRPr="00371E00">
        <w:rPr>
          <w:lang w:val="en-IN"/>
        </w:rPr>
        <w:t>Titan</w:t>
      </w:r>
      <w:del w:author="Upadhyay , Shubham (SBICard)" w:date="2026-01-16T15:06:00Z" w16du:dateUtc="2026-01-16T09:36:00Z" w:id="64">
        <w:r w:rsidRPr="00371E00" w:rsidDel="00C949F1">
          <w:rPr>
            <w:lang w:val="en-IN"/>
          </w:rPr>
          <w:delText xml:space="preserve"> spends</w:delText>
        </w:r>
      </w:del>
      <w:r w:rsidRPr="00371E00">
        <w:rPr>
          <w:lang w:val="en-IN"/>
        </w:rPr>
        <w:t>.</w:t>
      </w:r>
    </w:p>
    <w:p w:rsidRPr="00371E00" w:rsidR="00687E6A" w:rsidDel="002218D3" w:rsidP="00534E62" w:rsidRDefault="00687E6A" w14:paraId="1D7FC334" w14:textId="72971E78">
      <w:pPr>
        <w:pStyle w:val="ListParagraph"/>
        <w:numPr>
          <w:ilvl w:val="0"/>
          <w:numId w:val="8"/>
        </w:numPr>
        <w:rPr>
          <w:del w:author="Namita Salgiya" w:date="2026-01-16T12:38:00Z" w16du:dateUtc="2026-01-16T07:08:00Z" w:id="65"/>
          <w:lang w:val="en-IN"/>
        </w:rPr>
      </w:pPr>
      <w:del w:author="Namita Salgiya" w:date="2026-01-16T12:38:00Z" w16du:dateUtc="2026-01-16T07:08:00Z" w:id="66">
        <w:r w:rsidRPr="00371E00" w:rsidDel="002218D3">
          <w:rPr>
            <w:lang w:val="en-IN"/>
          </w:rPr>
          <w:delText>Reward Point Accrual exclusion on Fuel, Wallet upload, Property Rental, Utilities categories</w:delText>
        </w:r>
      </w:del>
    </w:p>
    <w:p w:rsidRPr="00371E00" w:rsidR="00687E6A" w:rsidDel="002218D3" w:rsidP="00534E62" w:rsidRDefault="00687E6A" w14:paraId="49705152" w14:textId="7AABFE94">
      <w:pPr>
        <w:pStyle w:val="ListParagraph"/>
        <w:numPr>
          <w:ilvl w:val="0"/>
          <w:numId w:val="8"/>
        </w:numPr>
        <w:rPr>
          <w:del w:author="Namita Salgiya" w:date="2026-01-16T12:38:00Z" w16du:dateUtc="2026-01-16T07:08:00Z" w:id="67"/>
          <w:lang w:val="en-IN" w:eastAsia="en-IN"/>
        </w:rPr>
      </w:pPr>
      <w:del w:author="Namita Salgiya" w:date="2026-01-16T12:38:00Z" w16du:dateUtc="2026-01-16T07:08:00Z" w:id="68">
        <w:r w:rsidRPr="00371E00" w:rsidDel="002218D3">
          <w:rPr>
            <w:lang w:val="en-IN" w:eastAsia="en-IN"/>
          </w:rPr>
          <w:delText>Use your Reward Points to redeem against a wide array of Titan Vouchers</w:delText>
        </w:r>
      </w:del>
    </w:p>
    <w:p w:rsidRPr="00371E00" w:rsidR="00687E6A" w:rsidDel="002218D3" w:rsidP="00534E62" w:rsidRDefault="00687E6A" w14:paraId="74EC8FCD" w14:textId="2011C743">
      <w:pPr>
        <w:pStyle w:val="ListParagraph"/>
        <w:numPr>
          <w:ilvl w:val="0"/>
          <w:numId w:val="8"/>
        </w:numPr>
        <w:rPr>
          <w:del w:author="Namita Salgiya" w:date="2026-01-16T12:38:00Z" w16du:dateUtc="2026-01-16T07:08:00Z" w:id="69"/>
          <w:lang w:val="en-IN" w:eastAsia="en-IN"/>
        </w:rPr>
      </w:pPr>
      <w:del w:author="Namita Salgiya" w:date="2026-01-16T12:38:00Z" w16du:dateUtc="2026-01-16T07:08:00Z" w:id="70">
        <w:r w:rsidDel="002218D3">
          <w:rPr>
            <w:lang w:val="en-IN" w:eastAsia="en-IN"/>
          </w:rPr>
          <w:delText xml:space="preserve">1 </w:delText>
        </w:r>
        <w:r w:rsidRPr="00371E00" w:rsidDel="002218D3">
          <w:rPr>
            <w:lang w:val="en-IN" w:eastAsia="en-IN"/>
          </w:rPr>
          <w:delText>Reward Point = Rs. 0.25</w:delText>
        </w:r>
      </w:del>
    </w:p>
    <w:p w:rsidRPr="002D38D6" w:rsidR="002D38D6" w:rsidP="00A80E72" w:rsidRDefault="00E56665" w14:paraId="5605250A" w14:textId="005B0DB1">
      <w:pPr>
        <w:jc w:val="center"/>
        <w:rPr>
          <w:b/>
          <w:bCs/>
          <w:u w:val="single"/>
          <w:lang w:val="en-IN"/>
        </w:rPr>
      </w:pPr>
      <w:hyperlink w:history="1" r:id="rId14">
        <w:r w:rsidRPr="002D38D6">
          <w:rPr>
            <w:rStyle w:val="Hyperlink"/>
            <w:b/>
            <w:bCs/>
            <w:lang w:val="en-IN"/>
          </w:rPr>
          <w:br/>
        </w:r>
      </w:hyperlink>
      <w:r w:rsidRPr="00130F13" w:rsidR="00130F13">
        <w:rPr>
          <w:b/>
          <w:bCs/>
          <w:i/>
          <w:iCs/>
          <w:u w:val="single"/>
          <w:lang w:val="en-IN"/>
        </w:rPr>
        <w:t>Credit Card</w:t>
      </w:r>
      <w:r w:rsidRPr="00130F13" w:rsidR="00130F13">
        <w:rPr>
          <w:b/>
          <w:bCs/>
          <w:u w:val="single"/>
          <w:lang w:val="en-IN"/>
        </w:rPr>
        <w:t xml:space="preserve"> </w:t>
      </w:r>
      <w:r w:rsidRPr="002D38D6" w:rsidR="00130F13">
        <w:rPr>
          <w:b/>
          <w:bCs/>
          <w:u w:val="single"/>
          <w:lang w:val="en-IN"/>
        </w:rPr>
        <w:t>FEE &amp; CHARGES</w:t>
      </w:r>
    </w:p>
    <w:p w:rsidRPr="002D38D6" w:rsidR="002D38D6" w:rsidP="00534E62" w:rsidRDefault="003D5A56" w14:paraId="07E865B8" w14:textId="315AF3EC">
      <w:pPr>
        <w:pStyle w:val="ListParagraph"/>
        <w:numPr>
          <w:ilvl w:val="0"/>
          <w:numId w:val="2"/>
        </w:numPr>
      </w:pPr>
      <w:del w:author="Namita Salgiya" w:date="2026-01-16T12:39:00Z" w16du:dateUtc="2026-01-16T07:09:00Z" w:id="71">
        <w:r w:rsidDel="002218D3">
          <w:delText>Joining</w:delText>
        </w:r>
        <w:r w:rsidRPr="002D38D6" w:rsidDel="002218D3" w:rsidR="002D38D6">
          <w:delText xml:space="preserve"> </w:delText>
        </w:r>
      </w:del>
      <w:ins w:author="Namita Salgiya" w:date="2026-01-16T12:39:00Z" w16du:dateUtc="2026-01-16T07:09:00Z" w:id="72">
        <w:r w:rsidR="002218D3">
          <w:t>Annual</w:t>
        </w:r>
        <w:r w:rsidRPr="002D38D6" w:rsidR="002218D3">
          <w:t xml:space="preserve"> </w:t>
        </w:r>
      </w:ins>
      <w:r w:rsidRPr="002D38D6" w:rsidR="002D38D6">
        <w:t>Fee (one-time): Rs.</w:t>
      </w:r>
      <w:r w:rsidR="00687E6A">
        <w:t xml:space="preserve"> 2,9</w:t>
      </w:r>
      <w:r w:rsidRPr="002D38D6" w:rsidR="002D38D6">
        <w:t>99 + taxes </w:t>
      </w:r>
    </w:p>
    <w:p w:rsidRPr="002D38D6" w:rsidR="002D38D6" w:rsidP="00534E62" w:rsidRDefault="002D38D6" w14:paraId="3CCA290E" w14:textId="734E8030">
      <w:pPr>
        <w:pStyle w:val="ListParagraph"/>
        <w:numPr>
          <w:ilvl w:val="0"/>
          <w:numId w:val="2"/>
        </w:numPr>
        <w:rPr>
          <w:lang w:val="en-IN"/>
        </w:rPr>
      </w:pPr>
      <w:r w:rsidRPr="002D38D6">
        <w:t>Renewal Fee (per annum): Rs.</w:t>
      </w:r>
      <w:r>
        <w:t xml:space="preserve"> </w:t>
      </w:r>
      <w:r w:rsidR="00687E6A">
        <w:t>2,9</w:t>
      </w:r>
      <w:r w:rsidRPr="002D38D6" w:rsidR="00687E6A">
        <w:t xml:space="preserve">99 </w:t>
      </w:r>
      <w:r w:rsidRPr="002D38D6">
        <w:t>+ taxes</w:t>
      </w:r>
    </w:p>
    <w:p w:rsidR="00E56665" w:rsidP="00E56665" w:rsidRDefault="00A579B5" w14:paraId="0EBF00D7" w14:textId="493D5546">
      <w:pPr>
        <w:rPr>
          <w:b/>
          <w:bCs/>
        </w:rPr>
      </w:pPr>
      <w:r w:rsidRPr="00A579B5">
        <w:rPr>
          <w:b/>
          <w:bCs/>
        </w:rPr>
        <w:t>Fees</w:t>
      </w:r>
    </w:p>
    <w:p w:rsidRPr="00A579B5" w:rsidR="00A579B5" w:rsidP="00534E62" w:rsidRDefault="002218D3" w14:paraId="7060F76E" w14:textId="6D90028B">
      <w:pPr>
        <w:pStyle w:val="ListParagraph"/>
        <w:numPr>
          <w:ilvl w:val="0"/>
          <w:numId w:val="3"/>
        </w:numPr>
        <w:rPr>
          <w:lang w:val="en-IN"/>
        </w:rPr>
      </w:pPr>
      <w:ins w:author="Namita Salgiya" w:date="2026-01-16T12:39:00Z" w16du:dateUtc="2026-01-16T07:09:00Z" w:id="73">
        <w:r>
          <w:t>Annual</w:t>
        </w:r>
      </w:ins>
      <w:del w:author="Namita Salgiya" w:date="2026-01-16T12:39:00Z" w16du:dateUtc="2026-01-16T07:09:00Z" w:id="74">
        <w:r w:rsidDel="002218D3" w:rsidR="003D5A56">
          <w:delText>Joining</w:delText>
        </w:r>
      </w:del>
      <w:r w:rsidRPr="00A579B5" w:rsidR="00A579B5">
        <w:rPr>
          <w:lang w:val="en-IN"/>
        </w:rPr>
        <w:t xml:space="preserve"> Fee (one-time):</w:t>
      </w:r>
      <w:r w:rsidR="00A579B5">
        <w:rPr>
          <w:lang w:val="en-IN"/>
        </w:rPr>
        <w:t xml:space="preserve"> </w:t>
      </w:r>
      <w:r w:rsidRPr="002D38D6" w:rsidR="00A80E72">
        <w:t>Rs.</w:t>
      </w:r>
      <w:r w:rsidR="00A80E72">
        <w:t xml:space="preserve"> </w:t>
      </w:r>
      <w:r w:rsidR="00687E6A">
        <w:t>2,9</w:t>
      </w:r>
      <w:r w:rsidRPr="002D38D6" w:rsidR="00687E6A">
        <w:t xml:space="preserve">99 </w:t>
      </w:r>
      <w:r w:rsidRPr="002D38D6" w:rsidR="00A80E72">
        <w:t>+ taxes</w:t>
      </w:r>
    </w:p>
    <w:p w:rsidR="00A579B5" w:rsidP="00534E62" w:rsidRDefault="00A579B5" w14:paraId="5301376D" w14:textId="52AC2B43">
      <w:pPr>
        <w:pStyle w:val="ListParagraph"/>
        <w:numPr>
          <w:ilvl w:val="0"/>
          <w:numId w:val="3"/>
        </w:numPr>
        <w:rPr>
          <w:lang w:val="en-IN"/>
        </w:rPr>
      </w:pPr>
      <w:r w:rsidRPr="00A579B5">
        <w:rPr>
          <w:lang w:val="en-IN"/>
        </w:rPr>
        <w:t>Renewal Fee (per annum): </w:t>
      </w:r>
      <w:r w:rsidRPr="002D38D6" w:rsidR="00A80E72">
        <w:t>Rs.</w:t>
      </w:r>
      <w:r w:rsidR="00A80E72">
        <w:t xml:space="preserve"> </w:t>
      </w:r>
      <w:r w:rsidR="00687E6A">
        <w:t>2,9</w:t>
      </w:r>
      <w:r w:rsidRPr="002D38D6" w:rsidR="00687E6A">
        <w:t>99</w:t>
      </w:r>
      <w:r w:rsidRPr="002D38D6" w:rsidR="00A80E72">
        <w:t xml:space="preserve"> + taxes</w:t>
      </w:r>
      <w:r w:rsidR="00A80E72">
        <w:t xml:space="preserve"> </w:t>
      </w:r>
      <w:r w:rsidRPr="00A579B5">
        <w:rPr>
          <w:lang w:val="en-IN"/>
        </w:rPr>
        <w:t>from second year onwards</w:t>
      </w:r>
    </w:p>
    <w:p w:rsidRPr="00A579B5" w:rsidR="00A579B5" w:rsidP="00534E62" w:rsidRDefault="00A579B5" w14:paraId="099A0E29" w14:textId="35A8EE29">
      <w:pPr>
        <w:pStyle w:val="ListParagraph"/>
        <w:numPr>
          <w:ilvl w:val="0"/>
          <w:numId w:val="3"/>
        </w:numPr>
        <w:rPr>
          <w:lang w:val="en-IN"/>
        </w:rPr>
      </w:pPr>
      <w:r w:rsidRPr="00A579B5">
        <w:rPr>
          <w:lang w:val="en-IN"/>
        </w:rPr>
        <w:t xml:space="preserve">Add-on </w:t>
      </w:r>
      <w:ins w:author="Namita Salgiya" w:date="2026-01-16T12:39:00Z" w16du:dateUtc="2026-01-16T07:09:00Z" w:id="75">
        <w:r w:rsidR="002218D3">
          <w:rPr>
            <w:lang w:val="en-IN"/>
          </w:rPr>
          <w:t xml:space="preserve">Card </w:t>
        </w:r>
      </w:ins>
      <w:r w:rsidRPr="00A579B5">
        <w:rPr>
          <w:lang w:val="en-IN"/>
        </w:rPr>
        <w:t>Fee (per annum): Nil</w:t>
      </w:r>
    </w:p>
    <w:p w:rsidR="00A579B5" w:rsidP="00E56665" w:rsidRDefault="00A579B5" w14:paraId="2BD3B2ED" w14:textId="7C3448F9">
      <w:pPr>
        <w:rPr>
          <w:b/>
          <w:bCs/>
        </w:rPr>
      </w:pPr>
      <w:r w:rsidRPr="00A579B5">
        <w:rPr>
          <w:b/>
          <w:bCs/>
        </w:rPr>
        <w:t>Fees and Charges</w:t>
      </w:r>
    </w:p>
    <w:p w:rsidRPr="00534E62" w:rsidR="009164D7" w:rsidP="00534E62" w:rsidRDefault="009164D7" w14:paraId="00955866" w14:textId="7A171D67">
      <w:pPr>
        <w:numPr>
          <w:ilvl w:val="0"/>
          <w:numId w:val="4"/>
        </w:numPr>
        <w:rPr>
          <w:rStyle w:val="Hyperlink"/>
          <w:color w:val="auto"/>
          <w:u w:val="none"/>
          <w:lang w:val="en-IN"/>
        </w:rPr>
      </w:pPr>
      <w:r w:rsidRPr="009164D7">
        <w:rPr>
          <w:lang w:val="en-IN"/>
        </w:rPr>
        <w:t>For information regarding fees and other applicable charges, please refer to the</w:t>
      </w:r>
      <w:r>
        <w:rPr>
          <w:lang w:val="en-IN"/>
        </w:rPr>
        <w:t xml:space="preserve"> </w:t>
      </w:r>
      <w:hyperlink w:tgtFrame="_blank" w:history="1" r:id="rId15">
        <w:r w:rsidRPr="009164D7">
          <w:rPr>
            <w:rStyle w:val="Hyperlink"/>
            <w:lang w:val="en-IN"/>
          </w:rPr>
          <w:t>Most Important Terms &amp; Conditions</w:t>
        </w:r>
      </w:hyperlink>
    </w:p>
    <w:p w:rsidR="00534E62" w:rsidP="00534E62" w:rsidRDefault="00534E62" w14:paraId="44CAB024" w14:textId="77777777">
      <w:pPr>
        <w:rPr>
          <w:ins w:author="Namita Salgiya" w:date="2026-01-16T12:39:00Z" w16du:dateUtc="2026-01-16T07:09:00Z" w:id="76"/>
          <w:rStyle w:val="Hyperlink"/>
          <w:b/>
          <w:bCs/>
          <w:lang w:val="en-IN"/>
        </w:rPr>
      </w:pPr>
      <w:r w:rsidRPr="00534E62">
        <w:rPr>
          <w:rStyle w:val="Hyperlink"/>
          <w:b/>
          <w:bCs/>
          <w:lang w:val="en-IN"/>
        </w:rPr>
        <w:t>FAQ</w:t>
      </w:r>
    </w:p>
    <w:p w:rsidRPr="00BC38CC" w:rsidR="002218D3" w:rsidP="002218D3" w:rsidRDefault="002218D3" w14:paraId="724CCE9B" w14:textId="77777777">
      <w:pPr>
        <w:rPr>
          <w:ins w:author="Namita Salgiya" w:date="2026-01-16T12:39:00Z" w16du:dateUtc="2026-01-16T07:09:00Z" w:id="77"/>
          <w:b/>
          <w:bCs/>
          <w:lang w:val="en-IN"/>
        </w:rPr>
      </w:pPr>
      <w:bookmarkStart w:name="_Hlk219368909" w:id="78"/>
      <w:ins w:author="Namita Salgiya" w:date="2026-01-16T12:39:00Z" w16du:dateUtc="2026-01-16T07:09:00Z" w:id="79">
        <w:r w:rsidRPr="00BC38CC">
          <w:rPr>
            <w:b/>
            <w:bCs/>
            <w:lang w:val="en-IN"/>
          </w:rPr>
          <w:t>What is Annual Fee and Renewal Fee of the card?</w:t>
        </w:r>
      </w:ins>
    </w:p>
    <w:p w:rsidRPr="00BC38CC" w:rsidR="002218D3" w:rsidP="002218D3" w:rsidRDefault="002218D3" w14:paraId="079F1203" w14:textId="2B580400">
      <w:pPr>
        <w:rPr>
          <w:ins w:author="Namita Salgiya" w:date="2026-01-16T12:39:00Z" w16du:dateUtc="2026-01-16T07:09:00Z" w:id="80"/>
          <w:lang w:val="en-IN"/>
        </w:rPr>
      </w:pPr>
      <w:ins w:author="Namita Salgiya" w:date="2026-01-16T12:39:00Z" w16du:dateUtc="2026-01-16T07:09:00Z" w:id="81">
        <w:r w:rsidRPr="00BC38CC">
          <w:rPr>
            <w:lang w:val="en-IN"/>
          </w:rPr>
          <w:t xml:space="preserve">The Annual Fee of the card is Rs. </w:t>
        </w:r>
        <w:r>
          <w:rPr>
            <w:lang w:val="en-IN"/>
          </w:rPr>
          <w:t>2</w:t>
        </w:r>
        <w:r w:rsidRPr="00BC38CC">
          <w:rPr>
            <w:lang w:val="en-IN"/>
          </w:rPr>
          <w:t xml:space="preserve">,999 + taxes. The Renewal Fee is Rs. </w:t>
        </w:r>
        <w:r>
          <w:rPr>
            <w:lang w:val="en-IN"/>
          </w:rPr>
          <w:t>2</w:t>
        </w:r>
        <w:r w:rsidRPr="00BC38CC">
          <w:rPr>
            <w:lang w:val="en-IN"/>
          </w:rPr>
          <w:t>,999 + taxes from second year onwards.</w:t>
        </w:r>
      </w:ins>
    </w:p>
    <w:p w:rsidRPr="00B5404C" w:rsidR="002218D3" w:rsidP="002218D3" w:rsidRDefault="002218D3" w14:paraId="5D9DFD3E" w14:textId="77777777">
      <w:pPr>
        <w:rPr>
          <w:ins w:author="Namita Salgiya" w:date="2026-01-16T12:43:00Z" w16du:dateUtc="2026-01-16T07:13:00Z" w:id="82"/>
          <w:b/>
          <w:bCs/>
          <w:lang w:val="en-IN"/>
        </w:rPr>
      </w:pPr>
      <w:ins w:author="Namita Salgiya" w:date="2026-01-16T12:43:00Z" w16du:dateUtc="2026-01-16T07:13:00Z" w:id="83">
        <w:r w:rsidRPr="00B5404C">
          <w:rPr>
            <w:b/>
            <w:bCs/>
            <w:lang w:val="en-IN"/>
          </w:rPr>
          <w:t>How can I apply for an Add-on card?</w:t>
        </w:r>
      </w:ins>
    </w:p>
    <w:p w:rsidRPr="002218D3" w:rsidR="002218D3" w:rsidP="002218D3" w:rsidRDefault="002218D3" w14:paraId="52D35B00" w14:textId="4DDE4E40">
      <w:pPr>
        <w:rPr>
          <w:ins w:author="Namita Salgiya" w:date="2026-01-16T12:40:00Z" w16du:dateUtc="2026-01-16T07:10:00Z" w:id="84"/>
          <w:lang w:val="en-IN"/>
          <w:rPrChange w:author="Namita Salgiya" w:date="2026-01-16T12:43:00Z" w16du:dateUtc="2026-01-16T07:13:00Z" w:id="85">
            <w:rPr>
              <w:ins w:author="Namita Salgiya" w:date="2026-01-16T12:40:00Z" w16du:dateUtc="2026-01-16T07:10:00Z" w:id="86"/>
              <w:b/>
              <w:bCs/>
              <w:lang w:val="en-IN"/>
            </w:rPr>
          </w:rPrChange>
        </w:rPr>
      </w:pPr>
      <w:ins w:author="Namita Salgiya" w:date="2026-01-16T12:43:00Z" w16du:dateUtc="2026-01-16T07:13:00Z" w:id="87">
        <w:r w:rsidRPr="00B5404C">
          <w:rPr>
            <w:lang w:val="en-IN"/>
          </w:rPr>
          <w:t>You can apply for an absolutely free Add-on SBI Credit Card for your parents, spouse, children or siblings above the age of 18. All you need to do is fill the application form and submit the KYC documents and you will have your card.</w:t>
        </w:r>
      </w:ins>
    </w:p>
    <w:p w:rsidRPr="00BC38CC" w:rsidR="002218D3" w:rsidP="002218D3" w:rsidRDefault="002218D3" w14:paraId="31649441" w14:textId="39E64AE1">
      <w:pPr>
        <w:rPr>
          <w:ins w:author="Namita Salgiya" w:date="2026-01-16T12:39:00Z" w16du:dateUtc="2026-01-16T07:09:00Z" w:id="88"/>
          <w:b/>
          <w:bCs/>
          <w:lang w:val="en-IN"/>
        </w:rPr>
      </w:pPr>
      <w:ins w:author="Namita Salgiya" w:date="2026-01-16T12:39:00Z" w16du:dateUtc="2026-01-16T07:09:00Z" w:id="89">
        <w:r w:rsidRPr="00BC38CC">
          <w:rPr>
            <w:b/>
            <w:bCs/>
            <w:lang w:val="en-IN"/>
          </w:rPr>
          <w:t>How can I apply for the card?</w:t>
        </w:r>
      </w:ins>
    </w:p>
    <w:p w:rsidRPr="00BC38CC" w:rsidR="002218D3" w:rsidP="002218D3" w:rsidRDefault="002218D3" w14:paraId="7A9861F8" w14:textId="77777777">
      <w:pPr>
        <w:rPr>
          <w:ins w:author="Namita Salgiya" w:date="2026-01-16T12:39:00Z" w16du:dateUtc="2026-01-16T07:09:00Z" w:id="90"/>
          <w:lang w:val="en-IN"/>
        </w:rPr>
      </w:pPr>
      <w:ins w:author="Namita Salgiya" w:date="2026-01-16T12:39:00Z" w16du:dateUtc="2026-01-16T07:09:00Z" w:id="91">
        <w:r w:rsidRPr="00BC38CC">
          <w:rPr>
            <w:lang w:val="en-IN"/>
          </w:rPr>
          <w:t>You can apply for an SBI Credit Card through our Website </w:t>
        </w:r>
        <w:r w:rsidRPr="00BC38CC">
          <w:rPr>
            <w:lang w:val="en-IN"/>
          </w:rPr>
          <w:fldChar w:fldCharType="begin"/>
        </w:r>
        <w:r w:rsidRPr="00BC38CC">
          <w:rPr>
            <w:lang w:val="en-IN"/>
          </w:rPr>
          <w:instrText>HYPERLINK "https://www.sbicard.com/en/eapply.page" \t "_blank"</w:instrText>
        </w:r>
        <w:r w:rsidRPr="00BC38CC">
          <w:rPr>
            <w:lang w:val="en-IN"/>
          </w:rPr>
        </w:r>
        <w:r w:rsidRPr="00BC38CC">
          <w:rPr>
            <w:lang w:val="en-IN"/>
          </w:rPr>
          <w:fldChar w:fldCharType="separate"/>
        </w:r>
        <w:r w:rsidRPr="00BC38CC">
          <w:t>sbicard.com</w:t>
        </w:r>
        <w:r w:rsidRPr="00BC38CC">
          <w:rPr>
            <w:lang w:val="en-IN"/>
          </w:rPr>
          <w:fldChar w:fldCharType="end"/>
        </w:r>
        <w:r w:rsidRPr="00BC38CC">
          <w:rPr>
            <w:lang w:val="en-IN"/>
          </w:rPr>
          <w:t xml:space="preserve"> or via our Chatbot ILA. Alternatively, you can call SBI Card Helpline 39 02 02 02 (prefix your city STD code) or visit the nearest SBI branch.</w:t>
        </w:r>
        <w:bookmarkEnd w:id="78"/>
      </w:ins>
    </w:p>
    <w:p w:rsidRPr="00534E62" w:rsidR="002218D3" w:rsidP="00534E62" w:rsidRDefault="002218D3" w14:paraId="28A4C1BE" w14:textId="77777777">
      <w:pPr>
        <w:rPr>
          <w:rStyle w:val="Hyperlink"/>
          <w:b/>
          <w:bCs/>
          <w:u w:val="none"/>
        </w:rPr>
      </w:pPr>
    </w:p>
    <w:p w:rsidRPr="00534E62" w:rsidR="00534E62" w:rsidDel="002218D3" w:rsidP="00534E62" w:rsidRDefault="00534E62" w14:paraId="70000D51" w14:textId="54B8481F">
      <w:pPr>
        <w:pStyle w:val="ListParagraph"/>
        <w:numPr>
          <w:ilvl w:val="0"/>
          <w:numId w:val="4"/>
        </w:numPr>
        <w:rPr>
          <w:del w:author="Namita Salgiya" w:date="2026-01-16T12:39:00Z" w16du:dateUtc="2026-01-16T07:09:00Z" w:id="92"/>
        </w:rPr>
      </w:pPr>
      <w:del w:author="Namita Salgiya" w:date="2026-01-16T12:39:00Z" w16du:dateUtc="2026-01-16T07:09:00Z" w:id="93">
        <w:r w:rsidDel="002218D3">
          <w:rPr>
            <w:lang w:val="en-IN"/>
          </w:rPr>
          <w:lastRenderedPageBreak/>
          <w:delText>https://www.sbicard.com/en/faq.page</w:delText>
        </w:r>
      </w:del>
    </w:p>
    <w:p w:rsidR="009164D7" w:rsidP="004A5805" w:rsidRDefault="009164D7" w14:paraId="7415B9E1" w14:textId="2C711C4F">
      <w:pPr>
        <w:jc w:val="center"/>
        <w:rPr>
          <w:b/>
          <w:bCs/>
          <w:u w:val="single"/>
          <w:lang w:val="en-IN"/>
        </w:rPr>
      </w:pPr>
      <w:r w:rsidRPr="005B4827">
        <w:rPr>
          <w:b/>
          <w:bCs/>
          <w:i/>
          <w:iCs/>
          <w:u w:val="single"/>
          <w:lang w:val="en-IN"/>
        </w:rPr>
        <w:t xml:space="preserve">Other </w:t>
      </w:r>
      <w:r w:rsidRPr="0041023F" w:rsidR="005B4827">
        <w:rPr>
          <w:b/>
          <w:bCs/>
          <w:u w:val="single"/>
          <w:lang w:val="en-IN"/>
        </w:rPr>
        <w:t>FEATURES</w:t>
      </w:r>
    </w:p>
    <w:p w:rsidRPr="00995FCF" w:rsidR="00E606BF" w:rsidP="00E606BF" w:rsidRDefault="00E606BF" w14:paraId="5A17452F" w14:textId="77777777">
      <w:pPr>
        <w:rPr>
          <w:b/>
          <w:bCs/>
          <w:lang w:val="en-IN"/>
        </w:rPr>
      </w:pPr>
      <w:r w:rsidRPr="00995FCF">
        <w:rPr>
          <w:b/>
          <w:bCs/>
          <w:lang w:val="en-IN"/>
        </w:rPr>
        <w:t>Fuel Surcharge Waiver</w:t>
      </w:r>
    </w:p>
    <w:p w:rsidRPr="00F23D00" w:rsidR="00E606BF" w:rsidP="00534E62" w:rsidRDefault="00E606BF" w14:paraId="49C6147C" w14:textId="75DF93E7">
      <w:pPr>
        <w:pStyle w:val="ListParagraph"/>
        <w:numPr>
          <w:ilvl w:val="0"/>
          <w:numId w:val="5"/>
        </w:numPr>
        <w:rPr>
          <w:lang w:val="en-IN"/>
        </w:rPr>
      </w:pPr>
      <w:del w:author="Namita Salgiya" w:date="2026-01-16T12:43:00Z" w16du:dateUtc="2026-01-16T07:13:00Z" w:id="94">
        <w:r w:rsidRPr="00F23D00" w:rsidDel="00477B5D">
          <w:rPr>
            <w:lang w:val="en-IN"/>
          </w:rPr>
          <w:delText xml:space="preserve">Enjoy a </w:delText>
        </w:r>
      </w:del>
      <w:r w:rsidRPr="00F23D00">
        <w:rPr>
          <w:lang w:val="en-IN"/>
        </w:rPr>
        <w:t>1% fuel surcharge waiver on</w:t>
      </w:r>
      <w:r>
        <w:rPr>
          <w:lang w:val="en-IN"/>
        </w:rPr>
        <w:t xml:space="preserve"> </w:t>
      </w:r>
      <w:r w:rsidRPr="00F23D00">
        <w:rPr>
          <w:lang w:val="en-IN"/>
        </w:rPr>
        <w:t>transaction</w:t>
      </w:r>
      <w:r>
        <w:rPr>
          <w:lang w:val="en-IN"/>
        </w:rPr>
        <w:t>s</w:t>
      </w:r>
      <w:r w:rsidRPr="00F23D00">
        <w:rPr>
          <w:lang w:val="en-IN"/>
        </w:rPr>
        <w:t xml:space="preserve"> </w:t>
      </w:r>
      <w:r>
        <w:rPr>
          <w:lang w:val="en-IN"/>
        </w:rPr>
        <w:t>up to Rs. 3</w:t>
      </w:r>
      <w:r w:rsidRPr="00F23D00">
        <w:rPr>
          <w:lang w:val="en-IN"/>
        </w:rPr>
        <w:t xml:space="preserve">,000 at </w:t>
      </w:r>
      <w:r>
        <w:rPr>
          <w:lang w:val="en-IN"/>
        </w:rPr>
        <w:t xml:space="preserve">all </w:t>
      </w:r>
      <w:r w:rsidRPr="00F23D00">
        <w:rPr>
          <w:lang w:val="en-IN"/>
        </w:rPr>
        <w:t>petrol pumps across India.</w:t>
      </w:r>
    </w:p>
    <w:p w:rsidR="00687E6A" w:rsidP="00534E62" w:rsidRDefault="00E606BF" w14:paraId="21DD48E8" w14:textId="3B6D8D23">
      <w:pPr>
        <w:pStyle w:val="ListParagraph"/>
        <w:numPr>
          <w:ilvl w:val="0"/>
          <w:numId w:val="5"/>
        </w:numPr>
        <w:rPr>
          <w:ins w:author="Namita Salgiya" w:date="2026-01-16T12:43:00Z" w16du:dateUtc="2026-01-16T07:13:00Z" w:id="95"/>
          <w:lang w:val="en-IN"/>
        </w:rPr>
      </w:pPr>
      <w:r w:rsidRPr="00F23D00">
        <w:rPr>
          <w:lang w:val="en-IN"/>
        </w:rPr>
        <w:t xml:space="preserve">Maximum waiver of </w:t>
      </w:r>
      <w:r>
        <w:rPr>
          <w:lang w:val="en-IN"/>
        </w:rPr>
        <w:t>Rs. 10</w:t>
      </w:r>
      <w:r w:rsidRPr="00F23D00">
        <w:rPr>
          <w:lang w:val="en-IN"/>
        </w:rPr>
        <w:t>0 per statement cycle</w:t>
      </w:r>
      <w:r>
        <w:rPr>
          <w:lang w:val="en-IN"/>
        </w:rPr>
        <w:t>.</w:t>
      </w:r>
    </w:p>
    <w:p w:rsidRPr="00F534F3" w:rsidR="00477B5D" w:rsidP="00477B5D" w:rsidRDefault="00477B5D" w14:paraId="01DCF2F2" w14:textId="77777777">
      <w:pPr>
        <w:rPr>
          <w:ins w:author="Namita Salgiya" w:date="2026-01-16T12:44:00Z" w16du:dateUtc="2026-01-16T07:14:00Z" w:id="96"/>
          <w:b/>
          <w:bCs/>
          <w:lang w:val="en-IN"/>
        </w:rPr>
      </w:pPr>
      <w:ins w:author="Namita Salgiya" w:date="2026-01-16T12:44:00Z" w16du:dateUtc="2026-01-16T07:14:00Z" w:id="97">
        <w:r w:rsidRPr="00F534F3">
          <w:rPr>
            <w:b/>
            <w:bCs/>
            <w:lang w:val="en-IN"/>
          </w:rPr>
          <w:t>Add-on Cards</w:t>
        </w:r>
      </w:ins>
    </w:p>
    <w:p w:rsidRPr="00477B5D" w:rsidR="00477B5D" w:rsidRDefault="00477B5D" w14:paraId="7A583B83" w14:textId="663C553C">
      <w:pPr>
        <w:pStyle w:val="ListParagraph"/>
        <w:numPr>
          <w:ilvl w:val="0"/>
          <w:numId w:val="11"/>
        </w:numPr>
        <w:rPr>
          <w:ins w:author="Namita Salgiya" w:date="2026-01-16T12:44:00Z" w16du:dateUtc="2026-01-16T07:14:00Z" w:id="98"/>
        </w:rPr>
        <w:pPrChange w:author="Namita Salgiya" w:date="2026-01-16T12:44:00Z" w16du:dateUtc="2026-01-16T07:14:00Z" w:id="99">
          <w:pPr/>
        </w:pPrChange>
      </w:pPr>
      <w:ins w:author="Namita Salgiya" w:date="2026-01-16T12:44:00Z" w16du:dateUtc="2026-01-16T07:14:00Z" w:id="100">
        <w:r>
          <w:t>E</w:t>
        </w:r>
        <w:r w:rsidRPr="00AC1ED4">
          <w:t>mpower your family with </w:t>
        </w:r>
        <w:r w:rsidRPr="00AC1ED4">
          <w:fldChar w:fldCharType="begin"/>
        </w:r>
        <w:r w:rsidRPr="00AC1ED4">
          <w:instrText>HYPERLINK "https://www.sbicard.com/en/personal/benefits/add-on-card.page"</w:instrText>
        </w:r>
        <w:r w:rsidRPr="00AC1ED4">
          <w:fldChar w:fldCharType="separate"/>
        </w:r>
        <w:r w:rsidRPr="00AC1ED4">
          <w:rPr>
            <w:rStyle w:val="Hyperlink"/>
          </w:rPr>
          <w:t>add-on cards</w:t>
        </w:r>
        <w:r w:rsidRPr="00AC1ED4">
          <w:fldChar w:fldCharType="end"/>
        </w:r>
        <w:r>
          <w:t xml:space="preserve"> </w:t>
        </w:r>
        <w:r w:rsidRPr="00AC1ED4">
          <w:t>for your parents, spouse, children or siblings above the age of 18</w:t>
        </w:r>
      </w:ins>
    </w:p>
    <w:p w:rsidRPr="00AC1ED4" w:rsidR="00477B5D" w:rsidP="00477B5D" w:rsidRDefault="00477B5D" w14:paraId="067E6A3F" w14:textId="3ADAE38C">
      <w:pPr>
        <w:rPr>
          <w:ins w:author="Namita Salgiya" w:date="2026-01-16T12:44:00Z" w16du:dateUtc="2026-01-16T07:14:00Z" w:id="101"/>
          <w:b/>
          <w:bCs/>
        </w:rPr>
      </w:pPr>
      <w:ins w:author="Namita Salgiya" w:date="2026-01-16T12:44:00Z" w16du:dateUtc="2026-01-16T07:14:00Z" w:id="102">
        <w:r w:rsidRPr="00AC1ED4">
          <w:rPr>
            <w:b/>
            <w:bCs/>
          </w:rPr>
          <w:t>Easy Bill Pay Facility</w:t>
        </w:r>
      </w:ins>
    </w:p>
    <w:p w:rsidRPr="00AC1ED4" w:rsidR="00477B5D" w:rsidP="00477B5D" w:rsidRDefault="00477B5D" w14:paraId="3ABEAFBB" w14:textId="77777777">
      <w:pPr>
        <w:pStyle w:val="ListParagraph"/>
        <w:numPr>
          <w:ilvl w:val="0"/>
          <w:numId w:val="11"/>
        </w:numPr>
        <w:rPr>
          <w:ins w:author="Namita Salgiya" w:date="2026-01-16T12:44:00Z" w16du:dateUtc="2026-01-16T07:14:00Z" w:id="103"/>
        </w:rPr>
      </w:pPr>
      <w:ins w:author="Namita Salgiya" w:date="2026-01-16T12:44:00Z" w16du:dateUtc="2026-01-16T07:14:00Z" w:id="104">
        <w:r w:rsidRPr="00AC1ED4">
          <w:t>Pay your electricity, telephone, mobile and other utility bills using the Easy Bill Pay facility</w:t>
        </w:r>
        <w:r>
          <w:t xml:space="preserve">. </w:t>
        </w:r>
        <w:r w:rsidRPr="00AC1ED4">
          <w:t>Click</w:t>
        </w:r>
        <w:r>
          <w:t xml:space="preserve"> </w:t>
        </w:r>
        <w:r w:rsidRPr="00AC1ED4">
          <w:fldChar w:fldCharType="begin"/>
        </w:r>
        <w:r w:rsidRPr="00AC1ED4">
          <w:instrText>HYPERLINK "https://www.sbicard.com/en/personal/benefits.page" \l "area5"</w:instrText>
        </w:r>
        <w:r w:rsidRPr="00AC1ED4">
          <w:fldChar w:fldCharType="separate"/>
        </w:r>
        <w:r w:rsidRPr="00AC1ED4">
          <w:rPr>
            <w:rStyle w:val="Hyperlink"/>
          </w:rPr>
          <w:t>here</w:t>
        </w:r>
        <w:r w:rsidRPr="00AC1ED4">
          <w:fldChar w:fldCharType="end"/>
        </w:r>
        <w:r>
          <w:t xml:space="preserve"> </w:t>
        </w:r>
        <w:r w:rsidRPr="00AC1ED4">
          <w:t>to know more</w:t>
        </w:r>
      </w:ins>
    </w:p>
    <w:p w:rsidRPr="005E66AE" w:rsidR="00477B5D" w:rsidP="00477B5D" w:rsidRDefault="00477B5D" w14:paraId="40685F4B" w14:textId="77777777">
      <w:pPr>
        <w:rPr>
          <w:ins w:author="Namita Salgiya" w:date="2026-01-16T12:44:00Z" w16du:dateUtc="2026-01-16T07:14:00Z" w:id="105"/>
          <w:b/>
          <w:bCs/>
        </w:rPr>
      </w:pPr>
      <w:ins w:author="Namita Salgiya" w:date="2026-01-16T12:44:00Z" w16du:dateUtc="2026-01-16T07:14:00Z" w:id="106">
        <w:r w:rsidRPr="005E66AE">
          <w:rPr>
            <w:b/>
            <w:bCs/>
          </w:rPr>
          <w:t>Balance Transfer on EMI</w:t>
        </w:r>
      </w:ins>
    </w:p>
    <w:p w:rsidRPr="005E66AE" w:rsidR="00477B5D" w:rsidP="00477B5D" w:rsidRDefault="00477B5D" w14:paraId="7F1C8939" w14:textId="77777777">
      <w:pPr>
        <w:pStyle w:val="ListParagraph"/>
        <w:numPr>
          <w:ilvl w:val="0"/>
          <w:numId w:val="10"/>
        </w:numPr>
        <w:rPr>
          <w:ins w:author="Namita Salgiya" w:date="2026-01-16T12:44:00Z" w16du:dateUtc="2026-01-16T07:14:00Z" w:id="107"/>
        </w:rPr>
      </w:pPr>
      <w:ins w:author="Namita Salgiya" w:date="2026-01-16T12:44:00Z" w16du:dateUtc="2026-01-16T07:14:00Z" w:id="108">
        <w:r w:rsidRPr="005E66AE">
          <w:t xml:space="preserve">Save money </w:t>
        </w:r>
        <w:r w:rsidRPr="00377F55">
          <w:t>on your credit card repayments</w:t>
        </w:r>
        <w:r>
          <w:t xml:space="preserve">. </w:t>
        </w:r>
      </w:ins>
    </w:p>
    <w:p w:rsidRPr="005E66AE" w:rsidR="00477B5D" w:rsidP="00477B5D" w:rsidRDefault="00477B5D" w14:paraId="04C94CC4" w14:textId="6B48ECBB">
      <w:pPr>
        <w:pStyle w:val="ListParagraph"/>
        <w:numPr>
          <w:ilvl w:val="0"/>
          <w:numId w:val="10"/>
        </w:numPr>
        <w:rPr>
          <w:ins w:author="Namita Salgiya" w:date="2026-01-16T12:44:00Z" w16du:dateUtc="2026-01-16T07:14:00Z" w:id="109"/>
        </w:rPr>
      </w:pPr>
      <w:ins w:author="Namita Salgiya" w:date="2026-01-16T12:44:00Z" w16du:dateUtc="2026-01-16T07:14:00Z" w:id="110">
        <w:r w:rsidRPr="005E66AE">
          <w:t>Transfer outstanding balance</w:t>
        </w:r>
        <w:r>
          <w:t>s</w:t>
        </w:r>
        <w:r w:rsidRPr="005E66AE">
          <w:t xml:space="preserve"> of other banks’ credit cards to your </w:t>
        </w:r>
        <w:r w:rsidRPr="00477B5D">
          <w:t xml:space="preserve">Titan </w:t>
        </w:r>
        <w:r w:rsidRPr="00477B5D">
          <w:rPr>
            <w:rPrChange w:author="Namita Salgiya" w:date="2026-01-16T12:44:00Z" w16du:dateUtc="2026-01-16T07:14:00Z" w:id="111">
              <w:rPr>
                <w:highlight w:val="yellow"/>
              </w:rPr>
            </w:rPrChange>
          </w:rPr>
          <w:t>SBI Card</w:t>
        </w:r>
        <w:r>
          <w:t xml:space="preserve"> </w:t>
        </w:r>
        <w:r w:rsidRPr="00377F55">
          <w:t>at a lower interest rate and repay in easy EMIs.</w:t>
        </w:r>
        <w:r>
          <w:t xml:space="preserve"> </w:t>
        </w:r>
        <w:r w:rsidRPr="005E66AE">
          <w:fldChar w:fldCharType="begin"/>
        </w:r>
        <w:r w:rsidRPr="005E66AE">
          <w:instrText>HYPERLINK "https://www.sbicard.com/en/personal/benefits/lower-interest-option/balance-transfer-on-emi.page" \t "_blank"</w:instrText>
        </w:r>
        <w:r w:rsidRPr="005E66AE">
          <w:fldChar w:fldCharType="separate"/>
        </w:r>
        <w:r w:rsidRPr="005E66AE">
          <w:rPr>
            <w:rStyle w:val="Hyperlink"/>
          </w:rPr>
          <w:t>Click here</w:t>
        </w:r>
        <w:r w:rsidRPr="005E66AE">
          <w:fldChar w:fldCharType="end"/>
        </w:r>
        <w:r>
          <w:t xml:space="preserve"> </w:t>
        </w:r>
        <w:r w:rsidRPr="005E66AE">
          <w:t>to know about Balance Transfer on EMI</w:t>
        </w:r>
        <w:r>
          <w:t>.</w:t>
        </w:r>
      </w:ins>
    </w:p>
    <w:p w:rsidRPr="005E66AE" w:rsidR="00477B5D" w:rsidP="00477B5D" w:rsidRDefault="00477B5D" w14:paraId="3992B4D3" w14:textId="77777777">
      <w:pPr>
        <w:pStyle w:val="ListParagraph"/>
        <w:numPr>
          <w:ilvl w:val="0"/>
          <w:numId w:val="10"/>
        </w:numPr>
        <w:rPr>
          <w:ins w:author="Namita Salgiya" w:date="2026-01-16T12:44:00Z" w16du:dateUtc="2026-01-16T07:14:00Z" w:id="112"/>
        </w:rPr>
      </w:pPr>
      <w:ins w:author="Namita Salgiya" w:date="2026-01-16T12:44:00Z" w16du:dateUtc="2026-01-16T07:14:00Z" w:id="113">
        <w:r w:rsidRPr="00247784">
          <w:t>Login to your account to avail this facility.</w:t>
        </w:r>
      </w:ins>
    </w:p>
    <w:p w:rsidRPr="00477B5D" w:rsidR="00477B5D" w:rsidP="3C4DB10E" w:rsidRDefault="00477B5D" w14:paraId="52022088" w14:textId="77777777">
      <w:pPr>
        <w:rPr>
          <w:lang w:val="en-IN"/>
        </w:rPr>
        <w:pPrChange w:author="Namita Salgiya" w:date="2026-01-16T12:43:00Z" w16du:dateUtc="2026-01-16T07:13:00Z" w:id="114">
          <w:pPr>
            <w:pStyle w:val="ListParagraph"/>
            <w:numPr>
              <w:numId w:val="5"/>
            </w:numPr>
            <w:ind w:hanging="360"/>
          </w:pPr>
        </w:pPrChange>
      </w:pPr>
    </w:p>
    <w:sectPr w:rsidR="0055656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ri Offc">
    <w:altName w:val="Calibri"/>
    <w:charset w:val="00"/>
    <w:family w:val="swiss"/>
    <w:pitch w:val="variable"/>
    <w:sig w:usb0="800000EF" w:usb1="40002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20F"/>
    <w:multiLevelType w:val="hybridMultilevel"/>
    <w:tmpl w:val="A9C471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1153CDE"/>
    <w:multiLevelType w:val="multilevel"/>
    <w:tmpl w:val="B7CE0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842DF0"/>
    <w:multiLevelType w:val="hybridMultilevel"/>
    <w:tmpl w:val="88D60F4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8A24178"/>
    <w:multiLevelType w:val="hybridMultilevel"/>
    <w:tmpl w:val="E244D5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2E541A83"/>
    <w:multiLevelType w:val="hybridMultilevel"/>
    <w:tmpl w:val="ADB6B4E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40CE6891"/>
    <w:multiLevelType w:val="hybridMultilevel"/>
    <w:tmpl w:val="86665F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4B356DBB"/>
    <w:multiLevelType w:val="hybridMultilevel"/>
    <w:tmpl w:val="AB16EBD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6AF049FF"/>
    <w:multiLevelType w:val="hybridMultilevel"/>
    <w:tmpl w:val="EF1831F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6CF718EA"/>
    <w:multiLevelType w:val="hybridMultilevel"/>
    <w:tmpl w:val="C9FEA1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6EBA1FF0"/>
    <w:multiLevelType w:val="hybridMultilevel"/>
    <w:tmpl w:val="D2CA403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76346C4B"/>
    <w:multiLevelType w:val="hybridMultilevel"/>
    <w:tmpl w:val="91D88B8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949896876">
    <w:abstractNumId w:val="3"/>
  </w:num>
  <w:num w:numId="2" w16cid:durableId="193273908">
    <w:abstractNumId w:val="5"/>
  </w:num>
  <w:num w:numId="3" w16cid:durableId="960265805">
    <w:abstractNumId w:val="4"/>
  </w:num>
  <w:num w:numId="4" w16cid:durableId="691801465">
    <w:abstractNumId w:val="1"/>
  </w:num>
  <w:num w:numId="5" w16cid:durableId="579482828">
    <w:abstractNumId w:val="7"/>
  </w:num>
  <w:num w:numId="6" w16cid:durableId="1943026633">
    <w:abstractNumId w:val="8"/>
  </w:num>
  <w:num w:numId="7" w16cid:durableId="1982660776">
    <w:abstractNumId w:val="2"/>
  </w:num>
  <w:num w:numId="8" w16cid:durableId="1480344310">
    <w:abstractNumId w:val="9"/>
  </w:num>
  <w:num w:numId="9" w16cid:durableId="1091851628">
    <w:abstractNumId w:val="10"/>
  </w:num>
  <w:num w:numId="10" w16cid:durableId="870606195">
    <w:abstractNumId w:val="0"/>
  </w:num>
  <w:num w:numId="11" w16cid:durableId="2140219596">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ita Salgiya">
    <w15:presenceInfo w15:providerId="Windows Live" w15:userId="4e5e558c91ea66bf"/>
  </w15:person>
  <w15:person w15:author="Upadhyay , Shubham (SBICard)">
    <w15:presenceInfo w15:providerId="AD" w15:userId="S-1-5-21-1521157601-2888471106-1901687981-658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C6"/>
    <w:rsid w:val="0003616C"/>
    <w:rsid w:val="00052DB0"/>
    <w:rsid w:val="00061D4B"/>
    <w:rsid w:val="00066BFA"/>
    <w:rsid w:val="0009775C"/>
    <w:rsid w:val="000B34BB"/>
    <w:rsid w:val="00122BDC"/>
    <w:rsid w:val="00130F13"/>
    <w:rsid w:val="00144A33"/>
    <w:rsid w:val="00151D20"/>
    <w:rsid w:val="001535C0"/>
    <w:rsid w:val="001573BC"/>
    <w:rsid w:val="00160CD9"/>
    <w:rsid w:val="0016334A"/>
    <w:rsid w:val="00164E4B"/>
    <w:rsid w:val="00166BEB"/>
    <w:rsid w:val="00172B63"/>
    <w:rsid w:val="001B367E"/>
    <w:rsid w:val="001C5B69"/>
    <w:rsid w:val="001D6345"/>
    <w:rsid w:val="00217F8A"/>
    <w:rsid w:val="002218D3"/>
    <w:rsid w:val="0029715F"/>
    <w:rsid w:val="002A2ECA"/>
    <w:rsid w:val="002D38D6"/>
    <w:rsid w:val="002F0DDF"/>
    <w:rsid w:val="00311B56"/>
    <w:rsid w:val="00345E13"/>
    <w:rsid w:val="003465A7"/>
    <w:rsid w:val="00371E00"/>
    <w:rsid w:val="00396F00"/>
    <w:rsid w:val="00397F9C"/>
    <w:rsid w:val="003D5A56"/>
    <w:rsid w:val="003D715C"/>
    <w:rsid w:val="003E4DBD"/>
    <w:rsid w:val="003E5D0A"/>
    <w:rsid w:val="0041023F"/>
    <w:rsid w:val="00420D19"/>
    <w:rsid w:val="0042325B"/>
    <w:rsid w:val="00477B5D"/>
    <w:rsid w:val="004A5805"/>
    <w:rsid w:val="004D7712"/>
    <w:rsid w:val="00513A0B"/>
    <w:rsid w:val="00524A79"/>
    <w:rsid w:val="005310B6"/>
    <w:rsid w:val="00534E62"/>
    <w:rsid w:val="00555A8B"/>
    <w:rsid w:val="0055656D"/>
    <w:rsid w:val="005643BE"/>
    <w:rsid w:val="00583267"/>
    <w:rsid w:val="005B4827"/>
    <w:rsid w:val="005B4E27"/>
    <w:rsid w:val="005E11EA"/>
    <w:rsid w:val="005E5098"/>
    <w:rsid w:val="005E7E39"/>
    <w:rsid w:val="0061261C"/>
    <w:rsid w:val="00623C5E"/>
    <w:rsid w:val="0063055D"/>
    <w:rsid w:val="00633BFD"/>
    <w:rsid w:val="00654AA7"/>
    <w:rsid w:val="00681931"/>
    <w:rsid w:val="00687E6A"/>
    <w:rsid w:val="006938F5"/>
    <w:rsid w:val="006A2631"/>
    <w:rsid w:val="006E42F3"/>
    <w:rsid w:val="006E5EA4"/>
    <w:rsid w:val="00707D5B"/>
    <w:rsid w:val="00723883"/>
    <w:rsid w:val="007275A2"/>
    <w:rsid w:val="00746951"/>
    <w:rsid w:val="007550F8"/>
    <w:rsid w:val="00760ED7"/>
    <w:rsid w:val="007D1F95"/>
    <w:rsid w:val="007E6A3E"/>
    <w:rsid w:val="0083076E"/>
    <w:rsid w:val="00832A62"/>
    <w:rsid w:val="00834B4F"/>
    <w:rsid w:val="00854DAB"/>
    <w:rsid w:val="0088605F"/>
    <w:rsid w:val="008A3841"/>
    <w:rsid w:val="008A79B8"/>
    <w:rsid w:val="008B33B9"/>
    <w:rsid w:val="008E4E96"/>
    <w:rsid w:val="0090374C"/>
    <w:rsid w:val="009164D7"/>
    <w:rsid w:val="00931386"/>
    <w:rsid w:val="009445F5"/>
    <w:rsid w:val="009863B2"/>
    <w:rsid w:val="00995FCF"/>
    <w:rsid w:val="009A176A"/>
    <w:rsid w:val="009C0D9E"/>
    <w:rsid w:val="009E56DF"/>
    <w:rsid w:val="00A150C5"/>
    <w:rsid w:val="00A27FC1"/>
    <w:rsid w:val="00A3750F"/>
    <w:rsid w:val="00A579B5"/>
    <w:rsid w:val="00A80E72"/>
    <w:rsid w:val="00AC2D69"/>
    <w:rsid w:val="00AD11D6"/>
    <w:rsid w:val="00AF4A2A"/>
    <w:rsid w:val="00B006CC"/>
    <w:rsid w:val="00B2066F"/>
    <w:rsid w:val="00B2334D"/>
    <w:rsid w:val="00B5223F"/>
    <w:rsid w:val="00B67576"/>
    <w:rsid w:val="00B74F63"/>
    <w:rsid w:val="00B850D2"/>
    <w:rsid w:val="00BA54D0"/>
    <w:rsid w:val="00BE1E8A"/>
    <w:rsid w:val="00C116B5"/>
    <w:rsid w:val="00C17224"/>
    <w:rsid w:val="00C23CA0"/>
    <w:rsid w:val="00C37A02"/>
    <w:rsid w:val="00C42307"/>
    <w:rsid w:val="00C63C91"/>
    <w:rsid w:val="00C66F71"/>
    <w:rsid w:val="00C712F6"/>
    <w:rsid w:val="00C74138"/>
    <w:rsid w:val="00C949F1"/>
    <w:rsid w:val="00CA5965"/>
    <w:rsid w:val="00CB3D23"/>
    <w:rsid w:val="00CD511F"/>
    <w:rsid w:val="00D00240"/>
    <w:rsid w:val="00D203EB"/>
    <w:rsid w:val="00D34CF6"/>
    <w:rsid w:val="00D41563"/>
    <w:rsid w:val="00D651FB"/>
    <w:rsid w:val="00DA5A39"/>
    <w:rsid w:val="00DB479D"/>
    <w:rsid w:val="00DB606B"/>
    <w:rsid w:val="00DB690D"/>
    <w:rsid w:val="00DC1E35"/>
    <w:rsid w:val="00E000A9"/>
    <w:rsid w:val="00E40FC4"/>
    <w:rsid w:val="00E52331"/>
    <w:rsid w:val="00E52B75"/>
    <w:rsid w:val="00E56665"/>
    <w:rsid w:val="00E606BF"/>
    <w:rsid w:val="00E62FE6"/>
    <w:rsid w:val="00E76AA0"/>
    <w:rsid w:val="00ED42B1"/>
    <w:rsid w:val="00EE6928"/>
    <w:rsid w:val="00F13E04"/>
    <w:rsid w:val="00F15C67"/>
    <w:rsid w:val="00F23D00"/>
    <w:rsid w:val="00F318DC"/>
    <w:rsid w:val="00F31F00"/>
    <w:rsid w:val="00F711A7"/>
    <w:rsid w:val="00F87E03"/>
    <w:rsid w:val="00FB78C6"/>
    <w:rsid w:val="03DBAE21"/>
    <w:rsid w:val="045D4CC9"/>
    <w:rsid w:val="0522853B"/>
    <w:rsid w:val="064D714D"/>
    <w:rsid w:val="0C1B660B"/>
    <w:rsid w:val="13DE62F8"/>
    <w:rsid w:val="1B2463E8"/>
    <w:rsid w:val="32CF6EB0"/>
    <w:rsid w:val="38DA5FEB"/>
    <w:rsid w:val="3B1DFDA8"/>
    <w:rsid w:val="3C1144FA"/>
    <w:rsid w:val="3C4DB10E"/>
    <w:rsid w:val="3F4F12C5"/>
    <w:rsid w:val="4526EB53"/>
    <w:rsid w:val="4971DAE8"/>
    <w:rsid w:val="4A234E0B"/>
    <w:rsid w:val="524FFB52"/>
    <w:rsid w:val="5D8E17BF"/>
    <w:rsid w:val="6ECF75E1"/>
    <w:rsid w:val="703724FA"/>
    <w:rsid w:val="7056D918"/>
    <w:rsid w:val="723D6A6F"/>
    <w:rsid w:val="76529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BAFBF"/>
  <w15:chartTrackingRefBased/>
  <w15:docId w15:val="{DE81B38F-E4B2-497A-992E-F21A27A61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FB78C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8C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7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8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B78C6"/>
    <w:rPr>
      <w:rFonts w:asciiTheme="majorHAnsi" w:hAnsiTheme="majorHAnsi" w:eastAsiaTheme="majorEastAsia" w:cstheme="majorBidi"/>
      <w:color w:val="2F5496" w:themeColor="accent1" w:themeShade="BF"/>
      <w:sz w:val="40"/>
      <w:szCs w:val="40"/>
      <w:lang w:val="en-GB"/>
    </w:rPr>
  </w:style>
  <w:style w:type="character" w:styleId="Heading2Char" w:customStyle="1">
    <w:name w:val="Heading 2 Char"/>
    <w:basedOn w:val="DefaultParagraphFont"/>
    <w:link w:val="Heading2"/>
    <w:uiPriority w:val="9"/>
    <w:semiHidden/>
    <w:rsid w:val="00FB78C6"/>
    <w:rPr>
      <w:rFonts w:asciiTheme="majorHAnsi" w:hAnsiTheme="majorHAnsi" w:eastAsiaTheme="majorEastAsia" w:cstheme="majorBidi"/>
      <w:color w:val="2F5496" w:themeColor="accent1" w:themeShade="BF"/>
      <w:sz w:val="32"/>
      <w:szCs w:val="32"/>
      <w:lang w:val="en-GB"/>
    </w:rPr>
  </w:style>
  <w:style w:type="character" w:styleId="Heading3Char" w:customStyle="1">
    <w:name w:val="Heading 3 Char"/>
    <w:basedOn w:val="DefaultParagraphFont"/>
    <w:link w:val="Heading3"/>
    <w:uiPriority w:val="9"/>
    <w:rsid w:val="00FB78C6"/>
    <w:rPr>
      <w:rFonts w:eastAsiaTheme="majorEastAsia" w:cstheme="majorBidi"/>
      <w:color w:val="2F5496" w:themeColor="accent1" w:themeShade="BF"/>
      <w:sz w:val="28"/>
      <w:szCs w:val="28"/>
      <w:lang w:val="en-GB"/>
    </w:rPr>
  </w:style>
  <w:style w:type="character" w:styleId="Heading4Char" w:customStyle="1">
    <w:name w:val="Heading 4 Char"/>
    <w:basedOn w:val="DefaultParagraphFont"/>
    <w:link w:val="Heading4"/>
    <w:uiPriority w:val="9"/>
    <w:semiHidden/>
    <w:rsid w:val="00FB78C6"/>
    <w:rPr>
      <w:rFonts w:eastAsiaTheme="majorEastAsia" w:cstheme="majorBidi"/>
      <w:i/>
      <w:iCs/>
      <w:color w:val="2F5496" w:themeColor="accent1" w:themeShade="BF"/>
      <w:lang w:val="en-GB"/>
    </w:rPr>
  </w:style>
  <w:style w:type="character" w:styleId="Heading5Char" w:customStyle="1">
    <w:name w:val="Heading 5 Char"/>
    <w:basedOn w:val="DefaultParagraphFont"/>
    <w:link w:val="Heading5"/>
    <w:uiPriority w:val="9"/>
    <w:semiHidden/>
    <w:rsid w:val="00FB78C6"/>
    <w:rPr>
      <w:rFonts w:eastAsiaTheme="majorEastAsia" w:cstheme="majorBidi"/>
      <w:color w:val="2F5496" w:themeColor="accent1" w:themeShade="BF"/>
      <w:lang w:val="en-GB"/>
    </w:rPr>
  </w:style>
  <w:style w:type="character" w:styleId="Heading6Char" w:customStyle="1">
    <w:name w:val="Heading 6 Char"/>
    <w:basedOn w:val="DefaultParagraphFont"/>
    <w:link w:val="Heading6"/>
    <w:uiPriority w:val="9"/>
    <w:semiHidden/>
    <w:rsid w:val="00FB78C6"/>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FB78C6"/>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FB78C6"/>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FB78C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B78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B78C6"/>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FB78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B78C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B78C6"/>
    <w:pPr>
      <w:spacing w:before="160"/>
      <w:jc w:val="center"/>
    </w:pPr>
    <w:rPr>
      <w:i/>
      <w:iCs/>
      <w:color w:val="404040" w:themeColor="text1" w:themeTint="BF"/>
    </w:rPr>
  </w:style>
  <w:style w:type="character" w:styleId="QuoteChar" w:customStyle="1">
    <w:name w:val="Quote Char"/>
    <w:basedOn w:val="DefaultParagraphFont"/>
    <w:link w:val="Quote"/>
    <w:uiPriority w:val="29"/>
    <w:rsid w:val="00FB78C6"/>
    <w:rPr>
      <w:i/>
      <w:iCs/>
      <w:color w:val="404040" w:themeColor="text1" w:themeTint="BF"/>
      <w:lang w:val="en-GB"/>
    </w:rPr>
  </w:style>
  <w:style w:type="paragraph" w:styleId="ListParagraph">
    <w:name w:val="List Paragraph"/>
    <w:basedOn w:val="Normal"/>
    <w:uiPriority w:val="34"/>
    <w:qFormat/>
    <w:rsid w:val="00FB78C6"/>
    <w:pPr>
      <w:ind w:left="720"/>
      <w:contextualSpacing/>
    </w:pPr>
  </w:style>
  <w:style w:type="character" w:styleId="IntenseEmphasis">
    <w:name w:val="Intense Emphasis"/>
    <w:basedOn w:val="DefaultParagraphFont"/>
    <w:uiPriority w:val="21"/>
    <w:qFormat/>
    <w:rsid w:val="00FB78C6"/>
    <w:rPr>
      <w:i/>
      <w:iCs/>
      <w:color w:val="2F5496" w:themeColor="accent1" w:themeShade="BF"/>
    </w:rPr>
  </w:style>
  <w:style w:type="paragraph" w:styleId="IntenseQuote">
    <w:name w:val="Intense Quote"/>
    <w:basedOn w:val="Normal"/>
    <w:next w:val="Normal"/>
    <w:link w:val="IntenseQuoteChar"/>
    <w:uiPriority w:val="30"/>
    <w:qFormat/>
    <w:rsid w:val="00FB78C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B78C6"/>
    <w:rPr>
      <w:i/>
      <w:iCs/>
      <w:color w:val="2F5496" w:themeColor="accent1" w:themeShade="BF"/>
      <w:lang w:val="en-GB"/>
    </w:rPr>
  </w:style>
  <w:style w:type="character" w:styleId="IntenseReference">
    <w:name w:val="Intense Reference"/>
    <w:basedOn w:val="DefaultParagraphFont"/>
    <w:uiPriority w:val="32"/>
    <w:qFormat/>
    <w:rsid w:val="00FB78C6"/>
    <w:rPr>
      <w:b/>
      <w:bCs/>
      <w:smallCaps/>
      <w:color w:val="2F5496" w:themeColor="accent1" w:themeShade="BF"/>
      <w:spacing w:val="5"/>
    </w:rPr>
  </w:style>
  <w:style w:type="character" w:styleId="Emphasis">
    <w:name w:val="Emphasis"/>
    <w:basedOn w:val="DefaultParagraphFont"/>
    <w:uiPriority w:val="20"/>
    <w:qFormat/>
    <w:rsid w:val="003D715C"/>
    <w:rPr>
      <w:i/>
      <w:iCs/>
    </w:rPr>
  </w:style>
  <w:style w:type="character" w:styleId="Hyperlink">
    <w:name w:val="Hyperlink"/>
    <w:basedOn w:val="DefaultParagraphFont"/>
    <w:uiPriority w:val="99"/>
    <w:unhideWhenUsed/>
    <w:rsid w:val="00E56665"/>
    <w:rPr>
      <w:color w:val="0563C1" w:themeColor="hyperlink"/>
      <w:u w:val="single"/>
    </w:rPr>
  </w:style>
  <w:style w:type="character" w:styleId="UnresolvedMention">
    <w:name w:val="Unresolved Mention"/>
    <w:basedOn w:val="DefaultParagraphFont"/>
    <w:uiPriority w:val="99"/>
    <w:semiHidden/>
    <w:unhideWhenUsed/>
    <w:rsid w:val="00E56665"/>
    <w:rPr>
      <w:color w:val="605E5C"/>
      <w:shd w:val="clear" w:color="auto" w:fill="E1DFDD"/>
    </w:rPr>
  </w:style>
  <w:style w:type="character" w:styleId="Strong">
    <w:name w:val="Strong"/>
    <w:basedOn w:val="DefaultParagraphFont"/>
    <w:uiPriority w:val="22"/>
    <w:qFormat/>
    <w:rsid w:val="0009775C"/>
    <w:rPr>
      <w:b/>
      <w:bCs/>
    </w:rPr>
  </w:style>
  <w:style w:type="character" w:styleId="CommentReference">
    <w:name w:val="annotation reference"/>
    <w:basedOn w:val="DefaultParagraphFont"/>
    <w:uiPriority w:val="99"/>
    <w:semiHidden/>
    <w:unhideWhenUsed/>
    <w:rsid w:val="002D38D6"/>
    <w:rPr>
      <w:sz w:val="16"/>
      <w:szCs w:val="16"/>
    </w:rPr>
  </w:style>
  <w:style w:type="paragraph" w:styleId="CommentText">
    <w:name w:val="annotation text"/>
    <w:basedOn w:val="Normal"/>
    <w:link w:val="CommentTextChar"/>
    <w:uiPriority w:val="99"/>
    <w:unhideWhenUsed/>
    <w:rsid w:val="002D38D6"/>
    <w:pPr>
      <w:spacing w:line="240" w:lineRule="auto"/>
    </w:pPr>
    <w:rPr>
      <w:sz w:val="20"/>
      <w:szCs w:val="20"/>
    </w:rPr>
  </w:style>
  <w:style w:type="character" w:styleId="CommentTextChar" w:customStyle="1">
    <w:name w:val="Comment Text Char"/>
    <w:basedOn w:val="DefaultParagraphFont"/>
    <w:link w:val="CommentText"/>
    <w:uiPriority w:val="99"/>
    <w:rsid w:val="002D38D6"/>
    <w:rPr>
      <w:sz w:val="20"/>
      <w:szCs w:val="20"/>
      <w:lang w:val="en-GB"/>
    </w:rPr>
  </w:style>
  <w:style w:type="paragraph" w:styleId="CommentSubject">
    <w:name w:val="annotation subject"/>
    <w:basedOn w:val="CommentText"/>
    <w:next w:val="CommentText"/>
    <w:link w:val="CommentSubjectChar"/>
    <w:uiPriority w:val="99"/>
    <w:semiHidden/>
    <w:unhideWhenUsed/>
    <w:rsid w:val="002D38D6"/>
    <w:rPr>
      <w:b/>
      <w:bCs/>
    </w:rPr>
  </w:style>
  <w:style w:type="character" w:styleId="CommentSubjectChar" w:customStyle="1">
    <w:name w:val="Comment Subject Char"/>
    <w:basedOn w:val="CommentTextChar"/>
    <w:link w:val="CommentSubject"/>
    <w:uiPriority w:val="99"/>
    <w:semiHidden/>
    <w:rsid w:val="002D38D6"/>
    <w:rPr>
      <w:b/>
      <w:bCs/>
      <w:sz w:val="20"/>
      <w:szCs w:val="20"/>
      <w:lang w:val="en-GB"/>
    </w:rPr>
  </w:style>
  <w:style w:type="paragraph" w:styleId="Revision">
    <w:name w:val="Revision"/>
    <w:hidden/>
    <w:uiPriority w:val="99"/>
    <w:semiHidden/>
    <w:rsid w:val="006E5EA4"/>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92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in.review.visa.com/content/dam/VCOM/regional/ap/india/global-elements/documents/in-participating-airport-lounges.pdf" TargetMode="External" Id="rId13" /><Relationship Type="http://schemas.openxmlformats.org/officeDocument/2006/relationships/styles" Target="styles.xml" Id="rId3" /><Relationship Type="http://schemas.microsoft.com/office/2011/relationships/people" Target="people.xml" Id="rId21" /><Relationship Type="http://schemas.openxmlformats.org/officeDocument/2006/relationships/numbering" Target="numbering.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hyperlink" Target="https://www.sbicard.com/en/most-important-terms-and-conditions.page" TargetMode="External" Id="rId15" /><Relationship Type="http://schemas.openxmlformats.org/officeDocument/2006/relationships/settings" Target="settings.xml" Id="rId4" /><Relationship Type="http://schemas.openxmlformats.org/officeDocument/2006/relationships/hyperlink" Target="https://www.sbicard.com/en/personal/credit-cards/lifestyle/sbi-card-elite.page" TargetMode="External"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3D3CA-C7BB-4F6D-AC7A-DCF3A367A8A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Namita Salgiya</dc:creator>
  <keywords/>
  <dc:description/>
  <lastModifiedBy>Prajjwal Singh</lastModifiedBy>
  <revision>4</revision>
  <dcterms:created xsi:type="dcterms:W3CDTF">2026-01-16T09:38:00.0000000Z</dcterms:created>
  <dcterms:modified xsi:type="dcterms:W3CDTF">2026-03-19T07:07:27.4205431Z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ff339155-fab3-4acf-8c27-77f67983fb52</vt:lpwstr>
  </property>
</Properties>
</file>