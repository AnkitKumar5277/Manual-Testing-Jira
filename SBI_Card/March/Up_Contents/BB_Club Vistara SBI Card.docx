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13A92" w:rsidR="00C90981" w:rsidP="003C1523" w:rsidRDefault="00C90981" w14:paraId="73CF4839" w14:textId="19305DDB">
      <w:pPr>
        <w:jc w:val="center"/>
        <w:rPr>
          <w:rFonts w:ascii="Sari Offc" w:hAnsi="Sari Offc"/>
          <w:b/>
          <w:bCs/>
          <w:sz w:val="24"/>
          <w:szCs w:val="24"/>
          <w:rPrChange w:author="Upadhyay , Shubham (SBICard)" w:date="2026-01-06T19:21:00Z" w:id="0">
            <w:rPr>
              <w:b/>
              <w:bCs/>
            </w:rPr>
          </w:rPrChange>
        </w:rPr>
      </w:pPr>
      <w:r w:rsidRPr="00A13A92">
        <w:rPr>
          <w:rFonts w:ascii="Sari Offc" w:hAnsi="Sari Offc"/>
          <w:sz w:val="24"/>
          <w:szCs w:val="24"/>
          <w:rPrChange w:author="Upadhyay , Shubham (SBICard)" w:date="2026-01-06T19:21:00Z" w:id="1">
            <w:rPr/>
          </w:rPrChange>
        </w:rPr>
        <w:fldChar w:fldCharType="begin"/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2">
            <w:rPr/>
          </w:rPrChange>
        </w:rPr>
        <w:instrText>HYPERLINK "https://www.sbicard.com/en/personal/credit-cards/travel/club-vistara-sbi-card.page"</w:instrText>
      </w:r>
      <w:r w:rsidRPr="00436A23">
        <w:rPr>
          <w:rFonts w:ascii="Sari Offc" w:hAnsi="Sari Offc"/>
          <w:sz w:val="24"/>
          <w:szCs w:val="24"/>
        </w:rPr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3">
            <w:rPr/>
          </w:rPrChange>
        </w:rPr>
        <w:fldChar w:fldCharType="separate"/>
      </w:r>
      <w:r w:rsidRPr="00A13A92">
        <w:rPr>
          <w:rStyle w:val="Hyperlink"/>
          <w:rFonts w:ascii="Sari Offc" w:hAnsi="Sari Offc"/>
          <w:b/>
          <w:bCs/>
          <w:sz w:val="24"/>
          <w:szCs w:val="24"/>
          <w:rPrChange w:author="Upadhyay , Shubham (SBICard)" w:date="2026-01-06T19:21:00Z" w:id="4">
            <w:rPr>
              <w:rStyle w:val="Hyperlink"/>
              <w:b/>
              <w:bCs/>
            </w:rPr>
          </w:rPrChange>
        </w:rPr>
        <w:t>Club Vistara SBI Card</w:t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5">
            <w:rPr/>
          </w:rPrChange>
        </w:rPr>
        <w:fldChar w:fldCharType="end"/>
      </w:r>
    </w:p>
    <w:p w:rsidRPr="00A13A92" w:rsidR="00C71606" w:rsidP="003C1523" w:rsidRDefault="00C90981" w14:paraId="7D1573FE" w14:textId="6BF6881D">
      <w:pPr>
        <w:jc w:val="center"/>
        <w:rPr>
          <w:rFonts w:ascii="Sari Offc" w:hAnsi="Sari Offc"/>
          <w:sz w:val="24"/>
          <w:szCs w:val="24"/>
          <w:rPrChange w:author="Upadhyay , Shubham (SBICard)" w:date="2026-01-06T19:21:00Z" w:id="6">
            <w:rPr/>
          </w:rPrChange>
        </w:rPr>
      </w:pPr>
      <w:r w:rsidRPr="00A13A92">
        <w:rPr>
          <w:rFonts w:ascii="Sari Offc" w:hAnsi="Sari Offc"/>
          <w:sz w:val="24"/>
          <w:szCs w:val="24"/>
          <w:rPrChange w:author="Upadhyay , Shubham (SBICard)" w:date="2026-01-06T19:21:00Z" w:id="7">
            <w:rPr/>
          </w:rPrChange>
        </w:rPr>
        <w:t xml:space="preserve">Take </w:t>
      </w:r>
      <w:r w:rsidRPr="00A13A92" w:rsidR="00A13A92">
        <w:rPr>
          <w:rFonts w:ascii="Sari Offc" w:hAnsi="Sari Offc"/>
          <w:sz w:val="24"/>
          <w:szCs w:val="24"/>
          <w:rPrChange w:author="Upadhyay , Shubham (SBICard)" w:date="2026-01-06T19:21:00Z" w:id="8">
            <w:rPr/>
          </w:rPrChange>
        </w:rPr>
        <w:t>Off With Rewards</w:t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9">
            <w:rPr/>
          </w:rPrChange>
        </w:rPr>
        <w:t xml:space="preserve">. Land </w:t>
      </w:r>
      <w:r w:rsidRPr="00A13A92" w:rsidR="00A13A92">
        <w:rPr>
          <w:rFonts w:ascii="Sari Offc" w:hAnsi="Sari Offc"/>
          <w:sz w:val="24"/>
          <w:szCs w:val="24"/>
          <w:rPrChange w:author="Upadhyay , Shubham (SBICard)" w:date="2026-01-06T19:21:00Z" w:id="10">
            <w:rPr/>
          </w:rPrChange>
        </w:rPr>
        <w:t>With Experiences</w:t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11">
            <w:rPr/>
          </w:rPrChange>
        </w:rPr>
        <w:t xml:space="preserve">. </w:t>
      </w:r>
    </w:p>
    <w:p w:rsidRPr="00A13A92" w:rsidR="003D715C" w:rsidP="004A5805" w:rsidRDefault="003D715C" w14:paraId="55587B08" w14:textId="76CEA1C4">
      <w:pPr>
        <w:jc w:val="center"/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  <w:rPrChange w:author="Upadhyay , Shubham (SBICard)" w:date="2026-01-06T19:21:00Z" w:id="12">
            <w:rPr>
              <w:b/>
              <w:bCs/>
              <w:i/>
              <w:iCs/>
              <w:u w:val="single"/>
              <w:lang w:val="en-IN"/>
            </w:rPr>
          </w:rPrChange>
        </w:rPr>
      </w:pPr>
      <w:r w:rsidRPr="00A13A92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  <w:rPrChange w:author="Upadhyay , Shubham (SBICard)" w:date="2026-01-06T19:21:00Z" w:id="13">
            <w:rPr>
              <w:b/>
              <w:bCs/>
              <w:i/>
              <w:iCs/>
              <w:u w:val="single"/>
              <w:lang w:val="en-IN"/>
            </w:rPr>
          </w:rPrChange>
        </w:rPr>
        <w:t>Best For</w:t>
      </w:r>
    </w:p>
    <w:p w:rsidRPr="00A13A92" w:rsidR="00D86A35" w:rsidP="00345E13" w:rsidRDefault="00D86A35" w14:paraId="100DC8A0" w14:textId="0B56D268">
      <w:pPr>
        <w:pStyle w:val="ListParagraph"/>
        <w:numPr>
          <w:ilvl w:val="0"/>
          <w:numId w:val="3"/>
        </w:numPr>
        <w:rPr>
          <w:rFonts w:ascii="Sari Offc" w:hAnsi="Sari Offc"/>
          <w:sz w:val="24"/>
          <w:szCs w:val="24"/>
          <w:lang w:val="en-IN"/>
          <w:rPrChange w:author="Upadhyay , Shubham (SBICard)" w:date="2026-01-06T19:21:00Z" w:id="14">
            <w:rPr>
              <w:lang w:val="en-IN"/>
            </w:rPr>
          </w:rPrChange>
        </w:rPr>
      </w:pPr>
      <w:r w:rsidRPr="00A13A92">
        <w:rPr>
          <w:rFonts w:ascii="Sari Offc" w:hAnsi="Sari Offc"/>
          <w:sz w:val="24"/>
          <w:szCs w:val="24"/>
          <w:lang w:val="en-IN"/>
          <w:rPrChange w:author="Upadhyay , Shubham (SBICard)" w:date="2026-01-06T19:21:00Z" w:id="15">
            <w:rPr>
              <w:lang w:val="en-IN"/>
            </w:rPr>
          </w:rPrChange>
        </w:rPr>
        <w:t>Reward</w:t>
      </w:r>
      <w:r w:rsidRPr="00A13A92" w:rsidR="003C1523">
        <w:rPr>
          <w:rFonts w:ascii="Sari Offc" w:hAnsi="Sari Offc"/>
          <w:sz w:val="24"/>
          <w:szCs w:val="24"/>
          <w:lang w:val="en-IN"/>
          <w:rPrChange w:author="Upadhyay , Shubham (SBICard)" w:date="2026-01-06T19:21:00Z" w:id="16">
            <w:rPr>
              <w:lang w:val="en-IN"/>
            </w:rPr>
          </w:rPrChange>
        </w:rPr>
        <w:t xml:space="preserve"> Benefits</w:t>
      </w:r>
    </w:p>
    <w:p w:rsidRPr="00A13A92" w:rsidR="00947F57" w:rsidP="00345E13" w:rsidRDefault="00947F57" w14:paraId="531A7630" w14:textId="0A3BE2E0">
      <w:pPr>
        <w:pStyle w:val="ListParagraph"/>
        <w:numPr>
          <w:ilvl w:val="0"/>
          <w:numId w:val="3"/>
        </w:numPr>
        <w:rPr>
          <w:rFonts w:ascii="Sari Offc" w:hAnsi="Sari Offc"/>
          <w:sz w:val="24"/>
          <w:szCs w:val="24"/>
          <w:lang w:val="en-IN"/>
          <w:rPrChange w:author="Upadhyay , Shubham (SBICard)" w:date="2026-01-06T19:21:00Z" w:id="17">
            <w:rPr>
              <w:lang w:val="en-IN"/>
            </w:rPr>
          </w:rPrChange>
        </w:rPr>
      </w:pPr>
      <w:r w:rsidRPr="00A13A92">
        <w:rPr>
          <w:rFonts w:ascii="Sari Offc" w:hAnsi="Sari Offc"/>
          <w:sz w:val="24"/>
          <w:szCs w:val="24"/>
          <w:lang w:val="en-IN"/>
          <w:rPrChange w:author="Upadhyay , Shubham (SBICard)" w:date="2026-01-06T19:21:00Z" w:id="18">
            <w:rPr>
              <w:lang w:val="en-IN"/>
            </w:rPr>
          </w:rPrChange>
        </w:rPr>
        <w:t>Milestone Benefits</w:t>
      </w:r>
    </w:p>
    <w:p w:rsidRPr="00A13A92" w:rsidR="00947F57" w:rsidP="00947F57" w:rsidRDefault="003C1523" w14:paraId="50F3FB43" w14:textId="476DC168">
      <w:pPr>
        <w:pStyle w:val="ListParagraph"/>
        <w:numPr>
          <w:ilvl w:val="0"/>
          <w:numId w:val="3"/>
        </w:numPr>
        <w:rPr>
          <w:rFonts w:ascii="Sari Offc" w:hAnsi="Sari Offc"/>
          <w:sz w:val="24"/>
          <w:szCs w:val="24"/>
          <w:rPrChange w:author="Upadhyay , Shubham (SBICard)" w:date="2026-01-06T19:21:00Z" w:id="19">
            <w:rPr/>
          </w:rPrChange>
        </w:rPr>
      </w:pPr>
      <w:r w:rsidRPr="00A13A92">
        <w:rPr>
          <w:rFonts w:ascii="Sari Offc" w:hAnsi="Sari Offc"/>
          <w:sz w:val="24"/>
          <w:szCs w:val="24"/>
          <w:lang w:val="en-IN"/>
          <w:rPrChange w:author="Upadhyay , Shubham (SBICard)" w:date="2026-01-06T19:21:00Z" w:id="20">
            <w:rPr>
              <w:lang w:val="en-IN"/>
            </w:rPr>
          </w:rPrChange>
        </w:rPr>
        <w:t>Lounge Benefit</w:t>
      </w:r>
      <w:r w:rsidRPr="00A13A92" w:rsidR="0075555C">
        <w:rPr>
          <w:rFonts w:ascii="Sari Offc" w:hAnsi="Sari Offc"/>
          <w:sz w:val="24"/>
          <w:szCs w:val="24"/>
          <w:lang w:val="en-IN"/>
          <w:rPrChange w:author="Upadhyay , Shubham (SBICard)" w:date="2026-01-06T19:21:00Z" w:id="21">
            <w:rPr>
              <w:lang w:val="en-IN"/>
            </w:rPr>
          </w:rPrChange>
        </w:rPr>
        <w:t>s</w:t>
      </w:r>
    </w:p>
    <w:p w:rsidR="00BC1C92" w:rsidP="00966B91" w:rsidRDefault="00BC1C92" w14:paraId="19F87D8F" w14:textId="0F0FED15">
      <w:pPr>
        <w:rPr>
          <w:ins w:author="Namita Salgiya" w:date="2026-01-21T18:05:00Z" w16du:dateUtc="2026-01-21T12:35:00Z" w:id="22"/>
          <w:rFonts w:ascii="Sari Offc" w:hAnsi="Sari Offc"/>
          <w:sz w:val="24"/>
          <w:szCs w:val="24"/>
        </w:rPr>
      </w:pPr>
      <w:ins w:author="Namita Salgiya" w:date="2026-01-21T18:06:00Z" w16du:dateUtc="2026-01-21T12:36:00Z" w:id="23">
        <w:r w:rsidRPr="00B77461">
          <w:rPr>
            <w:rFonts w:ascii="Sari Offc" w:hAnsi="Sari Offc"/>
            <w:sz w:val="24"/>
            <w:szCs w:val="24"/>
          </w:rPr>
          <w:t>Club Vistara</w:t>
        </w:r>
        <w:r>
          <w:rPr>
            <w:rFonts w:ascii="Sari Offc" w:hAnsi="Sari Offc"/>
            <w:sz w:val="24"/>
            <w:szCs w:val="24"/>
          </w:rPr>
          <w:t xml:space="preserve"> </w:t>
        </w:r>
      </w:ins>
      <w:ins w:author="Namita Salgiya" w:date="2026-01-21T18:05:00Z" w:id="24">
        <w:r w:rsidRPr="00BC1C92" w:rsidR="00436A23">
          <w:rPr>
            <w:rFonts w:ascii="Sari Offc" w:hAnsi="Sari Offc"/>
            <w:sz w:val="24"/>
            <w:szCs w:val="24"/>
          </w:rPr>
          <w:t>Points</w:t>
        </w:r>
        <w:r w:rsidRPr="00BC1C92">
          <w:rPr>
            <w:rFonts w:ascii="Sari Offc" w:hAnsi="Sari Offc"/>
            <w:sz w:val="24"/>
            <w:szCs w:val="24"/>
          </w:rPr>
          <w:t>, milestone rewards, and lounge comfort</w:t>
        </w:r>
      </w:ins>
      <w:ins w:author="Namita Salgiya" w:date="2026-01-21T18:06:00Z" w16du:dateUtc="2026-01-21T12:36:00Z" w:id="25">
        <w:r>
          <w:rPr>
            <w:rFonts w:ascii="Sari Offc" w:hAnsi="Sari Offc"/>
            <w:sz w:val="24"/>
            <w:szCs w:val="24"/>
          </w:rPr>
          <w:t xml:space="preserve">, </w:t>
        </w:r>
      </w:ins>
      <w:ins w:author="Namita Salgiya" w:date="2026-01-21T18:05:00Z" w:id="26">
        <w:r w:rsidRPr="00BC1C92">
          <w:rPr>
            <w:rFonts w:ascii="Sari Offc" w:hAnsi="Sari Offc"/>
            <w:sz w:val="24"/>
            <w:szCs w:val="24"/>
          </w:rPr>
          <w:t>every step of your journey.</w:t>
        </w:r>
      </w:ins>
    </w:p>
    <w:p w:rsidRPr="00A13A92" w:rsidR="00966B91" w:rsidDel="00BC1C92" w:rsidP="00966B91" w:rsidRDefault="00AB0E51" w14:paraId="017FC86C" w14:textId="235D89D2">
      <w:pPr>
        <w:rPr>
          <w:del w:author="Namita Salgiya" w:date="2026-01-21T18:06:00Z" w16du:dateUtc="2026-01-21T12:36:00Z" w:id="27"/>
          <w:rFonts w:ascii="Sari Offc" w:hAnsi="Sari Offc"/>
          <w:sz w:val="24"/>
          <w:szCs w:val="24"/>
          <w:rPrChange w:author="Upadhyay , Shubham (SBICard)" w:date="2026-01-06T19:21:00Z" w:id="28">
            <w:rPr>
              <w:del w:author="Namita Salgiya" w:date="2026-01-21T18:06:00Z" w16du:dateUtc="2026-01-21T12:36:00Z" w:id="29"/>
            </w:rPr>
          </w:rPrChange>
        </w:rPr>
      </w:pPr>
      <w:del w:author="Namita Salgiya" w:date="2026-01-21T18:06:00Z" w16du:dateUtc="2026-01-21T12:36:00Z" w:id="30">
        <w:r w:rsidRPr="00A13A92" w:rsidDel="00BC1C92">
          <w:rPr>
            <w:rFonts w:ascii="Sari Offc" w:hAnsi="Sari Offc"/>
            <w:sz w:val="24"/>
            <w:szCs w:val="24"/>
            <w:rPrChange w:author="Upadhyay , Shubham (SBICard)" w:date="2026-01-06T19:21:00Z" w:id="31">
              <w:rPr/>
            </w:rPrChange>
          </w:rPr>
          <w:delText>3</w:delText>
        </w:r>
        <w:r w:rsidRPr="00A13A92" w:rsidDel="00BC1C92" w:rsidR="00966B91">
          <w:rPr>
            <w:rFonts w:ascii="Sari Offc" w:hAnsi="Sari Offc"/>
            <w:sz w:val="24"/>
            <w:szCs w:val="24"/>
            <w:rPrChange w:author="Upadhyay , Shubham (SBICard)" w:date="2026-01-06T19:21:00Z" w:id="32">
              <w:rPr/>
            </w:rPrChange>
          </w:rPr>
          <w:delText xml:space="preserve"> Club Vistara Points per Rs. 200 spent on all retail categories. </w:delText>
        </w:r>
        <w:r w:rsidRPr="00A13A92" w:rsidDel="00BC1C92">
          <w:rPr>
            <w:rFonts w:ascii="Sari Offc" w:hAnsi="Sari Offc"/>
            <w:sz w:val="24"/>
            <w:szCs w:val="24"/>
            <w:rPrChange w:author="Upadhyay , Shubham (SBICard)" w:date="2026-01-06T19:21:00Z" w:id="33">
              <w:rPr/>
            </w:rPrChange>
          </w:rPr>
          <w:delText xml:space="preserve">1 hotel </w:delText>
        </w:r>
        <w:r w:rsidRPr="00A13A92" w:rsidDel="00BC1C92" w:rsidR="00A13A92">
          <w:rPr>
            <w:rFonts w:ascii="Sari Offc" w:hAnsi="Sari Offc"/>
            <w:sz w:val="24"/>
            <w:szCs w:val="24"/>
            <w:rPrChange w:author="Upadhyay , Shubham (SBICard)" w:date="2026-01-06T19:21:00Z" w:id="34">
              <w:rPr/>
            </w:rPrChange>
          </w:rPr>
          <w:delText>e</w:delText>
        </w:r>
        <w:r w:rsidRPr="00A13A92" w:rsidDel="00BC1C92">
          <w:rPr>
            <w:rFonts w:ascii="Sari Offc" w:hAnsi="Sari Offc"/>
            <w:sz w:val="24"/>
            <w:szCs w:val="24"/>
            <w:rPrChange w:author="Upadhyay , Shubham (SBICard)" w:date="2026-01-06T19:21:00Z" w:id="35">
              <w:rPr/>
            </w:rPrChange>
          </w:rPr>
          <w:delText>-Voucher from Yatra worth Rs. 5,000 on annual spends of Rs. 5 lakhs</w:delText>
        </w:r>
      </w:del>
    </w:p>
    <w:p w:rsidRPr="00A13A92" w:rsidR="00345E13" w:rsidP="004A5805" w:rsidRDefault="004C50CB" w14:paraId="011E8CF5" w14:textId="25A336F3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  <w:rPrChange w:author="Upadhyay , Shubham (SBICard)" w:date="2026-01-06T19:21:00Z" w:id="36">
            <w:rPr>
              <w:b/>
              <w:bCs/>
              <w:u w:val="single"/>
              <w:lang w:val="en-IN"/>
            </w:rPr>
          </w:rPrChange>
        </w:rPr>
      </w:pPr>
      <w:r w:rsidRPr="00A13A92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  <w:rPrChange w:author="Upadhyay , Shubham (SBICard)" w:date="2026-01-06T19:21:00Z" w:id="37">
            <w:rPr>
              <w:b/>
              <w:bCs/>
              <w:i/>
              <w:iCs/>
              <w:u w:val="single"/>
              <w:lang w:val="en-IN"/>
            </w:rPr>
          </w:rPrChange>
        </w:rPr>
        <w:t>Key</w:t>
      </w:r>
      <w:r w:rsidRPr="00A13A92">
        <w:rPr>
          <w:rFonts w:ascii="Sari Offc" w:hAnsi="Sari Offc"/>
          <w:b/>
          <w:bCs/>
          <w:sz w:val="24"/>
          <w:szCs w:val="24"/>
          <w:u w:val="single"/>
          <w:lang w:val="en-IN"/>
          <w:rPrChange w:author="Upadhyay , Shubham (SBICard)" w:date="2026-01-06T19:21:00Z" w:id="38">
            <w:rPr>
              <w:b/>
              <w:bCs/>
              <w:u w:val="single"/>
              <w:lang w:val="en-IN"/>
            </w:rPr>
          </w:rPrChange>
        </w:rPr>
        <w:t xml:space="preserve"> BENEFITS</w:t>
      </w:r>
    </w:p>
    <w:p w:rsidRPr="00A13A92" w:rsidR="003F5BE7" w:rsidP="301E19FC" w:rsidRDefault="00AB0E51" w14:paraId="3D3AAD20" w14:textId="78269B1B">
      <w:pPr>
        <w:pStyle w:val="ListParagraph"/>
        <w:numPr>
          <w:ilvl w:val="0"/>
          <w:numId w:val="9"/>
        </w:numPr>
        <w:rPr>
          <w:rFonts w:ascii="Sari Offc" w:hAnsi="Sari Offc" w:eastAsia="Calibri" w:cs="Calibri"/>
          <w:sz w:val="24"/>
          <w:szCs w:val="24"/>
          <w:lang w:val="en-IN"/>
          <w:rPrChange w:author="Upadhyay , Shubham (SBICard)" w:date="2026-01-06T19:21:00Z" w:id="793885628">
            <w:rPr>
              <w:rFonts w:ascii="Calibri" w:hAnsi="Calibri" w:eastAsia="Calibri" w:cs="Calibri"/>
              <w:sz w:val="12"/>
              <w:szCs w:val="12"/>
              <w:lang w:val="en-IN"/>
            </w:rPr>
          </w:rPrChange>
        </w:rPr>
      </w:pPr>
      <w:del w:author="Namita Salgiya" w:date="2026-01-21T18:06:00Z" w16du:dateUtc="2026-01-21T12:36:00Z" w:id="1752300479">
        <w:r w:rsidRPr="2B9867F6" w:rsidDel="00AB0E51">
          <w:rPr>
            <w:rFonts w:ascii="Sari Offc" w:hAnsi="Sari Offc"/>
            <w:sz w:val="24"/>
            <w:szCs w:val="24"/>
            <w:rPrChange w:author="Upadhyay , Shubham (SBICard)" w:date="2026-01-06T19:21:00Z" w16du:dateUtc="2026-01-06T19:21:00Z" w:id="483159187"/>
          </w:rPr>
          <w:delText>3</w:delText>
        </w:r>
        <w:r w:rsidRPr="2B9867F6" w:rsidDel="000162F6">
          <w:rPr>
            <w:rFonts w:ascii="Sari Offc" w:hAnsi="Sari Offc"/>
            <w:sz w:val="24"/>
            <w:szCs w:val="24"/>
            <w:rPrChange w:author="Upadhyay , Shubham (SBICard)" w:date="2026-01-06T19:21:00Z" w16du:dateUtc="2026-01-06T19:21:00Z" w:id="1990706415"/>
          </w:rPr>
          <w:delText xml:space="preserve"> </w:delText>
        </w:r>
      </w:del>
      <w:r w:rsidRPr="2B9867F6" w:rsidR="000162F6">
        <w:rPr>
          <w:rFonts w:ascii="Sari Offc" w:hAnsi="Sari Offc"/>
          <w:sz w:val="24"/>
          <w:szCs w:val="24"/>
          <w:rPrChange w:author="Upadhyay , Shubham (SBICard)" w:date="2026-01-06T19:21:00Z" w16du:dateUtc="2026-01-06T19:21:00Z" w:id="1334369788"/>
        </w:rPr>
        <w:t xml:space="preserve">Club Vistara Points </w:t>
      </w:r>
      <w:del w:author="Namita Salgiya" w:date="2026-01-21T18:06:00Z" w16du:dateUtc="2026-01-21T12:36:00Z" w:id="1096129446">
        <w:r w:rsidRPr="2B9867F6" w:rsidDel="000162F6">
          <w:rPr>
            <w:rFonts w:ascii="Sari Offc" w:hAnsi="Sari Offc"/>
            <w:sz w:val="24"/>
            <w:szCs w:val="24"/>
            <w:rPrChange w:author="Upadhyay , Shubham (SBICard)" w:date="2026-01-06T19:21:00Z" w16du:dateUtc="2026-01-06T19:21:00Z" w:id="808302548"/>
          </w:rPr>
          <w:delText xml:space="preserve">per Rs. 200 spent </w:delText>
        </w:r>
      </w:del>
      <w:r w:rsidRPr="2B9867F6" w:rsidR="000162F6">
        <w:rPr>
          <w:rFonts w:ascii="Sari Offc" w:hAnsi="Sari Offc"/>
          <w:sz w:val="24"/>
          <w:szCs w:val="24"/>
          <w:rPrChange w:author="Upadhyay , Shubham (SBICard)" w:date="2026-01-06T19:21:00Z" w16du:dateUtc="2026-01-06T19:21:00Z" w:id="266340658"/>
        </w:rPr>
        <w:t xml:space="preserve">on </w:t>
      </w:r>
      <w:del w:author="Namita Salgiya" w:date="2026-01-21T18:06:00Z" w16du:dateUtc="2026-01-21T12:36:00Z" w:id="2078883534">
        <w:r w:rsidRPr="2B9867F6" w:rsidDel="000162F6">
          <w:rPr>
            <w:rFonts w:ascii="Sari Offc" w:hAnsi="Sari Offc"/>
            <w:sz w:val="24"/>
            <w:szCs w:val="24"/>
            <w:rPrChange w:author="Upadhyay , Shubham (SBICard)" w:date="2026-01-06T19:21:00Z" w16du:dateUtc="2026-01-06T19:21:00Z" w:id="1921961381"/>
          </w:rPr>
          <w:delText xml:space="preserve">all </w:delText>
        </w:r>
      </w:del>
      <w:r w:rsidRPr="2B9867F6" w:rsidR="00436A23">
        <w:rPr>
          <w:rFonts w:ascii="Sari Offc" w:hAnsi="Sari Offc"/>
          <w:sz w:val="24"/>
          <w:szCs w:val="24"/>
        </w:rPr>
        <w:t xml:space="preserve">Retail </w:t>
      </w:r>
      <w:ins w:author="Namita Salgiya" w:date="2026-01-21T18:06:00Z" w16du:dateUtc="2026-01-21T12:36:00Z" w:id="1343673082">
        <w:r w:rsidRPr="2B9867F6" w:rsidR="00436A23">
          <w:rPr>
            <w:rFonts w:ascii="Sari Offc" w:hAnsi="Sari Offc"/>
            <w:sz w:val="24"/>
            <w:szCs w:val="24"/>
          </w:rPr>
          <w:t xml:space="preserve">Spends </w:t>
        </w:r>
      </w:ins>
      <w:del w:author="Namita Salgiya" w:date="2026-01-21T18:06:00Z" w16du:dateUtc="2026-01-21T12:36:00Z" w:id="1847769323">
        <w:r w:rsidRPr="2B9867F6" w:rsidDel="000162F6">
          <w:rPr>
            <w:rFonts w:ascii="Sari Offc" w:hAnsi="Sari Offc"/>
            <w:sz w:val="24"/>
            <w:szCs w:val="24"/>
            <w:rPrChange w:author="Upadhyay , Shubham (SBICard)" w:date="2026-01-06T19:21:00Z" w16du:dateUtc="2026-01-06T19:21:00Z" w:id="1040363781"/>
          </w:rPr>
          <w:delText>categories</w:delText>
        </w:r>
        <w:r w:rsidRPr="2B9867F6" w:rsidDel="3E11A13F">
          <w:rPr>
            <w:rFonts w:ascii="Sari Offc" w:hAnsi="Sari Offc"/>
            <w:sz w:val="24"/>
            <w:szCs w:val="24"/>
            <w:rPrChange w:author="Upadhyay , Shubham (SBICard)" w:date="2026-01-06T19:21:00Z" w16du:dateUtc="2026-01-06T19:21:00Z" w:id="2028649291"/>
          </w:rPr>
          <w:delText xml:space="preserve"> </w:delText>
        </w:r>
      </w:del>
    </w:p>
    <w:p w:rsidRPr="00A13A92" w:rsidR="000162F6" w:rsidP="2B9867F6" w:rsidRDefault="00BC1C92" w14:paraId="30890EC3" w14:textId="7E52648A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sz w:val="12"/>
          <w:szCs w:val="12"/>
          <w:lang w:val="en-IN"/>
          <w:rPrChange w:author="Upadhyay , Shubham (SBICard)" w:date="2026-01-06T19:21:00Z" w:id="14278008">
            <w:rPr>
              <w:rFonts w:ascii="Calibri" w:hAnsi="Calibri" w:eastAsia="Calibri" w:cs="Calibri"/>
              <w:sz w:val="12"/>
              <w:szCs w:val="12"/>
              <w:lang w:val="en-IN"/>
            </w:rPr>
          </w:rPrChange>
        </w:rPr>
      </w:pPr>
      <w:ins w:author="Namita Salgiya" w:date="2026-01-21T18:06:00Z" w16du:dateUtc="2026-01-21T12:36:00Z" w:id="704075001">
        <w:r w:rsidRPr="2B9867F6" w:rsidR="00BC1C92">
          <w:rPr>
            <w:rFonts w:ascii="Sari Offc" w:hAnsi="Sari Offc"/>
            <w:sz w:val="24"/>
            <w:szCs w:val="24"/>
          </w:rPr>
          <w:t xml:space="preserve">Yatra </w:t>
        </w:r>
        <w:r w:rsidRPr="2B9867F6" w:rsidR="00BC1C92">
          <w:rPr>
            <w:rFonts w:ascii="Sari Offc" w:hAnsi="Sari Offc"/>
            <w:sz w:val="24"/>
            <w:szCs w:val="24"/>
          </w:rPr>
          <w:t xml:space="preserve">e-Voucher </w:t>
        </w:r>
      </w:ins>
      <w:ins w:author="Namita Salgiya" w:date="2026-01-21T18:07:00Z" w16du:dateUtc="2026-01-21T12:37:00Z" w:id="754014378">
        <w:r w:rsidRPr="2B9867F6" w:rsidR="00BC1C92">
          <w:rPr>
            <w:rFonts w:ascii="Sari Offc" w:hAnsi="Sari Offc"/>
            <w:sz w:val="24"/>
            <w:szCs w:val="24"/>
          </w:rPr>
          <w:t>on</w:t>
        </w:r>
      </w:ins>
      <w:del w:author="Namita Salgiya" w:date="2026-01-21T18:07:00Z" w16du:dateUtc="2026-01-21T12:37:00Z" w:id="240277987">
        <w:r w:rsidRPr="2B9867F6" w:rsidDel="000162F6">
          <w:rPr>
            <w:rFonts w:ascii="Sari Offc" w:hAnsi="Sari Offc"/>
            <w:sz w:val="24"/>
            <w:szCs w:val="24"/>
            <w:rPrChange w:author="Upadhyay , Shubham (SBICard)" w:date="2026-01-06T19:21:00Z" w16du:dateUtc="2026-01-06T19:21:00Z" w:id="119507630"/>
          </w:rPr>
          <w:delText xml:space="preserve">1 hotel </w:delText>
        </w:r>
        <w:r w:rsidRPr="2B9867F6" w:rsidDel="00A13A92">
          <w:rPr>
            <w:rFonts w:ascii="Sari Offc" w:hAnsi="Sari Offc"/>
            <w:sz w:val="24"/>
            <w:szCs w:val="24"/>
            <w:rPrChange w:author="Upadhyay , Shubham (SBICard)" w:date="2026-01-06T19:21:00Z" w16du:dateUtc="2026-01-06T19:21:00Z" w:id="1733701614"/>
          </w:rPr>
          <w:delText>e</w:delText>
        </w:r>
        <w:r w:rsidRPr="2B9867F6" w:rsidDel="000162F6">
          <w:rPr>
            <w:rFonts w:ascii="Sari Offc" w:hAnsi="Sari Offc"/>
            <w:sz w:val="24"/>
            <w:szCs w:val="24"/>
            <w:rPrChange w:author="Upadhyay , Shubham (SBICard)" w:date="2026-01-06T19:21:00Z" w16du:dateUtc="2026-01-06T19:21:00Z" w:id="360017694"/>
          </w:rPr>
          <w:delText xml:space="preserve">-Voucher from Yatra worth Rs. </w:delText>
        </w:r>
        <w:r w:rsidRPr="2B9867F6" w:rsidDel="00AB0E51">
          <w:rPr>
            <w:rFonts w:ascii="Sari Offc" w:hAnsi="Sari Offc"/>
            <w:sz w:val="24"/>
            <w:szCs w:val="24"/>
            <w:rPrChange w:author="Upadhyay , Shubham (SBICard)" w:date="2026-01-06T19:21:00Z" w16du:dateUtc="2026-01-06T19:21:00Z" w:id="2001508872"/>
          </w:rPr>
          <w:delText>5</w:delText>
        </w:r>
        <w:r w:rsidRPr="2B9867F6" w:rsidDel="000162F6">
          <w:rPr>
            <w:rFonts w:ascii="Sari Offc" w:hAnsi="Sari Offc"/>
            <w:sz w:val="24"/>
            <w:szCs w:val="24"/>
            <w:rPrChange w:author="Upadhyay , Shubham (SBICard)" w:date="2026-01-06T19:21:00Z" w16du:dateUtc="2026-01-06T19:21:00Z" w:id="706507492"/>
          </w:rPr>
          <w:delText>,000 on</w:delText>
        </w:r>
      </w:del>
      <w:r w:rsidRPr="2B9867F6" w:rsidR="000162F6">
        <w:rPr>
          <w:rFonts w:ascii="Sari Offc" w:hAnsi="Sari Offc"/>
          <w:sz w:val="24"/>
          <w:szCs w:val="24"/>
          <w:rPrChange w:author="Upadhyay , Shubham (SBICard)" w:date="2026-01-06T19:21:00Z" w16du:dateUtc="2026-01-06T19:21:00Z" w:id="562890796"/>
        </w:rPr>
        <w:t xml:space="preserve"> </w:t>
      </w:r>
      <w:ins w:author="Upadhyay , Shubham (SBICard)" w:date="2026-01-22T12:31:00Z" w16du:dateUtc="2026-01-22T07:01:00Z" w:id="704816624">
        <w:r w:rsidRPr="2B9867F6" w:rsidR="00436A23">
          <w:rPr>
            <w:rFonts w:ascii="Sari Offc" w:hAnsi="Sari Offc"/>
            <w:sz w:val="24"/>
            <w:szCs w:val="24"/>
          </w:rPr>
          <w:t>S</w:t>
        </w:r>
        <w:r w:rsidRPr="2B9867F6" w:rsidR="00436A23">
          <w:rPr>
            <w:rFonts w:ascii="Sari Offc" w:hAnsi="Sari Offc"/>
            <w:sz w:val="24"/>
            <w:szCs w:val="24"/>
          </w:rPr>
          <w:t>pends</w:t>
        </w:r>
        <w:r w:rsidRPr="2B9867F6" w:rsidR="00436A23">
          <w:rPr>
            <w:rFonts w:ascii="Sari Offc" w:hAnsi="Sari Offc"/>
            <w:sz w:val="24"/>
            <w:szCs w:val="24"/>
          </w:rPr>
          <w:t xml:space="preserve"> </w:t>
        </w:r>
        <w:r w:rsidRPr="2B9867F6" w:rsidR="00436A23">
          <w:rPr>
            <w:rFonts w:ascii="Sari Offc" w:hAnsi="Sari Offc"/>
            <w:sz w:val="24"/>
            <w:szCs w:val="24"/>
          </w:rPr>
          <w:t xml:space="preserve">of </w:t>
        </w:r>
      </w:ins>
      <w:del w:author="Namita Salgiya" w:date="2026-01-21T18:07:00Z" w16du:dateUtc="2026-01-21T12:37:00Z" w:id="1996031035">
        <w:r w:rsidRPr="2B9867F6" w:rsidDel="000162F6">
          <w:rPr>
            <w:rFonts w:ascii="Sari Offc" w:hAnsi="Sari Offc"/>
            <w:sz w:val="24"/>
            <w:szCs w:val="24"/>
            <w:rPrChange w:author="Upadhyay , Shubham (SBICard)" w:date="2026-01-06T19:21:00Z" w16du:dateUtc="2026-01-06T19:21:00Z" w:id="1884581068"/>
          </w:rPr>
          <w:delText xml:space="preserve">annual spends of </w:delText>
        </w:r>
      </w:del>
      <w:r w:rsidRPr="2B9867F6" w:rsidR="000162F6">
        <w:rPr>
          <w:rFonts w:ascii="Sari Offc" w:hAnsi="Sari Offc"/>
          <w:sz w:val="24"/>
          <w:szCs w:val="24"/>
          <w:rPrChange w:author="Upadhyay , Shubham (SBICard)" w:date="2026-01-06T19:21:00Z" w16du:dateUtc="2026-01-06T19:21:00Z" w:id="1500141329"/>
        </w:rPr>
        <w:t xml:space="preserve">Rs. </w:t>
      </w:r>
      <w:r w:rsidRPr="2B9867F6" w:rsidR="00AB0E51">
        <w:rPr>
          <w:rFonts w:ascii="Sari Offc" w:hAnsi="Sari Offc"/>
          <w:sz w:val="24"/>
          <w:szCs w:val="24"/>
          <w:rPrChange w:author="Upadhyay , Shubham (SBICard)" w:date="2026-01-06T19:21:00Z" w16du:dateUtc="2026-01-06T19:21:00Z" w:id="932017991"/>
        </w:rPr>
        <w:t>5</w:t>
      </w:r>
      <w:r w:rsidRPr="2B9867F6" w:rsidR="000162F6">
        <w:rPr>
          <w:rFonts w:ascii="Sari Offc" w:hAnsi="Sari Offc"/>
          <w:sz w:val="24"/>
          <w:szCs w:val="24"/>
          <w:rPrChange w:author="Upadhyay , Shubham (SBICard)" w:date="2026-01-06T19:21:00Z" w16du:dateUtc="2026-01-06T19:21:00Z" w:id="788751310"/>
        </w:rPr>
        <w:t xml:space="preserve"> </w:t>
      </w:r>
      <w:r w:rsidRPr="2B9867F6" w:rsidR="00436A23">
        <w:rPr>
          <w:rFonts w:ascii="Sari Offc" w:hAnsi="Sari Offc"/>
          <w:sz w:val="24"/>
          <w:szCs w:val="24"/>
        </w:rPr>
        <w:t>Lakh</w:t>
      </w:r>
      <w:ins w:author="Upadhyay , Shubham (SBICard)" w:date="2026-01-22T12:31:00Z" w16du:dateUtc="2026-01-22T07:01:00Z" w:id="1320985562">
        <w:r w:rsidRPr="2B9867F6" w:rsidR="00436A23">
          <w:rPr>
            <w:rFonts w:ascii="Sari Offc" w:hAnsi="Sari Offc"/>
            <w:sz w:val="24"/>
            <w:szCs w:val="24"/>
          </w:rPr>
          <w:t>s</w:t>
        </w:r>
      </w:ins>
      <w:ins w:author="Namita Salgiya" w:date="2026-01-21T18:07:00Z" w16du:dateUtc="2026-01-21T12:37:00Z" w:id="2052392236">
        <w:r w:rsidRPr="2B9867F6" w:rsidR="00436A23">
          <w:rPr>
            <w:rFonts w:ascii="Sari Offc" w:hAnsi="Sari Offc"/>
            <w:sz w:val="24"/>
            <w:szCs w:val="24"/>
          </w:rPr>
          <w:t xml:space="preserve"> </w:t>
        </w:r>
        <w:del w:author="Upadhyay , Shubham (SBICard)" w:date="2026-01-22T12:31:00Z" w16du:dateUtc="2026-01-22T07:01:00Z" w:id="58811246">
          <w:r w:rsidRPr="2B9867F6" w:rsidDel="00BC1C92">
            <w:rPr>
              <w:rFonts w:ascii="Sari Offc" w:hAnsi="Sari Offc"/>
              <w:sz w:val="24"/>
              <w:szCs w:val="24"/>
            </w:rPr>
            <w:delText>spends</w:delText>
          </w:r>
        </w:del>
      </w:ins>
      <w:del w:author="Upadhyay , Shubham (SBICard)" w:date="2026-01-22T12:31:00Z" w16du:dateUtc="2026-01-22T07:01:00Z" w:id="538756448">
        <w:r w:rsidDel="000162F6">
          <w:delText>s</w:delText>
        </w:r>
        <w:r w:rsidDel="02EDA083">
          <w:delText xml:space="preserve"> </w:delText>
        </w:r>
      </w:del>
    </w:p>
    <w:p w:rsidRPr="00A13A92" w:rsidR="000162F6" w:rsidP="301E19FC" w:rsidRDefault="000162F6" w14:paraId="6DA17B91" w14:textId="23795D68">
      <w:pPr>
        <w:pStyle w:val="ListParagraph"/>
        <w:numPr>
          <w:ilvl w:val="0"/>
          <w:numId w:val="9"/>
        </w:numPr>
        <w:rPr>
          <w:rFonts w:ascii="Sari Offc" w:hAnsi="Sari Offc" w:eastAsia="Calibri" w:cs="Calibri"/>
          <w:sz w:val="24"/>
          <w:szCs w:val="24"/>
          <w:lang w:val="en-IN"/>
          <w:rPrChange w:author="Upadhyay , Shubham (SBICard)" w:date="2026-01-06T19:21:00Z" w:id="561511479">
            <w:rPr>
              <w:rFonts w:ascii="Calibri" w:hAnsi="Calibri" w:eastAsia="Calibri" w:cs="Calibri"/>
              <w:sz w:val="12"/>
              <w:szCs w:val="12"/>
              <w:lang w:val="en-IN"/>
            </w:rPr>
          </w:rPrChange>
        </w:rPr>
      </w:pPr>
      <w:r w:rsidRPr="2B9867F6" w:rsidR="000162F6">
        <w:rPr>
          <w:rFonts w:ascii="Sari Offc" w:hAnsi="Sari Offc"/>
          <w:sz w:val="24"/>
          <w:szCs w:val="24"/>
          <w:lang w:val="en-IN"/>
          <w:rPrChange w:author="Upadhyay , Shubham (SBICard)" w:date="2026-01-06T19:21:00Z" w16du:dateUtc="2026-01-06T19:21:00Z" w:id="715084729">
            <w:rPr>
              <w:lang w:val="en-IN"/>
            </w:rPr>
          </w:rPrChange>
        </w:rPr>
        <w:t xml:space="preserve">Lost </w:t>
      </w:r>
      <w:r w:rsidRPr="2B9867F6" w:rsidR="00BC1C92">
        <w:rPr>
          <w:rFonts w:ascii="Sari Offc" w:hAnsi="Sari Offc"/>
          <w:sz w:val="24"/>
          <w:szCs w:val="24"/>
          <w:lang w:val="en-IN"/>
        </w:rPr>
        <w:t>Card Liability Cover</w:t>
      </w:r>
      <w:ins w:author="Namita Salgiya" w:date="2026-01-21T18:07:00Z" w16du:dateUtc="2026-01-21T12:37:00Z" w:id="1892763187">
        <w:r w:rsidRPr="2B9867F6" w:rsidR="00BC1C92">
          <w:rPr>
            <w:rFonts w:ascii="Sari Offc" w:hAnsi="Sari Offc"/>
            <w:sz w:val="24"/>
            <w:szCs w:val="24"/>
            <w:lang w:val="en-IN"/>
          </w:rPr>
          <w:t xml:space="preserve"> </w:t>
        </w:r>
      </w:ins>
      <w:del w:author="Namita Salgiya" w:date="2026-01-21T18:07:00Z" w16du:dateUtc="2026-01-21T12:37:00Z" w:id="893664409">
        <w:r w:rsidRPr="2B9867F6" w:rsidDel="000162F6">
          <w:rPr>
            <w:rFonts w:ascii="Sari Offc" w:hAnsi="Sari Offc"/>
            <w:sz w:val="24"/>
            <w:szCs w:val="24"/>
            <w:lang w:val="en-IN"/>
            <w:rPrChange w:author="Upadhyay , Shubham (SBICard)" w:date="2026-01-06T19:21:00Z" w16du:dateUtc="2026-01-06T19:21:00Z" w:id="1241052104">
              <w:rPr>
                <w:lang w:val="en-IN"/>
              </w:rPr>
            </w:rPrChange>
          </w:rPr>
          <w:delText xml:space="preserve"> of up to Rs. 1 lakh</w:delText>
        </w:r>
        <w:r w:rsidRPr="2B9867F6" w:rsidDel="2CCCE9AC">
          <w:rPr>
            <w:rFonts w:ascii="Sari Offc" w:hAnsi="Sari Offc"/>
            <w:sz w:val="24"/>
            <w:szCs w:val="24"/>
            <w:lang w:val="en-IN"/>
            <w:rPrChange w:author="Upadhyay , Shubham (SBICard)" w:date="2026-01-06T19:21:00Z" w16du:dateUtc="2026-01-06T19:21:00Z" w:id="1144551221">
              <w:rPr>
                <w:lang w:val="en-IN"/>
              </w:rPr>
            </w:rPrChange>
          </w:rPr>
          <w:delText xml:space="preserve"> </w:delText>
        </w:r>
      </w:del>
    </w:p>
    <w:p w:rsidR="2B9867F6" w:rsidP="2B9867F6" w:rsidRDefault="2B9867F6" w14:paraId="19DD14B3" w14:textId="30EB7A6E">
      <w:pPr>
        <w:jc w:val="center"/>
        <w:rPr>
          <w:rFonts w:ascii="Sari Offc" w:hAnsi="Sari Offc"/>
          <w:b w:val="1"/>
          <w:bCs w:val="1"/>
          <w:i w:val="1"/>
          <w:iCs w:val="1"/>
          <w:sz w:val="24"/>
          <w:szCs w:val="24"/>
          <w:u w:val="single"/>
        </w:rPr>
      </w:pPr>
    </w:p>
    <w:p w:rsidRPr="00A13A92" w:rsidR="00CD511F" w:rsidP="004A5805" w:rsidRDefault="004C50CB" w14:paraId="5970C5BD" w14:textId="739D33F4">
      <w:pPr>
        <w:jc w:val="center"/>
        <w:rPr>
          <w:rFonts w:ascii="Sari Offc" w:hAnsi="Sari Offc"/>
          <w:b w:val="1"/>
          <w:bCs w:val="1"/>
          <w:sz w:val="24"/>
          <w:szCs w:val="24"/>
          <w:u w:val="single"/>
          <w:rPrChange w:author="Upadhyay , Shubham (SBICard)" w:date="2026-01-06T19:21:00Z" w:id="526717680">
            <w:rPr>
              <w:b w:val="1"/>
              <w:bCs w:val="1"/>
              <w:u w:val="single"/>
            </w:rPr>
          </w:rPrChange>
        </w:rPr>
      </w:pPr>
      <w:r w:rsidRPr="2B9867F6" w:rsidR="004C50CB">
        <w:rPr>
          <w:rFonts w:ascii="Sari Offc" w:hAnsi="Sari Offc"/>
          <w:b w:val="1"/>
          <w:bCs w:val="1"/>
          <w:i w:val="1"/>
          <w:iCs w:val="1"/>
          <w:sz w:val="24"/>
          <w:szCs w:val="24"/>
          <w:u w:val="single"/>
          <w:rPrChange w:author="Upadhyay , Shubham (SBICard)" w:date="2026-01-06T19:21:00Z" w:id="1437597546">
            <w:rPr>
              <w:b w:val="1"/>
              <w:bCs w:val="1"/>
              <w:i w:val="1"/>
              <w:iCs w:val="1"/>
              <w:u w:val="single"/>
            </w:rPr>
          </w:rPrChange>
        </w:rPr>
        <w:t xml:space="preserve">Exclusive </w:t>
      </w:r>
      <w:r w:rsidRPr="2B9867F6" w:rsidR="004C50CB">
        <w:rPr>
          <w:rFonts w:ascii="Sari Offc" w:hAnsi="Sari Offc"/>
          <w:b w:val="1"/>
          <w:bCs w:val="1"/>
          <w:sz w:val="24"/>
          <w:szCs w:val="24"/>
          <w:u w:val="single"/>
          <w:rPrChange w:author="Upadhyay , Shubham (SBICard)" w:date="2026-01-06T19:21:00Z" w:id="588448398">
            <w:rPr>
              <w:b w:val="1"/>
              <w:bCs w:val="1"/>
              <w:u w:val="single"/>
            </w:rPr>
          </w:rPrChange>
        </w:rPr>
        <w:t>PRIVILEGES</w:t>
      </w:r>
    </w:p>
    <w:p w:rsidRPr="00A13A92" w:rsidR="00DD7CD4" w:rsidP="301E19FC" w:rsidRDefault="00DD7CD4" w14:paraId="7BEAD914" w14:textId="44187761">
      <w:pPr>
        <w:rPr>
          <w:rFonts w:ascii="Sari Offc" w:hAnsi="Sari Offc" w:eastAsia="Calibri" w:cs="Calibri"/>
          <w:sz w:val="24"/>
          <w:szCs w:val="24"/>
          <w:lang w:val="en-IN"/>
          <w:rPrChange w:author="Upadhyay , Shubham (SBICard)" w:date="2026-01-06T19:21:00Z" w:id="1108232530">
            <w:rPr>
              <w:rFonts w:ascii="Calibri" w:hAnsi="Calibri" w:eastAsia="Calibri" w:cs="Calibri"/>
              <w:sz w:val="12"/>
              <w:szCs w:val="12"/>
              <w:lang w:val="en-IN"/>
            </w:rPr>
          </w:rPrChange>
        </w:rPr>
      </w:pPr>
      <w:r w:rsidRPr="2B9867F6" w:rsidR="00DD7CD4">
        <w:rPr>
          <w:rFonts w:ascii="Sari Offc" w:hAnsi="Sari Offc"/>
          <w:b w:val="1"/>
          <w:bCs w:val="1"/>
          <w:sz w:val="24"/>
          <w:szCs w:val="24"/>
          <w:lang w:val="en-IN"/>
          <w:rPrChange w:author="Upadhyay , Shubham (SBICard)" w:date="2026-01-06T19:21:00Z" w16du:dateUtc="2026-01-06T19:21:00Z" w:id="1861311818">
            <w:rPr>
              <w:b w:val="1"/>
              <w:bCs w:val="1"/>
              <w:lang w:val="en-IN"/>
            </w:rPr>
          </w:rPrChange>
        </w:rPr>
        <w:t>Renewal Benefit</w:t>
      </w:r>
      <w:r w:rsidRPr="2B9867F6" w:rsidR="1BC7B20B">
        <w:rPr>
          <w:rFonts w:ascii="Sari Offc" w:hAnsi="Sari Offc"/>
          <w:b w:val="1"/>
          <w:bCs w:val="1"/>
          <w:sz w:val="24"/>
          <w:szCs w:val="24"/>
          <w:lang w:val="en-IN"/>
          <w:rPrChange w:author="Upadhyay , Shubham (SBICard)" w:date="2026-01-06T19:21:00Z" w16du:dateUtc="2026-01-06T19:21:00Z" w:id="1881595298">
            <w:rPr>
              <w:b w:val="1"/>
              <w:bCs w:val="1"/>
              <w:lang w:val="en-IN"/>
            </w:rPr>
          </w:rPrChange>
        </w:rPr>
        <w:t xml:space="preserve"> </w:t>
      </w:r>
    </w:p>
    <w:p w:rsidRPr="00A13A92" w:rsidR="00DD7CD4" w:rsidP="00A06B92" w:rsidRDefault="00DD7CD4" w14:paraId="7B96E087" w14:textId="4C004FE9">
      <w:pPr>
        <w:pStyle w:val="ListParagraph"/>
        <w:numPr>
          <w:ilvl w:val="0"/>
          <w:numId w:val="13"/>
        </w:numPr>
        <w:rPr>
          <w:rFonts w:ascii="Sari Offc" w:hAnsi="Sari Offc"/>
          <w:sz w:val="24"/>
          <w:szCs w:val="24"/>
          <w:lang w:val="en-IN"/>
          <w:rPrChange w:author="Upadhyay , Shubham (SBICard)" w:date="2026-01-06T19:21:00Z" w:id="101">
            <w:rPr>
              <w:lang w:val="en-IN"/>
            </w:rPr>
          </w:rPrChange>
        </w:rPr>
      </w:pPr>
      <w:r w:rsidRPr="00A13A92">
        <w:rPr>
          <w:rFonts w:ascii="Sari Offc" w:hAnsi="Sari Offc"/>
          <w:sz w:val="24"/>
          <w:szCs w:val="24"/>
          <w:lang w:val="en-IN"/>
          <w:rPrChange w:author="Upadhyay , Shubham (SBICard)" w:date="2026-01-06T19:21:00Z" w:id="102">
            <w:rPr>
              <w:lang w:val="en-IN"/>
            </w:rPr>
          </w:rPrChange>
        </w:rPr>
        <w:t xml:space="preserve">Renewal </w:t>
      </w:r>
      <w:r w:rsidRPr="00A13A92" w:rsidR="00A13A92">
        <w:rPr>
          <w:rFonts w:ascii="Sari Offc" w:hAnsi="Sari Offc"/>
          <w:sz w:val="24"/>
          <w:szCs w:val="24"/>
          <w:lang w:val="en-IN"/>
          <w:rPrChange w:author="Upadhyay , Shubham (SBICard)" w:date="2026-01-06T19:21:00Z" w:id="103">
            <w:rPr>
              <w:lang w:val="en-IN"/>
            </w:rPr>
          </w:rPrChange>
        </w:rPr>
        <w:t xml:space="preserve">Benefit </w:t>
      </w:r>
      <w:r w:rsidRPr="00A13A92">
        <w:rPr>
          <w:rFonts w:ascii="Sari Offc" w:hAnsi="Sari Offc"/>
          <w:sz w:val="24"/>
          <w:szCs w:val="24"/>
          <w:lang w:val="en-IN"/>
          <w:rPrChange w:author="Upadhyay , Shubham (SBICard)" w:date="2026-01-06T19:21:00Z" w:id="104">
            <w:rPr>
              <w:lang w:val="en-IN"/>
            </w:rPr>
          </w:rPrChange>
        </w:rPr>
        <w:t>of 1 Premium Economy Ticket Voucher will be discontinued for all cards due for renewal after 01 April 2025. Fee not to be charged on such cards.</w:t>
      </w:r>
    </w:p>
    <w:p w:rsidRPr="00A13A92" w:rsidR="00DD7CD4" w:rsidP="00A06B92" w:rsidRDefault="00DD7CD4" w14:paraId="66309C71" w14:textId="18B1F20B">
      <w:pPr>
        <w:pStyle w:val="ListParagraph"/>
        <w:numPr>
          <w:ilvl w:val="0"/>
          <w:numId w:val="13"/>
        </w:numPr>
        <w:rPr>
          <w:rFonts w:ascii="Sari Offc" w:hAnsi="Sari Offc"/>
          <w:sz w:val="24"/>
          <w:szCs w:val="24"/>
          <w:lang w:val="en-IN" w:eastAsia="en-IN"/>
          <w:rPrChange w:author="Upadhyay , Shubham (SBICard)" w:date="2026-01-06T19:21:00Z" w:id="105">
            <w:rPr>
              <w:lang w:val="en-IN" w:eastAsia="en-IN"/>
            </w:rPr>
          </w:rPrChange>
        </w:rPr>
      </w:pPr>
      <w:r w:rsidRPr="00A13A92">
        <w:rPr>
          <w:rFonts w:ascii="Sari Offc" w:hAnsi="Sari Offc"/>
          <w:sz w:val="24"/>
          <w:szCs w:val="24"/>
          <w:lang w:val="en-IN" w:eastAsia="en-IN"/>
          <w:rPrChange w:author="Upadhyay , Shubham (SBICard)" w:date="2026-01-06T19:21:00Z" w:id="106">
            <w:rPr>
              <w:lang w:val="en-IN" w:eastAsia="en-IN"/>
            </w:rPr>
          </w:rPrChange>
        </w:rPr>
        <w:t xml:space="preserve">Cardholders whose card renewal date precedes 01 April 2025 will still be able to avail the Renewal </w:t>
      </w:r>
      <w:r w:rsidRPr="00A13A92" w:rsidR="00A13A92">
        <w:rPr>
          <w:rFonts w:ascii="Sari Offc" w:hAnsi="Sari Offc"/>
          <w:sz w:val="24"/>
          <w:szCs w:val="24"/>
          <w:lang w:val="en-IN" w:eastAsia="en-IN"/>
          <w:rPrChange w:author="Upadhyay , Shubham (SBICard)" w:date="2026-01-06T19:21:00Z" w:id="107">
            <w:rPr>
              <w:lang w:val="en-IN" w:eastAsia="en-IN"/>
            </w:rPr>
          </w:rPrChange>
        </w:rPr>
        <w:t>Benefit</w:t>
      </w:r>
      <w:del w:author="Upadhyay , Shubham (SBICard)" w:date="2026-01-06T19:20:00Z" w:id="108">
        <w:r w:rsidRPr="00A13A92" w:rsidDel="00A13A92" w:rsidR="00A13A92">
          <w:rPr>
            <w:rFonts w:ascii="Sari Offc" w:hAnsi="Sari Offc"/>
            <w:sz w:val="24"/>
            <w:szCs w:val="24"/>
            <w:lang w:val="en-IN" w:eastAsia="en-IN"/>
            <w:rPrChange w:author="Upadhyay , Shubham (SBICard)" w:date="2026-01-06T19:21:00Z" w:id="109">
              <w:rPr>
                <w:lang w:val="en-IN" w:eastAsia="en-IN"/>
              </w:rPr>
            </w:rPrChange>
          </w:rPr>
          <w:delText>s</w:delText>
        </w:r>
      </w:del>
      <w:r w:rsidRPr="00A13A92">
        <w:rPr>
          <w:rFonts w:ascii="Sari Offc" w:hAnsi="Sari Offc"/>
          <w:sz w:val="24"/>
          <w:szCs w:val="24"/>
          <w:lang w:val="en-IN" w:eastAsia="en-IN"/>
          <w:rPrChange w:author="Upadhyay , Shubham (SBICard)" w:date="2026-01-06T19:21:00Z" w:id="110">
            <w:rPr>
              <w:lang w:val="en-IN" w:eastAsia="en-IN"/>
            </w:rPr>
          </w:rPrChange>
        </w:rPr>
        <w:t>, if and when they become eligible for the same. Fee to be charged on such cards.</w:t>
      </w:r>
    </w:p>
    <w:p w:rsidRPr="00A13A92" w:rsidR="003C1523" w:rsidP="301E19FC" w:rsidRDefault="003C1523" w14:paraId="198DC140" w14:textId="02CA2855">
      <w:pPr>
        <w:rPr>
          <w:rFonts w:ascii="Sari Offc" w:hAnsi="Sari Offc" w:eastAsia="Calibri" w:cs="Calibri"/>
          <w:sz w:val="24"/>
          <w:szCs w:val="24"/>
          <w:lang w:val="en-IN"/>
          <w:rPrChange w:author="Upadhyay , Shubham (SBICard)" w:date="2026-01-06T19:21:00Z" w:id="927884754">
            <w:rPr>
              <w:rFonts w:ascii="Calibri" w:hAnsi="Calibri" w:eastAsia="Calibri" w:cs="Calibri"/>
              <w:sz w:val="12"/>
              <w:szCs w:val="12"/>
              <w:lang w:val="en-IN"/>
            </w:rPr>
          </w:rPrChange>
        </w:rPr>
      </w:pPr>
      <w:r w:rsidRPr="2B9867F6" w:rsidR="003C1523">
        <w:rPr>
          <w:rFonts w:ascii="Sari Offc" w:hAnsi="Sari Offc"/>
          <w:b w:val="1"/>
          <w:bCs w:val="1"/>
          <w:sz w:val="24"/>
          <w:szCs w:val="24"/>
          <w:lang w:val="en-IN"/>
          <w:rPrChange w:author="Upadhyay , Shubham (SBICard)" w:date="2026-01-06T19:21:00Z" w16du:dateUtc="2026-01-06T19:21:00Z" w:id="962524634">
            <w:rPr>
              <w:b w:val="1"/>
              <w:bCs w:val="1"/>
              <w:lang w:val="en-IN"/>
            </w:rPr>
          </w:rPrChange>
        </w:rPr>
        <w:t>Re</w:t>
      </w:r>
      <w:r w:rsidRPr="2B9867F6" w:rsidR="00750D60">
        <w:rPr>
          <w:rFonts w:ascii="Sari Offc" w:hAnsi="Sari Offc"/>
          <w:b w:val="1"/>
          <w:bCs w:val="1"/>
          <w:sz w:val="24"/>
          <w:szCs w:val="24"/>
          <w:lang w:val="en-IN"/>
          <w:rPrChange w:author="Upadhyay , Shubham (SBICard)" w:date="2026-01-06T19:21:00Z" w16du:dateUtc="2026-01-06T19:21:00Z" w:id="119770816">
            <w:rPr>
              <w:b w:val="1"/>
              <w:bCs w:val="1"/>
              <w:lang w:val="en-IN"/>
            </w:rPr>
          </w:rPrChange>
        </w:rPr>
        <w:t>ward</w:t>
      </w:r>
      <w:r w:rsidRPr="2B9867F6" w:rsidR="003C1523">
        <w:rPr>
          <w:rFonts w:ascii="Sari Offc" w:hAnsi="Sari Offc"/>
          <w:b w:val="1"/>
          <w:bCs w:val="1"/>
          <w:sz w:val="24"/>
          <w:szCs w:val="24"/>
          <w:lang w:val="en-IN"/>
          <w:rPrChange w:author="Upadhyay , Shubham (SBICard)" w:date="2026-01-06T19:21:00Z" w16du:dateUtc="2026-01-06T19:21:00Z" w:id="1301880886">
            <w:rPr>
              <w:b w:val="1"/>
              <w:bCs w:val="1"/>
              <w:lang w:val="en-IN"/>
            </w:rPr>
          </w:rPrChange>
        </w:rPr>
        <w:t xml:space="preserve"> Benefits</w:t>
      </w:r>
      <w:r w:rsidRPr="2B9867F6" w:rsidR="6FC86743">
        <w:rPr>
          <w:rFonts w:ascii="Sari Offc" w:hAnsi="Sari Offc"/>
          <w:b w:val="1"/>
          <w:bCs w:val="1"/>
          <w:sz w:val="24"/>
          <w:szCs w:val="24"/>
          <w:lang w:val="en-IN"/>
          <w:rPrChange w:author="Upadhyay , Shubham (SBICard)" w:date="2026-01-06T19:21:00Z" w16du:dateUtc="2026-01-06T19:21:00Z" w:id="602765746">
            <w:rPr>
              <w:b w:val="1"/>
              <w:bCs w:val="1"/>
              <w:lang w:val="en-IN"/>
            </w:rPr>
          </w:rPrChange>
        </w:rPr>
        <w:t xml:space="preserve"> </w:t>
      </w:r>
    </w:p>
    <w:p w:rsidRPr="00A13A92" w:rsidR="00750D60" w:rsidP="00A06B92" w:rsidRDefault="00AB0E51" w14:paraId="72895E78" w14:textId="4ACEFF4B">
      <w:pPr>
        <w:pStyle w:val="ListParagraph"/>
        <w:numPr>
          <w:ilvl w:val="0"/>
          <w:numId w:val="10"/>
        </w:numPr>
        <w:rPr>
          <w:rFonts w:ascii="Sari Offc" w:hAnsi="Sari Offc"/>
          <w:sz w:val="24"/>
          <w:szCs w:val="24"/>
          <w:rPrChange w:author="Upadhyay , Shubham (SBICard)" w:date="2026-01-06T19:21:00Z" w:id="120">
            <w:rPr/>
          </w:rPrChange>
        </w:rPr>
      </w:pPr>
      <w:r w:rsidRPr="00A13A92">
        <w:rPr>
          <w:rFonts w:ascii="Sari Offc" w:hAnsi="Sari Offc"/>
          <w:sz w:val="24"/>
          <w:szCs w:val="24"/>
          <w:rPrChange w:author="Upadhyay , Shubham (SBICard)" w:date="2026-01-06T19:21:00Z" w:id="121">
            <w:rPr/>
          </w:rPrChange>
        </w:rPr>
        <w:t>3</w:t>
      </w:r>
      <w:r w:rsidRPr="00A13A92" w:rsidR="00750D60">
        <w:rPr>
          <w:rFonts w:ascii="Sari Offc" w:hAnsi="Sari Offc"/>
          <w:sz w:val="24"/>
          <w:szCs w:val="24"/>
          <w:rPrChange w:author="Upadhyay , Shubham (SBICard)" w:date="2026-01-06T19:21:00Z" w:id="122">
            <w:rPr/>
          </w:rPrChange>
        </w:rPr>
        <w:t xml:space="preserve"> Club Vistara Points per Rs. 200 spent on all retail categories, including fuel</w:t>
      </w:r>
    </w:p>
    <w:p w:rsidRPr="00A13A92" w:rsidR="000162F6" w:rsidP="00A06B92" w:rsidRDefault="000162F6" w14:paraId="535E06B6" w14:textId="09DBC5FC">
      <w:pPr>
        <w:pStyle w:val="ListParagraph"/>
        <w:numPr>
          <w:ilvl w:val="0"/>
          <w:numId w:val="10"/>
        </w:numPr>
        <w:rPr>
          <w:rFonts w:ascii="Sari Offc" w:hAnsi="Sari Offc"/>
          <w:sz w:val="24"/>
          <w:szCs w:val="24"/>
          <w:rPrChange w:author="Upadhyay , Shubham (SBICard)" w:date="2026-01-06T19:21:00Z" w:id="123">
            <w:rPr/>
          </w:rPrChange>
        </w:rPr>
      </w:pPr>
      <w:r w:rsidRPr="00A13A92">
        <w:rPr>
          <w:rFonts w:ascii="Sari Offc" w:hAnsi="Sari Offc"/>
          <w:sz w:val="24"/>
          <w:szCs w:val="24"/>
          <w:rPrChange w:author="Upadhyay , Shubham (SBICard)" w:date="2026-01-06T19:21:00Z" w:id="124">
            <w:rPr/>
          </w:rPrChange>
        </w:rPr>
        <w:t>Use CV Points to redeem on Air Vistara and Partner Airlines</w:t>
      </w:r>
    </w:p>
    <w:p w:rsidRPr="00A13A92" w:rsidR="000162F6" w:rsidP="00A06B92" w:rsidRDefault="000162F6" w14:paraId="636FA56E" w14:textId="1A0315CE">
      <w:pPr>
        <w:pStyle w:val="ListParagraph"/>
        <w:numPr>
          <w:ilvl w:val="0"/>
          <w:numId w:val="10"/>
        </w:numPr>
        <w:rPr>
          <w:rFonts w:ascii="Sari Offc" w:hAnsi="Sari Offc"/>
          <w:sz w:val="24"/>
          <w:szCs w:val="24"/>
          <w:rPrChange w:author="Upadhyay , Shubham (SBICard)" w:date="2026-01-06T19:21:00Z" w:id="125">
            <w:rPr/>
          </w:rPrChange>
        </w:rPr>
      </w:pPr>
      <w:r w:rsidRPr="00A13A92">
        <w:rPr>
          <w:rFonts w:ascii="Sari Offc" w:hAnsi="Sari Offc"/>
          <w:sz w:val="24"/>
          <w:szCs w:val="24"/>
          <w:rPrChange w:author="Upadhyay , Shubham (SBICard)" w:date="2026-01-06T19:21:00Z" w:id="126">
            <w:rPr/>
          </w:rPrChange>
        </w:rPr>
        <w:t>Click </w:t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127">
            <w:rPr/>
          </w:rPrChange>
        </w:rPr>
        <w:fldChar w:fldCharType="begin"/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128">
            <w:rPr/>
          </w:rPrChange>
        </w:rPr>
        <w:instrText>HYPERLINK "https://www.airvistara.com/trip/" \t "_blank"</w:instrText>
      </w:r>
      <w:r w:rsidRPr="00436A23">
        <w:rPr>
          <w:rFonts w:ascii="Sari Offc" w:hAnsi="Sari Offc"/>
          <w:sz w:val="24"/>
          <w:szCs w:val="24"/>
        </w:rPr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129">
            <w:rPr/>
          </w:rPrChange>
        </w:rPr>
        <w:fldChar w:fldCharType="separate"/>
      </w:r>
      <w:r w:rsidRPr="00A13A92">
        <w:rPr>
          <w:rStyle w:val="Hyperlink"/>
          <w:rFonts w:ascii="Sari Offc" w:hAnsi="Sari Offc"/>
          <w:sz w:val="24"/>
          <w:szCs w:val="24"/>
          <w:rPrChange w:author="Upadhyay , Shubham (SBICard)" w:date="2026-01-06T19:21:00Z" w:id="130">
            <w:rPr>
              <w:rStyle w:val="Hyperlink"/>
            </w:rPr>
          </w:rPrChange>
        </w:rPr>
        <w:t>here </w:t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131">
            <w:rPr/>
          </w:rPrChange>
        </w:rPr>
        <w:fldChar w:fldCharType="end"/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132">
            <w:rPr/>
          </w:rPrChange>
        </w:rPr>
        <w:t>to browse through Club Vistara CV Points redemption page</w:t>
      </w:r>
    </w:p>
    <w:p w:rsidRPr="00A13A92" w:rsidR="006657A1" w:rsidP="301E19FC" w:rsidRDefault="006657A1" w14:paraId="20F6C685" w14:textId="3F677B20">
      <w:pPr>
        <w:rPr>
          <w:rFonts w:ascii="Sari Offc" w:hAnsi="Sari Offc" w:eastAsia="Calibri" w:cs="Calibri"/>
          <w:sz w:val="24"/>
          <w:szCs w:val="24"/>
          <w:lang w:val="en-IN"/>
          <w:rPrChange w:author="Upadhyay , Shubham (SBICard)" w:date="2026-01-06T19:21:00Z" w:id="1038007761">
            <w:rPr>
              <w:rFonts w:ascii="Calibri" w:hAnsi="Calibri" w:eastAsia="Calibri" w:cs="Calibri"/>
              <w:sz w:val="12"/>
              <w:szCs w:val="12"/>
              <w:lang w:val="en-IN"/>
            </w:rPr>
          </w:rPrChange>
        </w:rPr>
      </w:pPr>
      <w:r w:rsidRPr="2B9867F6" w:rsidR="006657A1">
        <w:rPr>
          <w:rFonts w:ascii="Sari Offc" w:hAnsi="Sari Offc"/>
          <w:b w:val="1"/>
          <w:bCs w:val="1"/>
          <w:sz w:val="24"/>
          <w:szCs w:val="24"/>
          <w:lang w:val="en-IN"/>
          <w:rPrChange w:author="Upadhyay , Shubham (SBICard)" w:date="2026-01-06T19:21:00Z" w16du:dateUtc="2026-01-06T19:21:00Z" w:id="485160030">
            <w:rPr>
              <w:b w:val="1"/>
              <w:bCs w:val="1"/>
              <w:lang w:val="en-IN"/>
            </w:rPr>
          </w:rPrChange>
        </w:rPr>
        <w:t>Milestone Benefits</w:t>
      </w:r>
      <w:r w:rsidRPr="2B9867F6" w:rsidR="7A0D9D3B">
        <w:rPr>
          <w:rFonts w:ascii="Sari Offc" w:hAnsi="Sari Offc"/>
          <w:b w:val="1"/>
          <w:bCs w:val="1"/>
          <w:sz w:val="24"/>
          <w:szCs w:val="24"/>
          <w:lang w:val="en-IN"/>
          <w:rPrChange w:author="Upadhyay , Shubham (SBICard)" w:date="2026-01-06T19:21:00Z" w16du:dateUtc="2026-01-06T19:21:00Z" w:id="402009700">
            <w:rPr>
              <w:b w:val="1"/>
              <w:bCs w:val="1"/>
              <w:lang w:val="en-IN"/>
            </w:rPr>
          </w:rPrChange>
        </w:rPr>
        <w:t xml:space="preserve"> </w:t>
      </w:r>
    </w:p>
    <w:p w:rsidRPr="00A13A92" w:rsidR="002D5594" w:rsidRDefault="002D5594" w14:paraId="14E74F87" w14:textId="004A7485">
      <w:pPr>
        <w:numPr>
          <w:ilvl w:val="0"/>
          <w:numId w:val="12"/>
        </w:numPr>
        <w:spacing w:after="0" w:line="270" w:lineRule="atLeast"/>
        <w:rPr>
          <w:ins w:author="Kapoor, Vedika (SBICard)" w:date="2026-01-06T17:47:00Z" w:id="138"/>
          <w:rFonts w:ascii="Sari Offc" w:hAnsi="Sari Offc" w:eastAsia="Times New Roman" w:cs="Arial"/>
          <w:color w:val="000000" w:themeColor="text1"/>
          <w:kern w:val="0"/>
          <w:sz w:val="24"/>
          <w:szCs w:val="24"/>
          <w:lang w:val="en-US"/>
          <w14:ligatures w14:val="none"/>
          <w:rPrChange w:author="Upadhyay , Shubham (SBICard)" w:date="2026-01-06T19:21:00Z" w:id="139">
            <w:rPr>
              <w:ins w:author="Kapoor, Vedika (SBICard)" w:date="2026-01-06T17:47:00Z" w:id="140"/>
              <w:rFonts w:ascii="Arial" w:hAnsi="Arial" w:eastAsia="Times New Roman" w:cs="Arial"/>
              <w:color w:val="333333"/>
              <w:kern w:val="0"/>
              <w:sz w:val="20"/>
              <w:szCs w:val="20"/>
              <w:lang w:val="en-US"/>
              <w14:ligatures w14:val="none"/>
            </w:rPr>
          </w:rPrChange>
        </w:rPr>
        <w:pPrChange w:author="Upadhyay , Shubham (SBICard)" w:date="2026-01-06T19:20:00Z" w:id="141">
          <w:pPr>
            <w:numPr>
              <w:numId w:val="12"/>
            </w:numPr>
            <w:spacing w:after="0" w:line="270" w:lineRule="atLeast"/>
            <w:ind w:left="720" w:hanging="360"/>
            <w:jc w:val="center"/>
          </w:pPr>
        </w:pPrChange>
      </w:pPr>
      <w:ins w:author="Kapoor, Vedika (SBICard)" w:date="2026-01-06T17:47:00Z" w:id="142">
        <w:r w:rsidRPr="00A13A92">
          <w:rPr>
            <w:rFonts w:ascii="Sari Offc" w:hAnsi="Sari Offc" w:eastAsia="Times New Roman" w:cs="Arial"/>
            <w:color w:val="000000" w:themeColor="text1"/>
            <w:kern w:val="0"/>
            <w:sz w:val="24"/>
            <w:szCs w:val="24"/>
            <w:lang w:val="en-US"/>
            <w14:ligatures w14:val="none"/>
            <w:rPrChange w:author="Upadhyay , Shubham (SBICard)" w:date="2026-01-06T19:21:00Z" w:id="143">
              <w:rPr>
                <w:rFonts w:ascii="Arial" w:hAnsi="Arial" w:eastAsia="Times New Roman" w:cs="Arial"/>
                <w:color w:val="333333"/>
                <w:kern w:val="0"/>
                <w:sz w:val="20"/>
                <w:szCs w:val="20"/>
                <w:lang w:val="en-US"/>
                <w14:ligatures w14:val="none"/>
              </w:rPr>
            </w:rPrChange>
          </w:rPr>
          <w:t xml:space="preserve">Milestone </w:t>
        </w:r>
        <w:r w:rsidRPr="00A13A92" w:rsidR="00A13A92">
          <w:rPr>
            <w:rFonts w:ascii="Sari Offc" w:hAnsi="Sari Offc" w:eastAsia="Times New Roman" w:cs="Arial"/>
            <w:color w:val="000000" w:themeColor="text1"/>
            <w:kern w:val="0"/>
            <w:sz w:val="24"/>
            <w:szCs w:val="24"/>
            <w:lang w:val="en-US"/>
            <w14:ligatures w14:val="none"/>
            <w:rPrChange w:author="Upadhyay , Shubham (SBICard)" w:date="2026-01-06T19:21:00Z" w:id="144">
              <w:rPr>
                <w:rFonts w:ascii="Arial" w:hAnsi="Arial" w:eastAsia="Times New Roman" w:cs="Arial"/>
                <w:color w:val="333333"/>
                <w:kern w:val="0"/>
                <w:sz w:val="20"/>
                <w:szCs w:val="20"/>
                <w:lang w:val="en-US"/>
                <w14:ligatures w14:val="none"/>
              </w:rPr>
            </w:rPrChange>
          </w:rPr>
          <w:t xml:space="preserve">Benefit </w:t>
        </w:r>
        <w:r w:rsidRPr="00A13A92">
          <w:rPr>
            <w:rFonts w:ascii="Sari Offc" w:hAnsi="Sari Offc" w:eastAsia="Times New Roman" w:cs="Arial"/>
            <w:color w:val="000000" w:themeColor="text1"/>
            <w:kern w:val="0"/>
            <w:sz w:val="24"/>
            <w:szCs w:val="24"/>
            <w:lang w:val="en-US"/>
            <w14:ligatures w14:val="none"/>
            <w:rPrChange w:author="Upadhyay , Shubham (SBICard)" w:date="2026-01-06T19:21:00Z" w:id="145">
              <w:rPr>
                <w:rFonts w:ascii="Arial" w:hAnsi="Arial" w:eastAsia="Times New Roman" w:cs="Arial"/>
                <w:color w:val="333333"/>
                <w:kern w:val="0"/>
                <w:sz w:val="20"/>
                <w:szCs w:val="20"/>
                <w:lang w:val="en-US"/>
                <w14:ligatures w14:val="none"/>
              </w:rPr>
            </w:rPrChange>
          </w:rPr>
          <w:t xml:space="preserve">of 1 Economy Ticket each, on annual spend of Rs. 1.25 </w:t>
        </w:r>
        <w:r w:rsidRPr="00A13A92" w:rsidR="00A13A92">
          <w:rPr>
            <w:rFonts w:ascii="Sari Offc" w:hAnsi="Sari Offc" w:eastAsia="Times New Roman" w:cs="Arial"/>
            <w:color w:val="000000" w:themeColor="text1"/>
            <w:kern w:val="0"/>
            <w:sz w:val="24"/>
            <w:szCs w:val="24"/>
            <w:lang w:val="en-US"/>
            <w14:ligatures w14:val="none"/>
            <w:rPrChange w:author="Upadhyay , Shubham (SBICard)" w:date="2026-01-06T19:21:00Z" w:id="146">
              <w:rPr>
                <w:rFonts w:ascii="Sari Offc" w:hAnsi="Sari Offc" w:eastAsia="Times New Roman" w:cs="Arial"/>
                <w:color w:val="333333"/>
                <w:kern w:val="0"/>
                <w:sz w:val="24"/>
                <w:szCs w:val="24"/>
                <w:lang w:val="en-US"/>
                <w14:ligatures w14:val="none"/>
              </w:rPr>
            </w:rPrChange>
          </w:rPr>
          <w:t>lakhs</w:t>
        </w:r>
        <w:r w:rsidRPr="00A13A92">
          <w:rPr>
            <w:rFonts w:ascii="Sari Offc" w:hAnsi="Sari Offc" w:eastAsia="Times New Roman" w:cs="Arial"/>
            <w:color w:val="000000" w:themeColor="text1"/>
            <w:kern w:val="0"/>
            <w:sz w:val="24"/>
            <w:szCs w:val="24"/>
            <w:lang w:val="en-US"/>
            <w14:ligatures w14:val="none"/>
            <w:rPrChange w:author="Upadhyay , Shubham (SBICard)" w:date="2026-01-06T19:21:00Z" w:id="147">
              <w:rPr>
                <w:rFonts w:ascii="Arial" w:hAnsi="Arial" w:eastAsia="Times New Roman" w:cs="Arial"/>
                <w:color w:val="333333"/>
                <w:kern w:val="0"/>
                <w:sz w:val="20"/>
                <w:szCs w:val="20"/>
                <w:lang w:val="en-US"/>
                <w14:ligatures w14:val="none"/>
              </w:rPr>
            </w:rPrChange>
          </w:rPr>
          <w:t xml:space="preserve">, Rs. 2.5 </w:t>
        </w:r>
        <w:r w:rsidRPr="00A13A92" w:rsidR="00A13A92">
          <w:rPr>
            <w:rFonts w:ascii="Sari Offc" w:hAnsi="Sari Offc" w:eastAsia="Times New Roman" w:cs="Arial"/>
            <w:color w:val="000000" w:themeColor="text1"/>
            <w:kern w:val="0"/>
            <w:sz w:val="24"/>
            <w:szCs w:val="24"/>
            <w:lang w:val="en-US"/>
            <w14:ligatures w14:val="none"/>
            <w:rPrChange w:author="Upadhyay , Shubham (SBICard)" w:date="2026-01-06T19:21:00Z" w:id="148">
              <w:rPr>
                <w:rFonts w:ascii="Sari Offc" w:hAnsi="Sari Offc" w:eastAsia="Times New Roman" w:cs="Arial"/>
                <w:color w:val="333333"/>
                <w:kern w:val="0"/>
                <w:sz w:val="24"/>
                <w:szCs w:val="24"/>
                <w:lang w:val="en-US"/>
                <w14:ligatures w14:val="none"/>
              </w:rPr>
            </w:rPrChange>
          </w:rPr>
          <w:t xml:space="preserve">lakhs </w:t>
        </w:r>
        <w:r w:rsidRPr="00A13A92">
          <w:rPr>
            <w:rFonts w:ascii="Sari Offc" w:hAnsi="Sari Offc" w:eastAsia="Times New Roman" w:cs="Arial"/>
            <w:color w:val="000000" w:themeColor="text1"/>
            <w:kern w:val="0"/>
            <w:sz w:val="24"/>
            <w:szCs w:val="24"/>
            <w:lang w:val="en-US"/>
            <w14:ligatures w14:val="none"/>
            <w:rPrChange w:author="Upadhyay , Shubham (SBICard)" w:date="2026-01-06T19:21:00Z" w:id="149">
              <w:rPr>
                <w:rFonts w:ascii="Arial" w:hAnsi="Arial" w:eastAsia="Times New Roman" w:cs="Arial"/>
                <w:color w:val="333333"/>
                <w:kern w:val="0"/>
                <w:sz w:val="20"/>
                <w:szCs w:val="20"/>
                <w:lang w:val="en-US"/>
                <w14:ligatures w14:val="none"/>
              </w:rPr>
            </w:rPrChange>
          </w:rPr>
          <w:t xml:space="preserve">and Rs. 5 </w:t>
        </w:r>
        <w:r w:rsidRPr="00A13A92" w:rsidR="00A13A92">
          <w:rPr>
            <w:rFonts w:ascii="Sari Offc" w:hAnsi="Sari Offc" w:eastAsia="Times New Roman" w:cs="Arial"/>
            <w:color w:val="000000" w:themeColor="text1"/>
            <w:kern w:val="0"/>
            <w:sz w:val="24"/>
            <w:szCs w:val="24"/>
            <w:lang w:val="en-US"/>
            <w14:ligatures w14:val="none"/>
            <w:rPrChange w:author="Upadhyay , Shubham (SBICard)" w:date="2026-01-06T19:21:00Z" w:id="150">
              <w:rPr>
                <w:rFonts w:ascii="Sari Offc" w:hAnsi="Sari Offc" w:eastAsia="Times New Roman" w:cs="Arial"/>
                <w:color w:val="333333"/>
                <w:kern w:val="0"/>
                <w:sz w:val="24"/>
                <w:szCs w:val="24"/>
                <w:lang w:val="en-US"/>
                <w14:ligatures w14:val="none"/>
              </w:rPr>
            </w:rPrChange>
          </w:rPr>
          <w:t xml:space="preserve">lakhs </w:t>
        </w:r>
        <w:r w:rsidRPr="00A13A92">
          <w:rPr>
            <w:rFonts w:ascii="Sari Offc" w:hAnsi="Sari Offc" w:eastAsia="Times New Roman" w:cs="Arial"/>
            <w:color w:val="000000" w:themeColor="text1"/>
            <w:kern w:val="0"/>
            <w:sz w:val="24"/>
            <w:szCs w:val="24"/>
            <w:lang w:val="en-US"/>
            <w14:ligatures w14:val="none"/>
            <w:rPrChange w:author="Upadhyay , Shubham (SBICard)" w:date="2026-01-06T19:21:00Z" w:id="151">
              <w:rPr>
                <w:rFonts w:ascii="Arial" w:hAnsi="Arial" w:eastAsia="Times New Roman" w:cs="Arial"/>
                <w:color w:val="333333"/>
                <w:kern w:val="0"/>
                <w:sz w:val="20"/>
                <w:szCs w:val="20"/>
                <w:lang w:val="en-US"/>
                <w14:ligatures w14:val="none"/>
              </w:rPr>
            </w:rPrChange>
          </w:rPr>
          <w:t>will be discontinued for all cards due for renewal after 01 April 2025. Fee will not be charged on such cards.</w:t>
        </w:r>
      </w:ins>
    </w:p>
    <w:p w:rsidRPr="00A13A92" w:rsidR="00750D60" w:rsidP="00A13A92" w:rsidRDefault="00750D60" w14:paraId="6A236A51" w14:textId="03227375">
      <w:pPr>
        <w:pStyle w:val="ListParagraph"/>
        <w:numPr>
          <w:ilvl w:val="0"/>
          <w:numId w:val="12"/>
        </w:numPr>
        <w:rPr>
          <w:ins w:author="Kapoor, Vedika (SBICard)" w:date="2026-01-06T17:47:00Z" w:id="152"/>
          <w:rFonts w:ascii="Sari Offc" w:hAnsi="Sari Offc"/>
          <w:sz w:val="24"/>
          <w:szCs w:val="24"/>
          <w:rPrChange w:author="Upadhyay , Shubham (SBICard)" w:date="2026-01-06T19:21:00Z" w:id="153">
            <w:rPr>
              <w:ins w:author="Kapoor, Vedika (SBICard)" w:date="2026-01-06T17:47:00Z" w:id="154"/>
            </w:rPr>
          </w:rPrChange>
        </w:rPr>
      </w:pPr>
      <w:r w:rsidRPr="00A13A92">
        <w:rPr>
          <w:rFonts w:ascii="Sari Offc" w:hAnsi="Sari Offc"/>
          <w:sz w:val="24"/>
          <w:szCs w:val="24"/>
          <w:rPrChange w:author="Upadhyay , Shubham (SBICard)" w:date="2026-01-06T19:21:00Z" w:id="155">
            <w:rPr/>
          </w:rPrChange>
        </w:rPr>
        <w:t xml:space="preserve">1 hotel </w:t>
      </w:r>
      <w:r w:rsidRPr="00A13A92" w:rsidR="00A13A92">
        <w:rPr>
          <w:rFonts w:ascii="Sari Offc" w:hAnsi="Sari Offc"/>
          <w:sz w:val="24"/>
          <w:szCs w:val="24"/>
        </w:rPr>
        <w:t>e</w:t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156">
            <w:rPr/>
          </w:rPrChange>
        </w:rPr>
        <w:t xml:space="preserve">-Voucher from Yatra worth Rs. </w:t>
      </w:r>
      <w:r w:rsidRPr="00A13A92" w:rsidR="00AB0E51">
        <w:rPr>
          <w:rFonts w:ascii="Sari Offc" w:hAnsi="Sari Offc"/>
          <w:sz w:val="24"/>
          <w:szCs w:val="24"/>
          <w:rPrChange w:author="Upadhyay , Shubham (SBICard)" w:date="2026-01-06T19:21:00Z" w:id="157">
            <w:rPr/>
          </w:rPrChange>
        </w:rPr>
        <w:t>5</w:t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158">
            <w:rPr/>
          </w:rPrChange>
        </w:rPr>
        <w:t xml:space="preserve">,000 on annual spends of Rs. </w:t>
      </w:r>
      <w:r w:rsidRPr="00A13A92" w:rsidR="00AB0E51">
        <w:rPr>
          <w:rFonts w:ascii="Sari Offc" w:hAnsi="Sari Offc"/>
          <w:sz w:val="24"/>
          <w:szCs w:val="24"/>
          <w:rPrChange w:author="Upadhyay , Shubham (SBICard)" w:date="2026-01-06T19:21:00Z" w:id="159">
            <w:rPr/>
          </w:rPrChange>
        </w:rPr>
        <w:t>5</w:t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160">
            <w:rPr/>
          </w:rPrChange>
        </w:rPr>
        <w:t xml:space="preserve"> lakhs</w:t>
      </w:r>
    </w:p>
    <w:p w:rsidRPr="00436A23" w:rsidR="00FC4844" w:rsidP="00A13A92" w:rsidRDefault="00FC4844" w14:paraId="299AC388" w14:textId="6024CB53">
      <w:pPr>
        <w:numPr>
          <w:ilvl w:val="0"/>
          <w:numId w:val="12"/>
        </w:numPr>
        <w:spacing w:after="0" w:line="270" w:lineRule="atLeast"/>
        <w:rPr>
          <w:ins w:author="Kapoor, Vedika (SBICard)" w:date="2026-01-06T17:47:00Z" w:id="161"/>
          <w:rFonts w:ascii="Sari Offc" w:hAnsi="Sari Offc" w:eastAsia="Times New Roman" w:cs="Arial"/>
          <w:kern w:val="0"/>
          <w:sz w:val="24"/>
          <w:szCs w:val="24"/>
          <w:lang w:val="en-US"/>
          <w14:ligatures w14:val="none"/>
          <w:rPrChange w:author="Upadhyay , Shubham (SBICard)" w:date="2026-01-22T12:35:00Z" w16du:dateUtc="2026-01-22T07:05:00Z" w:id="162">
            <w:rPr>
              <w:ins w:author="Kapoor, Vedika (SBICard)" w:date="2026-01-06T17:47:00Z" w:id="163"/>
              <w:rFonts w:ascii="Arial" w:hAnsi="Arial" w:eastAsia="Times New Roman" w:cs="Arial"/>
              <w:color w:val="333333"/>
              <w:kern w:val="0"/>
              <w:sz w:val="20"/>
              <w:szCs w:val="20"/>
              <w:lang w:val="en-US"/>
              <w14:ligatures w14:val="none"/>
            </w:rPr>
          </w:rPrChange>
        </w:rPr>
      </w:pPr>
      <w:ins w:author="Kapoor, Vedika (SBICard)" w:date="2026-01-06T17:47:00Z" w:id="164">
        <w:r w:rsidRPr="00436A23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35:00Z" w16du:dateUtc="2026-01-22T07:05:00Z" w:id="165">
              <w:rPr>
                <w:rFonts w:ascii="Arial" w:hAnsi="Arial" w:eastAsia="Times New Roman" w:cs="Arial"/>
                <w:color w:val="333333"/>
                <w:kern w:val="0"/>
                <w:sz w:val="20"/>
                <w:szCs w:val="20"/>
                <w:lang w:val="en-US"/>
                <w14:ligatures w14:val="none"/>
              </w:rPr>
            </w:rPrChange>
          </w:rPr>
          <w:t xml:space="preserve">Cardholders whose card renewal date precedes 01 April 2025 will still be able to avail </w:t>
        </w:r>
        <w:del w:author="Upadhyay , Shubham (SBICard)" w:date="2026-01-06T19:22:00Z" w:id="166">
          <w:r w:rsidRPr="00436A23" w:rsidDel="00A13A92">
            <w:rPr>
              <w:rFonts w:ascii="Sari Offc" w:hAnsi="Sari Offc" w:eastAsia="Times New Roman" w:cs="Arial"/>
              <w:kern w:val="0"/>
              <w:sz w:val="24"/>
              <w:szCs w:val="24"/>
              <w:lang w:val="en-US"/>
              <w14:ligatures w14:val="none"/>
              <w:rPrChange w:author="Upadhyay , Shubham (SBICard)" w:date="2026-01-22T12:35:00Z" w16du:dateUtc="2026-01-22T07:05:00Z" w:id="167">
                <w:rPr>
                  <w:rFonts w:ascii="Arial" w:hAnsi="Arial" w:eastAsia="Times New Roman" w:cs="Arial"/>
                  <w:color w:val="333333"/>
                  <w:kern w:val="0"/>
                  <w:sz w:val="20"/>
                  <w:szCs w:val="20"/>
                  <w:lang w:val="en-US"/>
                  <w14:ligatures w14:val="none"/>
                </w:rPr>
              </w:rPrChange>
            </w:rPr>
            <w:delText xml:space="preserve">the </w:delText>
          </w:r>
        </w:del>
        <w:r w:rsidRPr="00436A23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35:00Z" w16du:dateUtc="2026-01-22T07:05:00Z" w:id="168">
              <w:rPr>
                <w:rFonts w:ascii="Arial" w:hAnsi="Arial" w:eastAsia="Times New Roman" w:cs="Arial"/>
                <w:color w:val="333333"/>
                <w:kern w:val="0"/>
                <w:sz w:val="20"/>
                <w:szCs w:val="20"/>
                <w:lang w:val="en-US"/>
                <w14:ligatures w14:val="none"/>
              </w:rPr>
            </w:rPrChange>
          </w:rPr>
          <w:t xml:space="preserve">Milestone </w:t>
        </w:r>
        <w:r w:rsidRPr="00436A23" w:rsidR="00A13A92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35:00Z" w16du:dateUtc="2026-01-22T07:05:00Z" w:id="169">
              <w:rPr>
                <w:rFonts w:ascii="Sari Offc" w:hAnsi="Sari Offc" w:eastAsia="Times New Roman" w:cs="Arial"/>
                <w:color w:val="333333"/>
                <w:kern w:val="0"/>
                <w:sz w:val="24"/>
                <w:szCs w:val="24"/>
                <w:lang w:val="en-US"/>
                <w14:ligatures w14:val="none"/>
              </w:rPr>
            </w:rPrChange>
          </w:rPr>
          <w:t>Benefits</w:t>
        </w:r>
        <w:r w:rsidRPr="00436A23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35:00Z" w16du:dateUtc="2026-01-22T07:05:00Z" w:id="170">
              <w:rPr>
                <w:rFonts w:ascii="Arial" w:hAnsi="Arial" w:eastAsia="Times New Roman" w:cs="Arial"/>
                <w:color w:val="333333"/>
                <w:kern w:val="0"/>
                <w:sz w:val="20"/>
                <w:szCs w:val="20"/>
                <w:lang w:val="en-US"/>
                <w14:ligatures w14:val="none"/>
              </w:rPr>
            </w:rPrChange>
          </w:rPr>
          <w:t>, if, and when they become eligible for the same. Fee will be charged on such cards.</w:t>
        </w:r>
      </w:ins>
    </w:p>
    <w:p w:rsidRPr="00A13A92" w:rsidR="00FC4844" w:rsidRDefault="00FC4844" w14:paraId="2CC1194E" w14:textId="77777777">
      <w:pPr>
        <w:pStyle w:val="ListParagraph"/>
        <w:rPr>
          <w:rFonts w:ascii="Sari Offc" w:hAnsi="Sari Offc"/>
          <w:sz w:val="24"/>
          <w:szCs w:val="24"/>
          <w:rPrChange w:author="Upadhyay , Shubham (SBICard)" w:date="2026-01-06T19:21:00Z" w:id="171">
            <w:rPr/>
          </w:rPrChange>
        </w:rPr>
        <w:pPrChange w:author="Upadhyay , Shubham (SBICard)" w:date="2026-01-06T19:22:00Z" w:id="172">
          <w:pPr>
            <w:pStyle w:val="ListParagraph"/>
            <w:numPr>
              <w:numId w:val="12"/>
            </w:numPr>
            <w:ind w:hanging="360"/>
          </w:pPr>
        </w:pPrChange>
      </w:pPr>
    </w:p>
    <w:p w:rsidRPr="00BC1C92" w:rsidR="00750D60" w:rsidP="301E19FC" w:rsidRDefault="00750D60" w14:paraId="2572B046" w14:textId="571F382D">
      <w:pPr>
        <w:rPr>
          <w:rFonts w:ascii="Sari Offc" w:hAnsi="Sari Offc" w:eastAsia="Calibri" w:cs="Calibri"/>
          <w:sz w:val="24"/>
          <w:szCs w:val="24"/>
          <w:highlight w:val="yellow"/>
          <w:lang w:val="en-IN"/>
          <w:rPrChange w:author="Namita Salgiya" w:date="2026-01-21T18:10:00Z" w16du:dateUtc="2026-01-21T12:40:00Z" w:id="1414502982">
            <w:rPr>
              <w:rFonts w:ascii="Calibri" w:hAnsi="Calibri" w:eastAsia="Calibri" w:cs="Calibri"/>
              <w:sz w:val="12"/>
              <w:szCs w:val="12"/>
              <w:lang w:val="en-IN"/>
            </w:rPr>
          </w:rPrChange>
        </w:rPr>
      </w:pPr>
      <w:r w:rsidRPr="2B9867F6" w:rsidR="00750D60">
        <w:rPr>
          <w:rFonts w:ascii="Sari Offc" w:hAnsi="Sari Offc"/>
          <w:b w:val="1"/>
          <w:bCs w:val="1"/>
          <w:sz w:val="24"/>
          <w:szCs w:val="24"/>
          <w:highlight w:val="yellow"/>
          <w:lang w:val="en-IN"/>
          <w:rPrChange w:author="Namita Salgiya" w:date="2026-01-21T18:10:00Z" w16du:dateUtc="2026-01-21T12:40:00Z" w:id="1381471564">
            <w:rPr>
              <w:b w:val="1"/>
              <w:bCs w:val="1"/>
              <w:lang w:val="en-IN"/>
            </w:rPr>
          </w:rPrChange>
        </w:rPr>
        <w:t>Comprehensive Insurance Cover</w:t>
      </w:r>
      <w:r w:rsidRPr="2B9867F6" w:rsidR="4957C517">
        <w:rPr>
          <w:rFonts w:ascii="Sari Offc" w:hAnsi="Sari Offc"/>
          <w:b w:val="1"/>
          <w:bCs w:val="1"/>
          <w:sz w:val="24"/>
          <w:szCs w:val="24"/>
          <w:highlight w:val="yellow"/>
          <w:lang w:val="en-IN"/>
          <w:rPrChange w:author="Namita Salgiya" w:date="2026-01-21T18:10:00Z" w16du:dateUtc="2026-01-21T12:40:00Z" w:id="2037536212">
            <w:rPr>
              <w:b w:val="1"/>
              <w:bCs w:val="1"/>
              <w:lang w:val="en-IN"/>
            </w:rPr>
          </w:rPrChange>
        </w:rPr>
        <w:t xml:space="preserve"> </w:t>
      </w:r>
    </w:p>
    <w:p w:rsidRPr="00BC1C92" w:rsidR="00750D60" w:rsidP="00A06B92" w:rsidRDefault="00750D60" w14:paraId="3BE122B4" w14:textId="12373899">
      <w:pPr>
        <w:pStyle w:val="ListParagraph"/>
        <w:numPr>
          <w:ilvl w:val="0"/>
          <w:numId w:val="12"/>
        </w:numPr>
        <w:rPr>
          <w:rFonts w:ascii="Sari Offc" w:hAnsi="Sari Offc"/>
          <w:sz w:val="24"/>
          <w:szCs w:val="24"/>
          <w:highlight w:val="yellow"/>
          <w:lang w:val="en-IN"/>
          <w:rPrChange w:author="Namita Salgiya" w:date="2026-01-21T18:10:00Z" w16du:dateUtc="2026-01-21T12:40:00Z" w:id="178">
            <w:rPr>
              <w:lang w:val="en-IN"/>
            </w:rPr>
          </w:rPrChange>
        </w:rPr>
      </w:pPr>
      <w:r w:rsidRPr="00BC1C92">
        <w:rPr>
          <w:rFonts w:ascii="Sari Offc" w:hAnsi="Sari Offc"/>
          <w:sz w:val="24"/>
          <w:szCs w:val="24"/>
          <w:highlight w:val="yellow"/>
          <w:lang w:val="en-IN"/>
          <w:rPrChange w:author="Namita Salgiya" w:date="2026-01-21T18:10:00Z" w16du:dateUtc="2026-01-21T12:40:00Z" w:id="179">
            <w:rPr>
              <w:lang w:val="en-IN"/>
            </w:rPr>
          </w:rPrChange>
        </w:rPr>
        <w:t xml:space="preserve">Up to </w:t>
      </w:r>
      <w:r w:rsidRPr="00BC1C92" w:rsidR="00E741F7">
        <w:rPr>
          <w:rFonts w:ascii="Sari Offc" w:hAnsi="Sari Offc"/>
          <w:sz w:val="24"/>
          <w:szCs w:val="24"/>
          <w:highlight w:val="yellow"/>
          <w:lang w:val="en-IN"/>
          <w:rPrChange w:author="Namita Salgiya" w:date="2026-01-21T18:10:00Z" w16du:dateUtc="2026-01-21T12:40:00Z" w:id="180">
            <w:rPr>
              <w:lang w:val="en-IN"/>
            </w:rPr>
          </w:rPrChange>
        </w:rPr>
        <w:t>4</w:t>
      </w:r>
      <w:r w:rsidRPr="00BC1C92">
        <w:rPr>
          <w:rFonts w:ascii="Sari Offc" w:hAnsi="Sari Offc"/>
          <w:sz w:val="24"/>
          <w:szCs w:val="24"/>
          <w:highlight w:val="yellow"/>
          <w:lang w:val="en-IN"/>
          <w:rPrChange w:author="Namita Salgiya" w:date="2026-01-21T18:10:00Z" w16du:dateUtc="2026-01-21T12:40:00Z" w:id="181">
            <w:rPr>
              <w:lang w:val="en-IN"/>
            </w:rPr>
          </w:rPrChange>
        </w:rPr>
        <w:t xml:space="preserve"> cancellations per year, each limited to Rs. 3,500</w:t>
      </w:r>
    </w:p>
    <w:p w:rsidRPr="00BC1C92" w:rsidR="00750D60" w:rsidP="00A06B92" w:rsidRDefault="00750D60" w14:paraId="46FD32D9" w14:textId="7163BA4D">
      <w:pPr>
        <w:pStyle w:val="ListParagraph"/>
        <w:numPr>
          <w:ilvl w:val="0"/>
          <w:numId w:val="12"/>
        </w:numPr>
        <w:rPr>
          <w:rFonts w:ascii="Sari Offc" w:hAnsi="Sari Offc"/>
          <w:sz w:val="24"/>
          <w:szCs w:val="24"/>
          <w:highlight w:val="yellow"/>
          <w:lang w:val="en-IN"/>
          <w:rPrChange w:author="Namita Salgiya" w:date="2026-01-21T18:10:00Z" w16du:dateUtc="2026-01-21T12:40:00Z" w:id="182">
            <w:rPr>
              <w:lang w:val="en-IN"/>
            </w:rPr>
          </w:rPrChange>
        </w:rPr>
      </w:pPr>
      <w:r w:rsidRPr="00BC1C92">
        <w:rPr>
          <w:rFonts w:ascii="Sari Offc" w:hAnsi="Sari Offc"/>
          <w:sz w:val="24"/>
          <w:szCs w:val="24"/>
          <w:highlight w:val="yellow"/>
          <w:lang w:val="en-IN"/>
          <w:rPrChange w:author="Namita Salgiya" w:date="2026-01-21T18:10:00Z" w16du:dateUtc="2026-01-21T12:40:00Z" w:id="183">
            <w:rPr>
              <w:lang w:val="en-IN"/>
            </w:rPr>
          </w:rPrChange>
        </w:rPr>
        <w:t>Lost card liability cover of up to Rs. 1 lakh</w:t>
      </w:r>
    </w:p>
    <w:p w:rsidRPr="00BC1C92" w:rsidR="00750D60" w:rsidP="00A06B92" w:rsidRDefault="00750D60" w14:paraId="51C16188" w14:textId="27E1FBD6">
      <w:pPr>
        <w:pStyle w:val="ListParagraph"/>
        <w:numPr>
          <w:ilvl w:val="0"/>
          <w:numId w:val="12"/>
        </w:numPr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10:00Z" w16du:dateUtc="2026-01-21T12:40:00Z" w:id="184">
            <w:rPr>
              <w:lang w:val="en-IN" w:eastAsia="en-IN"/>
            </w:rPr>
          </w:rPrChange>
        </w:rPr>
      </w:pPr>
      <w:r w:rsidRPr="00BC1C92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10:00Z" w16du:dateUtc="2026-01-21T12:40:00Z" w:id="185">
            <w:rPr>
              <w:lang w:val="en-IN" w:eastAsia="en-IN"/>
            </w:rPr>
          </w:rPrChange>
        </w:rPr>
        <w:t xml:space="preserve">Loss of check-in baggage </w:t>
      </w:r>
      <w:r w:rsidRPr="00BC1C92">
        <w:rPr>
          <w:rFonts w:ascii="Sari Offc" w:hAnsi="Sari Offc"/>
          <w:sz w:val="24"/>
          <w:szCs w:val="24"/>
          <w:highlight w:val="yellow"/>
          <w:lang w:val="en-IN"/>
          <w:rPrChange w:author="Namita Salgiya" w:date="2026-01-21T18:10:00Z" w16du:dateUtc="2026-01-21T12:40:00Z" w:id="186">
            <w:rPr>
              <w:lang w:val="en-IN"/>
            </w:rPr>
          </w:rPrChange>
        </w:rPr>
        <w:t xml:space="preserve">cover of </w:t>
      </w:r>
      <w:r w:rsidRPr="00BC1C92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10:00Z" w16du:dateUtc="2026-01-21T12:40:00Z" w:id="187">
            <w:rPr>
              <w:lang w:val="en-IN" w:eastAsia="en-IN"/>
            </w:rPr>
          </w:rPrChange>
        </w:rPr>
        <w:t>up to Rs</w:t>
      </w:r>
      <w:r w:rsidRPr="00BC1C92" w:rsidR="00BD36AF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10:00Z" w16du:dateUtc="2026-01-21T12:40:00Z" w:id="188">
            <w:rPr>
              <w:lang w:val="en-IN" w:eastAsia="en-IN"/>
            </w:rPr>
          </w:rPrChange>
        </w:rPr>
        <w:t>.</w:t>
      </w:r>
      <w:r w:rsidRPr="00BC1C92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10:00Z" w16du:dateUtc="2026-01-21T12:40:00Z" w:id="189">
            <w:rPr>
              <w:lang w:val="en-IN" w:eastAsia="en-IN"/>
            </w:rPr>
          </w:rPrChange>
        </w:rPr>
        <w:t xml:space="preserve"> 72,000</w:t>
      </w:r>
    </w:p>
    <w:p w:rsidRPr="00BC1C92" w:rsidR="00750D60" w:rsidP="00A06B92" w:rsidRDefault="00750D60" w14:paraId="02C787D6" w14:textId="422F33C6">
      <w:pPr>
        <w:pStyle w:val="ListParagraph"/>
        <w:numPr>
          <w:ilvl w:val="0"/>
          <w:numId w:val="12"/>
        </w:numPr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10:00Z" w16du:dateUtc="2026-01-21T12:40:00Z" w:id="190">
            <w:rPr>
              <w:lang w:val="en-IN" w:eastAsia="en-IN"/>
            </w:rPr>
          </w:rPrChange>
        </w:rPr>
      </w:pPr>
      <w:r w:rsidRPr="00BC1C92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10:00Z" w16du:dateUtc="2026-01-21T12:40:00Z" w:id="191">
            <w:rPr>
              <w:lang w:val="en-IN" w:eastAsia="en-IN"/>
            </w:rPr>
          </w:rPrChange>
        </w:rPr>
        <w:t xml:space="preserve">Delay of check-in baggage </w:t>
      </w:r>
      <w:r w:rsidRPr="00BC1C92">
        <w:rPr>
          <w:rFonts w:ascii="Sari Offc" w:hAnsi="Sari Offc"/>
          <w:sz w:val="24"/>
          <w:szCs w:val="24"/>
          <w:highlight w:val="yellow"/>
          <w:lang w:val="en-IN"/>
          <w:rPrChange w:author="Namita Salgiya" w:date="2026-01-21T18:10:00Z" w16du:dateUtc="2026-01-21T12:40:00Z" w:id="192">
            <w:rPr>
              <w:lang w:val="en-IN"/>
            </w:rPr>
          </w:rPrChange>
        </w:rPr>
        <w:t xml:space="preserve">cover of </w:t>
      </w:r>
      <w:r w:rsidRPr="00BC1C92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10:00Z" w16du:dateUtc="2026-01-21T12:40:00Z" w:id="193">
            <w:rPr>
              <w:lang w:val="en-IN" w:eastAsia="en-IN"/>
            </w:rPr>
          </w:rPrChange>
        </w:rPr>
        <w:t>Rs</w:t>
      </w:r>
      <w:r w:rsidRPr="00BC1C92" w:rsidR="00BD36AF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10:00Z" w16du:dateUtc="2026-01-21T12:40:00Z" w:id="194">
            <w:rPr>
              <w:lang w:val="en-IN" w:eastAsia="en-IN"/>
            </w:rPr>
          </w:rPrChange>
        </w:rPr>
        <w:t>.</w:t>
      </w:r>
      <w:r w:rsidRPr="00BC1C92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10:00Z" w16du:dateUtc="2026-01-21T12:40:00Z" w:id="195">
            <w:rPr>
              <w:lang w:val="en-IN" w:eastAsia="en-IN"/>
            </w:rPr>
          </w:rPrChange>
        </w:rPr>
        <w:t xml:space="preserve"> 7,500</w:t>
      </w:r>
    </w:p>
    <w:p w:rsidRPr="00BC1C92" w:rsidR="00750D60" w:rsidP="00A06B92" w:rsidRDefault="00750D60" w14:paraId="3BB2BFA9" w14:textId="6E3D5693">
      <w:pPr>
        <w:pStyle w:val="ListParagraph"/>
        <w:numPr>
          <w:ilvl w:val="0"/>
          <w:numId w:val="12"/>
        </w:numPr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10:00Z" w16du:dateUtc="2026-01-21T12:40:00Z" w:id="196">
            <w:rPr>
              <w:lang w:val="en-IN" w:eastAsia="en-IN"/>
            </w:rPr>
          </w:rPrChange>
        </w:rPr>
      </w:pPr>
      <w:r w:rsidRPr="00BC1C92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10:00Z" w16du:dateUtc="2026-01-21T12:40:00Z" w:id="197">
            <w:rPr>
              <w:lang w:val="en-IN" w:eastAsia="en-IN"/>
            </w:rPr>
          </w:rPrChange>
        </w:rPr>
        <w:t xml:space="preserve">Loss of travel documents </w:t>
      </w:r>
      <w:r w:rsidRPr="00BC1C92" w:rsidR="00BD36AF">
        <w:rPr>
          <w:rFonts w:ascii="Sari Offc" w:hAnsi="Sari Offc"/>
          <w:sz w:val="24"/>
          <w:szCs w:val="24"/>
          <w:highlight w:val="yellow"/>
          <w:lang w:val="en-IN"/>
          <w:rPrChange w:author="Namita Salgiya" w:date="2026-01-21T18:10:00Z" w16du:dateUtc="2026-01-21T12:40:00Z" w:id="198">
            <w:rPr>
              <w:lang w:val="en-IN"/>
            </w:rPr>
          </w:rPrChange>
        </w:rPr>
        <w:t xml:space="preserve">cover of </w:t>
      </w:r>
      <w:r w:rsidRPr="00BC1C92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10:00Z" w16du:dateUtc="2026-01-21T12:40:00Z" w:id="199">
            <w:rPr>
              <w:lang w:val="en-IN" w:eastAsia="en-IN"/>
            </w:rPr>
          </w:rPrChange>
        </w:rPr>
        <w:t>up to Rs</w:t>
      </w:r>
      <w:r w:rsidRPr="00BC1C92" w:rsidR="00BD36AF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10:00Z" w16du:dateUtc="2026-01-21T12:40:00Z" w:id="200">
            <w:rPr>
              <w:lang w:val="en-IN" w:eastAsia="en-IN"/>
            </w:rPr>
          </w:rPrChange>
        </w:rPr>
        <w:t>.</w:t>
      </w:r>
      <w:r w:rsidRPr="00BC1C92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10:00Z" w16du:dateUtc="2026-01-21T12:40:00Z" w:id="201">
            <w:rPr>
              <w:lang w:val="en-IN" w:eastAsia="en-IN"/>
            </w:rPr>
          </w:rPrChange>
        </w:rPr>
        <w:t xml:space="preserve"> 12,500</w:t>
      </w:r>
    </w:p>
    <w:p w:rsidRPr="00BC1C92" w:rsidR="00750D60" w:rsidP="00A06B92" w:rsidRDefault="00750D60" w14:paraId="129D2CA8" w14:textId="780C90B1">
      <w:pPr>
        <w:pStyle w:val="ListParagraph"/>
        <w:numPr>
          <w:ilvl w:val="0"/>
          <w:numId w:val="12"/>
        </w:numPr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10:00Z" w16du:dateUtc="2026-01-21T12:40:00Z" w:id="202">
            <w:rPr>
              <w:lang w:val="en-IN" w:eastAsia="en-IN"/>
            </w:rPr>
          </w:rPrChange>
        </w:rPr>
      </w:pPr>
      <w:r w:rsidRPr="00BC1C92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10:00Z" w16du:dateUtc="2026-01-21T12:40:00Z" w:id="203">
            <w:rPr>
              <w:lang w:val="en-IN" w:eastAsia="en-IN"/>
            </w:rPr>
          </w:rPrChange>
        </w:rPr>
        <w:t xml:space="preserve">Baggage </w:t>
      </w:r>
      <w:r w:rsidRPr="00BC1C92" w:rsidR="00BD36AF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10:00Z" w16du:dateUtc="2026-01-21T12:40:00Z" w:id="204">
            <w:rPr>
              <w:lang w:val="en-IN" w:eastAsia="en-IN"/>
            </w:rPr>
          </w:rPrChange>
        </w:rPr>
        <w:t xml:space="preserve">damage cover of </w:t>
      </w:r>
      <w:r w:rsidRPr="00BC1C92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10:00Z" w16du:dateUtc="2026-01-21T12:40:00Z" w:id="205">
            <w:rPr>
              <w:lang w:val="en-IN" w:eastAsia="en-IN"/>
            </w:rPr>
          </w:rPrChange>
        </w:rPr>
        <w:t xml:space="preserve">up to Rs. </w:t>
      </w:r>
      <w:r w:rsidRPr="00BC1C92" w:rsidR="00E741F7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10:00Z" w16du:dateUtc="2026-01-21T12:40:00Z" w:id="206">
            <w:rPr>
              <w:lang w:val="en-IN" w:eastAsia="en-IN"/>
            </w:rPr>
          </w:rPrChange>
        </w:rPr>
        <w:t>2</w:t>
      </w:r>
      <w:r w:rsidRPr="00BC1C92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8:10:00Z" w16du:dateUtc="2026-01-21T12:40:00Z" w:id="207">
            <w:rPr>
              <w:lang w:val="en-IN" w:eastAsia="en-IN"/>
            </w:rPr>
          </w:rPrChange>
        </w:rPr>
        <w:t>500</w:t>
      </w:r>
    </w:p>
    <w:p w:rsidRPr="00A13A92" w:rsidR="00BB22C4" w:rsidP="301E19FC" w:rsidRDefault="00AC121E" w14:paraId="144F7CB4" w14:textId="7806DF77">
      <w:pPr>
        <w:rPr>
          <w:rFonts w:ascii="Sari Offc" w:hAnsi="Sari Offc" w:eastAsia="Calibri" w:cs="Calibri"/>
          <w:sz w:val="24"/>
          <w:szCs w:val="24"/>
          <w:lang w:val="en-IN"/>
          <w:rPrChange w:author="Upadhyay , Shubham (SBICard)" w:date="2026-01-06T19:21:00Z" w:id="1659861997">
            <w:rPr>
              <w:rFonts w:ascii="Calibri" w:hAnsi="Calibri" w:eastAsia="Calibri" w:cs="Calibri"/>
              <w:sz w:val="12"/>
              <w:szCs w:val="12"/>
              <w:lang w:val="en-IN"/>
            </w:rPr>
          </w:rPrChange>
        </w:rPr>
      </w:pPr>
      <w:r w:rsidRPr="2B9867F6" w:rsidR="00AC121E">
        <w:rPr>
          <w:rFonts w:ascii="Sari Offc" w:hAnsi="Sari Offc"/>
          <w:b w:val="1"/>
          <w:bCs w:val="1"/>
          <w:sz w:val="24"/>
          <w:szCs w:val="24"/>
          <w:lang w:val="en-IN"/>
          <w:rPrChange w:author="Upadhyay , Shubham (SBICard)" w:date="2026-01-06T19:21:00Z" w16du:dateUtc="2026-01-06T19:21:00Z" w:id="580599634">
            <w:rPr>
              <w:b w:val="1"/>
              <w:bCs w:val="1"/>
              <w:lang w:val="en-IN"/>
            </w:rPr>
          </w:rPrChange>
        </w:rPr>
        <w:t xml:space="preserve">Domestic </w:t>
      </w:r>
      <w:r w:rsidRPr="2B9867F6" w:rsidR="00BB22C4">
        <w:rPr>
          <w:rFonts w:ascii="Sari Offc" w:hAnsi="Sari Offc"/>
          <w:b w:val="1"/>
          <w:bCs w:val="1"/>
          <w:sz w:val="24"/>
          <w:szCs w:val="24"/>
          <w:lang w:val="en-IN"/>
          <w:rPrChange w:author="Upadhyay , Shubham (SBICard)" w:date="2026-01-06T19:21:00Z" w16du:dateUtc="2026-01-06T19:21:00Z" w:id="886722228">
            <w:rPr>
              <w:b w:val="1"/>
              <w:bCs w:val="1"/>
              <w:lang w:val="en-IN"/>
            </w:rPr>
          </w:rPrChange>
        </w:rPr>
        <w:t>Lounge Benefit</w:t>
      </w:r>
      <w:r w:rsidRPr="2B9867F6" w:rsidR="6FD10D0E">
        <w:rPr>
          <w:rFonts w:ascii="Sari Offc" w:hAnsi="Sari Offc"/>
          <w:b w:val="1"/>
          <w:bCs w:val="1"/>
          <w:sz w:val="24"/>
          <w:szCs w:val="24"/>
          <w:lang w:val="en-IN"/>
          <w:rPrChange w:author="Upadhyay , Shubham (SBICard)" w:date="2026-01-06T19:21:00Z" w16du:dateUtc="2026-01-06T19:21:00Z" w:id="1573728457">
            <w:rPr>
              <w:b w:val="1"/>
              <w:bCs w:val="1"/>
              <w:lang w:val="en-IN"/>
            </w:rPr>
          </w:rPrChange>
        </w:rPr>
        <w:t xml:space="preserve"> </w:t>
      </w:r>
    </w:p>
    <w:p w:rsidRPr="00A13A92" w:rsidR="00BB22C4" w:rsidP="00A06B92" w:rsidRDefault="00E741F7" w14:paraId="486FC4B4" w14:textId="2E142AD7">
      <w:pPr>
        <w:pStyle w:val="ListParagraph"/>
        <w:numPr>
          <w:ilvl w:val="0"/>
          <w:numId w:val="11"/>
        </w:numPr>
        <w:rPr>
          <w:ins w:author="Kapoor, Vedika (SBICard)" w:date="2026-01-06T17:47:00Z" w:id="214"/>
          <w:rFonts w:ascii="Sari Offc" w:hAnsi="Sari Offc"/>
          <w:sz w:val="24"/>
          <w:szCs w:val="24"/>
          <w:lang w:val="en-IN"/>
          <w:rPrChange w:author="Upadhyay , Shubham (SBICard)" w:date="2026-01-06T19:21:00Z" w:id="215">
            <w:rPr>
              <w:ins w:author="Kapoor, Vedika (SBICard)" w:date="2026-01-06T17:47:00Z" w:id="216"/>
            </w:rPr>
          </w:rPrChange>
        </w:rPr>
      </w:pPr>
      <w:r w:rsidRPr="00A13A92">
        <w:rPr>
          <w:rFonts w:ascii="Sari Offc" w:hAnsi="Sari Offc"/>
          <w:sz w:val="24"/>
          <w:szCs w:val="24"/>
          <w:rPrChange w:author="Upadhyay , Shubham (SBICard)" w:date="2026-01-06T19:21:00Z" w:id="217">
            <w:rPr/>
          </w:rPrChange>
        </w:rPr>
        <w:t>4</w:t>
      </w:r>
      <w:r w:rsidRPr="00A13A92" w:rsidR="00BB22C4">
        <w:rPr>
          <w:rFonts w:ascii="Sari Offc" w:hAnsi="Sari Offc"/>
          <w:sz w:val="24"/>
          <w:szCs w:val="24"/>
          <w:rPrChange w:author="Upadhyay , Shubham (SBICard)" w:date="2026-01-06T19:21:00Z" w:id="218">
            <w:rPr/>
          </w:rPrChange>
        </w:rPr>
        <w:t xml:space="preserve"> </w:t>
      </w:r>
      <w:r w:rsidRPr="00436A23" w:rsidR="00436A23">
        <w:rPr>
          <w:rFonts w:ascii="Sari Offc" w:hAnsi="Sari Offc"/>
          <w:sz w:val="24"/>
          <w:szCs w:val="24"/>
        </w:rPr>
        <w:t xml:space="preserve">Complimentary Domestic </w:t>
      </w:r>
      <w:r w:rsidRPr="00A13A92" w:rsidR="009B6872">
        <w:rPr>
          <w:rFonts w:ascii="Sari Offc" w:hAnsi="Sari Offc"/>
          <w:sz w:val="24"/>
          <w:szCs w:val="24"/>
          <w:rPrChange w:author="Upadhyay , Shubham (SBICard)" w:date="2026-01-06T19:21:00Z" w:id="219">
            <w:rPr/>
          </w:rPrChange>
        </w:rPr>
        <w:t xml:space="preserve">Visa </w:t>
      </w:r>
      <w:r w:rsidRPr="00436A23" w:rsidR="00436A23">
        <w:rPr>
          <w:rFonts w:ascii="Sari Offc" w:hAnsi="Sari Offc"/>
          <w:sz w:val="24"/>
          <w:szCs w:val="24"/>
        </w:rPr>
        <w:t xml:space="preserve">Lounge </w:t>
      </w:r>
      <w:r w:rsidRPr="00A13A92" w:rsidR="00BB22C4">
        <w:rPr>
          <w:rFonts w:ascii="Sari Offc" w:hAnsi="Sari Offc"/>
          <w:sz w:val="24"/>
          <w:szCs w:val="24"/>
          <w:rPrChange w:author="Upadhyay , Shubham (SBICard)" w:date="2026-01-06T19:21:00Z" w:id="220">
            <w:rPr/>
          </w:rPrChange>
        </w:rPr>
        <w:t xml:space="preserve">visits in a year (max. </w:t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221">
            <w:rPr/>
          </w:rPrChange>
        </w:rPr>
        <w:t>1</w:t>
      </w:r>
      <w:r w:rsidRPr="00A13A92" w:rsidR="00BB22C4">
        <w:rPr>
          <w:rFonts w:ascii="Sari Offc" w:hAnsi="Sari Offc"/>
          <w:sz w:val="24"/>
          <w:szCs w:val="24"/>
          <w:rPrChange w:author="Upadhyay , Shubham (SBICard)" w:date="2026-01-06T19:21:00Z" w:id="222">
            <w:rPr/>
          </w:rPrChange>
        </w:rPr>
        <w:t xml:space="preserve"> per quarter)</w:t>
      </w:r>
      <w:ins w:author="Upadhyay , Shubham (SBICard)" w:date="2026-01-06T19:24:00Z" w:id="223">
        <w:r w:rsidR="00A13A92">
          <w:rPr>
            <w:rFonts w:ascii="Sari Offc" w:hAnsi="Sari Offc"/>
            <w:sz w:val="24"/>
            <w:szCs w:val="24"/>
          </w:rPr>
          <w:t>.</w:t>
        </w:r>
      </w:ins>
    </w:p>
    <w:p w:rsidRPr="00436A23" w:rsidR="00FC4844" w:rsidP="00FC4844" w:rsidRDefault="00FC4844" w14:paraId="68DDFAAF" w14:textId="26704844">
      <w:pPr>
        <w:numPr>
          <w:ilvl w:val="0"/>
          <w:numId w:val="11"/>
        </w:numPr>
        <w:spacing w:after="0" w:line="270" w:lineRule="atLeast"/>
        <w:rPr>
          <w:ins w:author="Kapoor, Vedika (SBICard)" w:date="2026-01-06T17:47:00Z" w:id="224"/>
          <w:rFonts w:ascii="Sari Offc" w:hAnsi="Sari Offc" w:eastAsia="Times New Roman" w:cs="Arial"/>
          <w:kern w:val="0"/>
          <w:sz w:val="24"/>
          <w:szCs w:val="24"/>
          <w:lang w:val="en-US"/>
          <w14:ligatures w14:val="none"/>
          <w:rPrChange w:author="Upadhyay , Shubham (SBICard)" w:date="2026-01-22T12:36:00Z" w16du:dateUtc="2026-01-22T07:06:00Z" w:id="225">
            <w:rPr>
              <w:ins w:author="Kapoor, Vedika (SBICard)" w:date="2026-01-06T17:47:00Z" w:id="226"/>
              <w:rFonts w:ascii="Arial" w:hAnsi="Arial" w:eastAsia="Times New Roman" w:cs="Arial"/>
              <w:color w:val="333333"/>
              <w:kern w:val="0"/>
              <w:sz w:val="20"/>
              <w:szCs w:val="20"/>
              <w:lang w:val="en-US"/>
              <w14:ligatures w14:val="none"/>
            </w:rPr>
          </w:rPrChange>
        </w:rPr>
      </w:pPr>
      <w:ins w:author="Kapoor, Vedika (SBICard)" w:date="2026-01-06T17:47:00Z" w:id="227">
        <w:r w:rsidRPr="00436A23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36:00Z" w16du:dateUtc="2026-01-22T07:06:00Z" w:id="228">
              <w:rPr>
                <w:rFonts w:ascii="Arial" w:hAnsi="Arial" w:eastAsia="Times New Roman" w:cs="Arial"/>
                <w:color w:val="333333"/>
                <w:kern w:val="0"/>
                <w:sz w:val="20"/>
                <w:szCs w:val="20"/>
                <w:lang w:val="en-US"/>
                <w14:ligatures w14:val="none"/>
              </w:rPr>
            </w:rPrChange>
          </w:rPr>
          <w:t>Cardholder</w:t>
        </w:r>
        <w:del w:author="Upadhyay , Shubham (SBICard)" w:date="2026-01-06T19:23:00Z" w:id="229">
          <w:r w:rsidRPr="00436A23" w:rsidDel="00A13A92">
            <w:rPr>
              <w:rFonts w:ascii="Sari Offc" w:hAnsi="Sari Offc" w:eastAsia="Times New Roman" w:cs="Arial"/>
              <w:kern w:val="0"/>
              <w:sz w:val="24"/>
              <w:szCs w:val="24"/>
              <w:lang w:val="en-US"/>
              <w14:ligatures w14:val="none"/>
              <w:rPrChange w:author="Upadhyay , Shubham (SBICard)" w:date="2026-01-22T12:36:00Z" w16du:dateUtc="2026-01-22T07:06:00Z" w:id="230">
                <w:rPr>
                  <w:rFonts w:ascii="Arial" w:hAnsi="Arial" w:eastAsia="Times New Roman" w:cs="Arial"/>
                  <w:color w:val="333333"/>
                  <w:kern w:val="0"/>
                  <w:sz w:val="20"/>
                  <w:szCs w:val="20"/>
                  <w:lang w:val="en-US"/>
                  <w14:ligatures w14:val="none"/>
                </w:rPr>
              </w:rPrChange>
            </w:rPr>
            <w:delText>’</w:delText>
          </w:r>
        </w:del>
        <w:r w:rsidRPr="00436A23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36:00Z" w16du:dateUtc="2026-01-22T07:06:00Z" w:id="231">
              <w:rPr>
                <w:rFonts w:ascii="Arial" w:hAnsi="Arial" w:eastAsia="Times New Roman" w:cs="Arial"/>
                <w:color w:val="333333"/>
                <w:kern w:val="0"/>
                <w:sz w:val="20"/>
                <w:szCs w:val="20"/>
                <w:lang w:val="en-US"/>
                <w14:ligatures w14:val="none"/>
              </w:rPr>
            </w:rPrChange>
          </w:rPr>
          <w:t xml:space="preserve">s are entitled for one (1) free </w:t>
        </w:r>
        <w:r w:rsidRPr="00436A23" w:rsidR="00A13A92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36:00Z" w16du:dateUtc="2026-01-22T07:06:00Z" w:id="232">
              <w:rPr>
                <w:rFonts w:ascii="Sari Offc" w:hAnsi="Sari Offc" w:eastAsia="Times New Roman" w:cs="Arial"/>
                <w:color w:val="333333"/>
                <w:kern w:val="0"/>
                <w:sz w:val="24"/>
                <w:szCs w:val="24"/>
                <w:lang w:val="en-US"/>
                <w14:ligatures w14:val="none"/>
              </w:rPr>
            </w:rPrChange>
          </w:rPr>
          <w:t xml:space="preserve">domestic </w:t>
        </w:r>
        <w:r w:rsidRPr="00436A23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36:00Z" w16du:dateUtc="2026-01-22T07:06:00Z" w:id="233">
              <w:rPr>
                <w:rFonts w:ascii="Arial" w:hAnsi="Arial" w:eastAsia="Times New Roman" w:cs="Arial"/>
                <w:color w:val="333333"/>
                <w:kern w:val="0"/>
                <w:sz w:val="20"/>
                <w:szCs w:val="20"/>
                <w:lang w:val="en-US"/>
                <w14:ligatures w14:val="none"/>
              </w:rPr>
            </w:rPrChange>
          </w:rPr>
          <w:t>visit in a quarter. Unutilized access will lapse at the end of quarter and cannot be carried to next quarter.</w:t>
        </w:r>
      </w:ins>
    </w:p>
    <w:p w:rsidRPr="00436A23" w:rsidR="00FC4844" w:rsidP="00FC4844" w:rsidRDefault="00FC4844" w14:paraId="26E6E783" w14:textId="601A850C">
      <w:pPr>
        <w:numPr>
          <w:ilvl w:val="0"/>
          <w:numId w:val="11"/>
        </w:numPr>
        <w:spacing w:after="0" w:line="270" w:lineRule="atLeast"/>
        <w:rPr>
          <w:ins w:author="Kapoor, Vedika (SBICard)" w:date="2026-01-06T17:47:00Z" w:id="234"/>
          <w:rFonts w:ascii="Sari Offc" w:hAnsi="Sari Offc" w:eastAsia="Times New Roman" w:cs="Arial"/>
          <w:kern w:val="0"/>
          <w:sz w:val="24"/>
          <w:szCs w:val="24"/>
          <w:lang w:val="en-US"/>
          <w14:ligatures w14:val="none"/>
          <w:rPrChange w:author="Upadhyay , Shubham (SBICard)" w:date="2026-01-22T12:36:00Z" w16du:dateUtc="2026-01-22T07:06:00Z" w:id="235">
            <w:rPr>
              <w:ins w:author="Kapoor, Vedika (SBICard)" w:date="2026-01-06T17:47:00Z" w:id="236"/>
              <w:rFonts w:ascii="Arial" w:hAnsi="Arial" w:eastAsia="Times New Roman" w:cs="Arial"/>
              <w:color w:val="333333"/>
              <w:kern w:val="0"/>
              <w:sz w:val="20"/>
              <w:szCs w:val="20"/>
              <w:lang w:val="en-US"/>
              <w14:ligatures w14:val="none"/>
            </w:rPr>
          </w:rPrChange>
        </w:rPr>
      </w:pPr>
      <w:ins w:author="Kapoor, Vedika (SBICard)" w:date="2026-01-06T17:47:00Z" w:id="237">
        <w:r w:rsidRPr="00436A23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36:00Z" w16du:dateUtc="2026-01-22T07:06:00Z" w:id="238">
              <w:rPr>
                <w:rFonts w:ascii="Arial" w:hAnsi="Arial" w:eastAsia="Times New Roman" w:cs="Arial"/>
                <w:color w:val="333333"/>
                <w:kern w:val="0"/>
                <w:sz w:val="20"/>
                <w:szCs w:val="20"/>
                <w:lang w:val="en-US"/>
                <w14:ligatures w14:val="none"/>
              </w:rPr>
            </w:rPrChange>
          </w:rPr>
          <w:t>In case a Cardholder accesses the airport lounge beyond complimentary visits, he</w:t>
        </w:r>
      </w:ins>
      <w:ins w:author="Upadhyay , Shubham (SBICard)" w:date="2026-01-06T19:23:00Z" w:id="239">
        <w:r w:rsidRPr="00436A23" w:rsidR="00A13A92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36:00Z" w16du:dateUtc="2026-01-22T07:06:00Z" w:id="240">
              <w:rPr>
                <w:rFonts w:ascii="Sari Offc" w:hAnsi="Sari Offc" w:eastAsia="Times New Roman" w:cs="Arial"/>
                <w:color w:val="333333"/>
                <w:kern w:val="0"/>
                <w:sz w:val="24"/>
                <w:szCs w:val="24"/>
                <w:lang w:val="en-US"/>
                <w14:ligatures w14:val="none"/>
              </w:rPr>
            </w:rPrChange>
          </w:rPr>
          <w:t xml:space="preserve"> </w:t>
        </w:r>
      </w:ins>
      <w:ins w:author="Kapoor, Vedika (SBICard)" w:date="2026-01-06T17:47:00Z" w:id="241">
        <w:r w:rsidRPr="00436A23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36:00Z" w16du:dateUtc="2026-01-22T07:06:00Z" w:id="242">
              <w:rPr>
                <w:rFonts w:ascii="Arial" w:hAnsi="Arial" w:eastAsia="Times New Roman" w:cs="Arial"/>
                <w:color w:val="333333"/>
                <w:kern w:val="0"/>
                <w:sz w:val="20"/>
                <w:szCs w:val="20"/>
                <w:lang w:val="en-US"/>
                <w14:ligatures w14:val="none"/>
              </w:rPr>
            </w:rPrChange>
          </w:rPr>
          <w:t>/</w:t>
        </w:r>
      </w:ins>
      <w:ins w:author="Upadhyay , Shubham (SBICard)" w:date="2026-01-06T19:23:00Z" w:id="243">
        <w:r w:rsidRPr="00436A23" w:rsidR="00A13A92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36:00Z" w16du:dateUtc="2026-01-22T07:06:00Z" w:id="244">
              <w:rPr>
                <w:rFonts w:ascii="Sari Offc" w:hAnsi="Sari Offc" w:eastAsia="Times New Roman" w:cs="Arial"/>
                <w:color w:val="333333"/>
                <w:kern w:val="0"/>
                <w:sz w:val="24"/>
                <w:szCs w:val="24"/>
                <w:lang w:val="en-US"/>
                <w14:ligatures w14:val="none"/>
              </w:rPr>
            </w:rPrChange>
          </w:rPr>
          <w:t xml:space="preserve"> </w:t>
        </w:r>
      </w:ins>
      <w:ins w:author="Kapoor, Vedika (SBICard)" w:date="2026-01-06T17:47:00Z" w:id="245">
        <w:r w:rsidRPr="00436A23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36:00Z" w16du:dateUtc="2026-01-22T07:06:00Z" w:id="246">
              <w:rPr>
                <w:rFonts w:ascii="Arial" w:hAnsi="Arial" w:eastAsia="Times New Roman" w:cs="Arial"/>
                <w:color w:val="333333"/>
                <w:kern w:val="0"/>
                <w:sz w:val="20"/>
                <w:szCs w:val="20"/>
                <w:lang w:val="en-US"/>
                <w14:ligatures w14:val="none"/>
              </w:rPr>
            </w:rPrChange>
          </w:rPr>
          <w:t>she will be charged as per the regular access rates prescribed by the lounge.</w:t>
        </w:r>
      </w:ins>
    </w:p>
    <w:p w:rsidRPr="00436A23" w:rsidR="00FC4844" w:rsidP="00FC4844" w:rsidRDefault="00FC4844" w14:paraId="034C6190" w14:textId="32CE092A">
      <w:pPr>
        <w:numPr>
          <w:ilvl w:val="0"/>
          <w:numId w:val="11"/>
        </w:numPr>
        <w:spacing w:after="0" w:line="270" w:lineRule="atLeast"/>
        <w:rPr>
          <w:ins w:author="Kapoor, Vedika (SBICard)" w:date="2026-01-06T17:47:00Z" w:id="247"/>
          <w:rFonts w:ascii="Sari Offc" w:hAnsi="Sari Offc" w:eastAsia="Times New Roman" w:cs="Arial"/>
          <w:kern w:val="0"/>
          <w:sz w:val="24"/>
          <w:szCs w:val="24"/>
          <w:lang w:val="en-US"/>
          <w14:ligatures w14:val="none"/>
          <w:rPrChange w:author="Upadhyay , Shubham (SBICard)" w:date="2026-01-22T12:36:00Z" w16du:dateUtc="2026-01-22T07:06:00Z" w:id="248">
            <w:rPr>
              <w:ins w:author="Kapoor, Vedika (SBICard)" w:date="2026-01-06T17:47:00Z" w:id="249"/>
              <w:rFonts w:ascii="Arial" w:hAnsi="Arial" w:eastAsia="Times New Roman" w:cs="Arial"/>
              <w:color w:val="333333"/>
              <w:kern w:val="0"/>
              <w:sz w:val="20"/>
              <w:szCs w:val="20"/>
              <w:lang w:val="en-US"/>
              <w14:ligatures w14:val="none"/>
            </w:rPr>
          </w:rPrChange>
        </w:rPr>
      </w:pPr>
      <w:ins w:author="Kapoor, Vedika (SBICard)" w:date="2026-01-06T17:47:00Z" w:id="250">
        <w:r w:rsidRPr="00436A23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36:00Z" w16du:dateUtc="2026-01-22T07:06:00Z" w:id="251">
              <w:rPr>
                <w:rFonts w:ascii="Arial" w:hAnsi="Arial" w:eastAsia="Times New Roman" w:cs="Arial"/>
                <w:color w:val="333333"/>
                <w:kern w:val="0"/>
                <w:sz w:val="20"/>
                <w:szCs w:val="20"/>
                <w:lang w:val="en-US"/>
                <w14:ligatures w14:val="none"/>
              </w:rPr>
            </w:rPrChange>
          </w:rPr>
          <w:t>Any accompanying guests (including children) with the Cardholder will be subject to a charge which will be made at the time of entry to the Cardholder</w:t>
        </w:r>
      </w:ins>
      <w:ins w:author="Upadhyay , Shubham (SBICard)" w:date="2026-01-06T19:23:00Z" w:id="252">
        <w:r w:rsidRPr="00436A23" w:rsidR="00A13A92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36:00Z" w16du:dateUtc="2026-01-22T07:06:00Z" w:id="253">
              <w:rPr>
                <w:rFonts w:ascii="Sari Offc" w:hAnsi="Sari Offc" w:eastAsia="Times New Roman" w:cs="Arial"/>
                <w:color w:val="333333"/>
                <w:kern w:val="0"/>
                <w:sz w:val="24"/>
                <w:szCs w:val="24"/>
                <w:lang w:val="en-US"/>
                <w14:ligatures w14:val="none"/>
              </w:rPr>
            </w:rPrChange>
          </w:rPr>
          <w:t>.</w:t>
        </w:r>
      </w:ins>
    </w:p>
    <w:p w:rsidRPr="00A13A92" w:rsidR="00FC4844" w:rsidRDefault="00FC4844" w14:paraId="41DEEBE5" w14:textId="77777777">
      <w:pPr>
        <w:pStyle w:val="ListParagraph"/>
        <w:rPr>
          <w:rFonts w:ascii="Sari Offc" w:hAnsi="Sari Offc"/>
          <w:sz w:val="24"/>
          <w:szCs w:val="24"/>
          <w:lang w:val="en-IN"/>
          <w:rPrChange w:author="Upadhyay , Shubham (SBICard)" w:date="2026-01-06T19:21:00Z" w:id="254">
            <w:rPr>
              <w:lang w:val="en-IN"/>
            </w:rPr>
          </w:rPrChange>
        </w:rPr>
        <w:pPrChange w:author="Upadhyay , Shubham (SBICard)" w:date="2026-01-06T19:23:00Z" w:id="255">
          <w:pPr>
            <w:pStyle w:val="ListParagraph"/>
            <w:numPr>
              <w:numId w:val="11"/>
            </w:numPr>
            <w:tabs>
              <w:tab w:val="num" w:pos="720"/>
            </w:tabs>
            <w:ind w:hanging="360"/>
          </w:pPr>
        </w:pPrChange>
      </w:pPr>
    </w:p>
    <w:p w:rsidRPr="00A13A92" w:rsidR="00AC121E" w:rsidP="301E19FC" w:rsidRDefault="00AC121E" w14:paraId="3D73D0C6" w14:textId="695C084B">
      <w:pPr>
        <w:rPr>
          <w:rFonts w:ascii="Sari Offc" w:hAnsi="Sari Offc" w:eastAsia="Calibri" w:cs="Calibri"/>
          <w:sz w:val="24"/>
          <w:szCs w:val="24"/>
          <w:lang w:val="en-IN"/>
          <w:rPrChange w:author="Upadhyay , Shubham (SBICard)" w:date="2026-01-06T19:21:00Z" w:id="1552151779">
            <w:rPr>
              <w:rFonts w:ascii="Calibri" w:hAnsi="Calibri" w:eastAsia="Calibri" w:cs="Calibri"/>
              <w:sz w:val="12"/>
              <w:szCs w:val="12"/>
              <w:lang w:val="en-IN"/>
            </w:rPr>
          </w:rPrChange>
        </w:rPr>
      </w:pPr>
      <w:r w:rsidRPr="2B9867F6" w:rsidR="00AC121E">
        <w:rPr>
          <w:rFonts w:ascii="Sari Offc" w:hAnsi="Sari Offc"/>
          <w:b w:val="1"/>
          <w:bCs w:val="1"/>
          <w:sz w:val="24"/>
          <w:szCs w:val="24"/>
          <w:lang w:val="en-IN" w:eastAsia="en-IN"/>
          <w:rPrChange w:author="Upadhyay , Shubham (SBICard)" w:date="2026-01-06T19:21:00Z" w16du:dateUtc="2026-01-06T19:21:00Z" w:id="2074534912">
            <w:rPr>
              <w:b w:val="1"/>
              <w:bCs w:val="1"/>
              <w:lang w:val="en-IN" w:eastAsia="en-IN"/>
            </w:rPr>
          </w:rPrChange>
        </w:rPr>
        <w:t>Complimentary Priority Pass Membership</w:t>
      </w:r>
      <w:r w:rsidRPr="2B9867F6" w:rsidR="75A1F170">
        <w:rPr>
          <w:rFonts w:ascii="Sari Offc" w:hAnsi="Sari Offc"/>
          <w:b w:val="1"/>
          <w:bCs w:val="1"/>
          <w:sz w:val="24"/>
          <w:szCs w:val="24"/>
          <w:lang w:val="en-IN" w:eastAsia="en-IN"/>
          <w:rPrChange w:author="Upadhyay , Shubham (SBICard)" w:date="2026-01-06T19:21:00Z" w16du:dateUtc="2026-01-06T19:21:00Z" w:id="933658263">
            <w:rPr>
              <w:b w:val="1"/>
              <w:bCs w:val="1"/>
              <w:lang w:val="en-IN" w:eastAsia="en-IN"/>
            </w:rPr>
          </w:rPrChange>
        </w:rPr>
        <w:t xml:space="preserve"> </w:t>
      </w:r>
    </w:p>
    <w:p w:rsidRPr="00A13A92" w:rsidR="00AC121E" w:rsidP="00A06B92" w:rsidRDefault="00AC121E" w14:paraId="41B9D6A2" w14:textId="77777777">
      <w:pPr>
        <w:pStyle w:val="ListParagraph"/>
        <w:numPr>
          <w:ilvl w:val="0"/>
          <w:numId w:val="11"/>
        </w:numPr>
        <w:rPr>
          <w:rFonts w:ascii="Sari Offc" w:hAnsi="Sari Offc"/>
          <w:sz w:val="24"/>
          <w:szCs w:val="24"/>
          <w:lang w:val="en-IN" w:eastAsia="en-IN"/>
          <w:rPrChange w:author="Upadhyay , Shubham (SBICard)" w:date="2026-01-06T19:21:00Z" w:id="261">
            <w:rPr>
              <w:lang w:val="en-IN" w:eastAsia="en-IN"/>
            </w:rPr>
          </w:rPrChange>
        </w:rPr>
      </w:pPr>
      <w:r w:rsidRPr="00A13A92">
        <w:rPr>
          <w:rFonts w:ascii="Sari Offc" w:hAnsi="Sari Offc"/>
          <w:sz w:val="24"/>
          <w:szCs w:val="24"/>
          <w:lang w:val="en-IN" w:eastAsia="en-IN"/>
          <w:rPrChange w:author="Upadhyay , Shubham (SBICard)" w:date="2026-01-06T19:21:00Z" w:id="262">
            <w:rPr>
              <w:lang w:val="en-IN" w:eastAsia="en-IN"/>
            </w:rPr>
          </w:rPrChange>
        </w:rPr>
        <w:t>Complimentary membership to the Priority Pass Program worth $99</w:t>
      </w:r>
    </w:p>
    <w:p w:rsidRPr="00436A23" w:rsidR="00FC4844" w:rsidP="00FC4844" w:rsidRDefault="00FC4844" w14:paraId="760B7175" w14:textId="3B6A0B83">
      <w:pPr>
        <w:numPr>
          <w:ilvl w:val="0"/>
          <w:numId w:val="11"/>
        </w:numPr>
        <w:spacing w:after="0" w:line="270" w:lineRule="atLeast"/>
        <w:rPr>
          <w:ins w:author="Kapoor, Vedika (SBICard)" w:date="2026-01-06T17:48:00Z" w:id="263"/>
          <w:rFonts w:ascii="Sari Offc" w:hAnsi="Sari Offc" w:eastAsia="Times New Roman" w:cs="Arial"/>
          <w:kern w:val="0"/>
          <w:sz w:val="24"/>
          <w:szCs w:val="24"/>
          <w:lang w:val="en-US"/>
          <w14:ligatures w14:val="none"/>
          <w:rPrChange w:author="Upadhyay , Shubham (SBICard)" w:date="2026-01-22T12:36:00Z" w16du:dateUtc="2026-01-22T07:06:00Z" w:id="264">
            <w:rPr>
              <w:ins w:author="Kapoor, Vedika (SBICard)" w:date="2026-01-06T17:48:00Z" w:id="265"/>
              <w:rFonts w:ascii="Arial" w:hAnsi="Arial" w:eastAsia="Times New Roman" w:cs="Arial"/>
              <w:color w:val="333333"/>
              <w:kern w:val="0"/>
              <w:sz w:val="20"/>
              <w:szCs w:val="20"/>
              <w:lang w:val="en-US"/>
              <w14:ligatures w14:val="none"/>
            </w:rPr>
          </w:rPrChange>
        </w:rPr>
      </w:pPr>
      <w:ins w:author="Kapoor, Vedika (SBICard)" w:date="2026-01-06T17:48:00Z" w:id="266">
        <w:r w:rsidRPr="00436A23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36:00Z" w16du:dateUtc="2026-01-22T07:06:00Z" w:id="267">
              <w:rPr>
                <w:rFonts w:ascii="Arial" w:hAnsi="Arial" w:eastAsia="Times New Roman" w:cs="Arial"/>
                <w:color w:val="333333"/>
                <w:kern w:val="0"/>
                <w:sz w:val="20"/>
                <w:szCs w:val="20"/>
                <w:lang w:val="en-US"/>
                <w14:ligatures w14:val="none"/>
              </w:rPr>
            </w:rPrChange>
          </w:rPr>
          <w:t xml:space="preserve">Standard membership of Priority </w:t>
        </w:r>
        <w:r w:rsidRPr="00436A23" w:rsidR="00A13A92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36:00Z" w16du:dateUtc="2026-01-22T07:06:00Z" w:id="268">
              <w:rPr>
                <w:rFonts w:ascii="Sari Offc" w:hAnsi="Sari Offc" w:eastAsia="Times New Roman" w:cs="Arial"/>
                <w:color w:val="333333"/>
                <w:kern w:val="0"/>
                <w:sz w:val="24"/>
                <w:szCs w:val="24"/>
                <w:lang w:val="en-US"/>
                <w14:ligatures w14:val="none"/>
              </w:rPr>
            </w:rPrChange>
          </w:rPr>
          <w:t xml:space="preserve">Pass Program </w:t>
        </w:r>
        <w:r w:rsidRPr="00436A23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36:00Z" w16du:dateUtc="2026-01-22T07:06:00Z" w:id="269">
              <w:rPr>
                <w:rFonts w:ascii="Arial" w:hAnsi="Arial" w:eastAsia="Times New Roman" w:cs="Arial"/>
                <w:color w:val="333333"/>
                <w:kern w:val="0"/>
                <w:sz w:val="20"/>
                <w:szCs w:val="20"/>
                <w:lang w:val="en-US"/>
                <w14:ligatures w14:val="none"/>
              </w:rPr>
            </w:rPrChange>
          </w:rPr>
          <w:t>is complimentary for 24 months. Usage fee of USD 27+</w:t>
        </w:r>
      </w:ins>
      <w:ins w:author="Upadhyay , Shubham (SBICard)" w:date="2026-01-22T12:36:00Z" w16du:dateUtc="2026-01-22T07:06:00Z" w:id="270">
        <w:r w:rsidR="00436A23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</w:rPr>
          <w:t xml:space="preserve"> </w:t>
        </w:r>
      </w:ins>
      <w:ins w:author="Kapoor, Vedika (SBICard)" w:date="2026-01-06T17:48:00Z" w:id="271">
        <w:r w:rsidRPr="00436A23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36:00Z" w16du:dateUtc="2026-01-22T07:06:00Z" w:id="272">
              <w:rPr>
                <w:rFonts w:ascii="Arial" w:hAnsi="Arial" w:eastAsia="Times New Roman" w:cs="Arial"/>
                <w:color w:val="333333"/>
                <w:kern w:val="0"/>
                <w:sz w:val="20"/>
                <w:szCs w:val="20"/>
                <w:lang w:val="en-US"/>
                <w14:ligatures w14:val="none"/>
              </w:rPr>
            </w:rPrChange>
          </w:rPr>
          <w:t xml:space="preserve">applicable taxes will be charged on your Club Vistara SBI </w:t>
        </w:r>
        <w:r w:rsidRPr="00436A23" w:rsidR="00A13A92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36:00Z" w16du:dateUtc="2026-01-22T07:06:00Z" w:id="273">
              <w:rPr>
                <w:rFonts w:ascii="Sari Offc" w:hAnsi="Sari Offc" w:eastAsia="Times New Roman" w:cs="Arial"/>
                <w:color w:val="333333"/>
                <w:kern w:val="0"/>
                <w:sz w:val="24"/>
                <w:szCs w:val="24"/>
                <w:lang w:val="en-US"/>
                <w14:ligatures w14:val="none"/>
              </w:rPr>
            </w:rPrChange>
          </w:rPr>
          <w:t xml:space="preserve">Card </w:t>
        </w:r>
        <w:r w:rsidRPr="00436A23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36:00Z" w16du:dateUtc="2026-01-22T07:06:00Z" w:id="274">
              <w:rPr>
                <w:rFonts w:ascii="Arial" w:hAnsi="Arial" w:eastAsia="Times New Roman" w:cs="Arial"/>
                <w:color w:val="333333"/>
                <w:kern w:val="0"/>
                <w:sz w:val="20"/>
                <w:szCs w:val="20"/>
                <w:lang w:val="en-US"/>
                <w14:ligatures w14:val="none"/>
              </w:rPr>
            </w:rPrChange>
          </w:rPr>
          <w:t xml:space="preserve">for visit to the </w:t>
        </w:r>
        <w:r w:rsidRPr="00436A23" w:rsidR="00A13A92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36:00Z" w16du:dateUtc="2026-01-22T07:06:00Z" w:id="275">
              <w:rPr>
                <w:rFonts w:ascii="Sari Offc" w:hAnsi="Sari Offc" w:eastAsia="Times New Roman" w:cs="Arial"/>
                <w:color w:val="333333"/>
                <w:kern w:val="0"/>
                <w:sz w:val="24"/>
                <w:szCs w:val="24"/>
                <w:lang w:val="en-US"/>
                <w14:ligatures w14:val="none"/>
              </w:rPr>
            </w:rPrChange>
          </w:rPr>
          <w:t>Priority Pass Membership Lounge</w:t>
        </w:r>
        <w:r w:rsidRPr="00436A23">
          <w:rPr>
            <w:rFonts w:ascii="Sari Offc" w:hAnsi="Sari Offc" w:eastAsia="Times New Roman" w:cs="Arial"/>
            <w:kern w:val="0"/>
            <w:sz w:val="24"/>
            <w:szCs w:val="24"/>
            <w:lang w:val="en-US"/>
            <w14:ligatures w14:val="none"/>
            <w:rPrChange w:author="Upadhyay , Shubham (SBICard)" w:date="2026-01-22T12:36:00Z" w16du:dateUtc="2026-01-22T07:06:00Z" w:id="276">
              <w:rPr>
                <w:rFonts w:ascii="Arial" w:hAnsi="Arial" w:eastAsia="Times New Roman" w:cs="Arial"/>
                <w:color w:val="333333"/>
                <w:kern w:val="0"/>
                <w:sz w:val="20"/>
                <w:szCs w:val="20"/>
                <w:lang w:val="en-US"/>
                <w14:ligatures w14:val="none"/>
              </w:rPr>
            </w:rPrChange>
          </w:rPr>
          <w:t>.</w:t>
        </w:r>
      </w:ins>
    </w:p>
    <w:p w:rsidRPr="00A13A92" w:rsidR="00AC121E" w:rsidDel="00FC4844" w:rsidP="00A06B92" w:rsidRDefault="00AC121E" w14:paraId="372DDDAF" w14:textId="17DE1EAD">
      <w:pPr>
        <w:pStyle w:val="ListParagraph"/>
        <w:numPr>
          <w:ilvl w:val="0"/>
          <w:numId w:val="11"/>
        </w:numPr>
        <w:rPr>
          <w:del w:author="Kapoor, Vedika (SBICard)" w:date="2026-01-06T17:48:00Z" w:id="277"/>
          <w:rFonts w:ascii="Sari Offc" w:hAnsi="Sari Offc"/>
          <w:sz w:val="24"/>
          <w:szCs w:val="24"/>
          <w:lang w:val="en-IN"/>
          <w:rPrChange w:author="Upadhyay , Shubham (SBICard)" w:date="2026-01-06T19:21:00Z" w:id="278">
            <w:rPr>
              <w:del w:author="Kapoor, Vedika (SBICard)" w:date="2026-01-06T17:48:00Z" w:id="279"/>
              <w:lang w:val="en-IN"/>
            </w:rPr>
          </w:rPrChange>
        </w:rPr>
      </w:pPr>
      <w:del w:author="Kapoor, Vedika (SBICard)" w:date="2026-01-06T17:48:00Z" w:id="280">
        <w:r w:rsidRPr="00A13A92" w:rsidDel="00FC4844">
          <w:rPr>
            <w:rFonts w:ascii="Sari Offc" w:hAnsi="Sari Offc"/>
            <w:sz w:val="24"/>
            <w:szCs w:val="24"/>
            <w:rPrChange w:author="Upadhyay , Shubham (SBICard)" w:date="2026-01-06T19:21:00Z" w:id="281">
              <w:rPr/>
            </w:rPrChange>
          </w:rPr>
          <w:delText>Complimentary membership is valid for 2 years</w:delText>
        </w:r>
      </w:del>
    </w:p>
    <w:p w:rsidRPr="00A13A92" w:rsidR="00E741F7" w:rsidDel="00FC4844" w:rsidP="00A06B92" w:rsidRDefault="00E741F7" w14:paraId="07AC2F16" w14:textId="4E8F99C8">
      <w:pPr>
        <w:pStyle w:val="ListParagraph"/>
        <w:numPr>
          <w:ilvl w:val="0"/>
          <w:numId w:val="11"/>
        </w:numPr>
        <w:spacing w:line="256" w:lineRule="auto"/>
        <w:rPr>
          <w:del w:author="Kapoor, Vedika (SBICard)" w:date="2026-01-06T17:48:00Z" w:id="282"/>
          <w:rFonts w:ascii="Sari Offc" w:hAnsi="Sari Offc"/>
          <w:sz w:val="24"/>
          <w:szCs w:val="24"/>
          <w:lang w:val="en-IN"/>
          <w:rPrChange w:author="Upadhyay , Shubham (SBICard)" w:date="2026-01-06T19:21:00Z" w:id="283">
            <w:rPr>
              <w:del w:author="Kapoor, Vedika (SBICard)" w:date="2026-01-06T17:48:00Z" w:id="284"/>
              <w:lang w:val="en-IN"/>
            </w:rPr>
          </w:rPrChange>
        </w:rPr>
      </w:pPr>
      <w:del w:author="Kapoor, Vedika (SBICard)" w:date="2026-01-06T17:48:00Z" w:id="285">
        <w:r w:rsidRPr="00A13A92" w:rsidDel="00FC4844">
          <w:rPr>
            <w:rFonts w:ascii="Sari Offc" w:hAnsi="Sari Offc"/>
            <w:sz w:val="24"/>
            <w:szCs w:val="24"/>
            <w:rPrChange w:author="Upadhyay , Shubham (SBICard)" w:date="2026-01-06T19:21:00Z" w:id="286">
              <w:rPr/>
            </w:rPrChange>
          </w:rPr>
          <w:delText>Post complementary visit to Priority Pass member lounge, a usage fee of up to $27 will be charged.</w:delText>
        </w:r>
      </w:del>
    </w:p>
    <w:p w:rsidRPr="00A13A92" w:rsidR="00E741F7" w:rsidP="00A06B92" w:rsidRDefault="00E741F7" w14:paraId="3A6B21CD" w14:textId="39B082FA">
      <w:pPr>
        <w:pStyle w:val="ListParagraph"/>
        <w:numPr>
          <w:ilvl w:val="0"/>
          <w:numId w:val="11"/>
        </w:numPr>
        <w:rPr>
          <w:rFonts w:ascii="Sari Offc" w:hAnsi="Sari Offc"/>
          <w:sz w:val="24"/>
          <w:szCs w:val="24"/>
          <w:rPrChange w:author="Upadhyay , Shubham (SBICard)" w:date="2026-01-06T19:21:00Z" w:id="287">
            <w:rPr/>
          </w:rPrChange>
        </w:rPr>
      </w:pPr>
      <w:r w:rsidRPr="00A13A92">
        <w:rPr>
          <w:rFonts w:ascii="Sari Offc" w:hAnsi="Sari Offc"/>
          <w:sz w:val="24"/>
          <w:szCs w:val="24"/>
          <w:rPrChange w:author="Upadhyay , Shubham (SBICard)" w:date="2026-01-06T19:21:00Z" w:id="288">
            <w:rPr/>
          </w:rPrChange>
        </w:rPr>
        <w:t>To apply for Priority Pass</w:t>
      </w:r>
      <w:del w:author="Upadhyay , Shubham (SBICard)" w:date="2026-01-06T19:24:00Z" w:id="289">
        <w:r w:rsidRPr="00A13A92" w:rsidDel="00A13A92">
          <w:rPr>
            <w:rFonts w:ascii="Sari Offc" w:hAnsi="Sari Offc"/>
            <w:sz w:val="24"/>
            <w:szCs w:val="24"/>
            <w:rPrChange w:author="Upadhyay , Shubham (SBICard)" w:date="2026-01-06T19:21:00Z" w:id="290">
              <w:rPr/>
            </w:rPrChange>
          </w:rPr>
          <w:delText xml:space="preserve"> Card</w:delText>
        </w:r>
      </w:del>
      <w:r w:rsidRPr="00A13A92">
        <w:rPr>
          <w:rFonts w:ascii="Sari Offc" w:hAnsi="Sari Offc"/>
          <w:sz w:val="24"/>
          <w:szCs w:val="24"/>
          <w:rPrChange w:author="Upadhyay , Shubham (SBICard)" w:date="2026-01-06T19:21:00Z" w:id="291">
            <w:rPr/>
          </w:rPrChange>
        </w:rPr>
        <w:t xml:space="preserve">, please </w:t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292">
            <w:rPr/>
          </w:rPrChange>
        </w:rPr>
        <w:fldChar w:fldCharType="begin"/>
      </w:r>
      <w:ins w:author="Kapoor, Vedika (SBICard)" w:date="2026-01-06T17:48:00Z" w:id="293">
        <w:r w:rsidRPr="00A13A92" w:rsidR="005269B0">
          <w:rPr>
            <w:rFonts w:ascii="Sari Offc" w:hAnsi="Sari Offc"/>
            <w:sz w:val="24"/>
            <w:szCs w:val="24"/>
            <w:rPrChange w:author="Upadhyay , Shubham (SBICard)" w:date="2026-01-06T19:21:00Z" w:id="294">
              <w:rPr/>
            </w:rPrChange>
          </w:rPr>
          <w:instrText>HYPERLINK "C:\\Users\\400009045\\AppData\\Local\\Microsoft\\Windows\\INetCache\\Content.Outlook\\6RHTSKA0\\sbicard.com"</w:instrText>
        </w:r>
      </w:ins>
      <w:del w:author="Kapoor, Vedika (SBICard)" w:date="2026-01-06T17:48:00Z" w:id="295">
        <w:r w:rsidRPr="00A13A92" w:rsidDel="005269B0">
          <w:rPr>
            <w:rFonts w:ascii="Sari Offc" w:hAnsi="Sari Offc"/>
            <w:sz w:val="24"/>
            <w:szCs w:val="24"/>
            <w:rPrChange w:author="Upadhyay , Shubham (SBICard)" w:date="2026-01-06T19:21:00Z" w:id="296">
              <w:rPr/>
            </w:rPrChange>
          </w:rPr>
          <w:delInstrText>HYPERLINK "sbicard.com"</w:delInstrText>
        </w:r>
      </w:del>
      <w:r w:rsidRPr="00436A23">
        <w:rPr>
          <w:rFonts w:ascii="Sari Offc" w:hAnsi="Sari Offc"/>
          <w:sz w:val="24"/>
          <w:szCs w:val="24"/>
        </w:rPr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297">
            <w:rPr/>
          </w:rPrChange>
        </w:rPr>
        <w:fldChar w:fldCharType="separate"/>
      </w:r>
      <w:r w:rsidRPr="00A13A92">
        <w:rPr>
          <w:rStyle w:val="Hyperlink"/>
          <w:rFonts w:ascii="Sari Offc" w:hAnsi="Sari Offc"/>
          <w:sz w:val="24"/>
          <w:szCs w:val="24"/>
          <w:rPrChange w:author="Upadhyay , Shubham (SBICard)" w:date="2026-01-06T19:21:00Z" w:id="298">
            <w:rPr>
              <w:rStyle w:val="Hyperlink"/>
            </w:rPr>
          </w:rPrChange>
        </w:rPr>
        <w:t>click here</w:t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299">
            <w:rPr/>
          </w:rPrChange>
        </w:rPr>
        <w:fldChar w:fldCharType="end"/>
      </w:r>
    </w:p>
    <w:p w:rsidRPr="00A13A92" w:rsidR="00DC2CA4" w:rsidP="004B491E" w:rsidRDefault="00E56665" w14:paraId="1346349D" w14:textId="77777777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  <w:rPrChange w:author="Upadhyay , Shubham (SBICard)" w:date="2026-01-06T19:21:00Z" w:id="300">
            <w:rPr>
              <w:b/>
              <w:bCs/>
              <w:u w:val="single"/>
              <w:lang w:val="en-IN"/>
            </w:rPr>
          </w:rPrChange>
        </w:rPr>
      </w:pPr>
      <w:r w:rsidRPr="00A13A92">
        <w:rPr>
          <w:rFonts w:ascii="Sari Offc" w:hAnsi="Sari Offc"/>
          <w:sz w:val="24"/>
          <w:szCs w:val="24"/>
          <w:rPrChange w:author="Upadhyay , Shubham (SBICard)" w:date="2026-01-06T19:21:00Z" w:id="301">
            <w:rPr/>
          </w:rPrChange>
        </w:rPr>
        <w:fldChar w:fldCharType="begin"/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302">
            <w:rPr/>
          </w:rPrChange>
        </w:rPr>
        <w:instrText>HYPERLINK "https://www.sbicard.com/en/personal/credit-cards/lifestyle/sbi-card-elite.page"</w:instrText>
      </w:r>
      <w:r w:rsidRPr="00436A23">
        <w:rPr>
          <w:rFonts w:ascii="Sari Offc" w:hAnsi="Sari Offc"/>
          <w:sz w:val="24"/>
          <w:szCs w:val="24"/>
        </w:rPr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303">
            <w:rPr/>
          </w:rPrChange>
        </w:rPr>
        <w:fldChar w:fldCharType="separate"/>
      </w:r>
      <w:r w:rsidRPr="00A13A92">
        <w:rPr>
          <w:rStyle w:val="Hyperlink"/>
          <w:rFonts w:ascii="Sari Offc" w:hAnsi="Sari Offc"/>
          <w:b/>
          <w:bCs/>
          <w:sz w:val="24"/>
          <w:szCs w:val="24"/>
          <w:lang w:val="en-IN"/>
          <w:rPrChange w:author="Upadhyay , Shubham (SBICard)" w:date="2026-01-06T19:21:00Z" w:id="304">
            <w:rPr>
              <w:rStyle w:val="Hyperlink"/>
              <w:b/>
              <w:bCs/>
              <w:lang w:val="en-IN"/>
            </w:rPr>
          </w:rPrChange>
        </w:rPr>
        <w:br/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305">
            <w:rPr/>
          </w:rPrChange>
        </w:rPr>
        <w:fldChar w:fldCharType="end"/>
      </w:r>
      <w:r w:rsidRPr="00A13A92" w:rsidR="00DC2CA4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  <w:rPrChange w:author="Upadhyay , Shubham (SBICard)" w:date="2026-01-06T19:21:00Z" w:id="306">
            <w:rPr>
              <w:b/>
              <w:bCs/>
              <w:i/>
              <w:iCs/>
              <w:u w:val="single"/>
              <w:lang w:val="en-IN"/>
            </w:rPr>
          </w:rPrChange>
        </w:rPr>
        <w:t>Explore</w:t>
      </w:r>
      <w:r w:rsidRPr="00A13A92" w:rsidR="00DC2CA4">
        <w:rPr>
          <w:rFonts w:ascii="Sari Offc" w:hAnsi="Sari Offc"/>
          <w:b/>
          <w:bCs/>
          <w:sz w:val="24"/>
          <w:szCs w:val="24"/>
          <w:u w:val="single"/>
          <w:lang w:val="en-IN"/>
          <w:rPrChange w:author="Upadhyay , Shubham (SBICard)" w:date="2026-01-06T19:21:00Z" w:id="307">
            <w:rPr>
              <w:b/>
              <w:bCs/>
              <w:u w:val="single"/>
              <w:lang w:val="en-IN"/>
            </w:rPr>
          </w:rPrChange>
        </w:rPr>
        <w:t xml:space="preserve"> REWARDS</w:t>
      </w:r>
    </w:p>
    <w:p w:rsidRPr="00A13A92" w:rsidR="00D20586" w:rsidP="00D20586" w:rsidRDefault="00D20586" w14:paraId="7A05FD7D" w14:textId="77777777">
      <w:pPr>
        <w:rPr>
          <w:rFonts w:ascii="Sari Offc" w:hAnsi="Sari Offc"/>
          <w:b/>
          <w:bCs/>
          <w:sz w:val="24"/>
          <w:szCs w:val="24"/>
          <w:lang w:val="en-IN"/>
          <w:rPrChange w:author="Upadhyay , Shubham (SBICard)" w:date="2026-01-06T19:21:00Z" w:id="308">
            <w:rPr>
              <w:b/>
              <w:bCs/>
              <w:lang w:val="en-IN"/>
            </w:rPr>
          </w:rPrChange>
        </w:rPr>
      </w:pPr>
      <w:r w:rsidRPr="00A13A92">
        <w:rPr>
          <w:rFonts w:ascii="Sari Offc" w:hAnsi="Sari Offc"/>
          <w:b/>
          <w:bCs/>
          <w:sz w:val="24"/>
          <w:szCs w:val="24"/>
          <w:lang w:val="en-IN"/>
          <w:rPrChange w:author="Upadhyay , Shubham (SBICard)" w:date="2026-01-06T19:21:00Z" w:id="309">
            <w:rPr>
              <w:b/>
              <w:bCs/>
              <w:lang w:val="en-IN"/>
            </w:rPr>
          </w:rPrChange>
        </w:rPr>
        <w:t>Reward Benefits</w:t>
      </w:r>
    </w:p>
    <w:p w:rsidRPr="00A13A92" w:rsidR="00D20586" w:rsidP="00A06B92" w:rsidRDefault="00D20586" w14:paraId="52DA98C6" w14:textId="54709F97">
      <w:pPr>
        <w:pStyle w:val="ListParagraph"/>
        <w:numPr>
          <w:ilvl w:val="0"/>
          <w:numId w:val="10"/>
        </w:numPr>
        <w:rPr>
          <w:rFonts w:ascii="Sari Offc" w:hAnsi="Sari Offc"/>
          <w:sz w:val="24"/>
          <w:szCs w:val="24"/>
          <w:rPrChange w:author="Upadhyay , Shubham (SBICard)" w:date="2026-01-06T19:21:00Z" w:id="310">
            <w:rPr/>
          </w:rPrChange>
        </w:rPr>
      </w:pPr>
      <w:r w:rsidRPr="00A13A92">
        <w:rPr>
          <w:rFonts w:ascii="Sari Offc" w:hAnsi="Sari Offc"/>
          <w:sz w:val="24"/>
          <w:szCs w:val="24"/>
          <w:rPrChange w:author="Upadhyay , Shubham (SBICard)" w:date="2026-01-06T19:21:00Z" w:id="311">
            <w:rPr/>
          </w:rPrChange>
        </w:rPr>
        <w:t>3 Club Vistara Points per Rs. 200 spent on all retail categories</w:t>
      </w:r>
      <w:del w:author="Namita Salgiya" w:date="2026-01-21T18:07:00Z" w16du:dateUtc="2026-01-21T12:37:00Z" w:id="312">
        <w:r w:rsidRPr="00A13A92" w:rsidDel="00BC1C92">
          <w:rPr>
            <w:rFonts w:ascii="Sari Offc" w:hAnsi="Sari Offc"/>
            <w:sz w:val="24"/>
            <w:szCs w:val="24"/>
            <w:rPrChange w:author="Upadhyay , Shubham (SBICard)" w:date="2026-01-06T19:21:00Z" w:id="313">
              <w:rPr/>
            </w:rPrChange>
          </w:rPr>
          <w:delText>, including fuel</w:delText>
        </w:r>
      </w:del>
    </w:p>
    <w:p w:rsidRPr="00A13A92" w:rsidR="00D20586" w:rsidDel="00BC1C92" w:rsidP="00A06B92" w:rsidRDefault="00D20586" w14:paraId="2723C138" w14:textId="1266F6F8">
      <w:pPr>
        <w:pStyle w:val="ListParagraph"/>
        <w:numPr>
          <w:ilvl w:val="0"/>
          <w:numId w:val="10"/>
        </w:numPr>
        <w:rPr>
          <w:del w:author="Namita Salgiya" w:date="2026-01-21T18:07:00Z" w16du:dateUtc="2026-01-21T12:37:00Z" w:id="314"/>
          <w:rFonts w:ascii="Sari Offc" w:hAnsi="Sari Offc"/>
          <w:sz w:val="24"/>
          <w:szCs w:val="24"/>
          <w:rPrChange w:author="Upadhyay , Shubham (SBICard)" w:date="2026-01-06T19:21:00Z" w:id="315">
            <w:rPr>
              <w:del w:author="Namita Salgiya" w:date="2026-01-21T18:07:00Z" w16du:dateUtc="2026-01-21T12:37:00Z" w:id="316"/>
            </w:rPr>
          </w:rPrChange>
        </w:rPr>
      </w:pPr>
      <w:del w:author="Namita Salgiya" w:date="2026-01-21T18:07:00Z" w16du:dateUtc="2026-01-21T12:37:00Z" w:id="317">
        <w:r w:rsidRPr="00A13A92" w:rsidDel="00BC1C92">
          <w:rPr>
            <w:rFonts w:ascii="Sari Offc" w:hAnsi="Sari Offc"/>
            <w:sz w:val="24"/>
            <w:szCs w:val="24"/>
            <w:rPrChange w:author="Upadhyay , Shubham (SBICard)" w:date="2026-01-06T19:21:00Z" w:id="318">
              <w:rPr/>
            </w:rPrChange>
          </w:rPr>
          <w:delText>Use CV Points to redeem on Air Vistara and Partner Airlines</w:delText>
        </w:r>
      </w:del>
    </w:p>
    <w:p w:rsidRPr="00A13A92" w:rsidR="00D20586" w:rsidDel="00BC1C92" w:rsidP="00A06B92" w:rsidRDefault="00D20586" w14:paraId="21B83A4B" w14:textId="215FE541">
      <w:pPr>
        <w:pStyle w:val="ListParagraph"/>
        <w:numPr>
          <w:ilvl w:val="0"/>
          <w:numId w:val="10"/>
        </w:numPr>
        <w:rPr>
          <w:del w:author="Namita Salgiya" w:date="2026-01-21T18:07:00Z" w16du:dateUtc="2026-01-21T12:37:00Z" w:id="319"/>
          <w:rFonts w:ascii="Sari Offc" w:hAnsi="Sari Offc"/>
          <w:sz w:val="24"/>
          <w:szCs w:val="24"/>
          <w:rPrChange w:author="Upadhyay , Shubham (SBICard)" w:date="2026-01-06T19:21:00Z" w:id="320">
            <w:rPr>
              <w:del w:author="Namita Salgiya" w:date="2026-01-21T18:07:00Z" w16du:dateUtc="2026-01-21T12:37:00Z" w:id="321"/>
            </w:rPr>
          </w:rPrChange>
        </w:rPr>
      </w:pPr>
      <w:del w:author="Namita Salgiya" w:date="2026-01-21T18:07:00Z" w16du:dateUtc="2026-01-21T12:37:00Z" w:id="322">
        <w:r w:rsidRPr="00A13A92" w:rsidDel="00BC1C92">
          <w:rPr>
            <w:rFonts w:ascii="Sari Offc" w:hAnsi="Sari Offc"/>
            <w:sz w:val="24"/>
            <w:szCs w:val="24"/>
            <w:rPrChange w:author="Upadhyay , Shubham (SBICard)" w:date="2026-01-06T19:21:00Z" w:id="323">
              <w:rPr/>
            </w:rPrChange>
          </w:rPr>
          <w:delText>Click </w:delText>
        </w:r>
        <w:r w:rsidRPr="00A13A92" w:rsidDel="00BC1C92">
          <w:rPr>
            <w:rFonts w:ascii="Sari Offc" w:hAnsi="Sari Offc"/>
            <w:sz w:val="24"/>
            <w:szCs w:val="24"/>
            <w:rPrChange w:author="Upadhyay , Shubham (SBICard)" w:date="2026-01-06T19:21:00Z" w:id="324">
              <w:rPr/>
            </w:rPrChange>
          </w:rPr>
          <w:fldChar w:fldCharType="begin"/>
        </w:r>
        <w:r w:rsidRPr="00A13A92" w:rsidDel="00BC1C92">
          <w:rPr>
            <w:rFonts w:ascii="Sari Offc" w:hAnsi="Sari Offc"/>
            <w:sz w:val="24"/>
            <w:szCs w:val="24"/>
            <w:rPrChange w:author="Upadhyay , Shubham (SBICard)" w:date="2026-01-06T19:21:00Z" w:id="325">
              <w:rPr/>
            </w:rPrChange>
          </w:rPr>
          <w:delInstrText>HYPERLINK "https://www.airvistara.com/trip/" \t "_blank"</w:delInstrText>
        </w:r>
        <w:r w:rsidRPr="00436A23" w:rsidDel="00BC1C92">
          <w:rPr>
            <w:rFonts w:ascii="Sari Offc" w:hAnsi="Sari Offc"/>
            <w:sz w:val="24"/>
            <w:szCs w:val="24"/>
          </w:rPr>
        </w:r>
        <w:r w:rsidRPr="00A13A92" w:rsidDel="00BC1C92">
          <w:rPr>
            <w:rFonts w:ascii="Sari Offc" w:hAnsi="Sari Offc"/>
            <w:sz w:val="24"/>
            <w:szCs w:val="24"/>
            <w:rPrChange w:author="Upadhyay , Shubham (SBICard)" w:date="2026-01-06T19:21:00Z" w:id="326">
              <w:rPr/>
            </w:rPrChange>
          </w:rPr>
          <w:fldChar w:fldCharType="separate"/>
        </w:r>
        <w:r w:rsidRPr="00A13A92" w:rsidDel="00BC1C92">
          <w:rPr>
            <w:rStyle w:val="Hyperlink"/>
            <w:rFonts w:ascii="Sari Offc" w:hAnsi="Sari Offc"/>
            <w:sz w:val="24"/>
            <w:szCs w:val="24"/>
            <w:rPrChange w:author="Upadhyay , Shubham (SBICard)" w:date="2026-01-06T19:21:00Z" w:id="327">
              <w:rPr>
                <w:rStyle w:val="Hyperlink"/>
              </w:rPr>
            </w:rPrChange>
          </w:rPr>
          <w:delText>here </w:delText>
        </w:r>
        <w:r w:rsidRPr="00A13A92" w:rsidDel="00BC1C92">
          <w:rPr>
            <w:rFonts w:ascii="Sari Offc" w:hAnsi="Sari Offc"/>
            <w:sz w:val="24"/>
            <w:szCs w:val="24"/>
            <w:rPrChange w:author="Upadhyay , Shubham (SBICard)" w:date="2026-01-06T19:21:00Z" w:id="328">
              <w:rPr/>
            </w:rPrChange>
          </w:rPr>
          <w:fldChar w:fldCharType="end"/>
        </w:r>
        <w:r w:rsidRPr="00A13A92" w:rsidDel="00BC1C92">
          <w:rPr>
            <w:rFonts w:ascii="Sari Offc" w:hAnsi="Sari Offc"/>
            <w:sz w:val="24"/>
            <w:szCs w:val="24"/>
            <w:rPrChange w:author="Upadhyay , Shubham (SBICard)" w:date="2026-01-06T19:21:00Z" w:id="329">
              <w:rPr/>
            </w:rPrChange>
          </w:rPr>
          <w:delText>to browse through Club Vistara CV Points redemption page</w:delText>
        </w:r>
      </w:del>
    </w:p>
    <w:p w:rsidRPr="00A13A92" w:rsidR="00D20586" w:rsidP="00D20586" w:rsidRDefault="00D20586" w14:paraId="33A10485" w14:textId="77777777">
      <w:pPr>
        <w:rPr>
          <w:rFonts w:ascii="Sari Offc" w:hAnsi="Sari Offc"/>
          <w:b/>
          <w:bCs/>
          <w:sz w:val="24"/>
          <w:szCs w:val="24"/>
          <w:lang w:val="en-IN"/>
          <w:rPrChange w:author="Upadhyay , Shubham (SBICard)" w:date="2026-01-06T19:21:00Z" w:id="330">
            <w:rPr>
              <w:b/>
              <w:bCs/>
              <w:lang w:val="en-IN"/>
            </w:rPr>
          </w:rPrChange>
        </w:rPr>
      </w:pPr>
      <w:r w:rsidRPr="00A13A92">
        <w:rPr>
          <w:rFonts w:ascii="Sari Offc" w:hAnsi="Sari Offc"/>
          <w:b/>
          <w:bCs/>
          <w:sz w:val="24"/>
          <w:szCs w:val="24"/>
          <w:lang w:val="en-IN"/>
          <w:rPrChange w:author="Upadhyay , Shubham (SBICard)" w:date="2026-01-06T19:21:00Z" w:id="331">
            <w:rPr>
              <w:b/>
              <w:bCs/>
              <w:lang w:val="en-IN"/>
            </w:rPr>
          </w:rPrChange>
        </w:rPr>
        <w:t>Milestone Benefits</w:t>
      </w:r>
    </w:p>
    <w:p w:rsidRPr="00A13A92" w:rsidR="00D20586" w:rsidP="00A06B92" w:rsidRDefault="00D20586" w14:paraId="433741C6" w14:textId="4B206DB6">
      <w:pPr>
        <w:pStyle w:val="ListParagraph"/>
        <w:numPr>
          <w:ilvl w:val="0"/>
          <w:numId w:val="12"/>
        </w:numPr>
        <w:rPr>
          <w:rFonts w:ascii="Sari Offc" w:hAnsi="Sari Offc"/>
          <w:sz w:val="24"/>
          <w:szCs w:val="24"/>
          <w:rPrChange w:author="Upadhyay , Shubham (SBICard)" w:date="2026-01-06T19:21:00Z" w:id="332">
            <w:rPr/>
          </w:rPrChange>
        </w:rPr>
      </w:pPr>
      <w:r w:rsidRPr="00A13A92">
        <w:rPr>
          <w:rFonts w:ascii="Sari Offc" w:hAnsi="Sari Offc"/>
          <w:sz w:val="24"/>
          <w:szCs w:val="24"/>
          <w:rPrChange w:author="Upadhyay , Shubham (SBICard)" w:date="2026-01-06T19:21:00Z" w:id="333">
            <w:rPr/>
          </w:rPrChange>
        </w:rPr>
        <w:t xml:space="preserve">1 </w:t>
      </w:r>
      <w:ins w:author="Namita Salgiya" w:date="2026-01-21T18:08:00Z" w16du:dateUtc="2026-01-21T12:38:00Z" w:id="334">
        <w:r w:rsidR="00BC1C92">
          <w:rPr>
            <w:rFonts w:ascii="Sari Offc" w:hAnsi="Sari Offc"/>
            <w:sz w:val="24"/>
            <w:szCs w:val="24"/>
          </w:rPr>
          <w:t xml:space="preserve">Yatra </w:t>
        </w:r>
      </w:ins>
      <w:r w:rsidRPr="00A13A92">
        <w:rPr>
          <w:rFonts w:ascii="Sari Offc" w:hAnsi="Sari Offc"/>
          <w:sz w:val="24"/>
          <w:szCs w:val="24"/>
          <w:rPrChange w:author="Upadhyay , Shubham (SBICard)" w:date="2026-01-06T19:21:00Z" w:id="335">
            <w:rPr/>
          </w:rPrChange>
        </w:rPr>
        <w:t xml:space="preserve">hotel </w:t>
      </w:r>
      <w:r w:rsidRPr="00A13A92" w:rsidR="00A13A92">
        <w:rPr>
          <w:rFonts w:ascii="Sari Offc" w:hAnsi="Sari Offc"/>
          <w:sz w:val="24"/>
          <w:szCs w:val="24"/>
        </w:rPr>
        <w:t>e</w:t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336">
            <w:rPr/>
          </w:rPrChange>
        </w:rPr>
        <w:t xml:space="preserve">-Voucher </w:t>
      </w:r>
      <w:del w:author="Namita Salgiya" w:date="2026-01-21T18:08:00Z" w16du:dateUtc="2026-01-21T12:38:00Z" w:id="337">
        <w:r w:rsidRPr="00A13A92" w:rsidDel="00BC1C92">
          <w:rPr>
            <w:rFonts w:ascii="Sari Offc" w:hAnsi="Sari Offc"/>
            <w:sz w:val="24"/>
            <w:szCs w:val="24"/>
            <w:rPrChange w:author="Upadhyay , Shubham (SBICard)" w:date="2026-01-06T19:21:00Z" w:id="338">
              <w:rPr/>
            </w:rPrChange>
          </w:rPr>
          <w:delText xml:space="preserve">from Yatra </w:delText>
        </w:r>
      </w:del>
      <w:r w:rsidRPr="00A13A92">
        <w:rPr>
          <w:rFonts w:ascii="Sari Offc" w:hAnsi="Sari Offc"/>
          <w:sz w:val="24"/>
          <w:szCs w:val="24"/>
          <w:rPrChange w:author="Upadhyay , Shubham (SBICard)" w:date="2026-01-06T19:21:00Z" w:id="339">
            <w:rPr/>
          </w:rPrChange>
        </w:rPr>
        <w:t>worth Rs. 5,000 on annual spends of Rs. 5 lakhs</w:t>
      </w:r>
    </w:p>
    <w:p w:rsidRPr="00A13A92" w:rsidR="00BB22C4" w:rsidP="00A80E72" w:rsidRDefault="00BB22C4" w14:paraId="468A13A6" w14:textId="77777777">
      <w:pPr>
        <w:jc w:val="center"/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  <w:rPrChange w:author="Upadhyay , Shubham (SBICard)" w:date="2026-01-06T19:21:00Z" w:id="340">
            <w:rPr>
              <w:b/>
              <w:bCs/>
              <w:i/>
              <w:iCs/>
              <w:u w:val="single"/>
              <w:lang w:val="en-IN"/>
            </w:rPr>
          </w:rPrChange>
        </w:rPr>
      </w:pPr>
    </w:p>
    <w:p w:rsidRPr="00A13A92" w:rsidR="002D38D6" w:rsidP="00A80E72" w:rsidRDefault="004C50CB" w14:paraId="5605250A" w14:textId="3A78C77F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  <w:rPrChange w:author="Upadhyay , Shubham (SBICard)" w:date="2026-01-06T19:21:00Z" w:id="341">
            <w:rPr>
              <w:b/>
              <w:bCs/>
              <w:u w:val="single"/>
              <w:lang w:val="en-IN"/>
            </w:rPr>
          </w:rPrChange>
        </w:rPr>
      </w:pPr>
      <w:r w:rsidRPr="00A13A92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  <w:rPrChange w:author="Upadhyay , Shubham (SBICard)" w:date="2026-01-06T19:21:00Z" w:id="342">
            <w:rPr>
              <w:b/>
              <w:bCs/>
              <w:i/>
              <w:iCs/>
              <w:u w:val="single"/>
              <w:lang w:val="en-IN"/>
            </w:rPr>
          </w:rPrChange>
        </w:rPr>
        <w:t>Credit Card</w:t>
      </w:r>
      <w:r w:rsidRPr="00A13A92">
        <w:rPr>
          <w:rFonts w:ascii="Sari Offc" w:hAnsi="Sari Offc"/>
          <w:b/>
          <w:bCs/>
          <w:sz w:val="24"/>
          <w:szCs w:val="24"/>
          <w:u w:val="single"/>
          <w:lang w:val="en-IN"/>
          <w:rPrChange w:author="Upadhyay , Shubham (SBICard)" w:date="2026-01-06T19:21:00Z" w:id="343">
            <w:rPr>
              <w:b/>
              <w:bCs/>
              <w:u w:val="single"/>
              <w:lang w:val="en-IN"/>
            </w:rPr>
          </w:rPrChange>
        </w:rPr>
        <w:t xml:space="preserve"> FEE &amp; CHARGES</w:t>
      </w:r>
    </w:p>
    <w:p w:rsidRPr="00A13A92" w:rsidR="002D38D6" w:rsidP="00A06B92" w:rsidRDefault="004D6419" w14:paraId="07E865B8" w14:textId="37170877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rPrChange w:author="Upadhyay , Shubham (SBICard)" w:date="2026-01-06T19:21:00Z" w:id="344">
            <w:rPr/>
          </w:rPrChange>
        </w:rPr>
      </w:pPr>
      <w:r w:rsidRPr="00A13A92">
        <w:rPr>
          <w:rFonts w:ascii="Sari Offc" w:hAnsi="Sari Offc"/>
          <w:sz w:val="24"/>
          <w:szCs w:val="24"/>
          <w:rPrChange w:author="Upadhyay , Shubham (SBICard)" w:date="2026-01-06T19:21:00Z" w:id="345">
            <w:rPr/>
          </w:rPrChange>
        </w:rPr>
        <w:t>Annual</w:t>
      </w:r>
      <w:r w:rsidRPr="00A13A92" w:rsidR="002D38D6">
        <w:rPr>
          <w:rFonts w:ascii="Sari Offc" w:hAnsi="Sari Offc"/>
          <w:sz w:val="24"/>
          <w:szCs w:val="24"/>
          <w:rPrChange w:author="Upadhyay , Shubham (SBICard)" w:date="2026-01-06T19:21:00Z" w:id="346">
            <w:rPr/>
          </w:rPrChange>
        </w:rPr>
        <w:t xml:space="preserve"> Fee (one-time): Rs. </w:t>
      </w:r>
      <w:r w:rsidRPr="00A13A92" w:rsidR="00D20586">
        <w:rPr>
          <w:rFonts w:ascii="Sari Offc" w:hAnsi="Sari Offc"/>
          <w:sz w:val="24"/>
          <w:szCs w:val="24"/>
          <w:rPrChange w:author="Upadhyay , Shubham (SBICard)" w:date="2026-01-06T19:21:00Z" w:id="347">
            <w:rPr/>
          </w:rPrChange>
        </w:rPr>
        <w:t>1</w:t>
      </w:r>
      <w:ins w:author="Upadhyay , Shubham (SBICard)" w:date="2026-01-06T19:24:00Z" w:id="348">
        <w:r w:rsidR="00A13A92">
          <w:rPr>
            <w:rFonts w:ascii="Sari Offc" w:hAnsi="Sari Offc"/>
            <w:sz w:val="24"/>
            <w:szCs w:val="24"/>
          </w:rPr>
          <w:t>,</w:t>
        </w:r>
      </w:ins>
      <w:r w:rsidRPr="00A13A92" w:rsidR="00D20586">
        <w:rPr>
          <w:rFonts w:ascii="Sari Offc" w:hAnsi="Sari Offc"/>
          <w:sz w:val="24"/>
          <w:szCs w:val="24"/>
          <w:rPrChange w:author="Upadhyay , Shubham (SBICard)" w:date="2026-01-06T19:21:00Z" w:id="349">
            <w:rPr/>
          </w:rPrChange>
        </w:rPr>
        <w:t>4</w:t>
      </w:r>
      <w:r w:rsidRPr="00A13A92" w:rsidR="002D38D6">
        <w:rPr>
          <w:rFonts w:ascii="Sari Offc" w:hAnsi="Sari Offc"/>
          <w:sz w:val="24"/>
          <w:szCs w:val="24"/>
          <w:rPrChange w:author="Upadhyay , Shubham (SBICard)" w:date="2026-01-06T19:21:00Z" w:id="350">
            <w:rPr/>
          </w:rPrChange>
        </w:rPr>
        <w:t>99 + taxes </w:t>
      </w:r>
    </w:p>
    <w:p w:rsidRPr="00A13A92" w:rsidR="002D38D6" w:rsidP="00A06B92" w:rsidRDefault="002D38D6" w14:paraId="3CCA290E" w14:textId="2298E616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  <w:rPrChange w:author="Upadhyay , Shubham (SBICard)" w:date="2026-01-06T19:21:00Z" w:id="351">
            <w:rPr>
              <w:lang w:val="en-IN"/>
            </w:rPr>
          </w:rPrChange>
        </w:rPr>
      </w:pPr>
      <w:r w:rsidRPr="00A13A92">
        <w:rPr>
          <w:rFonts w:ascii="Sari Offc" w:hAnsi="Sari Offc"/>
          <w:sz w:val="24"/>
          <w:szCs w:val="24"/>
          <w:rPrChange w:author="Upadhyay , Shubham (SBICard)" w:date="2026-01-06T19:21:00Z" w:id="352">
            <w:rPr/>
          </w:rPrChange>
        </w:rPr>
        <w:lastRenderedPageBreak/>
        <w:t>Renewal Fee (per annum): </w:t>
      </w:r>
      <w:r w:rsidRPr="00A13A92" w:rsidR="000162F6">
        <w:rPr>
          <w:rFonts w:ascii="Sari Offc" w:hAnsi="Sari Offc"/>
          <w:sz w:val="24"/>
          <w:szCs w:val="24"/>
          <w:lang w:val="en-IN"/>
          <w:rPrChange w:author="Upadhyay , Shubham (SBICard)" w:date="2026-01-06T19:21:00Z" w:id="353">
            <w:rPr>
              <w:lang w:val="en-IN"/>
            </w:rPr>
          </w:rPrChange>
        </w:rPr>
        <w:t>Nil</w:t>
      </w:r>
    </w:p>
    <w:p w:rsidRPr="00A13A92" w:rsidR="00E56665" w:rsidP="00E56665" w:rsidRDefault="00A579B5" w14:paraId="0EBF00D7" w14:textId="493D5546">
      <w:pPr>
        <w:rPr>
          <w:rFonts w:ascii="Sari Offc" w:hAnsi="Sari Offc"/>
          <w:b/>
          <w:bCs/>
          <w:sz w:val="24"/>
          <w:szCs w:val="24"/>
          <w:rPrChange w:author="Upadhyay , Shubham (SBICard)" w:date="2026-01-06T19:21:00Z" w:id="354">
            <w:rPr>
              <w:b/>
              <w:bCs/>
            </w:rPr>
          </w:rPrChange>
        </w:rPr>
      </w:pPr>
      <w:r w:rsidRPr="00A13A92">
        <w:rPr>
          <w:rFonts w:ascii="Sari Offc" w:hAnsi="Sari Offc"/>
          <w:b/>
          <w:bCs/>
          <w:sz w:val="24"/>
          <w:szCs w:val="24"/>
          <w:rPrChange w:author="Upadhyay , Shubham (SBICard)" w:date="2026-01-06T19:21:00Z" w:id="355">
            <w:rPr>
              <w:b/>
              <w:bCs/>
            </w:rPr>
          </w:rPrChange>
        </w:rPr>
        <w:t>Fees</w:t>
      </w:r>
    </w:p>
    <w:p w:rsidRPr="00A13A92" w:rsidR="00A579B5" w:rsidP="00A06B92" w:rsidRDefault="004D6419" w14:paraId="7060F76E" w14:textId="4A22A079">
      <w:pPr>
        <w:pStyle w:val="ListParagraph"/>
        <w:numPr>
          <w:ilvl w:val="0"/>
          <w:numId w:val="5"/>
        </w:numPr>
        <w:rPr>
          <w:rFonts w:ascii="Sari Offc" w:hAnsi="Sari Offc"/>
          <w:sz w:val="24"/>
          <w:szCs w:val="24"/>
          <w:lang w:val="en-IN"/>
          <w:rPrChange w:author="Upadhyay , Shubham (SBICard)" w:date="2026-01-06T19:21:00Z" w:id="356">
            <w:rPr>
              <w:lang w:val="en-IN"/>
            </w:rPr>
          </w:rPrChange>
        </w:rPr>
      </w:pPr>
      <w:r w:rsidRPr="00A13A92">
        <w:rPr>
          <w:rFonts w:ascii="Sari Offc" w:hAnsi="Sari Offc"/>
          <w:sz w:val="24"/>
          <w:szCs w:val="24"/>
          <w:rPrChange w:author="Upadhyay , Shubham (SBICard)" w:date="2026-01-06T19:21:00Z" w:id="357">
            <w:rPr/>
          </w:rPrChange>
        </w:rPr>
        <w:t>Annual</w:t>
      </w:r>
      <w:r w:rsidRPr="00A13A92" w:rsidR="00A579B5">
        <w:rPr>
          <w:rFonts w:ascii="Sari Offc" w:hAnsi="Sari Offc"/>
          <w:sz w:val="24"/>
          <w:szCs w:val="24"/>
          <w:lang w:val="en-IN"/>
          <w:rPrChange w:author="Upadhyay , Shubham (SBICard)" w:date="2026-01-06T19:21:00Z" w:id="358">
            <w:rPr>
              <w:lang w:val="en-IN"/>
            </w:rPr>
          </w:rPrChange>
        </w:rPr>
        <w:t xml:space="preserve"> Fee (one-time): </w:t>
      </w:r>
      <w:r w:rsidRPr="00A13A92" w:rsidR="00A80E72">
        <w:rPr>
          <w:rFonts w:ascii="Sari Offc" w:hAnsi="Sari Offc"/>
          <w:sz w:val="24"/>
          <w:szCs w:val="24"/>
          <w:rPrChange w:author="Upadhyay , Shubham (SBICard)" w:date="2026-01-06T19:21:00Z" w:id="359">
            <w:rPr/>
          </w:rPrChange>
        </w:rPr>
        <w:t xml:space="preserve">Rs. </w:t>
      </w:r>
      <w:r w:rsidRPr="00A13A92" w:rsidR="00D20586">
        <w:rPr>
          <w:rFonts w:ascii="Sari Offc" w:hAnsi="Sari Offc"/>
          <w:sz w:val="24"/>
          <w:szCs w:val="24"/>
          <w:rPrChange w:author="Upadhyay , Shubham (SBICard)" w:date="2026-01-06T19:21:00Z" w:id="360">
            <w:rPr/>
          </w:rPrChange>
        </w:rPr>
        <w:t>1</w:t>
      </w:r>
      <w:ins w:author="Upadhyay , Shubham (SBICard)" w:date="2026-01-06T19:25:00Z" w:id="361">
        <w:r w:rsidR="00A13A92">
          <w:rPr>
            <w:rFonts w:ascii="Sari Offc" w:hAnsi="Sari Offc"/>
            <w:sz w:val="24"/>
            <w:szCs w:val="24"/>
          </w:rPr>
          <w:t>,</w:t>
        </w:r>
      </w:ins>
      <w:r w:rsidRPr="00A13A92" w:rsidR="00D20586">
        <w:rPr>
          <w:rFonts w:ascii="Sari Offc" w:hAnsi="Sari Offc"/>
          <w:sz w:val="24"/>
          <w:szCs w:val="24"/>
          <w:rPrChange w:author="Upadhyay , Shubham (SBICard)" w:date="2026-01-06T19:21:00Z" w:id="362">
            <w:rPr/>
          </w:rPrChange>
        </w:rPr>
        <w:t>4</w:t>
      </w:r>
      <w:r w:rsidRPr="00A13A92" w:rsidR="003B107B">
        <w:rPr>
          <w:rFonts w:ascii="Sari Offc" w:hAnsi="Sari Offc"/>
          <w:sz w:val="24"/>
          <w:szCs w:val="24"/>
          <w:rPrChange w:author="Upadhyay , Shubham (SBICard)" w:date="2026-01-06T19:21:00Z" w:id="363">
            <w:rPr/>
          </w:rPrChange>
        </w:rPr>
        <w:t xml:space="preserve">99 </w:t>
      </w:r>
      <w:r w:rsidRPr="00A13A92" w:rsidR="00A80E72">
        <w:rPr>
          <w:rFonts w:ascii="Sari Offc" w:hAnsi="Sari Offc"/>
          <w:sz w:val="24"/>
          <w:szCs w:val="24"/>
          <w:rPrChange w:author="Upadhyay , Shubham (SBICard)" w:date="2026-01-06T19:21:00Z" w:id="364">
            <w:rPr/>
          </w:rPrChange>
        </w:rPr>
        <w:t>+ taxes</w:t>
      </w:r>
    </w:p>
    <w:p w:rsidRPr="00A13A92" w:rsidR="00A579B5" w:rsidP="00A06B92" w:rsidRDefault="00A579B5" w14:paraId="5301376D" w14:textId="759A66A7">
      <w:pPr>
        <w:pStyle w:val="ListParagraph"/>
        <w:numPr>
          <w:ilvl w:val="0"/>
          <w:numId w:val="5"/>
        </w:numPr>
        <w:rPr>
          <w:rFonts w:ascii="Sari Offc" w:hAnsi="Sari Offc"/>
          <w:sz w:val="24"/>
          <w:szCs w:val="24"/>
          <w:lang w:val="en-IN"/>
          <w:rPrChange w:author="Upadhyay , Shubham (SBICard)" w:date="2026-01-06T19:21:00Z" w:id="365">
            <w:rPr>
              <w:lang w:val="en-IN"/>
            </w:rPr>
          </w:rPrChange>
        </w:rPr>
      </w:pPr>
      <w:r w:rsidRPr="00A13A92">
        <w:rPr>
          <w:rFonts w:ascii="Sari Offc" w:hAnsi="Sari Offc"/>
          <w:sz w:val="24"/>
          <w:szCs w:val="24"/>
          <w:lang w:val="en-IN"/>
          <w:rPrChange w:author="Upadhyay , Shubham (SBICard)" w:date="2026-01-06T19:21:00Z" w:id="366">
            <w:rPr>
              <w:lang w:val="en-IN"/>
            </w:rPr>
          </w:rPrChange>
        </w:rPr>
        <w:t>Renewal Fee (per annum): </w:t>
      </w:r>
      <w:r w:rsidRPr="00A13A92" w:rsidR="000162F6">
        <w:rPr>
          <w:rFonts w:ascii="Sari Offc" w:hAnsi="Sari Offc"/>
          <w:sz w:val="24"/>
          <w:szCs w:val="24"/>
          <w:lang w:val="en-IN"/>
          <w:rPrChange w:author="Upadhyay , Shubham (SBICard)" w:date="2026-01-06T19:21:00Z" w:id="367">
            <w:rPr>
              <w:lang w:val="en-IN"/>
            </w:rPr>
          </w:rPrChange>
        </w:rPr>
        <w:t>Nil</w:t>
      </w:r>
    </w:p>
    <w:p w:rsidRPr="00A13A92" w:rsidR="00A579B5" w:rsidP="00A06B92" w:rsidRDefault="00A579B5" w14:paraId="099A0E29" w14:textId="60192D8F">
      <w:pPr>
        <w:pStyle w:val="ListParagraph"/>
        <w:numPr>
          <w:ilvl w:val="0"/>
          <w:numId w:val="5"/>
        </w:numPr>
        <w:rPr>
          <w:rFonts w:ascii="Sari Offc" w:hAnsi="Sari Offc"/>
          <w:sz w:val="24"/>
          <w:szCs w:val="24"/>
          <w:lang w:val="en-IN"/>
          <w:rPrChange w:author="Upadhyay , Shubham (SBICard)" w:date="2026-01-06T19:21:00Z" w:id="368">
            <w:rPr>
              <w:lang w:val="en-IN"/>
            </w:rPr>
          </w:rPrChange>
        </w:rPr>
      </w:pPr>
      <w:r w:rsidRPr="00A13A92">
        <w:rPr>
          <w:rFonts w:ascii="Sari Offc" w:hAnsi="Sari Offc"/>
          <w:sz w:val="24"/>
          <w:szCs w:val="24"/>
          <w:lang w:val="en-IN"/>
          <w:rPrChange w:author="Upadhyay , Shubham (SBICard)" w:date="2026-01-06T19:21:00Z" w:id="369">
            <w:rPr>
              <w:lang w:val="en-IN"/>
            </w:rPr>
          </w:rPrChange>
        </w:rPr>
        <w:t xml:space="preserve">Add-on </w:t>
      </w:r>
      <w:ins w:author="Namita Salgiya" w:date="2026-01-21T18:08:00Z" w16du:dateUtc="2026-01-21T12:38:00Z" w:id="370">
        <w:r w:rsidR="00BC1C92">
          <w:rPr>
            <w:rFonts w:ascii="Sari Offc" w:hAnsi="Sari Offc"/>
            <w:sz w:val="24"/>
            <w:szCs w:val="24"/>
            <w:lang w:val="en-IN"/>
          </w:rPr>
          <w:t xml:space="preserve">Card </w:t>
        </w:r>
      </w:ins>
      <w:r w:rsidRPr="00A13A92">
        <w:rPr>
          <w:rFonts w:ascii="Sari Offc" w:hAnsi="Sari Offc"/>
          <w:sz w:val="24"/>
          <w:szCs w:val="24"/>
          <w:lang w:val="en-IN"/>
          <w:rPrChange w:author="Upadhyay , Shubham (SBICard)" w:date="2026-01-06T19:21:00Z" w:id="371">
            <w:rPr>
              <w:lang w:val="en-IN"/>
            </w:rPr>
          </w:rPrChange>
        </w:rPr>
        <w:t>Fee (per annum): Nil</w:t>
      </w:r>
    </w:p>
    <w:p w:rsidRPr="00A13A92" w:rsidR="00A579B5" w:rsidP="00E56665" w:rsidRDefault="00A579B5" w14:paraId="2BD3B2ED" w14:textId="7C3448F9">
      <w:pPr>
        <w:rPr>
          <w:rFonts w:ascii="Sari Offc" w:hAnsi="Sari Offc"/>
          <w:b/>
          <w:bCs/>
          <w:sz w:val="24"/>
          <w:szCs w:val="24"/>
          <w:rPrChange w:author="Upadhyay , Shubham (SBICard)" w:date="2026-01-06T19:21:00Z" w:id="372">
            <w:rPr>
              <w:b/>
              <w:bCs/>
            </w:rPr>
          </w:rPrChange>
        </w:rPr>
      </w:pPr>
      <w:r w:rsidRPr="00A13A92">
        <w:rPr>
          <w:rFonts w:ascii="Sari Offc" w:hAnsi="Sari Offc"/>
          <w:b/>
          <w:bCs/>
          <w:sz w:val="24"/>
          <w:szCs w:val="24"/>
          <w:rPrChange w:author="Upadhyay , Shubham (SBICard)" w:date="2026-01-06T19:21:00Z" w:id="373">
            <w:rPr>
              <w:b/>
              <w:bCs/>
            </w:rPr>
          </w:rPrChange>
        </w:rPr>
        <w:t>Fees and Charges</w:t>
      </w:r>
    </w:p>
    <w:p w:rsidRPr="00A13A92" w:rsidR="009164D7" w:rsidP="00A06B92" w:rsidRDefault="009164D7" w14:paraId="00955866" w14:textId="7A171D67">
      <w:pPr>
        <w:numPr>
          <w:ilvl w:val="0"/>
          <w:numId w:val="6"/>
        </w:numPr>
        <w:rPr>
          <w:rStyle w:val="Hyperlink"/>
          <w:rFonts w:ascii="Sari Offc" w:hAnsi="Sari Offc"/>
          <w:color w:val="auto"/>
          <w:sz w:val="24"/>
          <w:szCs w:val="24"/>
          <w:u w:val="none"/>
          <w:lang w:val="en-IN"/>
          <w:rPrChange w:author="Upadhyay , Shubham (SBICard)" w:date="2026-01-06T19:21:00Z" w:id="374">
            <w:rPr>
              <w:rStyle w:val="Hyperlink"/>
              <w:color w:val="auto"/>
              <w:u w:val="none"/>
              <w:lang w:val="en-IN"/>
            </w:rPr>
          </w:rPrChange>
        </w:rPr>
      </w:pPr>
      <w:r w:rsidRPr="00A13A92">
        <w:rPr>
          <w:rFonts w:ascii="Sari Offc" w:hAnsi="Sari Offc"/>
          <w:sz w:val="24"/>
          <w:szCs w:val="24"/>
          <w:lang w:val="en-IN"/>
          <w:rPrChange w:author="Upadhyay , Shubham (SBICard)" w:date="2026-01-06T19:21:00Z" w:id="375">
            <w:rPr>
              <w:color w:val="0563C1" w:themeColor="hyperlink"/>
              <w:u w:val="single"/>
              <w:lang w:val="en-IN"/>
            </w:rPr>
          </w:rPrChange>
        </w:rPr>
        <w:t xml:space="preserve">For information regarding fees and other applicable charges, please refer to the </w:t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376">
            <w:rPr/>
          </w:rPrChange>
        </w:rPr>
        <w:fldChar w:fldCharType="begin"/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377">
            <w:rPr/>
          </w:rPrChange>
        </w:rPr>
        <w:instrText>HYPERLINK "https://www.sbicard.com/en/most-important-terms-and-conditions.page" \t "_blank"</w:instrText>
      </w:r>
      <w:r w:rsidRPr="00436A23">
        <w:rPr>
          <w:rFonts w:ascii="Sari Offc" w:hAnsi="Sari Offc"/>
          <w:sz w:val="24"/>
          <w:szCs w:val="24"/>
        </w:rPr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378">
            <w:rPr/>
          </w:rPrChange>
        </w:rPr>
        <w:fldChar w:fldCharType="separate"/>
      </w:r>
      <w:r w:rsidRPr="00A13A92">
        <w:rPr>
          <w:rStyle w:val="Hyperlink"/>
          <w:rFonts w:ascii="Sari Offc" w:hAnsi="Sari Offc"/>
          <w:sz w:val="24"/>
          <w:szCs w:val="24"/>
          <w:lang w:val="en-IN"/>
          <w:rPrChange w:author="Upadhyay , Shubham (SBICard)" w:date="2026-01-06T19:21:00Z" w:id="379">
            <w:rPr>
              <w:rStyle w:val="Hyperlink"/>
              <w:lang w:val="en-IN"/>
            </w:rPr>
          </w:rPrChange>
        </w:rPr>
        <w:t>Most Important Terms &amp; Conditions</w:t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380">
            <w:rPr/>
          </w:rPrChange>
        </w:rPr>
        <w:fldChar w:fldCharType="end"/>
      </w:r>
    </w:p>
    <w:p w:rsidR="00A06B92" w:rsidP="00A06B92" w:rsidRDefault="00A06B92" w14:paraId="51496943" w14:textId="77777777">
      <w:pPr>
        <w:rPr>
          <w:ins w:author="Namita Salgiya" w:date="2026-01-21T18:08:00Z" w16du:dateUtc="2026-01-21T12:38:00Z" w:id="381"/>
          <w:rStyle w:val="Hyperlink"/>
          <w:rFonts w:ascii="Sari Offc" w:hAnsi="Sari Offc"/>
          <w:b/>
          <w:bCs/>
          <w:color w:val="auto"/>
          <w:sz w:val="24"/>
          <w:szCs w:val="24"/>
          <w:lang w:val="en-IN"/>
        </w:rPr>
      </w:pPr>
      <w:r w:rsidRPr="00A13A92">
        <w:rPr>
          <w:rStyle w:val="Hyperlink"/>
          <w:rFonts w:ascii="Sari Offc" w:hAnsi="Sari Offc"/>
          <w:b/>
          <w:bCs/>
          <w:color w:val="auto"/>
          <w:sz w:val="24"/>
          <w:szCs w:val="24"/>
          <w:lang w:val="en-IN"/>
          <w:rPrChange w:author="Upadhyay , Shubham (SBICard)" w:date="2026-01-06T19:21:00Z" w:id="382">
            <w:rPr>
              <w:rStyle w:val="Hyperlink"/>
              <w:b/>
              <w:bCs/>
              <w:color w:val="auto"/>
              <w:lang w:val="en-IN"/>
            </w:rPr>
          </w:rPrChange>
        </w:rPr>
        <w:t>FAQ</w:t>
      </w:r>
    </w:p>
    <w:p w:rsidRPr="00B77461" w:rsidR="00BC1C92" w:rsidP="00BC1C92" w:rsidRDefault="00BC1C92" w14:paraId="0A5B97C4" w14:textId="77777777">
      <w:pPr>
        <w:rPr>
          <w:ins w:author="Namita Salgiya" w:date="2026-01-21T18:08:00Z" w16du:dateUtc="2026-01-21T12:38:00Z" w:id="383"/>
          <w:rFonts w:ascii="Sari Offc" w:hAnsi="Sari Offc"/>
          <w:b/>
          <w:bCs/>
          <w:sz w:val="24"/>
          <w:szCs w:val="24"/>
          <w:lang w:val="en-IN"/>
        </w:rPr>
      </w:pPr>
      <w:bookmarkStart w:name="_Hlk219368909" w:id="384"/>
      <w:ins w:author="Namita Salgiya" w:date="2026-01-21T18:08:00Z" w16du:dateUtc="2026-01-21T12:38:00Z" w:id="385">
        <w:r w:rsidRPr="00B77461">
          <w:rPr>
            <w:rFonts w:ascii="Sari Offc" w:hAnsi="Sari Offc"/>
            <w:b/>
            <w:bCs/>
            <w:sz w:val="24"/>
            <w:szCs w:val="24"/>
            <w:lang w:val="en-IN"/>
          </w:rPr>
          <w:t>What is Annual Fee and Renewal Fee of the card?</w:t>
        </w:r>
      </w:ins>
    </w:p>
    <w:p w:rsidRPr="00B77461" w:rsidR="00BC1C92" w:rsidP="00BC1C92" w:rsidRDefault="00BC1C92" w14:paraId="76D9F8D7" w14:textId="3259B838">
      <w:pPr>
        <w:rPr>
          <w:ins w:author="Namita Salgiya" w:date="2026-01-21T18:08:00Z" w16du:dateUtc="2026-01-21T12:38:00Z" w:id="386"/>
          <w:rFonts w:ascii="Sari Offc" w:hAnsi="Sari Offc"/>
          <w:sz w:val="24"/>
          <w:szCs w:val="24"/>
          <w:lang w:val="en-IN"/>
        </w:rPr>
      </w:pPr>
      <w:ins w:author="Namita Salgiya" w:date="2026-01-21T18:08:00Z" w16du:dateUtc="2026-01-21T12:38:00Z" w:id="387">
        <w:r w:rsidRPr="00B77461">
          <w:rPr>
            <w:rFonts w:ascii="Sari Offc" w:hAnsi="Sari Offc"/>
            <w:sz w:val="24"/>
            <w:szCs w:val="24"/>
            <w:lang w:val="en-IN"/>
          </w:rPr>
          <w:t xml:space="preserve">The Annual Fee of the card is Rs. </w:t>
        </w:r>
        <w:r>
          <w:rPr>
            <w:rFonts w:ascii="Sari Offc" w:hAnsi="Sari Offc"/>
            <w:sz w:val="24"/>
            <w:szCs w:val="24"/>
            <w:lang w:val="en-IN"/>
          </w:rPr>
          <w:t>1</w:t>
        </w:r>
      </w:ins>
      <w:ins w:author="Upadhyay , Shubham (SBICard)" w:date="2026-01-22T12:40:00Z" w16du:dateUtc="2026-01-22T07:10:00Z" w:id="388">
        <w:r w:rsidR="00436A23">
          <w:rPr>
            <w:rFonts w:ascii="Sari Offc" w:hAnsi="Sari Offc"/>
            <w:sz w:val="24"/>
            <w:szCs w:val="24"/>
            <w:lang w:val="en-IN"/>
          </w:rPr>
          <w:t>,</w:t>
        </w:r>
      </w:ins>
      <w:ins w:author="Namita Salgiya" w:date="2026-01-21T18:08:00Z" w16du:dateUtc="2026-01-21T12:38:00Z" w:id="389">
        <w:r>
          <w:rPr>
            <w:rFonts w:ascii="Sari Offc" w:hAnsi="Sari Offc"/>
            <w:sz w:val="24"/>
            <w:szCs w:val="24"/>
            <w:lang w:val="en-IN"/>
          </w:rPr>
          <w:t>4</w:t>
        </w:r>
        <w:r w:rsidRPr="00B77461">
          <w:rPr>
            <w:rFonts w:ascii="Sari Offc" w:hAnsi="Sari Offc"/>
            <w:sz w:val="24"/>
            <w:szCs w:val="24"/>
            <w:lang w:val="en-IN"/>
          </w:rPr>
          <w:t>99 + taxes. The</w:t>
        </w:r>
        <w:r>
          <w:rPr>
            <w:rFonts w:ascii="Sari Offc" w:hAnsi="Sari Offc"/>
            <w:sz w:val="24"/>
            <w:szCs w:val="24"/>
            <w:lang w:val="en-IN"/>
          </w:rPr>
          <w:t>re is no</w:t>
        </w:r>
        <w:r w:rsidRPr="00B77461">
          <w:rPr>
            <w:rFonts w:ascii="Sari Offc" w:hAnsi="Sari Offc"/>
            <w:sz w:val="24"/>
            <w:szCs w:val="24"/>
            <w:lang w:val="en-IN"/>
          </w:rPr>
          <w:t xml:space="preserve"> Renewal Fee from second year onwards.</w:t>
        </w:r>
      </w:ins>
    </w:p>
    <w:p w:rsidRPr="00B77461" w:rsidR="00BC1C92" w:rsidP="00BC1C92" w:rsidRDefault="00BC1C92" w14:paraId="232C4A9E" w14:textId="77777777">
      <w:pPr>
        <w:rPr>
          <w:ins w:author="Namita Salgiya" w:date="2026-01-21T18:08:00Z" w16du:dateUtc="2026-01-21T12:38:00Z" w:id="390"/>
          <w:rFonts w:ascii="Sari Offc" w:hAnsi="Sari Offc"/>
          <w:b/>
          <w:bCs/>
          <w:sz w:val="24"/>
          <w:szCs w:val="24"/>
          <w:lang w:val="en-IN"/>
        </w:rPr>
      </w:pPr>
      <w:ins w:author="Namita Salgiya" w:date="2026-01-21T18:08:00Z" w16du:dateUtc="2026-01-21T12:38:00Z" w:id="391">
        <w:r w:rsidRPr="00B77461">
          <w:rPr>
            <w:rFonts w:ascii="Sari Offc" w:hAnsi="Sari Offc"/>
            <w:b/>
            <w:bCs/>
            <w:sz w:val="24"/>
            <w:szCs w:val="24"/>
            <w:lang w:val="en-IN"/>
          </w:rPr>
          <w:t>Can I use my card internationally?</w:t>
        </w:r>
      </w:ins>
    </w:p>
    <w:p w:rsidRPr="00B77461" w:rsidR="00BC1C92" w:rsidP="00BC1C92" w:rsidRDefault="00BC1C92" w14:paraId="75374246" w14:textId="06345681">
      <w:pPr>
        <w:rPr>
          <w:ins w:author="Namita Salgiya" w:date="2026-01-21T18:08:00Z" w16du:dateUtc="2026-01-21T12:38:00Z" w:id="392"/>
          <w:rFonts w:ascii="Sari Offc" w:hAnsi="Sari Offc"/>
          <w:sz w:val="24"/>
          <w:szCs w:val="24"/>
          <w:lang w:val="en-IN"/>
        </w:rPr>
      </w:pPr>
      <w:ins w:author="Namita Salgiya" w:date="2026-01-21T18:08:00Z" w16du:dateUtc="2026-01-21T12:38:00Z" w:id="393">
        <w:r w:rsidRPr="00B77461">
          <w:rPr>
            <w:rFonts w:ascii="Sari Offc" w:hAnsi="Sari Offc"/>
            <w:sz w:val="24"/>
            <w:szCs w:val="24"/>
            <w:lang w:val="en-IN"/>
          </w:rPr>
          <w:t xml:space="preserve">Yes, you can use your </w:t>
        </w:r>
        <w:r w:rsidRPr="00EF49DC">
          <w:rPr>
            <w:rFonts w:ascii="Sari Offc" w:hAnsi="Sari Offc"/>
            <w:sz w:val="24"/>
            <w:szCs w:val="24"/>
          </w:rPr>
          <w:t xml:space="preserve">Club Vistara SBI Card </w:t>
        </w:r>
        <w:del w:author="Upadhyay , Shubham (SBICard)" w:date="2026-01-22T12:40:00Z" w16du:dateUtc="2026-01-22T07:10:00Z" w:id="394">
          <w:r w:rsidRPr="00B77461" w:rsidDel="00436A23">
            <w:rPr>
              <w:rFonts w:ascii="Sari Offc" w:hAnsi="Sari Offc"/>
              <w:sz w:val="24"/>
              <w:szCs w:val="24"/>
              <w:lang w:val="en-IN"/>
            </w:rPr>
            <w:delText xml:space="preserve">in </w:delText>
          </w:r>
        </w:del>
      </w:ins>
      <w:ins w:author="Upadhyay , Shubham (SBICard)" w:date="2026-01-22T12:40:00Z" w16du:dateUtc="2026-01-22T07:10:00Z" w:id="395">
        <w:r w:rsidR="00436A23">
          <w:rPr>
            <w:rFonts w:ascii="Sari Offc" w:hAnsi="Sari Offc"/>
            <w:sz w:val="24"/>
            <w:szCs w:val="24"/>
            <w:lang w:val="en-IN"/>
          </w:rPr>
          <w:t xml:space="preserve">at </w:t>
        </w:r>
      </w:ins>
      <w:ins w:author="Namita Salgiya" w:date="2026-01-21T18:08:00Z" w16du:dateUtc="2026-01-21T12:38:00Z" w:id="396">
        <w:r w:rsidRPr="00B77461">
          <w:rPr>
            <w:rFonts w:ascii="Sari Offc" w:hAnsi="Sari Offc"/>
            <w:sz w:val="24"/>
            <w:szCs w:val="24"/>
            <w:lang w:val="en-IN"/>
          </w:rPr>
          <w:t xml:space="preserve">over 24 million outlets across the globe, including 3,25,000 outlets in India. You can withdraw cash from over 1 million </w:t>
        </w:r>
        <w:r w:rsidRPr="00583E14">
          <w:rPr>
            <w:rFonts w:ascii="Sari Offc" w:hAnsi="Sari Offc"/>
            <w:sz w:val="24"/>
            <w:szCs w:val="24"/>
          </w:rPr>
          <w:t>MasterCard or Visa</w:t>
        </w:r>
        <w:r w:rsidRPr="00B77461">
          <w:rPr>
            <w:rFonts w:ascii="Sari Offc" w:hAnsi="Sari Offc"/>
            <w:sz w:val="24"/>
            <w:szCs w:val="24"/>
            <w:lang w:val="en-IN"/>
          </w:rPr>
          <w:t xml:space="preserve"> ATMs across the globe.</w:t>
        </w:r>
      </w:ins>
    </w:p>
    <w:p w:rsidRPr="00B77461" w:rsidR="00BC1C92" w:rsidP="00BC1C92" w:rsidRDefault="00BC1C92" w14:paraId="63F65E14" w14:textId="77777777">
      <w:pPr>
        <w:rPr>
          <w:ins w:author="Namita Salgiya" w:date="2026-01-21T18:08:00Z" w16du:dateUtc="2026-01-21T12:38:00Z" w:id="397"/>
          <w:rFonts w:ascii="Sari Offc" w:hAnsi="Sari Offc"/>
          <w:b/>
          <w:bCs/>
          <w:sz w:val="24"/>
          <w:szCs w:val="24"/>
          <w:lang w:val="en-IN"/>
        </w:rPr>
      </w:pPr>
      <w:ins w:author="Namita Salgiya" w:date="2026-01-21T18:08:00Z" w16du:dateUtc="2026-01-21T12:38:00Z" w:id="398">
        <w:r w:rsidRPr="00B77461">
          <w:rPr>
            <w:rFonts w:ascii="Sari Offc" w:hAnsi="Sari Offc"/>
            <w:b/>
            <w:bCs/>
            <w:sz w:val="24"/>
            <w:szCs w:val="24"/>
            <w:lang w:val="en-IN"/>
          </w:rPr>
          <w:t>How can I apply for the card?</w:t>
        </w:r>
      </w:ins>
    </w:p>
    <w:p w:rsidRPr="00B77461" w:rsidR="00BC1C92" w:rsidP="00BC1C92" w:rsidRDefault="00BC1C92" w14:paraId="7D841FC5" w14:textId="77777777">
      <w:pPr>
        <w:rPr>
          <w:ins w:author="Namita Salgiya" w:date="2026-01-21T18:08:00Z" w16du:dateUtc="2026-01-21T12:38:00Z" w:id="399"/>
          <w:rFonts w:ascii="Sari Offc" w:hAnsi="Sari Offc"/>
          <w:sz w:val="24"/>
          <w:szCs w:val="24"/>
          <w:lang w:val="en-IN"/>
        </w:rPr>
      </w:pPr>
      <w:ins w:author="Namita Salgiya" w:date="2026-01-21T18:08:00Z" w16du:dateUtc="2026-01-21T12:38:00Z" w:id="400">
        <w:r w:rsidRPr="00B77461">
          <w:rPr>
            <w:rFonts w:ascii="Sari Offc" w:hAnsi="Sari Offc"/>
            <w:sz w:val="24"/>
            <w:szCs w:val="24"/>
            <w:lang w:val="en-IN"/>
          </w:rPr>
          <w:t>You can apply for an SBI Credit Card through our Website </w:t>
        </w:r>
        <w:r w:rsidRPr="00B77461">
          <w:rPr>
            <w:rFonts w:ascii="Sari Offc" w:hAnsi="Sari Offc"/>
            <w:sz w:val="24"/>
            <w:szCs w:val="24"/>
            <w:lang w:val="en-IN"/>
          </w:rPr>
          <w:fldChar w:fldCharType="begin"/>
        </w:r>
        <w:r w:rsidRPr="00B77461">
          <w:rPr>
            <w:rFonts w:ascii="Sari Offc" w:hAnsi="Sari Offc"/>
            <w:sz w:val="24"/>
            <w:szCs w:val="24"/>
            <w:lang w:val="en-IN"/>
          </w:rPr>
          <w:instrText>HYPERLINK "https://www.sbicard.com/en/eapply.page" \t "_blank"</w:instrText>
        </w:r>
        <w:r w:rsidRPr="00B77461">
          <w:rPr>
            <w:rFonts w:ascii="Sari Offc" w:hAnsi="Sari Offc"/>
            <w:sz w:val="24"/>
            <w:szCs w:val="24"/>
            <w:lang w:val="en-IN"/>
          </w:rPr>
        </w:r>
        <w:r w:rsidRPr="00B77461">
          <w:rPr>
            <w:rFonts w:ascii="Sari Offc" w:hAnsi="Sari Offc"/>
            <w:sz w:val="24"/>
            <w:szCs w:val="24"/>
            <w:lang w:val="en-IN"/>
          </w:rPr>
          <w:fldChar w:fldCharType="separate"/>
        </w:r>
        <w:r w:rsidRPr="00B77461">
          <w:rPr>
            <w:rFonts w:ascii="Sari Offc" w:hAnsi="Sari Offc"/>
            <w:sz w:val="24"/>
            <w:szCs w:val="24"/>
            <w:lang w:val="en-IN"/>
          </w:rPr>
          <w:t>sbicard.com</w:t>
        </w:r>
        <w:r w:rsidRPr="00B77461">
          <w:rPr>
            <w:rFonts w:ascii="Sari Offc" w:hAnsi="Sari Offc"/>
            <w:sz w:val="24"/>
            <w:szCs w:val="24"/>
            <w:lang w:val="en-IN"/>
          </w:rPr>
          <w:fldChar w:fldCharType="end"/>
        </w:r>
        <w:r w:rsidRPr="00B77461">
          <w:rPr>
            <w:rFonts w:ascii="Sari Offc" w:hAnsi="Sari Offc"/>
            <w:sz w:val="24"/>
            <w:szCs w:val="24"/>
            <w:lang w:val="en-IN"/>
          </w:rPr>
          <w:t xml:space="preserve"> or via our Chatbot ILA. Alternatively, you can call SBI Card Helpline 39 02 02 02 (prefix your city STD code) or visit the nearest SBI branch.</w:t>
        </w:r>
        <w:bookmarkEnd w:id="384"/>
      </w:ins>
    </w:p>
    <w:p w:rsidRPr="00A13A92" w:rsidR="00BC1C92" w:rsidP="00A06B92" w:rsidRDefault="00BC1C92" w14:paraId="3A5F30DB" w14:textId="77777777">
      <w:pPr>
        <w:rPr>
          <w:rStyle w:val="Hyperlink"/>
          <w:rFonts w:ascii="Sari Offc" w:hAnsi="Sari Offc"/>
          <w:b/>
          <w:bCs/>
          <w:color w:val="auto"/>
          <w:sz w:val="24"/>
          <w:szCs w:val="24"/>
          <w:rPrChange w:author="Upadhyay , Shubham (SBICard)" w:date="2026-01-06T19:21:00Z" w:id="401">
            <w:rPr>
              <w:rStyle w:val="Hyperlink"/>
              <w:b/>
              <w:bCs/>
              <w:color w:val="auto"/>
            </w:rPr>
          </w:rPrChange>
        </w:rPr>
      </w:pPr>
    </w:p>
    <w:p w:rsidRPr="00A13A92" w:rsidR="00A06B92" w:rsidDel="00BC1C92" w:rsidP="00A06B92" w:rsidRDefault="00A06B92" w14:paraId="58BF6547" w14:textId="6B08E409">
      <w:pPr>
        <w:pStyle w:val="ListParagraph"/>
        <w:numPr>
          <w:ilvl w:val="0"/>
          <w:numId w:val="14"/>
        </w:numPr>
        <w:spacing w:line="256" w:lineRule="auto"/>
        <w:rPr>
          <w:del w:author="Namita Salgiya" w:date="2026-01-21T18:08:00Z" w16du:dateUtc="2026-01-21T12:38:00Z" w:id="402"/>
          <w:rFonts w:ascii="Sari Offc" w:hAnsi="Sari Offc"/>
          <w:sz w:val="24"/>
          <w:szCs w:val="24"/>
          <w:rPrChange w:author="Upadhyay , Shubham (SBICard)" w:date="2026-01-06T19:21:00Z" w:id="403">
            <w:rPr>
              <w:del w:author="Namita Salgiya" w:date="2026-01-21T18:08:00Z" w16du:dateUtc="2026-01-21T12:38:00Z" w:id="404"/>
            </w:rPr>
          </w:rPrChange>
        </w:rPr>
      </w:pPr>
      <w:del w:author="Namita Salgiya" w:date="2026-01-21T18:08:00Z" w16du:dateUtc="2026-01-21T12:38:00Z" w:id="405">
        <w:r w:rsidRPr="00A13A92" w:rsidDel="00BC1C92">
          <w:rPr>
            <w:rFonts w:ascii="Sari Offc" w:hAnsi="Sari Offc"/>
            <w:sz w:val="24"/>
            <w:szCs w:val="24"/>
            <w:lang w:val="en-IN"/>
            <w:rPrChange w:author="Upadhyay , Shubham (SBICard)" w:date="2026-01-06T19:21:00Z" w:id="406">
              <w:rPr>
                <w:color w:val="0563C1" w:themeColor="hyperlink"/>
                <w:u w:val="single"/>
                <w:lang w:val="en-IN"/>
              </w:rPr>
            </w:rPrChange>
          </w:rPr>
          <w:delText>https://www.sbicard.com/en/faq.page</w:delText>
        </w:r>
      </w:del>
    </w:p>
    <w:p w:rsidRPr="00A13A92" w:rsidR="009164D7" w:rsidP="004C50CB" w:rsidRDefault="004C50CB" w14:paraId="7415B9E1" w14:textId="0CCC133D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A13A92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  <w:rPrChange w:author="Upadhyay , Shubham (SBICard)" w:date="2026-01-06T19:21:00Z" w:id="407">
            <w:rPr>
              <w:b/>
              <w:bCs/>
              <w:i/>
              <w:iCs/>
              <w:u w:val="single"/>
              <w:lang w:val="en-IN"/>
            </w:rPr>
          </w:rPrChange>
        </w:rPr>
        <w:t xml:space="preserve">Other </w:t>
      </w:r>
      <w:r w:rsidRPr="00A13A92">
        <w:rPr>
          <w:rFonts w:ascii="Sari Offc" w:hAnsi="Sari Offc"/>
          <w:b/>
          <w:bCs/>
          <w:sz w:val="24"/>
          <w:szCs w:val="24"/>
          <w:u w:val="single"/>
          <w:lang w:val="en-IN"/>
          <w:rPrChange w:author="Upadhyay , Shubham (SBICard)" w:date="2026-01-06T19:21:00Z" w:id="408">
            <w:rPr>
              <w:b/>
              <w:bCs/>
              <w:u w:val="single"/>
              <w:lang w:val="en-IN"/>
            </w:rPr>
          </w:rPrChange>
        </w:rPr>
        <w:t>FEATURES</w:t>
      </w:r>
    </w:p>
    <w:p w:rsidRPr="00A13A92" w:rsidR="000162F6" w:rsidP="000162F6" w:rsidRDefault="000162F6" w14:paraId="301B36EF" w14:textId="77777777">
      <w:pPr>
        <w:rPr>
          <w:rFonts w:ascii="Sari Offc" w:hAnsi="Sari Offc"/>
          <w:b/>
          <w:bCs/>
          <w:sz w:val="24"/>
          <w:szCs w:val="24"/>
          <w:lang w:val="en-IN"/>
          <w:rPrChange w:author="Upadhyay , Shubham (SBICard)" w:date="2026-01-06T19:21:00Z" w:id="409">
            <w:rPr>
              <w:b/>
              <w:bCs/>
              <w:lang w:val="en-IN"/>
            </w:rPr>
          </w:rPrChange>
        </w:rPr>
      </w:pPr>
      <w:r w:rsidRPr="00A13A92">
        <w:rPr>
          <w:rFonts w:ascii="Sari Offc" w:hAnsi="Sari Offc"/>
          <w:b/>
          <w:bCs/>
          <w:sz w:val="24"/>
          <w:szCs w:val="24"/>
          <w:lang w:val="en-IN"/>
          <w:rPrChange w:author="Upadhyay , Shubham (SBICard)" w:date="2026-01-06T19:21:00Z" w:id="410">
            <w:rPr>
              <w:b/>
              <w:bCs/>
              <w:lang w:val="en-IN"/>
            </w:rPr>
          </w:rPrChange>
        </w:rPr>
        <w:t>Contactless Advantage</w:t>
      </w:r>
    </w:p>
    <w:p w:rsidRPr="00A13A92" w:rsidR="000162F6" w:rsidP="00A06B92" w:rsidRDefault="000162F6" w14:paraId="1F174BAA" w14:textId="0E45AA2E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  <w:rPrChange w:author="Upadhyay , Shubham (SBICard)" w:date="2026-01-06T19:21:00Z" w:id="411">
            <w:rPr>
              <w:lang w:val="en-IN"/>
            </w:rPr>
          </w:rPrChange>
        </w:rPr>
      </w:pPr>
      <w:r w:rsidRPr="00A13A92">
        <w:rPr>
          <w:rFonts w:ascii="Sari Offc" w:hAnsi="Sari Offc"/>
          <w:b/>
          <w:bCs/>
          <w:sz w:val="24"/>
          <w:szCs w:val="24"/>
          <w:lang w:val="en-IN"/>
          <w:rPrChange w:author="Upadhyay , Shubham (SBICard)" w:date="2026-01-06T19:21:00Z" w:id="412">
            <w:rPr>
              <w:b/>
              <w:bCs/>
              <w:lang w:val="en-IN"/>
            </w:rPr>
          </w:rPrChange>
        </w:rPr>
        <w:t>Tap &amp; Pay with Ease:</w:t>
      </w:r>
      <w:r w:rsidRPr="00A13A92">
        <w:rPr>
          <w:rFonts w:ascii="Sari Offc" w:hAnsi="Sari Offc"/>
          <w:sz w:val="24"/>
          <w:szCs w:val="24"/>
          <w:lang w:val="en-IN"/>
          <w:rPrChange w:author="Upadhyay , Shubham (SBICard)" w:date="2026-01-06T19:21:00Z" w:id="413">
            <w:rPr>
              <w:lang w:val="en-IN"/>
            </w:rPr>
          </w:rPrChange>
        </w:rPr>
        <w:t xml:space="preserve"> </w:t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414">
            <w:rPr/>
          </w:rPrChange>
        </w:rPr>
        <w:t>Make everyday payments effortlessly with Club Vistara SBI Card. Simply tap your card on a secure reader for instant transactions.</w:t>
      </w:r>
    </w:p>
    <w:p w:rsidRPr="00A13A92" w:rsidR="000162F6" w:rsidP="00A06B92" w:rsidRDefault="000162F6" w14:paraId="5BBE6E41" w14:textId="77777777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  <w:rPrChange w:author="Upadhyay , Shubham (SBICard)" w:date="2026-01-06T19:21:00Z" w:id="415">
            <w:rPr>
              <w:lang w:val="en-IN"/>
            </w:rPr>
          </w:rPrChange>
        </w:rPr>
      </w:pPr>
      <w:r w:rsidRPr="00A13A92">
        <w:rPr>
          <w:rFonts w:ascii="Sari Offc" w:hAnsi="Sari Offc"/>
          <w:b/>
          <w:bCs/>
          <w:sz w:val="24"/>
          <w:szCs w:val="24"/>
          <w:lang w:val="en-IN"/>
          <w:rPrChange w:author="Upadhyay , Shubham (SBICard)" w:date="2026-01-06T19:21:00Z" w:id="416">
            <w:rPr>
              <w:b/>
              <w:bCs/>
              <w:lang w:val="en-IN"/>
            </w:rPr>
          </w:rPrChange>
        </w:rPr>
        <w:t>Fast &amp; Convenient:</w:t>
      </w:r>
      <w:r w:rsidRPr="00A13A92">
        <w:rPr>
          <w:rFonts w:ascii="Sari Offc" w:hAnsi="Sari Offc"/>
          <w:sz w:val="24"/>
          <w:szCs w:val="24"/>
          <w:lang w:val="en-IN"/>
          <w:rPrChange w:author="Upadhyay , Shubham (SBICard)" w:date="2026-01-06T19:21:00Z" w:id="417">
            <w:rPr>
              <w:lang w:val="en-IN"/>
            </w:rPr>
          </w:rPrChange>
        </w:rPr>
        <w:t xml:space="preserve"> No need to hand over your card or fumble for cash or coins. Tap and go for small, everyday payments in seconds.</w:t>
      </w:r>
    </w:p>
    <w:p w:rsidRPr="00A13A92" w:rsidR="000162F6" w:rsidP="00A06B92" w:rsidRDefault="000162F6" w14:paraId="3398A7FA" w14:textId="660D5B37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  <w:lang w:val="en-IN"/>
          <w:rPrChange w:author="Upadhyay , Shubham (SBICard)" w:date="2026-01-06T19:21:00Z" w:id="418">
            <w:rPr>
              <w:lang w:val="en-IN"/>
            </w:rPr>
          </w:rPrChange>
        </w:rPr>
      </w:pPr>
      <w:r w:rsidRPr="00A13A92">
        <w:rPr>
          <w:rFonts w:ascii="Sari Offc" w:hAnsi="Sari Offc"/>
          <w:b/>
          <w:bCs/>
          <w:sz w:val="24"/>
          <w:szCs w:val="24"/>
          <w:lang w:val="en-IN"/>
          <w:rPrChange w:author="Upadhyay , Shubham (SBICard)" w:date="2026-01-06T19:21:00Z" w:id="419">
            <w:rPr>
              <w:b/>
              <w:bCs/>
              <w:lang w:val="en-IN"/>
            </w:rPr>
          </w:rPrChange>
        </w:rPr>
        <w:t>Secure Transactions:</w:t>
      </w:r>
      <w:r w:rsidRPr="00A13A92">
        <w:rPr>
          <w:rFonts w:ascii="Sari Offc" w:hAnsi="Sari Offc"/>
          <w:sz w:val="24"/>
          <w:szCs w:val="24"/>
          <w:lang w:val="en-IN"/>
          <w:rPrChange w:author="Upadhyay , Shubham (SBICard)" w:date="2026-01-06T19:21:00Z" w:id="420">
            <w:rPr>
              <w:lang w:val="en-IN"/>
            </w:rPr>
          </w:rPrChange>
        </w:rPr>
        <w:t xml:space="preserve"> Your card stays in your hand during the transaction, reducing the risk of loss or fraud. </w:t>
      </w:r>
      <w:ins w:author="Namita Salgiya" w:date="2026-01-21T18:09:00Z" w16du:dateUtc="2026-01-21T12:39:00Z" w:id="421">
        <w:r w:rsidRPr="00583E14" w:rsidR="00BC1C92">
          <w:rPr>
            <w:rFonts w:ascii="Sari Offc" w:hAnsi="Sari Offc"/>
            <w:sz w:val="24"/>
            <w:szCs w:val="24"/>
          </w:rPr>
          <w:t>Master</w:t>
        </w:r>
        <w:r w:rsidR="00BC1C92">
          <w:rPr>
            <w:rFonts w:ascii="Sari Offc" w:hAnsi="Sari Offc"/>
            <w:sz w:val="24"/>
            <w:szCs w:val="24"/>
          </w:rPr>
          <w:t>C</w:t>
        </w:r>
        <w:r w:rsidRPr="00583E14" w:rsidR="00BC1C92">
          <w:rPr>
            <w:rFonts w:ascii="Sari Offc" w:hAnsi="Sari Offc"/>
            <w:sz w:val="24"/>
            <w:szCs w:val="24"/>
          </w:rPr>
          <w:t xml:space="preserve">ard </w:t>
        </w:r>
        <w:commentRangeStart w:id="422"/>
        <w:r w:rsidR="00BC1C92">
          <w:rPr>
            <w:rFonts w:ascii="Sari Offc" w:hAnsi="Sari Offc"/>
            <w:sz w:val="24"/>
            <w:szCs w:val="24"/>
          </w:rPr>
          <w:t>P</w:t>
        </w:r>
        <w:r w:rsidRPr="00583E14" w:rsidR="00BC1C92">
          <w:rPr>
            <w:rFonts w:ascii="Sari Offc" w:hAnsi="Sari Offc"/>
            <w:sz w:val="24"/>
            <w:szCs w:val="24"/>
          </w:rPr>
          <w:t>ayWave</w:t>
        </w:r>
        <w:r w:rsidR="00BC1C92">
          <w:rPr>
            <w:rFonts w:ascii="Sari Offc" w:hAnsi="Sari Offc"/>
            <w:sz w:val="24"/>
            <w:szCs w:val="24"/>
          </w:rPr>
          <w:t xml:space="preserve">’s </w:t>
        </w:r>
      </w:ins>
      <w:commentRangeEnd w:id="422"/>
      <w:r w:rsidR="00436A23">
        <w:rPr>
          <w:rStyle w:val="CommentReference"/>
          <w:rFonts w:ascii="Sari Offc" w:hAnsi="Sari Offc"/>
          <w:sz w:val="24"/>
          <w:szCs w:val="24"/>
        </w:rPr>
        <w:commentReference w:id="422"/>
      </w:r>
      <w:ins w:author="Namita Salgiya" w:date="2026-01-21T18:09:00Z" w16du:dateUtc="2026-01-21T12:39:00Z" w:id="423">
        <w:r w:rsidR="00BC1C92">
          <w:rPr>
            <w:rFonts w:ascii="Sari Offc" w:hAnsi="Sari Offc"/>
            <w:sz w:val="24"/>
            <w:szCs w:val="24"/>
          </w:rPr>
          <w:t xml:space="preserve">or </w:t>
        </w:r>
      </w:ins>
      <w:r w:rsidRPr="00A13A92">
        <w:rPr>
          <w:rFonts w:ascii="Sari Offc" w:hAnsi="Sari Offc"/>
          <w:sz w:val="24"/>
          <w:szCs w:val="24"/>
          <w:lang w:val="en-IN"/>
          <w:rPrChange w:author="Upadhyay , Shubham (SBICard)" w:date="2026-01-06T19:21:00Z" w:id="424">
            <w:rPr>
              <w:lang w:val="en-IN"/>
            </w:rPr>
          </w:rPrChange>
        </w:rPr>
        <w:t>Visa PayWave’s unique security key ensures that even if the card is tapped multiple times, only one transaction is processed.</w:t>
      </w:r>
    </w:p>
    <w:bookmarkStart w:name="_Hlk219368972" w:id="425"/>
    <w:p w:rsidRPr="001A04C4" w:rsidR="00BC1C92" w:rsidP="00BC1C92" w:rsidRDefault="00BC1C92" w14:paraId="1F3D40D9" w14:textId="77777777">
      <w:pPr>
        <w:pStyle w:val="ListParagraph"/>
        <w:numPr>
          <w:ilvl w:val="0"/>
          <w:numId w:val="7"/>
        </w:numPr>
        <w:rPr>
          <w:ins w:author="Namita Salgiya" w:date="2026-01-21T18:10:00Z" w16du:dateUtc="2026-01-21T12:40:00Z" w:id="426"/>
        </w:rPr>
      </w:pPr>
      <w:ins w:author="Namita Salgiya" w:date="2026-01-21T18:10:00Z" w16du:dateUtc="2026-01-21T12:40:00Z" w:id="427">
        <w:r w:rsidRPr="001A04C4">
          <w:fldChar w:fldCharType="begin"/>
        </w:r>
        <w:r w:rsidRPr="001A04C4">
          <w:instrText>HYPERLINK "https://www.sbicard.com/sbi-card-en/assets/docs/pdf/personal/credit-cards/lifestyle/sbi-signature-contactless-card/Signature%20Contactless%20FAQ.pdf"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</w:t>
        </w:r>
        <w:r w:rsidRPr="001A04C4">
          <w:t>FAQs</w:t>
        </w:r>
        <w:r>
          <w:t xml:space="preserve"> on contactless credit card</w:t>
        </w:r>
        <w:r w:rsidRPr="001A04C4">
          <w:t>.</w:t>
        </w:r>
      </w:ins>
    </w:p>
    <w:p w:rsidRPr="00AC1ED4" w:rsidR="00BC1C92" w:rsidP="00BC1C92" w:rsidRDefault="00BC1C92" w14:paraId="0BED7FBB" w14:textId="77777777">
      <w:pPr>
        <w:pStyle w:val="ListParagraph"/>
        <w:numPr>
          <w:ilvl w:val="0"/>
          <w:numId w:val="7"/>
        </w:numPr>
        <w:rPr>
          <w:ins w:author="Namita Salgiya" w:date="2026-01-21T18:10:00Z" w16du:dateUtc="2026-01-21T12:40:00Z" w:id="428"/>
        </w:rPr>
      </w:pPr>
      <w:ins w:author="Namita Salgiya" w:date="2026-01-21T18:10:00Z" w16du:dateUtc="2026-01-21T12:40:00Z" w:id="429">
        <w:r>
          <w:fldChar w:fldCharType="begin"/>
        </w:r>
        <w:r>
          <w:instrText>HYPERLINK "https://www.sbicard.com/sbi-card-en/assets/docs/pdf/personal/cards/list-of-stores.pdf" \t "_blank"</w:instrText>
        </w:r>
        <w:r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>
          <w:fldChar w:fldCharType="end"/>
        </w:r>
        <w:r>
          <w:t xml:space="preserve"> for the </w:t>
        </w:r>
        <w:r w:rsidRPr="001A04C4">
          <w:t>list of Merchants enabled for</w:t>
        </w:r>
        <w:r>
          <w:t xml:space="preserve"> contactless</w:t>
        </w:r>
        <w:r w:rsidRPr="001A04C4">
          <w:t xml:space="preserve"> transactions.</w:t>
        </w:r>
      </w:ins>
    </w:p>
    <w:bookmarkEnd w:id="425"/>
    <w:p w:rsidRPr="00A13A92" w:rsidR="000162F6" w:rsidDel="00BC1C92" w:rsidP="00A06B92" w:rsidRDefault="000162F6" w14:paraId="0270FF09" w14:textId="0010997E">
      <w:pPr>
        <w:pStyle w:val="ListParagraph"/>
        <w:numPr>
          <w:ilvl w:val="0"/>
          <w:numId w:val="7"/>
        </w:numPr>
        <w:rPr>
          <w:del w:author="Namita Salgiya" w:date="2026-01-21T18:10:00Z" w16du:dateUtc="2026-01-21T12:40:00Z" w:id="430"/>
          <w:rFonts w:ascii="Sari Offc" w:hAnsi="Sari Offc"/>
          <w:sz w:val="24"/>
          <w:szCs w:val="24"/>
          <w:rPrChange w:author="Upadhyay , Shubham (SBICard)" w:date="2026-01-06T19:21:00Z" w:id="431">
            <w:rPr>
              <w:del w:author="Namita Salgiya" w:date="2026-01-21T18:10:00Z" w16du:dateUtc="2026-01-21T12:40:00Z" w:id="432"/>
            </w:rPr>
          </w:rPrChange>
        </w:rPr>
      </w:pPr>
      <w:del w:author="Namita Salgiya" w:date="2026-01-21T18:10:00Z" w16du:dateUtc="2026-01-21T12:40:00Z" w:id="433">
        <w:r w:rsidRPr="00A13A92" w:rsidDel="00BC1C92">
          <w:rPr>
            <w:rFonts w:ascii="Sari Offc" w:hAnsi="Sari Offc"/>
            <w:sz w:val="24"/>
            <w:szCs w:val="24"/>
            <w:rPrChange w:author="Upadhyay , Shubham (SBICard)" w:date="2026-01-06T19:21:00Z" w:id="434">
              <w:rPr/>
            </w:rPrChange>
          </w:rPr>
          <w:delText>Please </w:delText>
        </w:r>
        <w:r w:rsidRPr="00A13A92" w:rsidDel="00BC1C92">
          <w:rPr>
            <w:rFonts w:ascii="Sari Offc" w:hAnsi="Sari Offc"/>
            <w:sz w:val="24"/>
            <w:szCs w:val="24"/>
            <w:rPrChange w:author="Upadhyay , Shubham (SBICard)" w:date="2026-01-06T19:21:00Z" w:id="435">
              <w:rPr/>
            </w:rPrChange>
          </w:rPr>
          <w:fldChar w:fldCharType="begin"/>
        </w:r>
        <w:r w:rsidRPr="00A13A92" w:rsidDel="00BC1C92">
          <w:rPr>
            <w:rFonts w:ascii="Sari Offc" w:hAnsi="Sari Offc"/>
            <w:sz w:val="24"/>
            <w:szCs w:val="24"/>
            <w:rPrChange w:author="Upadhyay , Shubham (SBICard)" w:date="2026-01-06T19:21:00Z" w:id="436">
              <w:rPr/>
            </w:rPrChange>
          </w:rPr>
          <w:delInstrText>HYPERLINK "https://www.sbicard.com/sbi-card-en/assets/docs/pdf/personal/credit-cards/lifestyle/sbi-signature-contactless-card/Signature%20Contactless%20FAQ.pdf" \t "_blank"</w:delInstrText>
        </w:r>
        <w:r w:rsidRPr="00436A23" w:rsidDel="00BC1C92">
          <w:rPr>
            <w:rFonts w:ascii="Sari Offc" w:hAnsi="Sari Offc"/>
            <w:sz w:val="24"/>
            <w:szCs w:val="24"/>
          </w:rPr>
        </w:r>
        <w:r w:rsidRPr="00A13A92" w:rsidDel="00BC1C92">
          <w:rPr>
            <w:rFonts w:ascii="Sari Offc" w:hAnsi="Sari Offc"/>
            <w:sz w:val="24"/>
            <w:szCs w:val="24"/>
            <w:rPrChange w:author="Upadhyay , Shubham (SBICard)" w:date="2026-01-06T19:21:00Z" w:id="437">
              <w:rPr/>
            </w:rPrChange>
          </w:rPr>
          <w:fldChar w:fldCharType="separate"/>
        </w:r>
        <w:r w:rsidRPr="00A13A92" w:rsidDel="00BC1C92">
          <w:rPr>
            <w:rStyle w:val="Hyperlink"/>
            <w:rFonts w:ascii="Sari Offc" w:hAnsi="Sari Offc"/>
            <w:sz w:val="24"/>
            <w:szCs w:val="24"/>
            <w:rPrChange w:author="Upadhyay , Shubham (SBICard)" w:date="2026-01-06T19:21:00Z" w:id="438">
              <w:rPr>
                <w:rStyle w:val="Hyperlink"/>
              </w:rPr>
            </w:rPrChange>
          </w:rPr>
          <w:delText>click here</w:delText>
        </w:r>
        <w:r w:rsidRPr="00A13A92" w:rsidDel="00BC1C92">
          <w:rPr>
            <w:rFonts w:ascii="Sari Offc" w:hAnsi="Sari Offc"/>
            <w:sz w:val="24"/>
            <w:szCs w:val="24"/>
            <w:rPrChange w:author="Upadhyay , Shubham (SBICard)" w:date="2026-01-06T19:21:00Z" w:id="439">
              <w:rPr/>
            </w:rPrChange>
          </w:rPr>
          <w:fldChar w:fldCharType="end"/>
        </w:r>
        <w:r w:rsidRPr="00A13A92" w:rsidDel="00BC1C92">
          <w:rPr>
            <w:rFonts w:ascii="Sari Offc" w:hAnsi="Sari Offc"/>
            <w:sz w:val="24"/>
            <w:szCs w:val="24"/>
            <w:rPrChange w:author="Upadhyay , Shubham (SBICard)" w:date="2026-01-06T19:21:00Z" w:id="440">
              <w:rPr/>
            </w:rPrChange>
          </w:rPr>
          <w:delText> to download the FAQs.</w:delText>
        </w:r>
      </w:del>
    </w:p>
    <w:p w:rsidRPr="00A13A92" w:rsidR="000162F6" w:rsidDel="00BC1C92" w:rsidP="00A06B92" w:rsidRDefault="000162F6" w14:paraId="01A14377" w14:textId="38333321">
      <w:pPr>
        <w:pStyle w:val="ListParagraph"/>
        <w:numPr>
          <w:ilvl w:val="0"/>
          <w:numId w:val="7"/>
        </w:numPr>
        <w:rPr>
          <w:del w:author="Namita Salgiya" w:date="2026-01-21T18:10:00Z" w16du:dateUtc="2026-01-21T12:40:00Z" w:id="441"/>
          <w:rFonts w:ascii="Sari Offc" w:hAnsi="Sari Offc"/>
          <w:sz w:val="24"/>
          <w:szCs w:val="24"/>
          <w:rPrChange w:author="Upadhyay , Shubham (SBICard)" w:date="2026-01-06T19:21:00Z" w:id="442">
            <w:rPr>
              <w:del w:author="Namita Salgiya" w:date="2026-01-21T18:10:00Z" w16du:dateUtc="2026-01-21T12:40:00Z" w:id="443"/>
            </w:rPr>
          </w:rPrChange>
        </w:rPr>
      </w:pPr>
      <w:del w:author="Namita Salgiya" w:date="2026-01-21T18:10:00Z" w16du:dateUtc="2026-01-21T12:40:00Z" w:id="444">
        <w:r w:rsidRPr="00A13A92" w:rsidDel="00BC1C92">
          <w:rPr>
            <w:rFonts w:ascii="Sari Offc" w:hAnsi="Sari Offc"/>
            <w:sz w:val="24"/>
            <w:szCs w:val="24"/>
            <w:rPrChange w:author="Upadhyay , Shubham (SBICard)" w:date="2026-01-06T19:21:00Z" w:id="445">
              <w:rPr/>
            </w:rPrChange>
          </w:rPr>
          <w:delText>Please </w:delText>
        </w:r>
        <w:r w:rsidRPr="00A13A92" w:rsidDel="00BC1C92">
          <w:rPr>
            <w:rFonts w:ascii="Sari Offc" w:hAnsi="Sari Offc"/>
            <w:sz w:val="24"/>
            <w:szCs w:val="24"/>
            <w:rPrChange w:author="Upadhyay , Shubham (SBICard)" w:date="2026-01-06T19:21:00Z" w:id="446">
              <w:rPr/>
            </w:rPrChange>
          </w:rPr>
          <w:fldChar w:fldCharType="begin"/>
        </w:r>
        <w:r w:rsidRPr="00A13A92" w:rsidDel="00BC1C92">
          <w:rPr>
            <w:rFonts w:ascii="Sari Offc" w:hAnsi="Sari Offc"/>
            <w:sz w:val="24"/>
            <w:szCs w:val="24"/>
            <w:rPrChange w:author="Upadhyay , Shubham (SBICard)" w:date="2026-01-06T19:21:00Z" w:id="447">
              <w:rPr/>
            </w:rPrChange>
          </w:rPr>
          <w:delInstrText>HYPERLINK "https://www.sbicard.com/sbi-card-en/assets/docs/pdf/personal/cards/list-of-stores.pdf" \t "_blank"</w:delInstrText>
        </w:r>
        <w:r w:rsidRPr="00436A23" w:rsidDel="00BC1C92">
          <w:rPr>
            <w:rFonts w:ascii="Sari Offc" w:hAnsi="Sari Offc"/>
            <w:sz w:val="24"/>
            <w:szCs w:val="24"/>
          </w:rPr>
        </w:r>
        <w:r w:rsidRPr="00A13A92" w:rsidDel="00BC1C92">
          <w:rPr>
            <w:rFonts w:ascii="Sari Offc" w:hAnsi="Sari Offc"/>
            <w:sz w:val="24"/>
            <w:szCs w:val="24"/>
            <w:rPrChange w:author="Upadhyay , Shubham (SBICard)" w:date="2026-01-06T19:21:00Z" w:id="448">
              <w:rPr/>
            </w:rPrChange>
          </w:rPr>
          <w:fldChar w:fldCharType="separate"/>
        </w:r>
        <w:r w:rsidRPr="00A13A92" w:rsidDel="00BC1C92">
          <w:rPr>
            <w:rStyle w:val="Hyperlink"/>
            <w:rFonts w:ascii="Sari Offc" w:hAnsi="Sari Offc"/>
            <w:sz w:val="24"/>
            <w:szCs w:val="24"/>
            <w:rPrChange w:author="Upadhyay , Shubham (SBICard)" w:date="2026-01-06T19:21:00Z" w:id="449">
              <w:rPr>
                <w:rStyle w:val="Hyperlink"/>
              </w:rPr>
            </w:rPrChange>
          </w:rPr>
          <w:delText>click here</w:delText>
        </w:r>
        <w:r w:rsidRPr="00A13A92" w:rsidDel="00BC1C92">
          <w:rPr>
            <w:rFonts w:ascii="Sari Offc" w:hAnsi="Sari Offc"/>
            <w:sz w:val="24"/>
            <w:szCs w:val="24"/>
            <w:rPrChange w:author="Upadhyay , Shubham (SBICard)" w:date="2026-01-06T19:21:00Z" w:id="450">
              <w:rPr/>
            </w:rPrChange>
          </w:rPr>
          <w:fldChar w:fldCharType="end"/>
        </w:r>
        <w:r w:rsidRPr="00A13A92" w:rsidDel="00BC1C92">
          <w:rPr>
            <w:rFonts w:ascii="Sari Offc" w:hAnsi="Sari Offc"/>
            <w:sz w:val="24"/>
            <w:szCs w:val="24"/>
            <w:rPrChange w:author="Upadhyay , Shubham (SBICard)" w:date="2026-01-06T19:21:00Z" w:id="451">
              <w:rPr/>
            </w:rPrChange>
          </w:rPr>
          <w:delText> to download the list of Merchants enabled for transactions.</w:delText>
        </w:r>
      </w:del>
    </w:p>
    <w:p w:rsidRPr="00A13A92" w:rsidR="00F318DC" w:rsidP="00F318DC" w:rsidRDefault="00F318DC" w14:paraId="118D6FFE" w14:textId="5C4A49B7">
      <w:pPr>
        <w:rPr>
          <w:rFonts w:ascii="Sari Offc" w:hAnsi="Sari Offc"/>
          <w:b/>
          <w:bCs/>
          <w:sz w:val="24"/>
          <w:szCs w:val="24"/>
          <w:lang w:val="en-IN"/>
          <w:rPrChange w:author="Upadhyay , Shubham (SBICard)" w:date="2026-01-06T19:21:00Z" w:id="452">
            <w:rPr>
              <w:b/>
              <w:bCs/>
              <w:lang w:val="en-IN"/>
            </w:rPr>
          </w:rPrChange>
        </w:rPr>
      </w:pPr>
      <w:r w:rsidRPr="00A13A92">
        <w:rPr>
          <w:rFonts w:ascii="Sari Offc" w:hAnsi="Sari Offc"/>
          <w:b/>
          <w:bCs/>
          <w:sz w:val="24"/>
          <w:szCs w:val="24"/>
          <w:lang w:val="en-IN"/>
          <w:rPrChange w:author="Upadhyay , Shubham (SBICard)" w:date="2026-01-06T19:21:00Z" w:id="453">
            <w:rPr>
              <w:b/>
              <w:bCs/>
              <w:lang w:val="en-IN"/>
            </w:rPr>
          </w:rPrChange>
        </w:rPr>
        <w:t>Global Acceptance</w:t>
      </w:r>
    </w:p>
    <w:p w:rsidRPr="00A13A92" w:rsidR="00F318DC" w:rsidP="00A06B92" w:rsidRDefault="00F318DC" w14:paraId="019B45E5" w14:textId="4EA109E3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  <w:lang w:val="en-IN"/>
          <w:rPrChange w:author="Upadhyay , Shubham (SBICard)" w:date="2026-01-06T19:21:00Z" w:id="454">
            <w:rPr>
              <w:lang w:val="en-IN"/>
            </w:rPr>
          </w:rPrChange>
        </w:rPr>
      </w:pPr>
      <w:r w:rsidRPr="00A13A92">
        <w:rPr>
          <w:rFonts w:ascii="Sari Offc" w:hAnsi="Sari Offc"/>
          <w:sz w:val="24"/>
          <w:szCs w:val="24"/>
          <w:lang w:val="en-IN"/>
          <w:rPrChange w:author="Upadhyay , Shubham (SBICard)" w:date="2026-01-06T19:21:00Z" w:id="455">
            <w:rPr>
              <w:lang w:val="en-IN"/>
            </w:rPr>
          </w:rPrChange>
        </w:rPr>
        <w:lastRenderedPageBreak/>
        <w:t>Accepted </w:t>
      </w:r>
      <w:del w:author="Upadhyay , Shubham (SBICard)" w:date="2026-01-22T12:41:00Z" w16du:dateUtc="2026-01-22T07:11:00Z" w:id="456">
        <w:r w:rsidRPr="00A13A92" w:rsidDel="00436A23">
          <w:rPr>
            <w:rFonts w:ascii="Sari Offc" w:hAnsi="Sari Offc"/>
            <w:sz w:val="24"/>
            <w:szCs w:val="24"/>
            <w:lang w:val="en-IN"/>
            <w:rPrChange w:author="Upadhyay , Shubham (SBICard)" w:date="2026-01-06T19:21:00Z" w:id="457">
              <w:rPr>
                <w:lang w:val="en-IN"/>
              </w:rPr>
            </w:rPrChange>
          </w:rPr>
          <w:delText xml:space="preserve">in </w:delText>
        </w:r>
      </w:del>
      <w:ins w:author="Upadhyay , Shubham (SBICard)" w:date="2026-01-22T12:41:00Z" w16du:dateUtc="2026-01-22T07:11:00Z" w:id="458">
        <w:r w:rsidR="00436A23">
          <w:rPr>
            <w:rFonts w:ascii="Sari Offc" w:hAnsi="Sari Offc"/>
            <w:sz w:val="24"/>
            <w:szCs w:val="24"/>
            <w:lang w:val="en-IN"/>
          </w:rPr>
          <w:t xml:space="preserve">at </w:t>
        </w:r>
      </w:ins>
      <w:r w:rsidRPr="00A13A92">
        <w:rPr>
          <w:rFonts w:ascii="Sari Offc" w:hAnsi="Sari Offc"/>
          <w:sz w:val="24"/>
          <w:szCs w:val="24"/>
          <w:lang w:val="en-IN"/>
          <w:rPrChange w:author="Upadhyay , Shubham (SBICard)" w:date="2026-01-06T19:21:00Z" w:id="459">
            <w:rPr>
              <w:lang w:val="en-IN"/>
            </w:rPr>
          </w:rPrChange>
        </w:rPr>
        <w:t xml:space="preserve">over </w:t>
      </w:r>
      <w:r w:rsidRPr="00A13A92" w:rsidR="000162F6">
        <w:rPr>
          <w:rFonts w:ascii="Sari Offc" w:hAnsi="Sari Offc"/>
          <w:sz w:val="24"/>
          <w:szCs w:val="24"/>
          <w:rPrChange w:author="Upadhyay , Shubham (SBICard)" w:date="2026-01-06T19:21:00Z" w:id="460">
            <w:rPr/>
          </w:rPrChange>
        </w:rPr>
        <w:t>24 million outlets across the globe, including 3,25,000 outlets in India</w:t>
      </w:r>
    </w:p>
    <w:p w:rsidRPr="00A13A92" w:rsidR="000162F6" w:rsidP="00A06B92" w:rsidRDefault="000162F6" w14:paraId="4F401ED9" w14:textId="7FC0E032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  <w:lang w:val="en-IN"/>
          <w:rPrChange w:author="Upadhyay , Shubham (SBICard)" w:date="2026-01-06T19:21:00Z" w:id="461">
            <w:rPr>
              <w:lang w:val="en-IN"/>
            </w:rPr>
          </w:rPrChange>
        </w:rPr>
      </w:pPr>
      <w:r w:rsidRPr="00A13A92">
        <w:rPr>
          <w:rFonts w:ascii="Sari Offc" w:hAnsi="Sari Offc"/>
          <w:sz w:val="24"/>
          <w:szCs w:val="24"/>
          <w:rPrChange w:author="Upadhyay , Shubham (SBICard)" w:date="2026-01-06T19:21:00Z" w:id="462">
            <w:rPr/>
          </w:rPrChange>
        </w:rPr>
        <w:fldChar w:fldCharType="begin"/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463">
            <w:rPr/>
          </w:rPrChange>
        </w:rPr>
        <w:instrText>HYPERLINK "https://www.mastercard.us/en-us/consumers/offers-promotions/everydayspend/contactless-locator.html" \t "_blank"</w:instrText>
      </w:r>
      <w:r w:rsidRPr="00436A23">
        <w:rPr>
          <w:rFonts w:ascii="Sari Offc" w:hAnsi="Sari Offc"/>
          <w:sz w:val="24"/>
          <w:szCs w:val="24"/>
        </w:rPr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464">
            <w:rPr/>
          </w:rPrChange>
        </w:rPr>
        <w:fldChar w:fldCharType="separate"/>
      </w:r>
      <w:r w:rsidRPr="00A13A92">
        <w:rPr>
          <w:rStyle w:val="Hyperlink"/>
          <w:rFonts w:ascii="Sari Offc" w:hAnsi="Sari Offc"/>
          <w:sz w:val="24"/>
          <w:szCs w:val="24"/>
          <w:rPrChange w:author="Upadhyay , Shubham (SBICard)" w:date="2026-01-06T19:21:00Z" w:id="465">
            <w:rPr>
              <w:rStyle w:val="Hyperlink"/>
            </w:rPr>
          </w:rPrChange>
        </w:rPr>
        <w:t>Click here</w:t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466">
            <w:rPr/>
          </w:rPrChange>
        </w:rPr>
        <w:fldChar w:fldCharType="end"/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467">
            <w:rPr/>
          </w:rPrChange>
        </w:rPr>
        <w:t> to locate them</w:t>
      </w:r>
    </w:p>
    <w:p w:rsidRPr="00A13A92" w:rsidR="003D0064" w:rsidP="003D0064" w:rsidRDefault="003D0064" w14:paraId="5D8BA404" w14:textId="77777777">
      <w:pPr>
        <w:rPr>
          <w:rFonts w:ascii="Sari Offc" w:hAnsi="Sari Offc"/>
          <w:b/>
          <w:bCs/>
          <w:sz w:val="24"/>
          <w:szCs w:val="24"/>
          <w:lang w:val="en-IN" w:eastAsia="en-IN"/>
          <w:rPrChange w:author="Upadhyay , Shubham (SBICard)" w:date="2026-01-06T19:21:00Z" w:id="468">
            <w:rPr>
              <w:b/>
              <w:bCs/>
              <w:lang w:val="en-IN" w:eastAsia="en-IN"/>
            </w:rPr>
          </w:rPrChange>
        </w:rPr>
      </w:pPr>
      <w:r w:rsidRPr="00A13A92">
        <w:rPr>
          <w:rFonts w:ascii="Sari Offc" w:hAnsi="Sari Offc"/>
          <w:b/>
          <w:bCs/>
          <w:sz w:val="24"/>
          <w:szCs w:val="24"/>
          <w:lang w:val="en-IN" w:eastAsia="en-IN"/>
          <w:rPrChange w:author="Upadhyay , Shubham (SBICard)" w:date="2026-01-06T19:21:00Z" w:id="469">
            <w:rPr>
              <w:b/>
              <w:bCs/>
              <w:lang w:val="en-IN" w:eastAsia="en-IN"/>
            </w:rPr>
          </w:rPrChange>
        </w:rPr>
        <w:t>Cash Access Across the World</w:t>
      </w:r>
    </w:p>
    <w:p w:rsidRPr="00A13A92" w:rsidR="004B491E" w:rsidP="00A06B92" w:rsidRDefault="003D0064" w14:paraId="5B4B409F" w14:textId="5052C9FF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  <w:lang w:val="en-IN" w:eastAsia="en-IN"/>
          <w:rPrChange w:author="Upadhyay , Shubham (SBICard)" w:date="2026-01-06T19:21:00Z" w:id="470">
            <w:rPr>
              <w:lang w:val="en-IN" w:eastAsia="en-IN"/>
            </w:rPr>
          </w:rPrChange>
        </w:rPr>
      </w:pPr>
      <w:r w:rsidRPr="00A13A92">
        <w:rPr>
          <w:rFonts w:ascii="Sari Offc" w:hAnsi="Sari Offc"/>
          <w:sz w:val="24"/>
          <w:szCs w:val="24"/>
          <w:lang w:val="en-IN" w:eastAsia="en-IN"/>
          <w:rPrChange w:author="Upadhyay , Shubham (SBICard)" w:date="2026-01-06T19:21:00Z" w:id="471">
            <w:rPr>
              <w:lang w:val="en-IN" w:eastAsia="en-IN"/>
            </w:rPr>
          </w:rPrChange>
        </w:rPr>
        <w:t xml:space="preserve">Withdraw cash from over 1 million </w:t>
      </w:r>
      <w:ins w:author="Namita Salgiya" w:date="2026-01-21T18:10:00Z" w16du:dateUtc="2026-01-21T12:40:00Z" w:id="472">
        <w:r w:rsidRPr="00583E14" w:rsidR="00BC1C92">
          <w:rPr>
            <w:rFonts w:ascii="Sari Offc" w:hAnsi="Sari Offc"/>
            <w:sz w:val="24"/>
            <w:szCs w:val="24"/>
          </w:rPr>
          <w:t>MasterCard or Visa</w:t>
        </w:r>
      </w:ins>
      <w:del w:author="Namita Salgiya" w:date="2026-01-21T18:10:00Z" w16du:dateUtc="2026-01-21T12:40:00Z" w:id="473">
        <w:r w:rsidRPr="00A13A92" w:rsidDel="00BC1C92">
          <w:rPr>
            <w:rFonts w:ascii="Sari Offc" w:hAnsi="Sari Offc"/>
            <w:sz w:val="24"/>
            <w:szCs w:val="24"/>
            <w:lang w:val="en-IN" w:eastAsia="en-IN"/>
            <w:rPrChange w:author="Upadhyay , Shubham (SBICard)" w:date="2026-01-06T19:21:00Z" w:id="474">
              <w:rPr>
                <w:lang w:val="en-IN" w:eastAsia="en-IN"/>
              </w:rPr>
            </w:rPrChange>
          </w:rPr>
          <w:delText>Visa</w:delText>
        </w:r>
      </w:del>
      <w:r w:rsidRPr="00A13A92">
        <w:rPr>
          <w:rFonts w:ascii="Sari Offc" w:hAnsi="Sari Offc"/>
          <w:sz w:val="24"/>
          <w:szCs w:val="24"/>
          <w:lang w:val="en-IN" w:eastAsia="en-IN"/>
          <w:rPrChange w:author="Upadhyay , Shubham (SBICard)" w:date="2026-01-06T19:21:00Z" w:id="475">
            <w:rPr>
              <w:lang w:val="en-IN" w:eastAsia="en-IN"/>
            </w:rPr>
          </w:rPrChange>
        </w:rPr>
        <w:t xml:space="preserve"> ATMs </w:t>
      </w:r>
      <w:r w:rsidRPr="00A13A92" w:rsidR="004B491E">
        <w:rPr>
          <w:rFonts w:ascii="Sari Offc" w:hAnsi="Sari Offc"/>
          <w:sz w:val="24"/>
          <w:szCs w:val="24"/>
          <w:lang w:eastAsia="en-IN"/>
          <w:rPrChange w:author="Upadhyay , Shubham (SBICard)" w:date="2026-01-06T19:21:00Z" w:id="476">
            <w:rPr>
              <w:lang w:eastAsia="en-IN"/>
            </w:rPr>
          </w:rPrChange>
        </w:rPr>
        <w:t xml:space="preserve">worldwide, including over 18,000 Visa ATMs in India. </w:t>
      </w:r>
    </w:p>
    <w:p w:rsidRPr="00A13A92" w:rsidR="003D0064" w:rsidP="00A06B92" w:rsidRDefault="004B491E" w14:paraId="421EE6BE" w14:textId="0669EAE2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  <w:lang w:val="en-IN" w:eastAsia="en-IN"/>
          <w:rPrChange w:author="Upadhyay , Shubham (SBICard)" w:date="2026-01-06T19:21:00Z" w:id="477">
            <w:rPr>
              <w:lang w:val="en-IN" w:eastAsia="en-IN"/>
            </w:rPr>
          </w:rPrChange>
        </w:rPr>
      </w:pPr>
      <w:r w:rsidRPr="00A13A92">
        <w:rPr>
          <w:rFonts w:ascii="Sari Offc" w:hAnsi="Sari Offc"/>
          <w:sz w:val="24"/>
          <w:szCs w:val="24"/>
          <w:lang w:eastAsia="en-IN"/>
          <w:rPrChange w:author="Upadhyay , Shubham (SBICard)" w:date="2026-01-06T19:21:00Z" w:id="478">
            <w:rPr>
              <w:lang w:eastAsia="en-IN"/>
            </w:rPr>
          </w:rPrChange>
        </w:rPr>
        <w:t>Withdraw from 10,000 State Bank of India ATMs across 100 cities in India.</w:t>
      </w:r>
    </w:p>
    <w:p w:rsidRPr="00A13A92" w:rsidR="00AE161E" w:rsidP="00AE161E" w:rsidRDefault="00AE161E" w14:paraId="4C1612D8" w14:textId="02426590">
      <w:pPr>
        <w:rPr>
          <w:rFonts w:ascii="Sari Offc" w:hAnsi="Sari Offc"/>
          <w:b/>
          <w:bCs/>
          <w:sz w:val="24"/>
          <w:szCs w:val="24"/>
          <w:lang w:val="en-IN"/>
          <w:rPrChange w:author="Upadhyay , Shubham (SBICard)" w:date="2026-01-06T19:21:00Z" w:id="479">
            <w:rPr>
              <w:b/>
              <w:bCs/>
              <w:lang w:val="en-IN"/>
            </w:rPr>
          </w:rPrChange>
        </w:rPr>
      </w:pPr>
      <w:r w:rsidRPr="00A13A92">
        <w:rPr>
          <w:rFonts w:ascii="Sari Offc" w:hAnsi="Sari Offc"/>
          <w:b/>
          <w:bCs/>
          <w:sz w:val="24"/>
          <w:szCs w:val="24"/>
          <w:lang w:val="en-IN"/>
          <w:rPrChange w:author="Upadhyay , Shubham (SBICard)" w:date="2026-01-06T19:21:00Z" w:id="480">
            <w:rPr>
              <w:b/>
              <w:bCs/>
              <w:lang w:val="en-IN"/>
            </w:rPr>
          </w:rPrChange>
        </w:rPr>
        <w:t>Flexipay</w:t>
      </w:r>
      <w:ins w:author="Upadhyay , Shubham (SBICard)" w:date="2026-01-06T19:25:00Z" w:id="481">
        <w:r w:rsidR="00A13A92">
          <w:rPr>
            <w:rFonts w:ascii="Sari Offc" w:hAnsi="Sari Offc"/>
            <w:b/>
            <w:bCs/>
            <w:sz w:val="24"/>
            <w:szCs w:val="24"/>
            <w:lang w:val="en-IN"/>
          </w:rPr>
          <w:t xml:space="preserve"> EMI</w:t>
        </w:r>
      </w:ins>
    </w:p>
    <w:p w:rsidRPr="00A13A92" w:rsidR="00AE161E" w:rsidP="00A06B92" w:rsidRDefault="00AE161E" w14:paraId="3DB9ACE9" w14:textId="77777777">
      <w:pPr>
        <w:pStyle w:val="ListParagraph"/>
        <w:numPr>
          <w:ilvl w:val="0"/>
          <w:numId w:val="8"/>
        </w:numPr>
        <w:rPr>
          <w:rFonts w:ascii="Sari Offc" w:hAnsi="Sari Offc"/>
          <w:sz w:val="24"/>
          <w:szCs w:val="24"/>
          <w:lang w:val="en-IN"/>
          <w:rPrChange w:author="Upadhyay , Shubham (SBICard)" w:date="2026-01-06T19:21:00Z" w:id="482">
            <w:rPr>
              <w:lang w:val="en-IN"/>
            </w:rPr>
          </w:rPrChange>
        </w:rPr>
      </w:pPr>
      <w:r w:rsidRPr="00A13A92">
        <w:rPr>
          <w:rFonts w:ascii="Sari Offc" w:hAnsi="Sari Offc"/>
          <w:sz w:val="24"/>
          <w:szCs w:val="24"/>
          <w:lang w:val="en-IN"/>
          <w:rPrChange w:author="Upadhyay , Shubham (SBICard)" w:date="2026-01-06T19:21:00Z" w:id="483">
            <w:rPr>
              <w:lang w:val="en-IN"/>
            </w:rPr>
          </w:rPrChange>
        </w:rPr>
        <w:t>Convert eligible purchases into easy monthly EMIs</w:t>
      </w:r>
    </w:p>
    <w:p w:rsidRPr="00A13A92" w:rsidR="00AE161E" w:rsidP="00A06B92" w:rsidRDefault="00AE161E" w14:paraId="172B2E0E" w14:textId="77777777">
      <w:pPr>
        <w:pStyle w:val="ListParagraph"/>
        <w:numPr>
          <w:ilvl w:val="0"/>
          <w:numId w:val="8"/>
        </w:numPr>
        <w:rPr>
          <w:rFonts w:ascii="Sari Offc" w:hAnsi="Sari Offc"/>
          <w:sz w:val="24"/>
          <w:szCs w:val="24"/>
          <w:lang w:val="en-IN"/>
          <w:rPrChange w:author="Upadhyay , Shubham (SBICard)" w:date="2026-01-06T19:21:00Z" w:id="484">
            <w:rPr>
              <w:lang w:val="en-IN"/>
            </w:rPr>
          </w:rPrChange>
        </w:rPr>
      </w:pPr>
      <w:r w:rsidRPr="00A13A92">
        <w:rPr>
          <w:rFonts w:ascii="Sari Offc" w:hAnsi="Sari Offc"/>
          <w:sz w:val="24"/>
          <w:szCs w:val="24"/>
          <w:lang w:val="en-IN"/>
          <w:rPrChange w:author="Upadhyay , Shubham (SBICard)" w:date="2026-01-06T19:21:00Z" w:id="485">
            <w:rPr>
              <w:lang w:val="en-IN"/>
            </w:rPr>
          </w:rPrChange>
        </w:rPr>
        <w:t>Applicable on transactions of Rs. 2,500 or more</w:t>
      </w:r>
    </w:p>
    <w:p w:rsidRPr="00A13A92" w:rsidR="00C71606" w:rsidP="00A06B92" w:rsidRDefault="00C71606" w14:paraId="56E72D6A" w14:textId="461F76F4">
      <w:pPr>
        <w:pStyle w:val="ListParagraph"/>
        <w:numPr>
          <w:ilvl w:val="0"/>
          <w:numId w:val="8"/>
        </w:numPr>
        <w:rPr>
          <w:rFonts w:ascii="Sari Offc" w:hAnsi="Sari Offc"/>
          <w:sz w:val="24"/>
          <w:szCs w:val="24"/>
          <w:rPrChange w:author="Upadhyay , Shubham (SBICard)" w:date="2026-01-06T19:21:00Z" w:id="486">
            <w:rPr/>
          </w:rPrChange>
        </w:rPr>
      </w:pPr>
      <w:r w:rsidRPr="00A13A92">
        <w:rPr>
          <w:rFonts w:ascii="Sari Offc" w:hAnsi="Sari Offc"/>
          <w:sz w:val="24"/>
          <w:szCs w:val="24"/>
          <w:rPrChange w:author="Upadhyay , Shubham (SBICard)" w:date="2026-01-06T19:21:00Z" w:id="487">
            <w:rPr/>
          </w:rPrChange>
        </w:rPr>
        <w:t>Click </w:t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488">
            <w:rPr/>
          </w:rPrChange>
        </w:rPr>
        <w:fldChar w:fldCharType="begin"/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489">
            <w:rPr/>
          </w:rPrChange>
        </w:rPr>
        <w:instrText>HYPERLINK "https://www.sbicard.com/en/personal/benefits/lower-interest-option/flexi-pay.page"</w:instrText>
      </w:r>
      <w:r w:rsidRPr="00436A23">
        <w:rPr>
          <w:rFonts w:ascii="Sari Offc" w:hAnsi="Sari Offc"/>
          <w:sz w:val="24"/>
          <w:szCs w:val="24"/>
        </w:rPr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490">
            <w:rPr/>
          </w:rPrChange>
        </w:rPr>
        <w:fldChar w:fldCharType="separate"/>
      </w:r>
      <w:r w:rsidRPr="00A13A92">
        <w:rPr>
          <w:rStyle w:val="Hyperlink"/>
          <w:rFonts w:ascii="Sari Offc" w:hAnsi="Sari Offc"/>
          <w:sz w:val="24"/>
          <w:szCs w:val="24"/>
          <w:rPrChange w:author="Upadhyay , Shubham (SBICard)" w:date="2026-01-06T19:21:00Z" w:id="491">
            <w:rPr>
              <w:rStyle w:val="Hyperlink"/>
            </w:rPr>
          </w:rPrChange>
        </w:rPr>
        <w:t>here </w:t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492">
            <w:rPr/>
          </w:rPrChange>
        </w:rPr>
        <w:fldChar w:fldCharType="end"/>
      </w:r>
      <w:r w:rsidRPr="00A13A92">
        <w:rPr>
          <w:rFonts w:ascii="Sari Offc" w:hAnsi="Sari Offc"/>
          <w:sz w:val="24"/>
          <w:szCs w:val="24"/>
          <w:rPrChange w:author="Upadhyay , Shubham (SBICard)" w:date="2026-01-06T19:21:00Z" w:id="493">
            <w:rPr/>
          </w:rPrChange>
        </w:rPr>
        <w:t>to learn how to apply for Flexipay</w:t>
      </w:r>
      <w:ins w:author="Upadhyay , Shubham (SBICard)" w:date="2026-01-22T12:41:00Z" w16du:dateUtc="2026-01-22T07:11:00Z" w:id="494">
        <w:r w:rsidR="00436A23">
          <w:rPr>
            <w:rFonts w:ascii="Sari Offc" w:hAnsi="Sari Offc"/>
            <w:sz w:val="24"/>
            <w:szCs w:val="24"/>
          </w:rPr>
          <w:t xml:space="preserve"> EMI </w:t>
        </w:r>
      </w:ins>
    </w:p>
    <w:p w:rsidRPr="00AC1ED4" w:rsidR="00D860EE" w:rsidP="00D860EE" w:rsidRDefault="00D860EE" w14:paraId="015E0FFF" w14:textId="77777777">
      <w:pPr>
        <w:rPr>
          <w:ins w:author="Namita Salgiya" w:date="2026-01-21T18:12:00Z" w16du:dateUtc="2026-01-21T12:42:00Z" w:id="495"/>
          <w:b/>
          <w:bCs/>
        </w:rPr>
      </w:pPr>
      <w:ins w:author="Namita Salgiya" w:date="2026-01-21T18:12:00Z" w16du:dateUtc="2026-01-21T12:42:00Z" w:id="496">
        <w:r w:rsidRPr="00AC1ED4">
          <w:rPr>
            <w:b/>
            <w:bCs/>
          </w:rPr>
          <w:t>Safe and Secure</w:t>
        </w:r>
      </w:ins>
    </w:p>
    <w:p w:rsidRPr="00AC1ED4" w:rsidR="00D860EE" w:rsidP="00D860EE" w:rsidRDefault="00D860EE" w14:paraId="10985147" w14:textId="51B11F17">
      <w:pPr>
        <w:pStyle w:val="ListParagraph"/>
        <w:numPr>
          <w:ilvl w:val="0"/>
          <w:numId w:val="19"/>
        </w:numPr>
        <w:rPr>
          <w:ins w:author="Namita Salgiya" w:date="2026-01-21T18:12:00Z" w16du:dateUtc="2026-01-21T12:42:00Z" w:id="497"/>
        </w:rPr>
      </w:pPr>
      <w:ins w:author="Namita Salgiya" w:date="2026-01-21T18:12:00Z" w16du:dateUtc="2026-01-21T12:42:00Z" w:id="498">
        <w:r w:rsidRPr="00AC1ED4">
          <w:t xml:space="preserve">Get enhanced security against counterfeiting and skimming with the chip and pin enabled </w:t>
        </w:r>
        <w:r w:rsidRPr="00B77461">
          <w:t>Club Vistara SBI Card</w:t>
        </w:r>
      </w:ins>
    </w:p>
    <w:p w:rsidRPr="00F534F3" w:rsidR="00D860EE" w:rsidP="00D860EE" w:rsidRDefault="00D860EE" w14:paraId="3E72C7A4" w14:textId="77777777">
      <w:pPr>
        <w:rPr>
          <w:ins w:author="Namita Salgiya" w:date="2026-01-21T18:12:00Z" w16du:dateUtc="2026-01-21T12:42:00Z" w:id="499"/>
          <w:b/>
          <w:bCs/>
          <w:lang w:val="en-IN"/>
        </w:rPr>
      </w:pPr>
      <w:bookmarkStart w:name="_Hlk219363897" w:id="500"/>
      <w:ins w:author="Namita Salgiya" w:date="2026-01-21T18:12:00Z" w16du:dateUtc="2026-01-21T12:42:00Z" w:id="501">
        <w:r w:rsidRPr="00F534F3">
          <w:rPr>
            <w:b/>
            <w:bCs/>
            <w:lang w:val="en-IN"/>
          </w:rPr>
          <w:t>Add-on Cards</w:t>
        </w:r>
      </w:ins>
    </w:p>
    <w:p w:rsidRPr="00AC1ED4" w:rsidR="00D860EE" w:rsidP="00D860EE" w:rsidRDefault="00D860EE" w14:paraId="5461C26B" w14:textId="77777777">
      <w:pPr>
        <w:pStyle w:val="ListParagraph"/>
        <w:numPr>
          <w:ilvl w:val="0"/>
          <w:numId w:val="19"/>
        </w:numPr>
        <w:rPr>
          <w:ins w:author="Namita Salgiya" w:date="2026-01-21T18:12:00Z" w16du:dateUtc="2026-01-21T12:42:00Z" w:id="502"/>
        </w:rPr>
      </w:pPr>
      <w:ins w:author="Namita Salgiya" w:date="2026-01-21T18:12:00Z" w16du:dateUtc="2026-01-21T12:42:00Z" w:id="503">
        <w:r>
          <w:t>E</w:t>
        </w:r>
        <w:r w:rsidRPr="00AC1ED4">
          <w:t>mpower your family with </w:t>
        </w:r>
        <w:r>
          <w:fldChar w:fldCharType="begin"/>
        </w:r>
        <w:r>
          <w:instrText>HYPERLINK "https://www.sbicard.com/en/personal/benefits/add-on-card.page"</w:instrText>
        </w:r>
        <w:r>
          <w:fldChar w:fldCharType="separate"/>
        </w:r>
        <w:r w:rsidRPr="00AC1ED4">
          <w:rPr>
            <w:rStyle w:val="Hyperlink"/>
          </w:rPr>
          <w:t>add-on cards</w:t>
        </w:r>
        <w:r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AC1ED4" w:rsidR="00D860EE" w:rsidP="00D860EE" w:rsidRDefault="00D860EE" w14:paraId="456C7151" w14:textId="77777777">
      <w:pPr>
        <w:rPr>
          <w:ins w:author="Namita Salgiya" w:date="2026-01-21T18:12:00Z" w16du:dateUtc="2026-01-21T12:42:00Z" w:id="504"/>
          <w:b/>
          <w:bCs/>
        </w:rPr>
      </w:pPr>
      <w:ins w:author="Namita Salgiya" w:date="2026-01-21T18:12:00Z" w16du:dateUtc="2026-01-21T12:42:00Z" w:id="505">
        <w:r w:rsidRPr="00AC1ED4">
          <w:rPr>
            <w:b/>
            <w:bCs/>
          </w:rPr>
          <w:t>Easy Bill Pay Facility</w:t>
        </w:r>
      </w:ins>
    </w:p>
    <w:p w:rsidRPr="00AC1ED4" w:rsidR="00D860EE" w:rsidP="00D860EE" w:rsidRDefault="00D860EE" w14:paraId="6C440039" w14:textId="77777777">
      <w:pPr>
        <w:pStyle w:val="ListParagraph"/>
        <w:numPr>
          <w:ilvl w:val="0"/>
          <w:numId w:val="19"/>
        </w:numPr>
        <w:rPr>
          <w:ins w:author="Namita Salgiya" w:date="2026-01-21T18:12:00Z" w16du:dateUtc="2026-01-21T12:42:00Z" w:id="506"/>
        </w:rPr>
      </w:pPr>
      <w:ins w:author="Namita Salgiya" w:date="2026-01-21T18:12:00Z" w16du:dateUtc="2026-01-21T12:42:00Z" w:id="507">
        <w:r w:rsidRPr="00AC1ED4">
          <w:t>Pay your electricity, telephone, mobile and other utility bills using the Easy Bill Pay facility</w:t>
        </w:r>
        <w:r>
          <w:t xml:space="preserve">. </w:t>
        </w:r>
        <w:r w:rsidRPr="00AC1ED4">
          <w:t>Click</w:t>
        </w:r>
        <w:r>
          <w:t xml:space="preserve"> </w:t>
        </w:r>
        <w:r>
          <w:fldChar w:fldCharType="begin"/>
        </w:r>
        <w:r>
          <w:instrText>HYPERLINK "https://www.sbicard.com/en/personal/benefits.page" \l "area5"</w:instrText>
        </w:r>
        <w:r>
          <w:fldChar w:fldCharType="separate"/>
        </w:r>
        <w:r w:rsidRPr="00AC1ED4">
          <w:rPr>
            <w:rStyle w:val="Hyperlink"/>
          </w:rPr>
          <w:t>here</w:t>
        </w:r>
        <w:r>
          <w:fldChar w:fldCharType="end"/>
        </w:r>
        <w:r>
          <w:t xml:space="preserve"> </w:t>
        </w:r>
        <w:r w:rsidRPr="00AC1ED4">
          <w:t>to know more</w:t>
        </w:r>
      </w:ins>
    </w:p>
    <w:p w:rsidRPr="005E66AE" w:rsidR="00D860EE" w:rsidP="00D860EE" w:rsidRDefault="00D860EE" w14:paraId="07C975B5" w14:textId="77777777">
      <w:pPr>
        <w:rPr>
          <w:ins w:author="Namita Salgiya" w:date="2026-01-21T18:12:00Z" w16du:dateUtc="2026-01-21T12:42:00Z" w:id="508"/>
          <w:b/>
          <w:bCs/>
        </w:rPr>
      </w:pPr>
      <w:ins w:author="Namita Salgiya" w:date="2026-01-21T18:12:00Z" w16du:dateUtc="2026-01-21T12:42:00Z" w:id="509">
        <w:r w:rsidRPr="005E66AE">
          <w:rPr>
            <w:b/>
            <w:bCs/>
          </w:rPr>
          <w:t>Balance Transfer on EMI</w:t>
        </w:r>
      </w:ins>
    </w:p>
    <w:p w:rsidRPr="005E66AE" w:rsidR="00D860EE" w:rsidP="00D860EE" w:rsidRDefault="00D860EE" w14:paraId="56B562EA" w14:textId="77777777">
      <w:pPr>
        <w:pStyle w:val="ListParagraph"/>
        <w:numPr>
          <w:ilvl w:val="0"/>
          <w:numId w:val="8"/>
        </w:numPr>
        <w:rPr>
          <w:ins w:author="Namita Salgiya" w:date="2026-01-21T18:12:00Z" w16du:dateUtc="2026-01-21T12:42:00Z" w:id="510"/>
        </w:rPr>
      </w:pPr>
      <w:ins w:author="Namita Salgiya" w:date="2026-01-21T18:12:00Z" w16du:dateUtc="2026-01-21T12:42:00Z" w:id="511">
        <w:r w:rsidRPr="005E66AE"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p w:rsidRPr="005E66AE" w:rsidR="00D860EE" w:rsidP="00D860EE" w:rsidRDefault="00D860EE" w14:paraId="07A093C3" w14:textId="22F97AC8">
      <w:pPr>
        <w:pStyle w:val="ListParagraph"/>
        <w:numPr>
          <w:ilvl w:val="0"/>
          <w:numId w:val="8"/>
        </w:numPr>
        <w:rPr>
          <w:ins w:author="Namita Salgiya" w:date="2026-01-21T18:12:00Z" w16du:dateUtc="2026-01-21T12:42:00Z" w:id="512"/>
        </w:rPr>
      </w:pPr>
      <w:ins w:author="Namita Salgiya" w:date="2026-01-21T18:12:00Z" w16du:dateUtc="2026-01-21T12:42:00Z" w:id="513">
        <w:r w:rsidRPr="005E66AE">
          <w:t>Transfer outstanding balance</w:t>
        </w:r>
        <w:r>
          <w:t>s</w:t>
        </w:r>
        <w:r w:rsidRPr="005E66AE">
          <w:t xml:space="preserve"> of other banks’ credit cards to your </w:t>
        </w:r>
        <w:r w:rsidRPr="00B77461">
          <w:t xml:space="preserve">Club Vistara SBI Card </w:t>
        </w:r>
        <w:r w:rsidRPr="00377F55">
          <w:t>at a lower interest rate and repay in easy EMIs.</w:t>
        </w:r>
        <w:r>
          <w:t xml:space="preserve"> </w:t>
        </w:r>
        <w:r>
          <w:fldChar w:fldCharType="begin"/>
        </w:r>
        <w:r>
          <w:instrText>HYPERLINK "https://www.sbicard.com/en/personal/benefits/lower-interest-option/balance-transfer-on-emi.page" \t "_blank"</w:instrText>
        </w:r>
        <w:r>
          <w:fldChar w:fldCharType="separate"/>
        </w:r>
        <w:r w:rsidRPr="005E66AE">
          <w:rPr>
            <w:rStyle w:val="Hyperlink"/>
          </w:rPr>
          <w:t>Click here</w:t>
        </w:r>
        <w:r>
          <w:fldChar w:fldCharType="end"/>
        </w:r>
        <w:r>
          <w:t xml:space="preserve"> </w:t>
        </w:r>
        <w:r w:rsidRPr="005E66AE">
          <w:t>to know about Balance Transfer on EMI</w:t>
        </w:r>
        <w:r>
          <w:t>.</w:t>
        </w:r>
      </w:ins>
    </w:p>
    <w:p w:rsidRPr="005E66AE" w:rsidR="00D860EE" w:rsidP="00D860EE" w:rsidRDefault="00D860EE" w14:paraId="365150C5" w14:textId="77777777">
      <w:pPr>
        <w:pStyle w:val="ListParagraph"/>
        <w:numPr>
          <w:ilvl w:val="0"/>
          <w:numId w:val="8"/>
        </w:numPr>
        <w:rPr>
          <w:ins w:author="Namita Salgiya" w:date="2026-01-21T18:12:00Z" w16du:dateUtc="2026-01-21T12:42:00Z" w:id="514"/>
        </w:rPr>
      </w:pPr>
      <w:ins w:author="Namita Salgiya" w:date="2026-01-21T18:12:00Z" w16du:dateUtc="2026-01-21T12:42:00Z" w:id="515">
        <w:r w:rsidRPr="00247784">
          <w:t>Login to your account to avail this facility.</w:t>
        </w:r>
      </w:ins>
    </w:p>
    <w:bookmarkEnd w:id="500"/>
    <w:p w:rsidRPr="00A13A92" w:rsidR="00C71606" w:rsidP="00C71606" w:rsidRDefault="00C71606" w14:paraId="353BDCF3" w14:textId="77777777">
      <w:pPr>
        <w:rPr>
          <w:rFonts w:ascii="Sari Offc" w:hAnsi="Sari Offc"/>
          <w:sz w:val="24"/>
          <w:szCs w:val="24"/>
          <w:lang w:val="en-IN"/>
          <w:rPrChange w:author="Upadhyay , Shubham (SBICard)" w:date="2026-01-06T19:21:00Z" w:id="516">
            <w:rPr>
              <w:lang w:val="en-IN"/>
            </w:rPr>
          </w:rPrChange>
        </w:rPr>
      </w:pPr>
    </w:p>
    <w:p w:rsidRPr="00A13A92" w:rsidR="00C71606" w:rsidP="003C1523" w:rsidRDefault="00C71606" w14:paraId="0CA22D9E" w14:textId="77777777">
      <w:pPr>
        <w:rPr>
          <w:rFonts w:ascii="Sari Offc" w:hAnsi="Sari Offc"/>
          <w:sz w:val="24"/>
          <w:szCs w:val="24"/>
          <w:lang w:val="en-IN"/>
          <w:rPrChange w:author="Upadhyay , Shubham (SBICard)" w:date="2026-01-06T19:21:00Z" w:id="541">
            <w:rPr>
              <w:lang w:val="en-IN"/>
            </w:rPr>
          </w:rPrChange>
        </w:rPr>
      </w:pPr>
    </w:p>
    <w:p w:rsidRPr="00A13A92" w:rsidR="00AE161E" w:rsidP="00AE161E" w:rsidRDefault="00AE161E" w14:paraId="4E008819" w14:textId="77777777">
      <w:pPr>
        <w:rPr>
          <w:rFonts w:ascii="Sari Offc" w:hAnsi="Sari Offc"/>
          <w:b/>
          <w:bCs/>
          <w:sz w:val="24"/>
          <w:szCs w:val="24"/>
          <w:lang w:val="en-IN"/>
          <w:rPrChange w:author="Upadhyay , Shubham (SBICard)" w:date="2026-01-06T19:21:00Z" w:id="542">
            <w:rPr>
              <w:b/>
              <w:bCs/>
              <w:lang w:val="en-IN"/>
            </w:rPr>
          </w:rPrChange>
        </w:rPr>
      </w:pPr>
    </w:p>
    <w:p w:rsidRPr="00A13A92" w:rsidR="00AE161E" w:rsidP="00AE161E" w:rsidRDefault="00AE161E" w14:paraId="1B1F21AC" w14:textId="77777777">
      <w:pPr>
        <w:rPr>
          <w:rFonts w:ascii="Sari Offc" w:hAnsi="Sari Offc"/>
          <w:sz w:val="24"/>
          <w:szCs w:val="24"/>
          <w:lang w:val="en-IN"/>
          <w:rPrChange w:author="Upadhyay , Shubham (SBICard)" w:date="2026-01-06T19:21:00Z" w:id="543">
            <w:rPr>
              <w:lang w:val="en-IN"/>
            </w:rPr>
          </w:rPrChange>
        </w:rPr>
      </w:pPr>
    </w:p>
    <w:sectPr w:rsidRPr="00A13A92" w:rsidR="00AE161E">
      <w:footerReference w:type="even" r:id="rId19"/>
      <w:footerReference w:type="default" r:id="rId20"/>
      <w:footerReference w:type="first" r:id="rId21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US(" w:author="Upadhyay , Shubham (SBICard)" w:date="2026-01-22T12:40:00Z" w:id="422">
    <w:p w:rsidR="00436A23" w:rsidP="00436A23" w:rsidRDefault="00436A23" w14:paraId="32DB979B" w14:textId="77777777">
      <w:pPr>
        <w:pStyle w:val="CommentText"/>
      </w:pPr>
      <w:r>
        <w:rPr>
          <w:rStyle w:val="CommentReference"/>
        </w:rPr>
        <w:annotationRef/>
      </w:r>
      <w:r>
        <w:t xml:space="preserve">Please check for factual accuracy. </w:t>
      </w:r>
    </w:p>
    <w:p w:rsidR="00436A23" w:rsidP="00436A23" w:rsidRDefault="00436A23" w14:paraId="2D53DCF1" w14:textId="77777777">
      <w:pPr>
        <w:pStyle w:val="CommentText"/>
      </w:pPr>
    </w:p>
    <w:p w:rsidR="00436A23" w:rsidP="00436A23" w:rsidRDefault="00436A23" w14:paraId="0A1CA3C0" w14:textId="77777777">
      <w:pPr>
        <w:pStyle w:val="CommentText"/>
      </w:pPr>
      <w:r>
        <w:t xml:space="preserve">Not sure if Mastercard’s contactless feature is called PayWave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A1CA3C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C42B4E4" w16cex:dateUtc="2026-01-22T07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A1CA3C0" w16cid:durableId="1C42B4E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7B27" w:rsidP="00E405C7" w:rsidRDefault="00567B27" w14:paraId="0016AB3B" w14:textId="77777777">
      <w:pPr>
        <w:spacing w:after="0" w:line="240" w:lineRule="auto"/>
      </w:pPr>
      <w:r>
        <w:separator/>
      </w:r>
    </w:p>
  </w:endnote>
  <w:endnote w:type="continuationSeparator" w:id="0">
    <w:p w:rsidR="00567B27" w:rsidP="00E405C7" w:rsidRDefault="00567B27" w14:paraId="06706DF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panose1 w:val="020B0504040101020102"/>
    <w:charset w:val="00"/>
    <w:family w:val="swiss"/>
    <w:pitch w:val="variable"/>
    <w:sig w:usb0="800000E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DD4B89B" w14:textId="3E4274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6D2AEB" wp14:editId="3C32DD9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22853457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A0535F1" w14:textId="64F360E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66D2AEB">
              <v:stroke joinstyle="miter"/>
              <v:path gradientshapeok="t" o:connecttype="rect"/>
            </v:shapetype>
            <v:shape id="Text Box 2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">
              <v:textbox style="mso-fit-shape-to-text:t" inset="0,0,0,15pt">
                <w:txbxContent>
                  <w:p w:rsidRPr="00E405C7" w:rsidR="00E405C7" w:rsidP="00E405C7" w:rsidRDefault="00E405C7" w14:paraId="6A0535F1" w14:textId="64F360E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5EA928B" w14:textId="55AB3B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275AB4" wp14:editId="35BB4639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08443431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9DB7BFF" w14:textId="2430C4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5275AB4">
              <v:stroke joinstyle="miter"/>
              <v:path gradientshapeok="t" o:connecttype="rect"/>
            </v:shapetype>
            <v:shape id="Text Box 3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">
              <v:textbox style="mso-fit-shape-to-text:t" inset="0,0,0,15pt">
                <w:txbxContent>
                  <w:p w:rsidRPr="00E405C7" w:rsidR="00E405C7" w:rsidP="00E405C7" w:rsidRDefault="00E405C7" w14:paraId="69DB7BFF" w14:textId="2430C4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49FE02B4" w14:textId="3FA9381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D91AC6" wp14:editId="7EA721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2053094162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2C33ECC8" w14:textId="5F0F6E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9D91AC6">
              <v:stroke joinstyle="miter"/>
              <v:path gradientshapeok="t" o:connecttype="rect"/>
            </v:shapetype>
            <v:shape id="Text Box 1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">
              <v:textbox style="mso-fit-shape-to-text:t" inset="0,0,0,15pt">
                <w:txbxContent>
                  <w:p w:rsidRPr="00E405C7" w:rsidR="00E405C7" w:rsidP="00E405C7" w:rsidRDefault="00E405C7" w14:paraId="2C33ECC8" w14:textId="5F0F6E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7B27" w:rsidP="00E405C7" w:rsidRDefault="00567B27" w14:paraId="4FBB7D22" w14:textId="77777777">
      <w:pPr>
        <w:spacing w:after="0" w:line="240" w:lineRule="auto"/>
      </w:pPr>
      <w:r>
        <w:separator/>
      </w:r>
    </w:p>
  </w:footnote>
  <w:footnote w:type="continuationSeparator" w:id="0">
    <w:p w:rsidR="00567B27" w:rsidP="00E405C7" w:rsidRDefault="00567B27" w14:paraId="6689CFD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A9C471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8A24178"/>
    <w:multiLevelType w:val="hybridMultilevel"/>
    <w:tmpl w:val="A3AC7E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FDC7C1C"/>
    <w:multiLevelType w:val="hybridMultilevel"/>
    <w:tmpl w:val="09FE950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5B4997B"/>
    <w:multiLevelType w:val="multilevel"/>
    <w:tmpl w:val="9460CC2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7982B0F"/>
    <w:multiLevelType w:val="multilevel"/>
    <w:tmpl w:val="32B6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F9E0B2E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6CF61D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D536675"/>
    <w:multiLevelType w:val="multilevel"/>
    <w:tmpl w:val="D324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4CA41C6"/>
    <w:multiLevelType w:val="hybridMultilevel"/>
    <w:tmpl w:val="8458BA1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D2D035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DC01504"/>
    <w:multiLevelType w:val="multilevel"/>
    <w:tmpl w:val="BF7A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F6217D9"/>
    <w:multiLevelType w:val="hybridMultilevel"/>
    <w:tmpl w:val="461AE23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6926B8A"/>
    <w:multiLevelType w:val="multilevel"/>
    <w:tmpl w:val="69A687E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AF049FF"/>
    <w:multiLevelType w:val="hybridMultilevel"/>
    <w:tmpl w:val="66A8A2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98A75FA"/>
    <w:multiLevelType w:val="multilevel"/>
    <w:tmpl w:val="B0AC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550800501">
    <w:abstractNumId w:val="16"/>
  </w:num>
  <w:num w:numId="2" w16cid:durableId="1606765281">
    <w:abstractNumId w:val="4"/>
  </w:num>
  <w:num w:numId="3" w16cid:durableId="1652907561">
    <w:abstractNumId w:val="2"/>
  </w:num>
  <w:num w:numId="4" w16cid:durableId="561906895">
    <w:abstractNumId w:val="10"/>
  </w:num>
  <w:num w:numId="5" w16cid:durableId="1813403881">
    <w:abstractNumId w:val="6"/>
  </w:num>
  <w:num w:numId="6" w16cid:durableId="1518613726">
    <w:abstractNumId w:val="1"/>
  </w:num>
  <w:num w:numId="7" w16cid:durableId="836726725">
    <w:abstractNumId w:val="17"/>
  </w:num>
  <w:num w:numId="8" w16cid:durableId="903028940">
    <w:abstractNumId w:val="0"/>
  </w:num>
  <w:num w:numId="9" w16cid:durableId="317151793">
    <w:abstractNumId w:val="7"/>
  </w:num>
  <w:num w:numId="10" w16cid:durableId="74481285">
    <w:abstractNumId w:val="13"/>
  </w:num>
  <w:num w:numId="11" w16cid:durableId="1343971365">
    <w:abstractNumId w:val="8"/>
  </w:num>
  <w:num w:numId="12" w16cid:durableId="796602994">
    <w:abstractNumId w:val="11"/>
  </w:num>
  <w:num w:numId="13" w16cid:durableId="588972665">
    <w:abstractNumId w:val="15"/>
  </w:num>
  <w:num w:numId="14" w16cid:durableId="2130972044">
    <w:abstractNumId w:val="3"/>
  </w:num>
  <w:num w:numId="15" w16cid:durableId="51736602">
    <w:abstractNumId w:val="5"/>
  </w:num>
  <w:num w:numId="16" w16cid:durableId="1188909688">
    <w:abstractNumId w:val="18"/>
  </w:num>
  <w:num w:numId="17" w16cid:durableId="878129331">
    <w:abstractNumId w:val="14"/>
  </w:num>
  <w:num w:numId="18" w16cid:durableId="808476278">
    <w:abstractNumId w:val="9"/>
  </w:num>
  <w:num w:numId="19" w16cid:durableId="2140219596">
    <w:abstractNumId w:val="12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padhyay , Shubham (SBICard)">
    <w15:presenceInfo w15:providerId="AD" w15:userId="S-1-5-21-1521157601-2888471106-1901687981-65808"/>
  </w15:person>
  <w15:person w15:author="Namita Salgiya">
    <w15:presenceInfo w15:providerId="Windows Live" w15:userId="4e5e558c91ea66bf"/>
  </w15:person>
  <w15:person w15:author="Kapoor, Vedika (SBICard)">
    <w15:presenceInfo w15:providerId="AD" w15:userId="S::vedika.kapoor@sbicard.com::4de39f8f-5cab-4519-a633-25199cf908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1005C"/>
    <w:rsid w:val="000162F6"/>
    <w:rsid w:val="00061D4B"/>
    <w:rsid w:val="00073462"/>
    <w:rsid w:val="0009775C"/>
    <w:rsid w:val="00122BDC"/>
    <w:rsid w:val="001535C0"/>
    <w:rsid w:val="001573BC"/>
    <w:rsid w:val="0016440F"/>
    <w:rsid w:val="00183A7E"/>
    <w:rsid w:val="001B4579"/>
    <w:rsid w:val="001C335D"/>
    <w:rsid w:val="001C5B69"/>
    <w:rsid w:val="00235F80"/>
    <w:rsid w:val="00276983"/>
    <w:rsid w:val="0029715F"/>
    <w:rsid w:val="002C53AE"/>
    <w:rsid w:val="002D2C12"/>
    <w:rsid w:val="002D38D6"/>
    <w:rsid w:val="002D5594"/>
    <w:rsid w:val="00311B56"/>
    <w:rsid w:val="0032122C"/>
    <w:rsid w:val="0034371F"/>
    <w:rsid w:val="00345E13"/>
    <w:rsid w:val="00381787"/>
    <w:rsid w:val="003974BD"/>
    <w:rsid w:val="003B107B"/>
    <w:rsid w:val="003C067C"/>
    <w:rsid w:val="003C1523"/>
    <w:rsid w:val="003C18A8"/>
    <w:rsid w:val="003D0064"/>
    <w:rsid w:val="003D2724"/>
    <w:rsid w:val="003D715C"/>
    <w:rsid w:val="003F3E33"/>
    <w:rsid w:val="003F5BE7"/>
    <w:rsid w:val="0042325B"/>
    <w:rsid w:val="00436A23"/>
    <w:rsid w:val="00442E3F"/>
    <w:rsid w:val="00474DC1"/>
    <w:rsid w:val="004A5805"/>
    <w:rsid w:val="004B491E"/>
    <w:rsid w:val="004C50CB"/>
    <w:rsid w:val="004D6419"/>
    <w:rsid w:val="00513A0B"/>
    <w:rsid w:val="005269B0"/>
    <w:rsid w:val="005310B6"/>
    <w:rsid w:val="005643BE"/>
    <w:rsid w:val="00567B27"/>
    <w:rsid w:val="00574F86"/>
    <w:rsid w:val="005827FD"/>
    <w:rsid w:val="005C1C7A"/>
    <w:rsid w:val="005D6D88"/>
    <w:rsid w:val="005E4FBA"/>
    <w:rsid w:val="005F07FE"/>
    <w:rsid w:val="00637D0A"/>
    <w:rsid w:val="0065601C"/>
    <w:rsid w:val="006657A1"/>
    <w:rsid w:val="00667EEB"/>
    <w:rsid w:val="00681931"/>
    <w:rsid w:val="00691EAF"/>
    <w:rsid w:val="006938F5"/>
    <w:rsid w:val="006A2631"/>
    <w:rsid w:val="006F6BAC"/>
    <w:rsid w:val="007275A2"/>
    <w:rsid w:val="00750D60"/>
    <w:rsid w:val="007550F8"/>
    <w:rsid w:val="0075555C"/>
    <w:rsid w:val="00775D0A"/>
    <w:rsid w:val="007E6A3E"/>
    <w:rsid w:val="00805273"/>
    <w:rsid w:val="00826C1D"/>
    <w:rsid w:val="0083076E"/>
    <w:rsid w:val="00832A62"/>
    <w:rsid w:val="0088357A"/>
    <w:rsid w:val="008C648E"/>
    <w:rsid w:val="008E4E96"/>
    <w:rsid w:val="009164D7"/>
    <w:rsid w:val="00931386"/>
    <w:rsid w:val="00932AB1"/>
    <w:rsid w:val="00946831"/>
    <w:rsid w:val="00947F57"/>
    <w:rsid w:val="00966B91"/>
    <w:rsid w:val="00987B65"/>
    <w:rsid w:val="009A176A"/>
    <w:rsid w:val="009B6872"/>
    <w:rsid w:val="009C0D9E"/>
    <w:rsid w:val="009D2D1C"/>
    <w:rsid w:val="00A06B92"/>
    <w:rsid w:val="00A13A92"/>
    <w:rsid w:val="00A150C5"/>
    <w:rsid w:val="00A27FC1"/>
    <w:rsid w:val="00A579B5"/>
    <w:rsid w:val="00A61256"/>
    <w:rsid w:val="00A653DF"/>
    <w:rsid w:val="00A80E72"/>
    <w:rsid w:val="00A90630"/>
    <w:rsid w:val="00AB0E51"/>
    <w:rsid w:val="00AC121E"/>
    <w:rsid w:val="00AC2D69"/>
    <w:rsid w:val="00AE161E"/>
    <w:rsid w:val="00AF4A2A"/>
    <w:rsid w:val="00B149BB"/>
    <w:rsid w:val="00B20FA9"/>
    <w:rsid w:val="00B23A1E"/>
    <w:rsid w:val="00B74F63"/>
    <w:rsid w:val="00BA12D3"/>
    <w:rsid w:val="00BB22C4"/>
    <w:rsid w:val="00BC1C92"/>
    <w:rsid w:val="00BD36AF"/>
    <w:rsid w:val="00BD7285"/>
    <w:rsid w:val="00BF3A60"/>
    <w:rsid w:val="00C0786A"/>
    <w:rsid w:val="00C37A02"/>
    <w:rsid w:val="00C42307"/>
    <w:rsid w:val="00C63C91"/>
    <w:rsid w:val="00C65BBC"/>
    <w:rsid w:val="00C66F71"/>
    <w:rsid w:val="00C712F6"/>
    <w:rsid w:val="00C71606"/>
    <w:rsid w:val="00C74138"/>
    <w:rsid w:val="00C90981"/>
    <w:rsid w:val="00CA5965"/>
    <w:rsid w:val="00CA61DB"/>
    <w:rsid w:val="00CB4097"/>
    <w:rsid w:val="00CB45CF"/>
    <w:rsid w:val="00CD511F"/>
    <w:rsid w:val="00D0663E"/>
    <w:rsid w:val="00D20586"/>
    <w:rsid w:val="00D34CF6"/>
    <w:rsid w:val="00D41563"/>
    <w:rsid w:val="00D860EE"/>
    <w:rsid w:val="00D86A35"/>
    <w:rsid w:val="00DB404C"/>
    <w:rsid w:val="00DB606B"/>
    <w:rsid w:val="00DC2CA4"/>
    <w:rsid w:val="00DD7CD4"/>
    <w:rsid w:val="00E07D94"/>
    <w:rsid w:val="00E21728"/>
    <w:rsid w:val="00E405C7"/>
    <w:rsid w:val="00E43011"/>
    <w:rsid w:val="00E47C6A"/>
    <w:rsid w:val="00E56665"/>
    <w:rsid w:val="00E61E30"/>
    <w:rsid w:val="00E62FE6"/>
    <w:rsid w:val="00E741F7"/>
    <w:rsid w:val="00EA0498"/>
    <w:rsid w:val="00F23D00"/>
    <w:rsid w:val="00F318DC"/>
    <w:rsid w:val="00F31F00"/>
    <w:rsid w:val="00F91576"/>
    <w:rsid w:val="00F9240B"/>
    <w:rsid w:val="00FB78C6"/>
    <w:rsid w:val="00FC4844"/>
    <w:rsid w:val="00FC56CE"/>
    <w:rsid w:val="01581A94"/>
    <w:rsid w:val="02EDA083"/>
    <w:rsid w:val="048CBE64"/>
    <w:rsid w:val="0F338206"/>
    <w:rsid w:val="16F6DDC9"/>
    <w:rsid w:val="1BC7B20B"/>
    <w:rsid w:val="2B8A211F"/>
    <w:rsid w:val="2B9867F6"/>
    <w:rsid w:val="2CCCE9AC"/>
    <w:rsid w:val="301E19FC"/>
    <w:rsid w:val="309BC14A"/>
    <w:rsid w:val="39910216"/>
    <w:rsid w:val="3BA612FC"/>
    <w:rsid w:val="3E11A13F"/>
    <w:rsid w:val="3EBA4EF2"/>
    <w:rsid w:val="40AC28D6"/>
    <w:rsid w:val="40F66B30"/>
    <w:rsid w:val="437A5F8A"/>
    <w:rsid w:val="4957C517"/>
    <w:rsid w:val="52AFC5D9"/>
    <w:rsid w:val="5410C426"/>
    <w:rsid w:val="54F36985"/>
    <w:rsid w:val="5A89DA63"/>
    <w:rsid w:val="5C98F164"/>
    <w:rsid w:val="6799DC3C"/>
    <w:rsid w:val="68CFD31B"/>
    <w:rsid w:val="6CEF4A78"/>
    <w:rsid w:val="6E6B2741"/>
    <w:rsid w:val="6FC86743"/>
    <w:rsid w:val="6FD10D0E"/>
    <w:rsid w:val="75A1F170"/>
    <w:rsid w:val="7A0D9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405C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405C7"/>
    <w:rPr>
      <w:lang w:val="en-GB"/>
    </w:rPr>
  </w:style>
  <w:style w:type="paragraph" w:styleId="Revision">
    <w:name w:val="Revision"/>
    <w:hidden/>
    <w:uiPriority w:val="99"/>
    <w:semiHidden/>
    <w:rsid w:val="00E47C6A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semiHidden/>
    <w:unhideWhenUsed/>
    <w:rsid w:val="0075555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IN"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C1C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microsoft.com/office/2018/08/relationships/commentsExtensible" Target="commentsExtensible.xml" Id="rId18" /><Relationship Type="http://schemas.openxmlformats.org/officeDocument/2006/relationships/settings" Target="settings.xml" Id="rId3" /><Relationship Type="http://schemas.openxmlformats.org/officeDocument/2006/relationships/footer" Target="footer3.xml" Id="rId21" /><Relationship Type="http://schemas.microsoft.com/office/2016/09/relationships/commentsIds" Target="commentsIds.xml" Id="rId17" /><Relationship Type="http://schemas.openxmlformats.org/officeDocument/2006/relationships/styles" Target="styles.xml" Id="rId2" /><Relationship Type="http://schemas.microsoft.com/office/2011/relationships/commentsExtended" Target="commentsExtended.xml" Id="rId16" /><Relationship Type="http://schemas.openxmlformats.org/officeDocument/2006/relationships/footer" Target="footer2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24" /><Relationship Type="http://schemas.openxmlformats.org/officeDocument/2006/relationships/footnotes" Target="footnotes.xml" Id="rId5" /><Relationship Type="http://schemas.openxmlformats.org/officeDocument/2006/relationships/comments" Target="comments.xml" Id="rId15" /><Relationship Type="http://schemas.microsoft.com/office/2011/relationships/people" Target="people.xml" Id="rId23" /><Relationship Type="http://schemas.openxmlformats.org/officeDocument/2006/relationships/footer" Target="footer1.xml" Id="rId19" /><Relationship Type="http://schemas.openxmlformats.org/officeDocument/2006/relationships/webSettings" Target="webSettings.xml" Id="rId4" /><Relationship Type="http://schemas.openxmlformats.org/officeDocument/2006/relationships/fontTable" Target="fontTable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3</revision>
  <dcterms:created xsi:type="dcterms:W3CDTF">2026-01-22T07:11:00.0000000Z</dcterms:created>
  <dcterms:modified xsi:type="dcterms:W3CDTF">2026-03-19T05:47:23.3023455Z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  <property fmtid="{D5CDD505-2E9C-101B-9397-08002B2CF9AE}" pid="3" name="ClassificationContentMarkingFooterShapeIds">
    <vt:lpwstr>7a5fbb12,729c6a51,71c08927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2025-12-30T07:11:13Z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7d287ccb-0526-4da0-bba0-cb3aa58fe714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