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DDE5C" w14:textId="52AD0F28" w:rsidR="00A5790D" w:rsidRPr="00A5790D" w:rsidRDefault="00A5790D" w:rsidP="00A5790D">
      <w:pPr>
        <w:jc w:val="center"/>
        <w:rPr>
          <w:b/>
          <w:bCs/>
          <w:lang w:val="en-IN"/>
        </w:rPr>
      </w:pPr>
      <w:hyperlink r:id="rId7" w:history="1">
        <w:r w:rsidRPr="00A5790D">
          <w:rPr>
            <w:rStyle w:val="Hyperlink"/>
            <w:b/>
            <w:bCs/>
            <w:lang w:val="en-IN"/>
          </w:rPr>
          <w:t>Tata Card</w:t>
        </w:r>
      </w:hyperlink>
    </w:p>
    <w:p w14:paraId="5B89661A" w14:textId="35FE751A" w:rsidR="0025165B" w:rsidRDefault="001C736C" w:rsidP="00345311">
      <w:pPr>
        <w:jc w:val="center"/>
      </w:pPr>
      <w:r>
        <w:t xml:space="preserve">ONE CARD, MANY PRIVILEGES </w:t>
      </w:r>
    </w:p>
    <w:p w14:paraId="40F19A84" w14:textId="117F4BBE" w:rsidR="00345311" w:rsidRPr="004C50CB" w:rsidRDefault="00345311" w:rsidP="00345311">
      <w:pPr>
        <w:jc w:val="center"/>
        <w:rPr>
          <w:b/>
          <w:bCs/>
          <w:i/>
          <w:iCs/>
          <w:u w:val="single"/>
          <w:lang w:val="en-IN"/>
        </w:rPr>
      </w:pPr>
      <w:r w:rsidRPr="004C50CB">
        <w:rPr>
          <w:b/>
          <w:bCs/>
          <w:i/>
          <w:iCs/>
          <w:u w:val="single"/>
          <w:lang w:val="en-IN"/>
        </w:rPr>
        <w:t>Best For</w:t>
      </w:r>
    </w:p>
    <w:p w14:paraId="0C650072" w14:textId="53B3C635" w:rsidR="0025165B" w:rsidRDefault="0025165B" w:rsidP="00345311">
      <w:pPr>
        <w:pStyle w:val="ListParagraph"/>
        <w:numPr>
          <w:ilvl w:val="0"/>
          <w:numId w:val="1"/>
        </w:numPr>
        <w:rPr>
          <w:lang w:val="en-IN" w:eastAsia="en-IN"/>
        </w:rPr>
      </w:pPr>
      <w:r>
        <w:rPr>
          <w:lang w:val="en-IN" w:eastAsia="en-IN"/>
        </w:rPr>
        <w:t>Value Back</w:t>
      </w:r>
    </w:p>
    <w:p w14:paraId="31B30F4D" w14:textId="6AC54A50" w:rsidR="0025165B" w:rsidRDefault="0025165B" w:rsidP="00345311">
      <w:pPr>
        <w:pStyle w:val="ListParagraph"/>
        <w:numPr>
          <w:ilvl w:val="0"/>
          <w:numId w:val="1"/>
        </w:numPr>
        <w:rPr>
          <w:lang w:val="en-IN" w:eastAsia="en-IN"/>
        </w:rPr>
      </w:pPr>
      <w:r>
        <w:rPr>
          <w:lang w:val="en-IN" w:eastAsia="en-IN"/>
        </w:rPr>
        <w:t>Joining Offers</w:t>
      </w:r>
    </w:p>
    <w:p w14:paraId="5BDF2364" w14:textId="212EFE05" w:rsidR="0025165B" w:rsidRPr="0025165B" w:rsidRDefault="0025165B" w:rsidP="0025165B">
      <w:pPr>
        <w:pStyle w:val="ListParagraph"/>
        <w:numPr>
          <w:ilvl w:val="0"/>
          <w:numId w:val="1"/>
        </w:numPr>
        <w:rPr>
          <w:lang w:val="en-IN" w:eastAsia="en-IN"/>
        </w:rPr>
      </w:pPr>
      <w:r w:rsidRPr="0025165B">
        <w:rPr>
          <w:lang w:val="en-IN" w:eastAsia="en-IN"/>
        </w:rPr>
        <w:t>Points</w:t>
      </w:r>
    </w:p>
    <w:p w14:paraId="159254A9" w14:textId="528D361F" w:rsidR="0025165B" w:rsidRPr="001C736C" w:rsidRDefault="0025165B" w:rsidP="0025165B">
      <w:pPr>
        <w:rPr>
          <w:i/>
          <w:iCs/>
          <w:rPrChange w:id="0" w:author="Upadhyay , Shubham (SBICard)" w:date="2026-02-18T17:10:00Z" w16du:dateUtc="2026-02-18T11:40:00Z">
            <w:rPr/>
          </w:rPrChange>
        </w:rPr>
      </w:pPr>
      <w:r w:rsidRPr="001C736C">
        <w:rPr>
          <w:i/>
          <w:iCs/>
          <w:rPrChange w:id="1" w:author="Upadhyay , Shubham (SBICard)" w:date="2026-02-18T17:10:00Z" w16du:dateUtc="2026-02-18T11:40:00Z">
            <w:rPr/>
          </w:rPrChange>
        </w:rPr>
        <w:t xml:space="preserve">Make every purchase more rewarding with privileges on purchases at </w:t>
      </w:r>
      <w:r w:rsidR="00801D76" w:rsidRPr="001C736C">
        <w:rPr>
          <w:i/>
          <w:iCs/>
          <w:rPrChange w:id="2" w:author="Upadhyay , Shubham (SBICard)" w:date="2026-02-18T17:10:00Z" w16du:dateUtc="2026-02-18T11:40:00Z">
            <w:rPr/>
          </w:rPrChange>
        </w:rPr>
        <w:t xml:space="preserve">select </w:t>
      </w:r>
      <w:r w:rsidRPr="001C736C">
        <w:rPr>
          <w:i/>
          <w:iCs/>
          <w:rPrChange w:id="3" w:author="Upadhyay , Shubham (SBICard)" w:date="2026-02-18T17:10:00Z" w16du:dateUtc="2026-02-18T11:40:00Z">
            <w:rPr/>
          </w:rPrChange>
        </w:rPr>
        <w:t>Tata partner outlets and other brands.</w:t>
      </w:r>
    </w:p>
    <w:p w14:paraId="7F274545" w14:textId="77777777" w:rsidR="0025165B" w:rsidRPr="00345311" w:rsidRDefault="0025165B" w:rsidP="00345311">
      <w:pPr>
        <w:rPr>
          <w:lang w:val="en-IN"/>
        </w:rPr>
      </w:pPr>
    </w:p>
    <w:p w14:paraId="7987665E" w14:textId="77777777" w:rsidR="00345311" w:rsidRPr="008946B0" w:rsidRDefault="00345311" w:rsidP="00345311">
      <w:pPr>
        <w:jc w:val="center"/>
        <w:rPr>
          <w:b/>
          <w:bCs/>
          <w:u w:val="single"/>
          <w:lang w:val="en-IN"/>
        </w:rPr>
      </w:pPr>
      <w:r w:rsidRPr="008946B0">
        <w:rPr>
          <w:b/>
          <w:bCs/>
          <w:i/>
          <w:iCs/>
          <w:u w:val="single"/>
          <w:lang w:val="en-IN"/>
        </w:rPr>
        <w:t>Key</w:t>
      </w:r>
      <w:r w:rsidRPr="008946B0">
        <w:rPr>
          <w:b/>
          <w:bCs/>
          <w:u w:val="single"/>
          <w:lang w:val="en-IN"/>
        </w:rPr>
        <w:t xml:space="preserve"> BENEFITS</w:t>
      </w:r>
    </w:p>
    <w:p w14:paraId="05927D05" w14:textId="148BFCA0" w:rsidR="0025165B" w:rsidRDefault="0025165B" w:rsidP="00345311">
      <w:pPr>
        <w:pStyle w:val="ListParagraph"/>
        <w:numPr>
          <w:ilvl w:val="0"/>
          <w:numId w:val="2"/>
        </w:numPr>
        <w:rPr>
          <w:lang w:val="en-IN" w:eastAsia="en-IN"/>
        </w:rPr>
      </w:pPr>
      <w:r w:rsidRPr="0025165B">
        <w:rPr>
          <w:lang w:eastAsia="en-IN"/>
        </w:rPr>
        <w:t xml:space="preserve">Value Back on </w:t>
      </w:r>
      <w:r w:rsidR="001C736C" w:rsidRPr="0025165B">
        <w:rPr>
          <w:lang w:eastAsia="en-IN"/>
        </w:rPr>
        <w:t xml:space="preserve">Spends </w:t>
      </w:r>
      <w:r w:rsidRPr="0025165B">
        <w:rPr>
          <w:lang w:eastAsia="en-IN"/>
        </w:rPr>
        <w:t>at Tata outlets</w:t>
      </w:r>
    </w:p>
    <w:p w14:paraId="34911AFE" w14:textId="47704C4C" w:rsidR="0025165B" w:rsidRPr="006E76DB" w:rsidRDefault="0025165B" w:rsidP="00345311">
      <w:pPr>
        <w:pStyle w:val="ListParagraph"/>
        <w:numPr>
          <w:ilvl w:val="0"/>
          <w:numId w:val="2"/>
        </w:numPr>
        <w:rPr>
          <w:lang w:val="en-IN" w:eastAsia="en-IN"/>
        </w:rPr>
      </w:pPr>
      <w:r w:rsidRPr="0025165B">
        <w:rPr>
          <w:lang w:eastAsia="en-IN"/>
        </w:rPr>
        <w:t xml:space="preserve">3X Points on Departmental and Grocery </w:t>
      </w:r>
      <w:r w:rsidR="001C736C" w:rsidRPr="0025165B">
        <w:rPr>
          <w:lang w:eastAsia="en-IN"/>
        </w:rPr>
        <w:t>Stores</w:t>
      </w:r>
      <w:r w:rsidR="001C736C" w:rsidRPr="008F0441">
        <w:rPr>
          <w:lang w:eastAsia="en-IN"/>
        </w:rPr>
        <w:t xml:space="preserve"> </w:t>
      </w:r>
      <w:r w:rsidR="001C736C" w:rsidRPr="0025165B">
        <w:rPr>
          <w:lang w:eastAsia="en-IN"/>
        </w:rPr>
        <w:t>Spends</w:t>
      </w:r>
    </w:p>
    <w:p w14:paraId="3AC737E7" w14:textId="739EFD01" w:rsidR="00801D76" w:rsidRPr="0025165B" w:rsidRDefault="00801D76" w:rsidP="00345311">
      <w:pPr>
        <w:pStyle w:val="ListParagraph"/>
        <w:numPr>
          <w:ilvl w:val="0"/>
          <w:numId w:val="2"/>
        </w:numPr>
        <w:rPr>
          <w:lang w:val="en-IN" w:eastAsia="en-IN"/>
        </w:rPr>
      </w:pPr>
      <w:r>
        <w:rPr>
          <w:lang w:eastAsia="en-IN"/>
        </w:rPr>
        <w:t>U</w:t>
      </w:r>
      <w:r w:rsidRPr="00801D76">
        <w:rPr>
          <w:lang w:eastAsia="en-IN"/>
        </w:rPr>
        <w:t xml:space="preserve">p </w:t>
      </w:r>
      <w:r w:rsidR="001C736C" w:rsidRPr="00801D76">
        <w:rPr>
          <w:lang w:eastAsia="en-IN"/>
        </w:rPr>
        <w:t xml:space="preserve">To </w:t>
      </w:r>
      <w:r w:rsidRPr="00801D76">
        <w:rPr>
          <w:lang w:eastAsia="en-IN"/>
        </w:rPr>
        <w:t xml:space="preserve">5% </w:t>
      </w:r>
      <w:r w:rsidR="001C736C" w:rsidRPr="00801D76">
        <w:rPr>
          <w:lang w:eastAsia="en-IN"/>
        </w:rPr>
        <w:t xml:space="preserve">Value Back </w:t>
      </w:r>
      <w:r w:rsidRPr="00801D76">
        <w:rPr>
          <w:lang w:eastAsia="en-IN"/>
        </w:rPr>
        <w:t xml:space="preserve">on </w:t>
      </w:r>
      <w:r w:rsidR="001C736C" w:rsidRPr="00801D76">
        <w:rPr>
          <w:lang w:eastAsia="en-IN"/>
        </w:rPr>
        <w:t xml:space="preserve">Spends </w:t>
      </w:r>
      <w:del w:id="4" w:author="Upadhyay , Shubham (SBICard)" w:date="2026-02-18T17:10:00Z" w16du:dateUtc="2026-02-18T11:40:00Z">
        <w:r w:rsidRPr="00801D76" w:rsidDel="001C736C">
          <w:rPr>
            <w:lang w:eastAsia="en-IN"/>
          </w:rPr>
          <w:delText xml:space="preserve">on </w:delText>
        </w:r>
      </w:del>
      <w:ins w:id="5" w:author="Upadhyay , Shubham (SBICard)" w:date="2026-02-18T17:10:00Z" w16du:dateUtc="2026-02-18T11:40:00Z">
        <w:r w:rsidR="001C736C">
          <w:rPr>
            <w:lang w:eastAsia="en-IN"/>
          </w:rPr>
          <w:t xml:space="preserve">at </w:t>
        </w:r>
      </w:ins>
      <w:r w:rsidRPr="00801D76">
        <w:rPr>
          <w:lang w:eastAsia="en-IN"/>
        </w:rPr>
        <w:t xml:space="preserve">Tata </w:t>
      </w:r>
      <w:r w:rsidR="001C736C" w:rsidRPr="00801D76">
        <w:rPr>
          <w:lang w:eastAsia="en-IN"/>
        </w:rPr>
        <w:t>Outlets</w:t>
      </w:r>
    </w:p>
    <w:p w14:paraId="4937D0CD" w14:textId="607508EB" w:rsidR="0025165B" w:rsidRDefault="0025165B" w:rsidP="00345311">
      <w:pPr>
        <w:pStyle w:val="ListParagraph"/>
        <w:numPr>
          <w:ilvl w:val="0"/>
          <w:numId w:val="2"/>
        </w:numPr>
        <w:rPr>
          <w:lang w:val="en-IN" w:eastAsia="en-IN"/>
        </w:rPr>
      </w:pPr>
      <w:r w:rsidRPr="0025165B">
        <w:rPr>
          <w:lang w:eastAsia="en-IN"/>
        </w:rPr>
        <w:t xml:space="preserve">1% </w:t>
      </w:r>
      <w:r w:rsidR="001C736C" w:rsidRPr="0025165B">
        <w:rPr>
          <w:lang w:eastAsia="en-IN"/>
        </w:rPr>
        <w:t>Fuel Surcharge Waiver</w:t>
      </w:r>
      <w:r w:rsidR="001C736C">
        <w:rPr>
          <w:lang w:eastAsia="en-IN"/>
        </w:rPr>
        <w:t xml:space="preserve"> </w:t>
      </w:r>
      <w:r>
        <w:rPr>
          <w:lang w:eastAsia="en-IN"/>
        </w:rPr>
        <w:t xml:space="preserve">on </w:t>
      </w:r>
      <w:r w:rsidR="001C736C">
        <w:rPr>
          <w:lang w:eastAsia="en-IN"/>
        </w:rPr>
        <w:t>Specified Transactions</w:t>
      </w:r>
    </w:p>
    <w:p w14:paraId="2E951E7E" w14:textId="77777777" w:rsidR="00345311" w:rsidRPr="00345311" w:rsidRDefault="00345311" w:rsidP="00345311">
      <w:pPr>
        <w:pStyle w:val="ListParagraph"/>
        <w:rPr>
          <w:lang w:val="en-IN" w:eastAsia="en-IN"/>
        </w:rPr>
      </w:pPr>
    </w:p>
    <w:p w14:paraId="25AE1A32" w14:textId="07598046" w:rsidR="00345311" w:rsidRPr="002D38D6" w:rsidRDefault="00345311" w:rsidP="00345311">
      <w:pPr>
        <w:jc w:val="center"/>
        <w:rPr>
          <w:b/>
          <w:bCs/>
          <w:u w:val="single"/>
          <w:lang w:val="en-IN"/>
        </w:rPr>
      </w:pPr>
      <w:r w:rsidRPr="004C50CB">
        <w:rPr>
          <w:b/>
          <w:bCs/>
          <w:i/>
          <w:iCs/>
          <w:u w:val="single"/>
          <w:lang w:val="en-IN"/>
        </w:rPr>
        <w:t>Credit Card</w:t>
      </w:r>
      <w:r w:rsidRPr="004C50CB">
        <w:rPr>
          <w:b/>
          <w:bCs/>
          <w:u w:val="single"/>
          <w:lang w:val="en-IN"/>
        </w:rPr>
        <w:t xml:space="preserve"> FEE &amp; CHARGES</w:t>
      </w:r>
    </w:p>
    <w:p w14:paraId="232FA8F6" w14:textId="26CBF252" w:rsidR="00345311" w:rsidRPr="002D38D6" w:rsidRDefault="00345311" w:rsidP="00345311">
      <w:pPr>
        <w:pStyle w:val="ListParagraph"/>
        <w:numPr>
          <w:ilvl w:val="0"/>
          <w:numId w:val="3"/>
        </w:numPr>
      </w:pPr>
      <w:r>
        <w:t>Annual</w:t>
      </w:r>
      <w:r w:rsidRPr="002D38D6">
        <w:t xml:space="preserve"> Fee (one-time): Rs.</w:t>
      </w:r>
      <w:r>
        <w:t xml:space="preserve"> </w:t>
      </w:r>
      <w:r w:rsidR="0025165B">
        <w:t>4</w:t>
      </w:r>
      <w:r w:rsidRPr="00345311">
        <w:t>99</w:t>
      </w:r>
      <w:r w:rsidRPr="002D38D6">
        <w:t xml:space="preserve"> + taxes</w:t>
      </w:r>
    </w:p>
    <w:p w14:paraId="7671B311" w14:textId="1D0BC185" w:rsidR="00345311" w:rsidRPr="002D38D6" w:rsidRDefault="00345311" w:rsidP="00345311">
      <w:pPr>
        <w:pStyle w:val="ListParagraph"/>
        <w:numPr>
          <w:ilvl w:val="0"/>
          <w:numId w:val="3"/>
        </w:numPr>
        <w:rPr>
          <w:lang w:val="en-IN"/>
        </w:rPr>
      </w:pPr>
      <w:r w:rsidRPr="002D38D6">
        <w:t>Renewal Fee (per annum): </w:t>
      </w:r>
      <w:r>
        <w:t xml:space="preserve">Rs. </w:t>
      </w:r>
      <w:r w:rsidR="0025165B">
        <w:t>4</w:t>
      </w:r>
      <w:r w:rsidRPr="00345311">
        <w:t>99</w:t>
      </w:r>
      <w:r>
        <w:t xml:space="preserve"> </w:t>
      </w:r>
      <w:r w:rsidRPr="002D38D6">
        <w:t>+ taxes </w:t>
      </w:r>
    </w:p>
    <w:p w14:paraId="02EF7AE1" w14:textId="77777777" w:rsidR="00345311" w:rsidRDefault="00345311" w:rsidP="00345311">
      <w:pPr>
        <w:rPr>
          <w:b/>
          <w:bCs/>
        </w:rPr>
      </w:pPr>
      <w:r w:rsidRPr="00A579B5">
        <w:rPr>
          <w:b/>
          <w:bCs/>
        </w:rPr>
        <w:t>Fees</w:t>
      </w:r>
    </w:p>
    <w:p w14:paraId="3849CC33" w14:textId="0AA7E8EA" w:rsidR="00345311" w:rsidRPr="00A579B5" w:rsidRDefault="00345311" w:rsidP="00E70B06">
      <w:pPr>
        <w:pStyle w:val="ListParagraph"/>
        <w:numPr>
          <w:ilvl w:val="0"/>
          <w:numId w:val="4"/>
        </w:numPr>
        <w:spacing w:after="0"/>
        <w:rPr>
          <w:lang w:val="en-IN"/>
        </w:rPr>
      </w:pPr>
      <w:r>
        <w:t>Annual</w:t>
      </w:r>
      <w:r w:rsidRPr="00A579B5">
        <w:rPr>
          <w:lang w:val="en-IN"/>
        </w:rPr>
        <w:t xml:space="preserve"> Fee (one-time):</w:t>
      </w:r>
      <w:r>
        <w:rPr>
          <w:lang w:val="en-IN"/>
        </w:rPr>
        <w:t xml:space="preserve"> </w:t>
      </w:r>
      <w:r w:rsidRPr="002D38D6">
        <w:t>Rs.</w:t>
      </w:r>
      <w:r>
        <w:t xml:space="preserve"> </w:t>
      </w:r>
      <w:r w:rsidR="0025165B">
        <w:t>4</w:t>
      </w:r>
      <w:r w:rsidRPr="00345311">
        <w:t>99</w:t>
      </w:r>
      <w:r w:rsidRPr="002D38D6">
        <w:t xml:space="preserve"> + taxes </w:t>
      </w:r>
    </w:p>
    <w:p w14:paraId="022B9ECB" w14:textId="4497A764" w:rsidR="00345311" w:rsidRPr="0025165B" w:rsidRDefault="00345311" w:rsidP="00E70B06">
      <w:pPr>
        <w:pStyle w:val="ListParagraph"/>
        <w:numPr>
          <w:ilvl w:val="0"/>
          <w:numId w:val="4"/>
        </w:numPr>
        <w:spacing w:after="0"/>
        <w:rPr>
          <w:lang w:val="en-IN"/>
        </w:rPr>
      </w:pPr>
      <w:r w:rsidRPr="0025165B">
        <w:rPr>
          <w:lang w:val="en-IN"/>
        </w:rPr>
        <w:t>Renewal Fee (per annum): </w:t>
      </w:r>
      <w:r w:rsidRPr="0025165B">
        <w:t xml:space="preserve">Rs. </w:t>
      </w:r>
      <w:r w:rsidR="0025165B" w:rsidRPr="0025165B">
        <w:t>4</w:t>
      </w:r>
      <w:r w:rsidRPr="0025165B">
        <w:t>99 + taxes </w:t>
      </w:r>
    </w:p>
    <w:p w14:paraId="5E778931" w14:textId="77777777" w:rsidR="00345311" w:rsidRDefault="00345311" w:rsidP="00E70B06">
      <w:pPr>
        <w:pStyle w:val="ListParagraph"/>
        <w:numPr>
          <w:ilvl w:val="0"/>
          <w:numId w:val="4"/>
        </w:numPr>
        <w:spacing w:after="0"/>
        <w:rPr>
          <w:lang w:val="en-IN"/>
        </w:rPr>
      </w:pPr>
      <w:r w:rsidRPr="0025165B">
        <w:rPr>
          <w:lang w:val="en-IN"/>
        </w:rPr>
        <w:t>Add-on Card Fee (per annum): Nil</w:t>
      </w:r>
    </w:p>
    <w:p w14:paraId="76B07272" w14:textId="7093127F" w:rsidR="00B74F63" w:rsidRPr="00C00497" w:rsidRDefault="00C00497" w:rsidP="00E70B06">
      <w:pPr>
        <w:numPr>
          <w:ilvl w:val="0"/>
          <w:numId w:val="4"/>
        </w:numPr>
        <w:spacing w:after="0"/>
        <w:rPr>
          <w:u w:val="single"/>
          <w:lang w:val="en-IN"/>
        </w:rPr>
      </w:pPr>
      <w:r w:rsidRPr="009164D7">
        <w:rPr>
          <w:lang w:val="en-IN"/>
        </w:rPr>
        <w:t>For information regarding fees and other applicable charges, please refer to the</w:t>
      </w:r>
      <w:r>
        <w:rPr>
          <w:lang w:val="en-IN"/>
        </w:rPr>
        <w:t xml:space="preserve"> </w:t>
      </w:r>
      <w:hyperlink r:id="rId8" w:history="1">
        <w:r w:rsidRPr="00345311">
          <w:rPr>
            <w:rStyle w:val="Hyperlink"/>
            <w:lang w:val="en-IN"/>
          </w:rPr>
          <w:t>Most Important Terms &amp; Conditions</w:t>
        </w:r>
      </w:hyperlink>
    </w:p>
    <w:sectPr w:rsidR="00B74F63" w:rsidRPr="00C00497">
      <w:footerReference w:type="even" r:id="rId9"/>
      <w:footerReference w:type="defaul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0A764E" w14:textId="77777777" w:rsidR="006D17C8" w:rsidRDefault="006D17C8" w:rsidP="00C00497">
      <w:pPr>
        <w:spacing w:after="0" w:line="240" w:lineRule="auto"/>
      </w:pPr>
      <w:r>
        <w:separator/>
      </w:r>
    </w:p>
  </w:endnote>
  <w:endnote w:type="continuationSeparator" w:id="0">
    <w:p w14:paraId="204C4FCD" w14:textId="77777777" w:rsidR="006D17C8" w:rsidRDefault="006D17C8" w:rsidP="00C004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1FDDF" w14:textId="7337D7DC" w:rsidR="00C00497" w:rsidRDefault="00C0049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060FAEC" wp14:editId="1D189FD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09345" cy="391160"/>
              <wp:effectExtent l="0" t="0" r="14605" b="0"/>
              <wp:wrapNone/>
              <wp:docPr id="434700014" name="Text Box 2" descr="SBI Card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934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1A69BC" w14:textId="55570FA3" w:rsidR="00C00497" w:rsidRPr="00C00497" w:rsidRDefault="00C00497" w:rsidP="00C0049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C0049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SBI Card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60FAE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BI Card Internal" style="position:absolute;margin-left:0;margin-top:0;width:87.35pt;height:30.8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091A69BC" w14:textId="55570FA3" w:rsidR="00C00497" w:rsidRPr="00C00497" w:rsidRDefault="00C00497" w:rsidP="00C0049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C00497"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  <w:t>SBI Card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4F2F2" w14:textId="7BE0D500" w:rsidR="00C00497" w:rsidRDefault="00C0049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B584D31" wp14:editId="670016A1">
              <wp:simplePos x="914400" y="1007364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09345" cy="391160"/>
              <wp:effectExtent l="0" t="0" r="14605" b="0"/>
              <wp:wrapNone/>
              <wp:docPr id="1024354488" name="Text Box 3" descr="SBI Card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934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1EFB58" w14:textId="079D60AC" w:rsidR="00C00497" w:rsidRPr="00C00497" w:rsidRDefault="00C00497" w:rsidP="00C0049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C0049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SBI Card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584D3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BI Card Internal" style="position:absolute;margin-left:0;margin-top:0;width:87.35pt;height:30.8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681EFB58" w14:textId="079D60AC" w:rsidR="00C00497" w:rsidRPr="00C00497" w:rsidRDefault="00C00497" w:rsidP="00C0049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C00497"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  <w:t>SBI Card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155D2" w14:textId="2CB7792D" w:rsidR="00C00497" w:rsidRDefault="00C0049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5B07A75" wp14:editId="346CD7F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09345" cy="391160"/>
              <wp:effectExtent l="0" t="0" r="14605" b="0"/>
              <wp:wrapNone/>
              <wp:docPr id="661131615" name="Text Box 1" descr="SBI Card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934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F72AD9" w14:textId="233390A3" w:rsidR="00C00497" w:rsidRPr="00C00497" w:rsidRDefault="00C00497" w:rsidP="00C0049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C0049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SBI Card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B07A7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BI Card Internal" style="position:absolute;margin-left:0;margin-top:0;width:87.35pt;height:30.8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" filled="f" stroked="f">
              <v:fill o:detectmouseclick="t"/>
              <v:textbox style="mso-fit-shape-to-text:t" inset="0,0,0,15pt">
                <w:txbxContent>
                  <w:p w14:paraId="16F72AD9" w14:textId="233390A3" w:rsidR="00C00497" w:rsidRPr="00C00497" w:rsidRDefault="00C00497" w:rsidP="00C0049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C00497"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  <w:t>SBI Card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31D653" w14:textId="77777777" w:rsidR="006D17C8" w:rsidRDefault="006D17C8" w:rsidP="00C00497">
      <w:pPr>
        <w:spacing w:after="0" w:line="240" w:lineRule="auto"/>
      </w:pPr>
      <w:r>
        <w:separator/>
      </w:r>
    </w:p>
  </w:footnote>
  <w:footnote w:type="continuationSeparator" w:id="0">
    <w:p w14:paraId="5D103E38" w14:textId="77777777" w:rsidR="006D17C8" w:rsidRDefault="006D17C8" w:rsidP="00C004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53CDE"/>
    <w:multiLevelType w:val="multilevel"/>
    <w:tmpl w:val="B7CE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D2E4B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24178"/>
    <w:multiLevelType w:val="hybridMultilevel"/>
    <w:tmpl w:val="3FB207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541A83"/>
    <w:multiLevelType w:val="hybridMultilevel"/>
    <w:tmpl w:val="ADB6B4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CE6891"/>
    <w:multiLevelType w:val="hybridMultilevel"/>
    <w:tmpl w:val="86665F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1281678">
    <w:abstractNumId w:val="2"/>
  </w:num>
  <w:num w:numId="2" w16cid:durableId="885526188">
    <w:abstractNumId w:val="1"/>
  </w:num>
  <w:num w:numId="3" w16cid:durableId="442190311">
    <w:abstractNumId w:val="4"/>
  </w:num>
  <w:num w:numId="4" w16cid:durableId="2004822007">
    <w:abstractNumId w:val="3"/>
  </w:num>
  <w:num w:numId="5" w16cid:durableId="194611587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Upadhyay , Shubham (SBICard)">
    <w15:presenceInfo w15:providerId="AD" w15:userId="S-1-5-21-1521157601-2888471106-1901687981-6580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DB7"/>
    <w:rsid w:val="00096193"/>
    <w:rsid w:val="001573BC"/>
    <w:rsid w:val="001C736C"/>
    <w:rsid w:val="00225E87"/>
    <w:rsid w:val="00226DB7"/>
    <w:rsid w:val="0025165B"/>
    <w:rsid w:val="00345311"/>
    <w:rsid w:val="005643BE"/>
    <w:rsid w:val="005C5D17"/>
    <w:rsid w:val="0062646F"/>
    <w:rsid w:val="006D17C8"/>
    <w:rsid w:val="006E76DB"/>
    <w:rsid w:val="007C7B8F"/>
    <w:rsid w:val="00801D76"/>
    <w:rsid w:val="008F0441"/>
    <w:rsid w:val="00911639"/>
    <w:rsid w:val="009A4038"/>
    <w:rsid w:val="009F75DE"/>
    <w:rsid w:val="00A5790D"/>
    <w:rsid w:val="00A601F6"/>
    <w:rsid w:val="00B74F63"/>
    <w:rsid w:val="00BF2D21"/>
    <w:rsid w:val="00C00497"/>
    <w:rsid w:val="00DC48D4"/>
    <w:rsid w:val="00E70B06"/>
    <w:rsid w:val="00F31F00"/>
    <w:rsid w:val="00FD1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80D77"/>
  <w15:chartTrackingRefBased/>
  <w15:docId w15:val="{E4D701D0-91FE-4437-AE0C-76E639391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5311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6D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6D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6D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26D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D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D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D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D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D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DB7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226DB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226DB7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226DB7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DB7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DB7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DB7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DB7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DB7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226D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DB7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D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DB7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226D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DB7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226D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D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D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DB7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226DB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531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5311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FD1C5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D1C5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D1C56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D1C5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D1C56"/>
    <w:rPr>
      <w:b/>
      <w:bCs/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C004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0497"/>
    <w:rPr>
      <w:lang w:val="en-GB"/>
    </w:rPr>
  </w:style>
  <w:style w:type="paragraph" w:styleId="Revision">
    <w:name w:val="Revision"/>
    <w:hidden/>
    <w:uiPriority w:val="99"/>
    <w:semiHidden/>
    <w:rsid w:val="00801D76"/>
    <w:pPr>
      <w:spacing w:after="0" w:line="240" w:lineRule="auto"/>
    </w:pPr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bicard.com/en/most-important-terms-and-conditions.page" TargetMode="Externa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hyperlink" Target="https://www.tatacard.com/tata-en/personal/credit-cards/classic-cards/tata-titanium-card.page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Namita Salgiya</dc:creator>
  <cp:keywords/>
  <dc:description/>
  <cp:lastModifiedBy>Upadhyay , Shubham (SBICard)</cp:lastModifiedBy>
  <cp:revision>2</cp:revision>
  <dcterms:created xsi:type="dcterms:W3CDTF">2026-02-18T11:40:00Z</dcterms:created>
  <dcterms:modified xsi:type="dcterms:W3CDTF">2026-02-18T11:40:00Z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b4bbae02-9444-4fee-8292-b909103cef0e</vt:lpwstr>
  </property>
  <property fmtid="{D5CDD505-2E9C-101B-9397-08002B2CF9AE}" pid="3" name="ClassificationContentMarkingFooterShapeIds">
    <vt:lpwstr>2768115f,19e8feee,3d0e68b8</vt:lpwstr>
  </property>
  <property fmtid="{D5CDD505-2E9C-101B-9397-08002B2CF9AE}" pid="4" name="ClassificationContentMarkingFooterFontProps">
    <vt:lpwstr>#000000,12,Aptos</vt:lpwstr>
  </property>
  <property fmtid="{D5CDD505-2E9C-101B-9397-08002B2CF9AE}" pid="5" name="ClassificationContentMarkingFooterText">
    <vt:lpwstr>SBI Card Internal</vt:lpwstr>
  </property>
  <property fmtid="{D5CDD505-2E9C-101B-9397-08002B2CF9AE}" pid="6" name="MSIP_Label_952a70d6-3766-43cb-8698-0840c6b20a20_Enabled">
    <vt:lpwstr>true</vt:lpwstr>
  </property>
  <property fmtid="{D5CDD505-2E9C-101B-9397-08002B2CF9AE}" pid="7" name="MSIP_Label_952a70d6-3766-43cb-8698-0840c6b20a20_SetDate">
    <vt:lpwstr>2026-02-16T05:09:55Z</vt:lpwstr>
  </property>
  <property fmtid="{D5CDD505-2E9C-101B-9397-08002B2CF9AE}" pid="8" name="MSIP_Label_952a70d6-3766-43cb-8698-0840c6b20a20_Method">
    <vt:lpwstr>Standard</vt:lpwstr>
  </property>
  <property fmtid="{D5CDD505-2E9C-101B-9397-08002B2CF9AE}" pid="9" name="MSIP_Label_952a70d6-3766-43cb-8698-0840c6b20a20_Name">
    <vt:lpwstr>SBI Card Internal</vt:lpwstr>
  </property>
  <property fmtid="{D5CDD505-2E9C-101B-9397-08002B2CF9AE}" pid="10" name="MSIP_Label_952a70d6-3766-43cb-8698-0840c6b20a20_SiteId">
    <vt:lpwstr>80940975-4f68-45c3-b5b6-4f9a76a187e2</vt:lpwstr>
  </property>
  <property fmtid="{D5CDD505-2E9C-101B-9397-08002B2CF9AE}" pid="11" name="MSIP_Label_952a70d6-3766-43cb-8698-0840c6b20a20_ActionId">
    <vt:lpwstr>493e62c9-65ee-4805-9a1a-9db859ba1a23</vt:lpwstr>
  </property>
  <property fmtid="{D5CDD505-2E9C-101B-9397-08002B2CF9AE}" pid="12" name="MSIP_Label_952a70d6-3766-43cb-8698-0840c6b20a20_ContentBits">
    <vt:lpwstr>2</vt:lpwstr>
  </property>
  <property fmtid="{D5CDD505-2E9C-101B-9397-08002B2CF9AE}" pid="13" name="MSIP_Label_952a70d6-3766-43cb-8698-0840c6b20a20_Tag">
    <vt:lpwstr>10, 3, 0, 1</vt:lpwstr>
  </property>
</Properties>
</file>