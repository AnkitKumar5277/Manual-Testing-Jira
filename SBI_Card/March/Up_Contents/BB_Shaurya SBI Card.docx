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75D3" w:rsidP="00F15C67" w:rsidRDefault="00E375D3" w14:paraId="4B851776" w14:textId="330ADF77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"https://www.sbicard.com/en/personal/credit-cards/defense/shaurya-sbi-card.page"</w:instrText>
      </w:r>
      <w:r>
        <w:fldChar w:fldCharType="separate"/>
      </w:r>
      <w:r w:rsidRPr="00E375D3">
        <w:rPr>
          <w:rStyle w:val="Hyperlink"/>
          <w:b/>
          <w:bCs/>
          <w:lang w:val="en-IN"/>
        </w:rPr>
        <w:t>Shaurya SBI Card</w:t>
      </w:r>
      <w:r>
        <w:fldChar w:fldCharType="end"/>
      </w:r>
    </w:p>
    <w:p w:rsidRPr="00F15C67" w:rsidR="00F15C67" w:rsidP="00F15C67" w:rsidRDefault="00E375D3" w14:paraId="7B6684A4" w14:textId="5854BBB7">
      <w:pPr>
        <w:jc w:val="center"/>
        <w:rPr>
          <w:lang w:val="en-IN"/>
        </w:rPr>
      </w:pPr>
      <w:r>
        <w:rPr>
          <w:lang w:val="en-IN"/>
        </w:rPr>
        <w:t xml:space="preserve">Proud </w:t>
      </w:r>
      <w:r w:rsidR="00F60914">
        <w:rPr>
          <w:lang w:val="en-IN"/>
        </w:rPr>
        <w:t xml:space="preserve">To Serve Those Who Serve </w:t>
      </w:r>
      <w:proofErr w:type="gramStart"/>
      <w:r w:rsidR="00F60914">
        <w:rPr>
          <w:lang w:val="en-IN"/>
        </w:rPr>
        <w:t>The</w:t>
      </w:r>
      <w:proofErr w:type="gramEnd"/>
      <w:r w:rsidR="00F60914">
        <w:rPr>
          <w:lang w:val="en-IN"/>
        </w:rPr>
        <w:t xml:space="preserve"> Nation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E375D3" w:rsidP="003E295D" w:rsidRDefault="00E375D3" w14:paraId="1E60FEA4" w14:textId="159D61A0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Insurance Benefits</w:t>
      </w:r>
    </w:p>
    <w:p w:rsidR="00E375D3" w:rsidP="003E295D" w:rsidRDefault="00E375D3" w14:paraId="69CDD931" w14:textId="77777777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>
        <w:rPr>
          <w:lang w:val="en-IN" w:eastAsia="en-IN"/>
        </w:rPr>
        <w:t xml:space="preserve"> Benefits</w:t>
      </w:r>
    </w:p>
    <w:p w:rsidR="00E375D3" w:rsidP="003E295D" w:rsidRDefault="00E375D3" w14:paraId="05C93D12" w14:textId="77777777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 xml:space="preserve">Welcome </w:t>
      </w:r>
      <w:r w:rsidRPr="008A79B8">
        <w:rPr>
          <w:lang w:val="en-IN" w:eastAsia="en-IN"/>
        </w:rPr>
        <w:t>Benefits</w:t>
      </w:r>
    </w:p>
    <w:p w:rsidRPr="00187418" w:rsidR="00967229" w:rsidP="00187418" w:rsidRDefault="00187418" w14:paraId="3404AAF2" w14:textId="3085AB76">
      <w:pPr>
        <w:rPr>
          <w:lang w:val="en-IN"/>
        </w:rPr>
      </w:pPr>
      <w:del w:author="Namita Salgiya" w:date="2026-01-17T18:18:00Z" w16du:dateUtc="2026-01-17T12:48:00Z" w:id="0">
        <w:r w:rsidRPr="00187418" w:rsidDel="00967229">
          <w:rPr>
            <w:lang w:val="en-IN"/>
          </w:rPr>
          <w:delText xml:space="preserve">Get 1000 Reward Points as a welcome gift. </w:delText>
        </w:r>
        <w:r w:rsidRPr="00187418" w:rsidDel="00967229">
          <w:delText>Complimentary Personal Accidental Insurance Cover of Rs. 2 Lakh </w:delText>
        </w:r>
      </w:del>
      <w:ins w:author="Namita Salgiya" w:date="2026-01-17T18:17:00Z" w:id="1">
        <w:r w:rsidRPr="00967229" w:rsidR="00967229">
          <w:t xml:space="preserve">Built for </w:t>
        </w:r>
      </w:ins>
      <w:ins w:author="Namita Salgiya" w:date="2026-01-17T18:18:00Z" w16du:dateUtc="2026-01-17T12:48:00Z" w:id="2">
        <w:r w:rsidR="00967229">
          <w:t xml:space="preserve">the real </w:t>
        </w:r>
      </w:ins>
      <w:ins w:author="Namita Salgiya" w:date="2026-01-17T18:17:00Z" w:id="3">
        <w:r w:rsidRPr="00967229" w:rsidR="00967229">
          <w:t>heroes</w:t>
        </w:r>
      </w:ins>
      <w:ins w:author="Namita Salgiya" w:date="2026-01-17T18:18:00Z" w16du:dateUtc="2026-01-17T12:48:00Z" w:id="4">
        <w:r w:rsidR="00967229">
          <w:t xml:space="preserve"> of our nation</w:t>
        </w:r>
      </w:ins>
      <w:ins w:author="Namita Salgiya" w:date="2026-01-17T18:17:00Z" w:id="5">
        <w:r w:rsidRPr="00967229" w:rsidR="00967229">
          <w:t>, backed by rewards</w:t>
        </w:r>
      </w:ins>
      <w:ins w:author="Namita Salgiya" w:date="2026-01-17T18:18:00Z" w16du:dateUtc="2026-01-17T12:48:00Z" w:id="6">
        <w:r w:rsidR="00967229">
          <w:t xml:space="preserve">, </w:t>
        </w:r>
      </w:ins>
      <w:ins w:author="Namita Salgiya" w:date="2026-01-17T18:18:00Z" w:id="7">
        <w:r w:rsidRPr="00967229" w:rsidR="00967229">
          <w:t>protection, and lasting value.</w:t>
        </w:r>
      </w:ins>
    </w:p>
    <w:p w:rsidRPr="00541D69" w:rsidR="00345E13" w:rsidP="0008778C" w:rsidRDefault="003D715C" w14:paraId="011E8CF5" w14:textId="1455DD5C">
      <w:pPr>
        <w:jc w:val="center"/>
        <w:rPr>
          <w:b/>
          <w:bCs/>
          <w:u w:val="single"/>
          <w:lang w:val="en-IN"/>
        </w:rPr>
      </w:pPr>
      <w:r w:rsidRPr="00541D69">
        <w:rPr>
          <w:b/>
          <w:bCs/>
          <w:i/>
          <w:iCs/>
          <w:u w:val="single"/>
          <w:lang w:val="en-IN"/>
        </w:rPr>
        <w:t>Key</w:t>
      </w:r>
      <w:r w:rsidRPr="00541D69">
        <w:rPr>
          <w:b/>
          <w:bCs/>
          <w:u w:val="single"/>
          <w:lang w:val="en-IN"/>
        </w:rPr>
        <w:t xml:space="preserve"> </w:t>
      </w:r>
      <w:r w:rsidRPr="00541D69" w:rsidR="00AD11D6">
        <w:rPr>
          <w:b/>
          <w:bCs/>
          <w:u w:val="single"/>
          <w:lang w:val="en-IN"/>
        </w:rPr>
        <w:t>BENEFITS</w:t>
      </w:r>
    </w:p>
    <w:p w:rsidRPr="00187418" w:rsidR="00187418" w:rsidP="03D933FA" w:rsidRDefault="00187418" w14:paraId="1C35C09E" w14:textId="5369F4E3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7T12:33:00Z" w16du:dateUtc="2026-01-17T07:03:00Z" w:id="2022151372">
        <w:r w:rsidRPr="03D933FA" w:rsidDel="00187418">
          <w:rPr>
            <w:lang w:val="en-IN"/>
          </w:rPr>
          <w:delText xml:space="preserve">Get </w:delText>
        </w:r>
      </w:del>
      <w:r w:rsidRPr="03D933FA" w:rsidR="00187418">
        <w:rPr>
          <w:lang w:val="en-IN"/>
        </w:rPr>
        <w:t>1</w:t>
      </w:r>
      <w:ins w:author="Upadhyay , Shubham (SBICard)" w:date="2026-01-20T12:58:00Z" w16du:dateUtc="2026-01-20T07:28:00Z" w:id="979900533">
        <w:r w:rsidRPr="03D933FA" w:rsidR="00F60914">
          <w:rPr>
            <w:lang w:val="en-IN"/>
          </w:rPr>
          <w:t>,</w:t>
        </w:r>
      </w:ins>
      <w:r w:rsidRPr="03D933FA" w:rsidR="00187418">
        <w:rPr>
          <w:lang w:val="en-IN"/>
        </w:rPr>
        <w:t xml:space="preserve">000 </w:t>
      </w:r>
      <w:ins w:author="Namita Salgiya" w:date="2026-01-17T12:33:00Z" w16du:dateUtc="2026-01-17T07:03:00Z" w:id="1951372239">
        <w:r w:rsidRPr="03D933FA" w:rsidR="005D76B0">
          <w:rPr>
            <w:lang w:val="en-IN"/>
          </w:rPr>
          <w:t xml:space="preserve">Welcome </w:t>
        </w:r>
      </w:ins>
      <w:r w:rsidRPr="03D933FA" w:rsidR="00187418">
        <w:rPr>
          <w:lang w:val="en-IN"/>
        </w:rPr>
        <w:t xml:space="preserve">Reward Points </w:t>
      </w:r>
      <w:del w:author="Namita Salgiya" w:date="2026-01-17T12:33:00Z" w16du:dateUtc="2026-01-17T07:03:00Z" w:id="903689411">
        <w:r w:rsidRPr="03D933FA" w:rsidDel="00187418">
          <w:rPr>
            <w:lang w:val="en-IN"/>
          </w:rPr>
          <w:delText xml:space="preserve">as </w:delText>
        </w:r>
        <w:r w:rsidDel="00187418">
          <w:delText xml:space="preserve">a </w:delText>
        </w:r>
        <w:r w:rsidRPr="03D933FA" w:rsidDel="00187418">
          <w:rPr>
            <w:lang w:val="en-IN"/>
          </w:rPr>
          <w:delText>welcome gift</w:delText>
        </w:r>
        <w:r w:rsidRPr="03D933FA" w:rsidDel="28FFA5C4">
          <w:rPr>
            <w:lang w:val="en-IN"/>
          </w:rPr>
          <w:delText xml:space="preserve"> </w:delText>
        </w:r>
      </w:del>
      <w:r w:rsidRPr="03D933FA" w:rsidR="28FFA5C4">
        <w:rPr>
          <w:rFonts w:ascii="Calibri" w:hAnsi="Calibri" w:eastAsia="Calibri" w:cs="Calibri"/>
          <w:sz w:val="12"/>
          <w:szCs w:val="12"/>
          <w:lang w:val="en-IN"/>
        </w:rPr>
        <w:t>)</w:t>
      </w:r>
    </w:p>
    <w:p w:rsidRPr="00187418" w:rsidR="00187418" w:rsidP="003E295D" w:rsidRDefault="00187418" w14:paraId="425F2308" w14:textId="65ACFEB5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3D933FA" w:rsidR="00187418">
        <w:rPr>
          <w:lang w:val="en-IN"/>
        </w:rPr>
        <w:t xml:space="preserve">Renewal Fee </w:t>
      </w:r>
      <w:r w:rsidR="00F60914">
        <w:rPr/>
        <w:t>Waiv</w:t>
      </w:r>
      <w:ins w:author="Namita Salgiya" w:date="2026-01-17T12:34:00Z" w16du:dateUtc="2026-01-17T07:04:00Z" w:id="888528686">
        <w:r w:rsidR="00F60914">
          <w:t>er</w:t>
        </w:r>
      </w:ins>
      <w:del w:author="Namita Salgiya" w:date="2026-01-17T12:34:00Z" w16du:dateUtc="2026-01-17T07:04:00Z" w:id="473223270">
        <w:r w:rsidDel="00F60914">
          <w:delText>ed</w:delText>
        </w:r>
      </w:del>
      <w:r w:rsidR="00F60914">
        <w:rPr/>
        <w:t xml:space="preserve"> </w:t>
      </w:r>
      <w:r w:rsidRPr="03D933FA" w:rsidR="00F60914">
        <w:rPr>
          <w:lang w:val="en-IN"/>
        </w:rPr>
        <w:t xml:space="preserve">on </w:t>
      </w:r>
      <w:del w:author="Namita Salgiya" w:date="2026-01-17T12:34:00Z" w16du:dateUtc="2026-01-17T07:04:00Z" w:id="1805564856">
        <w:r w:rsidRPr="03D933FA" w:rsidDel="00187418">
          <w:rPr>
            <w:lang w:val="en-IN"/>
          </w:rPr>
          <w:delText xml:space="preserve">annual </w:delText>
        </w:r>
      </w:del>
      <w:r w:rsidRPr="03D933FA" w:rsidR="00187418">
        <w:rPr>
          <w:lang w:val="en-IN"/>
        </w:rPr>
        <w:t>spends of Rs. 50,000</w:t>
      </w:r>
      <w:ins w:author="Namita Salgiya" w:date="2026-01-17T12:34:00Z" w16du:dateUtc="2026-01-17T07:04:00Z" w:id="1993722746">
        <w:r w:rsidRPr="03D933FA" w:rsidR="005D76B0">
          <w:rPr>
            <w:lang w:val="en-IN"/>
          </w:rPr>
          <w:t xml:space="preserve"> </w:t>
        </w:r>
        <w:del w:author="Upadhyay , Shubham (SBICard)" w:date="2026-01-20T12:59:00Z" w16du:dateUtc="2026-01-20T07:29:00Z" w:id="97660179">
          <w:r w:rsidRPr="03D933FA" w:rsidDel="005D76B0">
            <w:rPr>
              <w:lang w:val="en-IN"/>
            </w:rPr>
            <w:delText>spends</w:delText>
          </w:r>
        </w:del>
      </w:ins>
      <w:del w:author="Upadhyay , Shubham (SBICard)" w:date="2026-01-20T12:59:00Z" w16du:dateUtc="2026-01-20T07:29:00Z" w:id="2111864897">
        <w:r w:rsidRPr="03D933FA" w:rsidDel="00187418">
          <w:rPr>
            <w:lang w:val="en-IN"/>
          </w:rPr>
          <w:delText xml:space="preserve"> </w:delText>
        </w:r>
      </w:del>
      <w:del w:author="Namita Salgiya" w:date="2026-01-17T12:34:00Z" w16du:dateUtc="2026-01-17T07:04:00Z" w:id="994542175">
        <w:r w:rsidRPr="03D933FA" w:rsidDel="00187418">
          <w:rPr>
            <w:lang w:val="en-IN"/>
          </w:rPr>
          <w:delText>or more</w:delText>
        </w:r>
        <w:r w:rsidRPr="03D933FA" w:rsidDel="115B595E">
          <w:rPr>
            <w:lang w:val="en-IN"/>
          </w:rPr>
          <w:delText xml:space="preserve"> </w:delText>
        </w:r>
      </w:del>
    </w:p>
    <w:p w:rsidRPr="00187418" w:rsidR="00187418" w:rsidP="03D933FA" w:rsidRDefault="00187418" w14:paraId="701A7749" w14:textId="0EFF138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7T12:34:00Z" w16du:dateUtc="2026-01-17T07:04:00Z" w:id="680577921">
        <w:r w:rsidDel="00187418">
          <w:delText xml:space="preserve">Complimentary </w:delText>
        </w:r>
      </w:del>
      <w:r w:rsidR="00187418">
        <w:rPr/>
        <w:t xml:space="preserve">Personal Accidental Insurance Cover </w:t>
      </w:r>
      <w:del w:author="Namita Salgiya" w:date="2026-01-17T12:34:00Z" w16du:dateUtc="2026-01-17T07:04:00Z" w:id="1196495361">
        <w:r w:rsidDel="00187418">
          <w:delText>of Rs. 2 Lakh</w:delText>
        </w:r>
        <w:r w:rsidDel="004D7941">
          <w:delText>s</w:delText>
        </w:r>
        <w:r w:rsidDel="00187418">
          <w:delText> </w:delText>
        </w:r>
      </w:del>
    </w:p>
    <w:p w:rsidR="03D933FA" w:rsidP="03D933FA" w:rsidRDefault="03D933FA" w14:paraId="6592D516" w14:textId="4E48505E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5E5ACE3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="00187418" w:rsidP="03D933FA" w:rsidRDefault="00187418" w14:paraId="3990FEC2" w14:textId="740C0D46">
      <w:pPr>
        <w:rPr>
          <w:rFonts w:ascii="Calibri" w:hAnsi="Calibri" w:eastAsia="Calibri" w:cs="Calibri"/>
          <w:sz w:val="12"/>
          <w:szCs w:val="12"/>
          <w:lang w:val="en-IN"/>
        </w:rPr>
      </w:pPr>
      <w:r w:rsidRPr="03D933FA" w:rsidR="00187418">
        <w:rPr>
          <w:b w:val="1"/>
          <w:bCs w:val="1"/>
          <w:lang w:val="en-IN"/>
        </w:rPr>
        <w:t>Welcome Benefit</w:t>
      </w:r>
    </w:p>
    <w:p w:rsidRPr="00347656" w:rsidR="00347656" w:rsidP="003E295D" w:rsidRDefault="00347656" w14:paraId="3883DEBB" w14:textId="2361AC00">
      <w:pPr>
        <w:numPr>
          <w:ilvl w:val="0"/>
          <w:numId w:val="6"/>
        </w:numPr>
        <w:rPr>
          <w:lang w:val="en-IN"/>
        </w:rPr>
      </w:pPr>
      <w:r>
        <w:rPr>
          <w:rFonts w:ascii="Aptos" w:hAnsi="Aptos" w:eastAsia="Times New Roman"/>
        </w:rPr>
        <w:t>Get 1</w:t>
      </w:r>
      <w:ins w:author="Upadhyay , Shubham (SBICard)" w:date="2026-01-20T12:59:00Z" w16du:dateUtc="2026-01-20T07:29:00Z" w:id="21">
        <w:r w:rsidR="00F60914">
          <w:rPr>
            <w:rFonts w:ascii="Aptos" w:hAnsi="Aptos" w:eastAsia="Times New Roman"/>
          </w:rPr>
          <w:t>,</w:t>
        </w:r>
      </w:ins>
      <w:r>
        <w:rPr>
          <w:rFonts w:ascii="Aptos" w:hAnsi="Aptos" w:eastAsia="Times New Roman"/>
        </w:rPr>
        <w:t xml:space="preserve">000 Reward Points as </w:t>
      </w:r>
      <w:del w:author="Upadhyay , Shubham (SBICard)" w:date="2026-01-20T12:59:00Z" w16du:dateUtc="2026-01-20T07:29:00Z" w:id="22">
        <w:r w:rsidDel="00F60914">
          <w:rPr>
            <w:rFonts w:ascii="Aptos" w:hAnsi="Aptos" w:eastAsia="Times New Roman"/>
          </w:rPr>
          <w:delText xml:space="preserve">a </w:delText>
        </w:r>
      </w:del>
      <w:r w:rsidR="00F60914">
        <w:rPr>
          <w:rFonts w:ascii="Aptos" w:hAnsi="Aptos" w:eastAsia="Times New Roman"/>
        </w:rPr>
        <w:t xml:space="preserve">Welcome Gift </w:t>
      </w:r>
      <w:r>
        <w:rPr>
          <w:rFonts w:ascii="Aptos" w:hAnsi="Aptos" w:eastAsia="Times New Roman"/>
        </w:rPr>
        <w:t xml:space="preserve">on </w:t>
      </w:r>
      <w:r>
        <w:rPr>
          <w:rFonts w:ascii="Aptos" w:hAnsi="Aptos" w:eastAsia="Times New Roman"/>
          <w:lang w:val="en-US"/>
        </w:rPr>
        <w:t xml:space="preserve">payment of 1st year </w:t>
      </w:r>
      <w:r w:rsidR="00F60914">
        <w:rPr>
          <w:rFonts w:ascii="Aptos" w:hAnsi="Aptos" w:eastAsia="Times New Roman"/>
          <w:lang w:val="en-US"/>
        </w:rPr>
        <w:t xml:space="preserve">Annual </w:t>
      </w:r>
      <w:ins w:author="Upadhyay , Shubham (SBICard)" w:date="2026-01-20T12:59:00Z" w16du:dateUtc="2026-01-20T07:29:00Z" w:id="23">
        <w:r w:rsidR="00F60914">
          <w:rPr>
            <w:rFonts w:ascii="Aptos" w:hAnsi="Aptos" w:eastAsia="Times New Roman"/>
            <w:lang w:val="en-US"/>
          </w:rPr>
          <w:t xml:space="preserve">Fee </w:t>
        </w:r>
      </w:ins>
      <w:r>
        <w:rPr>
          <w:rFonts w:ascii="Aptos" w:hAnsi="Aptos" w:eastAsia="Times New Roman"/>
          <w:lang w:val="en-US"/>
        </w:rPr>
        <w:t>of Rs. 250. T&amp;C Apply</w:t>
      </w:r>
    </w:p>
    <w:p w:rsidRPr="00187418" w:rsidR="00347656" w:rsidP="003E295D" w:rsidRDefault="007A6D82" w14:paraId="3E7B0798" w14:textId="75985380">
      <w:pPr>
        <w:numPr>
          <w:ilvl w:val="0"/>
          <w:numId w:val="6"/>
        </w:numPr>
        <w:rPr>
          <w:lang w:val="en-IN"/>
        </w:rPr>
      </w:pPr>
      <w:r>
        <w:rPr>
          <w:rFonts w:ascii="Aptos" w:hAnsi="Aptos" w:eastAsia="Times New Roman"/>
          <w:lang w:val="en-US"/>
        </w:rPr>
        <w:t xml:space="preserve">Reward </w:t>
      </w:r>
      <w:r w:rsidR="00F60914">
        <w:rPr>
          <w:rFonts w:ascii="Aptos" w:hAnsi="Aptos" w:eastAsia="Times New Roman"/>
          <w:lang w:val="en-US"/>
        </w:rPr>
        <w:t xml:space="preserve">Points </w:t>
      </w:r>
      <w:r>
        <w:rPr>
          <w:rFonts w:ascii="Aptos" w:hAnsi="Aptos" w:eastAsia="Times New Roman"/>
          <w:lang w:val="en-US"/>
        </w:rPr>
        <w:t xml:space="preserve">to be credited in 15 working days post </w:t>
      </w:r>
      <w:r w:rsidR="00F60914">
        <w:rPr>
          <w:rFonts w:ascii="Aptos" w:hAnsi="Aptos" w:eastAsia="Times New Roman"/>
          <w:lang w:val="en-US"/>
        </w:rPr>
        <w:t xml:space="preserve">Annual Fee </w:t>
      </w:r>
      <w:r>
        <w:rPr>
          <w:rFonts w:ascii="Aptos" w:hAnsi="Aptos" w:eastAsia="Times New Roman"/>
          <w:lang w:val="en-US"/>
        </w:rPr>
        <w:t>payment</w:t>
      </w:r>
    </w:p>
    <w:p w:rsidRPr="00187418" w:rsidR="00187418" w:rsidP="06B3195D" w:rsidRDefault="00187418" w14:paraId="3552C17D" w14:textId="0C86F773">
      <w:pPr>
        <w:rPr>
          <w:rFonts w:ascii="Calibri" w:hAnsi="Calibri" w:eastAsia="Calibri" w:cs="Calibri"/>
          <w:sz w:val="12"/>
          <w:szCs w:val="12"/>
          <w:lang w:val="en-IN"/>
        </w:rPr>
      </w:pPr>
      <w:r w:rsidRPr="03D933FA" w:rsidR="00187418">
        <w:rPr>
          <w:b w:val="1"/>
          <w:bCs w:val="1"/>
          <w:lang w:val="en-IN"/>
        </w:rPr>
        <w:t>Waiver of Renewal Fee</w:t>
      </w:r>
    </w:p>
    <w:p w:rsidRPr="00187418" w:rsidR="00187418" w:rsidP="003E295D" w:rsidRDefault="00187418" w14:paraId="42D5AEA7" w14:textId="3754CB9D">
      <w:pPr>
        <w:numPr>
          <w:ilvl w:val="0"/>
          <w:numId w:val="8"/>
        </w:numPr>
        <w:rPr>
          <w:lang w:val="en-IN"/>
        </w:rPr>
      </w:pPr>
      <w:r w:rsidRPr="00187418">
        <w:rPr>
          <w:lang w:val="en-IN"/>
        </w:rPr>
        <w:t xml:space="preserve">Renewal Fee </w:t>
      </w:r>
      <w:r>
        <w:rPr>
          <w:lang w:val="en-IN"/>
        </w:rPr>
        <w:t xml:space="preserve">waived </w:t>
      </w:r>
      <w:r w:rsidRPr="00187418">
        <w:rPr>
          <w:lang w:val="en-IN"/>
        </w:rPr>
        <w:t>on annual spends of Rs. 50,000 or more</w:t>
      </w:r>
    </w:p>
    <w:p w:rsidR="00187418" w:rsidP="03D933FA" w:rsidRDefault="00187418" w14:paraId="72DBDCC8" w14:textId="1C4FDA86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3D933FA" w:rsidR="00187418">
        <w:rPr>
          <w:b w:val="1"/>
          <w:bCs w:val="1"/>
          <w:lang w:val="en-IN"/>
        </w:rPr>
        <w:t>Reward Benefits</w:t>
      </w:r>
    </w:p>
    <w:p w:rsidRPr="00187418" w:rsidR="00187418" w:rsidP="003E295D" w:rsidRDefault="00187418" w14:paraId="77B1E6F4" w14:textId="70E42D02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87418">
        <w:rPr>
          <w:lang w:val="en-IN" w:eastAsia="en-IN"/>
        </w:rPr>
        <w:t xml:space="preserve">Earn 5X Reward Points on CSD, </w:t>
      </w:r>
      <w:r w:rsidRPr="00187418" w:rsidR="00F60914">
        <w:rPr>
          <w:lang w:val="en-IN" w:eastAsia="en-IN"/>
        </w:rPr>
        <w:t xml:space="preserve">Dining, Movies, Departmental Stores </w:t>
      </w:r>
      <w:r w:rsidRPr="00187418">
        <w:rPr>
          <w:lang w:val="en-IN" w:eastAsia="en-IN"/>
        </w:rPr>
        <w:t xml:space="preserve">and </w:t>
      </w:r>
      <w:r w:rsidRPr="00187418" w:rsidR="00F60914">
        <w:rPr>
          <w:lang w:val="en-IN" w:eastAsia="en-IN"/>
        </w:rPr>
        <w:t xml:space="preserve">Grocery </w:t>
      </w:r>
      <w:r w:rsidRPr="00187418">
        <w:rPr>
          <w:lang w:val="en-IN" w:eastAsia="en-IN"/>
        </w:rPr>
        <w:t>spends</w:t>
      </w:r>
    </w:p>
    <w:p w:rsidRPr="00187418" w:rsidR="00187418" w:rsidP="003E295D" w:rsidRDefault="00187418" w14:paraId="7EF61A0B" w14:textId="77777777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87418">
        <w:rPr>
          <w:lang w:val="en-IN" w:eastAsia="en-IN"/>
        </w:rPr>
        <w:t>Earn 1 Reward Point per Rs. 100 spent on all other categories</w:t>
      </w:r>
    </w:p>
    <w:p w:rsidRPr="00187418" w:rsidR="00187418" w:rsidP="003E295D" w:rsidRDefault="00187418" w14:paraId="42521E7E" w14:textId="77777777">
      <w:pPr>
        <w:pStyle w:val="ListParagraph"/>
        <w:numPr>
          <w:ilvl w:val="0"/>
          <w:numId w:val="7"/>
        </w:numPr>
      </w:pPr>
      <w:r w:rsidRPr="00187418">
        <w:rPr>
          <w:lang w:val="en-IN" w:eastAsia="en-IN"/>
        </w:rPr>
        <w:t>Pay card outstanding with Reward Points</w:t>
      </w:r>
    </w:p>
    <w:p w:rsidRPr="00187418" w:rsidR="00187418" w:rsidP="003E295D" w:rsidRDefault="00187418" w14:paraId="6368A369" w14:textId="0841A664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187418">
        <w:rPr>
          <w:lang w:val="en-IN" w:eastAsia="en-IN"/>
        </w:rPr>
        <w:t>4 Reward Points = </w:t>
      </w:r>
      <w:del w:author="Upadhyay , Shubham (SBICard)" w:date="2026-01-20T13:00:00Z" w16du:dateUtc="2026-01-20T07:30:00Z" w:id="24">
        <w:r w:rsidRPr="00187418" w:rsidDel="00F60914">
          <w:rPr>
            <w:lang w:val="en-IN" w:eastAsia="en-IN"/>
          </w:rPr>
          <w:delText>Rs</w:delText>
        </w:r>
      </w:del>
      <w:ins w:author="Upadhyay , Shubham (SBICard)" w:date="2026-01-20T13:00:00Z" w16du:dateUtc="2026-01-20T07:30:00Z" w:id="25">
        <w:r w:rsidRPr="00187418" w:rsidR="00F60914">
          <w:rPr>
            <w:lang w:val="en-IN" w:eastAsia="en-IN"/>
          </w:rPr>
          <w:t>R</w:t>
        </w:r>
        <w:r w:rsidR="00F60914">
          <w:rPr>
            <w:lang w:val="en-IN" w:eastAsia="en-IN"/>
          </w:rPr>
          <w:t>e</w:t>
        </w:r>
      </w:ins>
      <w:r w:rsidRPr="00187418">
        <w:rPr>
          <w:lang w:val="en-IN" w:eastAsia="en-IN"/>
        </w:rPr>
        <w:t>. 1</w:t>
      </w:r>
    </w:p>
    <w:p w:rsidRPr="00541D69" w:rsidR="00187418" w:rsidP="003E295D" w:rsidRDefault="00187418" w14:paraId="4051D29A" w14:textId="77777777">
      <w:pPr>
        <w:pStyle w:val="ListParagraph"/>
        <w:numPr>
          <w:ilvl w:val="0"/>
          <w:numId w:val="4"/>
        </w:numPr>
        <w:rPr>
          <w:lang w:val="en-IN" w:eastAsia="en-IN"/>
        </w:rPr>
      </w:pPr>
      <w:r>
        <w:rPr>
          <w:lang w:val="en-IN" w:eastAsia="en-IN"/>
        </w:rPr>
        <w:t xml:space="preserve">Redeem </w:t>
      </w:r>
      <w:r w:rsidRPr="00541D69">
        <w:rPr>
          <w:lang w:val="en-IN" w:eastAsia="en-IN"/>
        </w:rPr>
        <w:t>Reward Points against a wide array of gifts from the Rewards Catalogue</w:t>
      </w:r>
    </w:p>
    <w:p w:rsidRPr="00995FCF" w:rsidR="000401FB" w:rsidP="06B3195D" w:rsidRDefault="000401FB" w14:paraId="6563FFBC" w14:textId="251D9B0F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3D933FA" w:rsidR="000401FB">
        <w:rPr>
          <w:b w:val="1"/>
          <w:bCs w:val="1"/>
          <w:lang w:val="en-IN"/>
        </w:rPr>
        <w:t>Fuel Surcharge Waiver</w:t>
      </w:r>
    </w:p>
    <w:p w:rsidRPr="00F23D00" w:rsidR="000401FB" w:rsidP="003E295D" w:rsidRDefault="000401FB" w14:paraId="4856C456" w14:textId="1F89143B">
      <w:pPr>
        <w:pStyle w:val="ListParagraph"/>
        <w:numPr>
          <w:ilvl w:val="0"/>
          <w:numId w:val="2"/>
        </w:numPr>
        <w:rPr>
          <w:lang w:val="en-IN"/>
        </w:rPr>
      </w:pPr>
      <w:r w:rsidRPr="00F23D00">
        <w:rPr>
          <w:lang w:val="en-IN"/>
        </w:rPr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 xml:space="preserve">between Rs. 500 and Rs. </w:t>
      </w:r>
      <w:r w:rsidR="005E760D">
        <w:rPr>
          <w:lang w:val="en-IN"/>
        </w:rPr>
        <w:t>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3E295D" w:rsidRDefault="000401FB" w14:paraId="4A3A14F3" w14:textId="4DC522AB">
      <w:pPr>
        <w:pStyle w:val="ListParagraph"/>
        <w:numPr>
          <w:ilvl w:val="0"/>
          <w:numId w:val="2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E760D">
        <w:rPr>
          <w:lang w:val="en-IN"/>
        </w:rPr>
        <w:t>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187418" w:rsidR="00187418" w:rsidP="06B3195D" w:rsidRDefault="00187418" w14:paraId="5BE4222A" w14:textId="260F7B73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3D933FA" w:rsidR="00187418">
        <w:rPr>
          <w:b w:val="1"/>
          <w:bCs w:val="1"/>
          <w:lang w:val="en-IN"/>
        </w:rPr>
        <w:t>Insurance Benefits</w:t>
      </w:r>
      <w:r w:rsidRPr="03D933FA" w:rsidR="4BF4C11C">
        <w:rPr>
          <w:b w:val="1"/>
          <w:bCs w:val="1"/>
          <w:lang w:val="en-IN"/>
        </w:rPr>
        <w:t xml:space="preserve"> </w:t>
      </w:r>
    </w:p>
    <w:p w:rsidRPr="00187418" w:rsidR="00187418" w:rsidP="003E295D" w:rsidRDefault="00DC458A" w14:paraId="59FF9D97" w14:textId="3EF8426F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rFonts w:ascii="Aptos" w:hAnsi="Aptos"/>
        </w:rPr>
        <w:lastRenderedPageBreak/>
        <w:t xml:space="preserve">Complimentary Personal Accidental Insurance Cover of Rs. 2 </w:t>
      </w:r>
      <w:r w:rsidR="00F60914">
        <w:rPr>
          <w:rFonts w:ascii="Aptos" w:hAnsi="Aptos"/>
        </w:rPr>
        <w:t>lakh</w:t>
      </w:r>
      <w:ins w:author="Upadhyay , Shubham (SBICard)" w:date="2026-01-20T13:00:00Z" w16du:dateUtc="2026-01-20T07:30:00Z" w:id="26">
        <w:r w:rsidR="00F60914">
          <w:rPr>
            <w:rFonts w:ascii="Aptos" w:hAnsi="Aptos"/>
          </w:rPr>
          <w:t>s</w:t>
        </w:r>
      </w:ins>
      <w:r w:rsidR="00F60914">
        <w:rPr>
          <w:rFonts w:ascii="Aptos" w:hAnsi="Aptos"/>
        </w:rPr>
        <w:t> </w:t>
      </w:r>
      <w:r>
        <w:rPr>
          <w:rFonts w:ascii="Aptos" w:hAnsi="Aptos"/>
        </w:rPr>
        <w:t>(applicable only on Ru</w:t>
      </w:r>
      <w:r w:rsidR="00F60914">
        <w:rPr>
          <w:rFonts w:ascii="Aptos" w:hAnsi="Aptos"/>
        </w:rPr>
        <w:t>P</w:t>
      </w:r>
      <w:r>
        <w:rPr>
          <w:rFonts w:ascii="Aptos" w:hAnsi="Aptos"/>
        </w:rPr>
        <w:t>ay network cards</w:t>
      </w:r>
    </w:p>
    <w:p w:rsidRPr="00187418" w:rsidR="00187418" w:rsidP="003E295D" w:rsidRDefault="00187418" w14:paraId="04D565EF" w14:textId="2E48384F">
      <w:pPr>
        <w:pStyle w:val="ListParagraph"/>
        <w:numPr>
          <w:ilvl w:val="0"/>
          <w:numId w:val="10"/>
        </w:numPr>
      </w:pPr>
      <w:r w:rsidRPr="00187418">
        <w:t>Click</w:t>
      </w:r>
      <w:r>
        <w:t xml:space="preserve"> </w:t>
      </w:r>
      <w:hyperlink w:tgtFrame="_blank" w:history="1" r:id="rId13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 xml:space="preserve">for </w:t>
      </w:r>
      <w:r>
        <w:t xml:space="preserve">the </w:t>
      </w:r>
      <w:r w:rsidRPr="00187418">
        <w:t>claim form</w:t>
      </w:r>
    </w:p>
    <w:p w:rsidRPr="00187418" w:rsidR="00187418" w:rsidP="003E295D" w:rsidRDefault="00187418" w14:paraId="09B4220C" w14:textId="7A993355">
      <w:pPr>
        <w:pStyle w:val="ListParagraph"/>
        <w:numPr>
          <w:ilvl w:val="0"/>
          <w:numId w:val="10"/>
        </w:numPr>
      </w:pPr>
      <w:r w:rsidRPr="00187418">
        <w:t>Click</w:t>
      </w:r>
      <w:r>
        <w:t xml:space="preserve"> </w:t>
      </w:r>
      <w:hyperlink w:tgtFrame="_blank" w:history="1" r:id="rId14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the claim process</w:t>
      </w:r>
    </w:p>
    <w:p w:rsidRPr="00187418" w:rsidR="00187418" w:rsidP="003E295D" w:rsidRDefault="00187418" w14:paraId="5E8ADDE1" w14:textId="2CACC1F2">
      <w:pPr>
        <w:pStyle w:val="ListParagraph"/>
        <w:numPr>
          <w:ilvl w:val="0"/>
          <w:numId w:val="10"/>
        </w:numPr>
      </w:pPr>
      <w:r w:rsidRPr="00187418">
        <w:t>Click</w:t>
      </w:r>
      <w:r>
        <w:t xml:space="preserve"> </w:t>
      </w:r>
      <w:hyperlink w:tgtFrame="_blank" w:history="1" r:id="rId15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FAQs</w:t>
      </w:r>
    </w:p>
    <w:p w:rsidRPr="00187418" w:rsidR="00187418" w:rsidP="003E295D" w:rsidRDefault="00187418" w14:paraId="106EF16F" w14:textId="09C6DA2E">
      <w:pPr>
        <w:pStyle w:val="ListParagraph"/>
        <w:numPr>
          <w:ilvl w:val="0"/>
          <w:numId w:val="10"/>
        </w:numPr>
      </w:pPr>
      <w:r w:rsidRPr="00187418">
        <w:t>Click</w:t>
      </w:r>
      <w:r>
        <w:t xml:space="preserve"> </w:t>
      </w:r>
      <w:hyperlink w:tgtFrame="_blank" w:history="1" r:id="rId16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Revised Declaration Form</w:t>
      </w:r>
    </w:p>
    <w:p w:rsidRPr="00187418" w:rsidR="00187418" w:rsidP="00187418" w:rsidRDefault="00187418" w14:paraId="4959D26D" w14:textId="77777777">
      <w:pPr>
        <w:rPr>
          <w:lang w:val="en-IN"/>
        </w:rPr>
      </w:pP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="00AC75F2" w:rsidP="00AC75F2" w:rsidRDefault="00AC75F2" w14:paraId="3BAE0419" w14:textId="77777777">
      <w:pPr>
        <w:rPr>
          <w:b/>
          <w:bCs/>
          <w:lang w:val="en-IN"/>
        </w:rPr>
      </w:pPr>
      <w:r>
        <w:rPr>
          <w:b/>
          <w:bCs/>
          <w:lang w:val="en-IN"/>
        </w:rPr>
        <w:t>Reward Benefits</w:t>
      </w:r>
    </w:p>
    <w:p w:rsidRPr="00187418" w:rsidR="00AC75F2" w:rsidP="003E295D" w:rsidRDefault="00AC75F2" w14:paraId="1DE009DA" w14:textId="1A2F4E2E">
      <w:pPr>
        <w:pStyle w:val="ListParagraph"/>
        <w:numPr>
          <w:ilvl w:val="0"/>
          <w:numId w:val="4"/>
        </w:numPr>
        <w:rPr>
          <w:lang w:val="en-IN" w:eastAsia="en-IN"/>
        </w:rPr>
      </w:pPr>
      <w:del w:author="Namita Salgiya" w:date="2026-01-17T18:19:00Z" w16du:dateUtc="2026-01-17T12:49:00Z" w:id="27">
        <w:r w:rsidRPr="00187418" w:rsidDel="00967229">
          <w:rPr>
            <w:lang w:val="en-IN" w:eastAsia="en-IN"/>
          </w:rPr>
          <w:delText xml:space="preserve">Earn </w:delText>
        </w:r>
      </w:del>
      <w:r w:rsidRPr="00187418">
        <w:rPr>
          <w:lang w:val="en-IN" w:eastAsia="en-IN"/>
        </w:rPr>
        <w:t xml:space="preserve">5X Reward Points on CSD, </w:t>
      </w:r>
      <w:r w:rsidRPr="00187418" w:rsidR="00F60914">
        <w:rPr>
          <w:lang w:val="en-IN" w:eastAsia="en-IN"/>
        </w:rPr>
        <w:t xml:space="preserve">Dining, Movies, Departmental Stores </w:t>
      </w:r>
      <w:r w:rsidRPr="00187418">
        <w:rPr>
          <w:lang w:val="en-IN" w:eastAsia="en-IN"/>
        </w:rPr>
        <w:t xml:space="preserve">and </w:t>
      </w:r>
      <w:r w:rsidRPr="00187418" w:rsidR="00F60914">
        <w:rPr>
          <w:lang w:val="en-IN" w:eastAsia="en-IN"/>
        </w:rPr>
        <w:t xml:space="preserve">Grocery </w:t>
      </w:r>
      <w:r w:rsidRPr="00187418">
        <w:rPr>
          <w:lang w:val="en-IN" w:eastAsia="en-IN"/>
        </w:rPr>
        <w:t>spends</w:t>
      </w:r>
    </w:p>
    <w:p w:rsidRPr="00187418" w:rsidR="00AC75F2" w:rsidP="003E295D" w:rsidRDefault="00AC75F2" w14:paraId="36E6B0B6" w14:textId="7A96E672">
      <w:pPr>
        <w:pStyle w:val="ListParagraph"/>
        <w:numPr>
          <w:ilvl w:val="0"/>
          <w:numId w:val="4"/>
        </w:numPr>
        <w:rPr>
          <w:lang w:val="en-IN" w:eastAsia="en-IN"/>
        </w:rPr>
      </w:pPr>
      <w:del w:author="Namita Salgiya" w:date="2026-01-17T18:19:00Z" w16du:dateUtc="2026-01-17T12:49:00Z" w:id="28">
        <w:r w:rsidRPr="00187418" w:rsidDel="00967229">
          <w:rPr>
            <w:lang w:val="en-IN" w:eastAsia="en-IN"/>
          </w:rPr>
          <w:delText xml:space="preserve">Earn </w:delText>
        </w:r>
      </w:del>
      <w:r w:rsidRPr="00187418">
        <w:rPr>
          <w:lang w:val="en-IN" w:eastAsia="en-IN"/>
        </w:rPr>
        <w:t>1 Reward Point per Rs. 100 spent on all other categories</w:t>
      </w:r>
    </w:p>
    <w:p w:rsidRPr="00187418" w:rsidR="00AC75F2" w:rsidDel="00967229" w:rsidP="003E295D" w:rsidRDefault="00AC75F2" w14:paraId="4B15F8A7" w14:textId="52FA7C21">
      <w:pPr>
        <w:pStyle w:val="ListParagraph"/>
        <w:numPr>
          <w:ilvl w:val="0"/>
          <w:numId w:val="4"/>
        </w:numPr>
        <w:rPr>
          <w:del w:author="Namita Salgiya" w:date="2026-01-17T18:19:00Z" w16du:dateUtc="2026-01-17T12:49:00Z" w:id="29"/>
        </w:rPr>
      </w:pPr>
      <w:del w:author="Namita Salgiya" w:date="2026-01-17T18:19:00Z" w16du:dateUtc="2026-01-17T12:49:00Z" w:id="30">
        <w:r w:rsidRPr="00187418" w:rsidDel="00967229">
          <w:rPr>
            <w:lang w:val="en-IN" w:eastAsia="en-IN"/>
          </w:rPr>
          <w:delText>Pay card outstanding with Reward Points</w:delText>
        </w:r>
      </w:del>
    </w:p>
    <w:p w:rsidRPr="00187418" w:rsidR="00AC75F2" w:rsidDel="00967229" w:rsidP="00E65149" w:rsidRDefault="00AC75F2" w14:paraId="24F103E6" w14:textId="2DB4A969">
      <w:pPr>
        <w:pStyle w:val="ListParagraph"/>
        <w:rPr>
          <w:del w:author="Namita Salgiya" w:date="2026-01-17T18:19:00Z" w16du:dateUtc="2026-01-17T12:49:00Z" w:id="31"/>
          <w:lang w:val="en-IN" w:eastAsia="en-IN"/>
        </w:rPr>
      </w:pPr>
      <w:del w:author="Namita Salgiya" w:date="2026-01-17T18:19:00Z" w16du:dateUtc="2026-01-17T12:49:00Z" w:id="32">
        <w:r w:rsidRPr="00187418" w:rsidDel="00967229">
          <w:rPr>
            <w:lang w:val="en-IN" w:eastAsia="en-IN"/>
          </w:rPr>
          <w:delText>4 Reward Points = Rs. 1</w:delText>
        </w:r>
      </w:del>
    </w:p>
    <w:p w:rsidRPr="00AC75F2" w:rsidR="00541D69" w:rsidDel="00967229" w:rsidP="003E295D" w:rsidRDefault="00AC75F2" w14:paraId="77A5EED6" w14:textId="39157A2C">
      <w:pPr>
        <w:pStyle w:val="ListParagraph"/>
        <w:numPr>
          <w:ilvl w:val="0"/>
          <w:numId w:val="4"/>
        </w:numPr>
        <w:rPr>
          <w:del w:author="Namita Salgiya" w:date="2026-01-17T18:19:00Z" w16du:dateUtc="2026-01-17T12:49:00Z" w:id="33"/>
          <w:lang w:val="en-IN" w:eastAsia="en-IN"/>
        </w:rPr>
      </w:pPr>
      <w:del w:author="Namita Salgiya" w:date="2026-01-17T18:19:00Z" w16du:dateUtc="2026-01-17T12:49:00Z" w:id="34">
        <w:r w:rsidDel="00967229">
          <w:rPr>
            <w:lang w:val="en-IN" w:eastAsia="en-IN"/>
          </w:rPr>
          <w:delText xml:space="preserve">Redeem </w:delText>
        </w:r>
        <w:r w:rsidRPr="00541D69" w:rsidDel="00967229">
          <w:rPr>
            <w:lang w:val="en-IN" w:eastAsia="en-IN"/>
          </w:rPr>
          <w:delText>Reward Points against a wide array of gifts from the Rewards Catalogue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17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AC75F2" w:rsidR="005A6AAE" w:rsidP="003E295D" w:rsidRDefault="005A6AAE" w14:paraId="160D1D60" w14:textId="766C7519">
      <w:pPr>
        <w:pStyle w:val="ListParagraph"/>
        <w:numPr>
          <w:ilvl w:val="0"/>
          <w:numId w:val="11"/>
        </w:numPr>
        <w:rPr>
          <w:lang w:val="en-IN"/>
        </w:rPr>
      </w:pPr>
      <w:r w:rsidRPr="00AC75F2">
        <w:rPr>
          <w:lang w:val="en-IN"/>
        </w:rPr>
        <w:t>Annual Fee (one-time): Rs. 250</w:t>
      </w:r>
      <w:r w:rsidR="005A1DA6">
        <w:rPr>
          <w:lang w:val="en-IN"/>
        </w:rPr>
        <w:t xml:space="preserve"> </w:t>
      </w:r>
      <w:r w:rsidRPr="002D38D6" w:rsidR="005A1DA6">
        <w:t>+ taxes </w:t>
      </w:r>
    </w:p>
    <w:p w:rsidRPr="005A6AAE" w:rsidR="005A6AAE" w:rsidP="003E295D" w:rsidRDefault="005A6AAE" w14:paraId="2232A949" w14:textId="79B02E37">
      <w:pPr>
        <w:pStyle w:val="ListParagraph"/>
        <w:numPr>
          <w:ilvl w:val="0"/>
          <w:numId w:val="11"/>
        </w:numPr>
        <w:rPr>
          <w:lang w:val="en-IN"/>
        </w:rPr>
      </w:pPr>
      <w:r w:rsidRPr="005A6AAE">
        <w:rPr>
          <w:lang w:val="en-IN"/>
        </w:rPr>
        <w:t xml:space="preserve">Renewal Fee (per annum): Rs. 250 </w:t>
      </w:r>
      <w:r w:rsidRPr="002D38D6" w:rsidR="005A1DA6">
        <w:t>+ taxes </w:t>
      </w:r>
    </w:p>
    <w:p w:rsidR="00E56665" w:rsidP="005A6AAE" w:rsidRDefault="00A579B5" w14:paraId="0EBF00D7" w14:textId="1D82137F">
      <w:pPr>
        <w:rPr>
          <w:b/>
          <w:bCs/>
        </w:rPr>
      </w:pPr>
      <w:r w:rsidRPr="00A579B5">
        <w:rPr>
          <w:b/>
          <w:bCs/>
        </w:rPr>
        <w:t>Fees</w:t>
      </w:r>
    </w:p>
    <w:p w:rsidRPr="00AC75F2" w:rsidR="00AC75F2" w:rsidP="003E295D" w:rsidRDefault="00AC75F2" w14:paraId="2DBD3F70" w14:textId="66868607">
      <w:pPr>
        <w:pStyle w:val="ListParagraph"/>
        <w:numPr>
          <w:ilvl w:val="0"/>
          <w:numId w:val="11"/>
        </w:numPr>
        <w:rPr>
          <w:lang w:val="en-IN"/>
        </w:rPr>
      </w:pPr>
      <w:r w:rsidRPr="00AC75F2">
        <w:rPr>
          <w:lang w:val="en-IN"/>
        </w:rPr>
        <w:t>Annual Fee (one-time): Rs. 250</w:t>
      </w:r>
      <w:r w:rsidR="005A1DA6">
        <w:rPr>
          <w:lang w:val="en-IN"/>
        </w:rPr>
        <w:t xml:space="preserve"> </w:t>
      </w:r>
      <w:r w:rsidRPr="002D38D6" w:rsidR="005A1DA6">
        <w:t>+ taxes </w:t>
      </w:r>
    </w:p>
    <w:p w:rsidRPr="00AC75F2" w:rsidR="00AC75F2" w:rsidP="003E295D" w:rsidRDefault="00AC75F2" w14:paraId="503778DD" w14:textId="1CBE7343">
      <w:pPr>
        <w:pStyle w:val="ListParagraph"/>
        <w:numPr>
          <w:ilvl w:val="0"/>
          <w:numId w:val="11"/>
        </w:numPr>
        <w:rPr>
          <w:lang w:val="en-IN"/>
        </w:rPr>
      </w:pPr>
      <w:r w:rsidRPr="00AC75F2">
        <w:rPr>
          <w:lang w:val="en-IN"/>
        </w:rPr>
        <w:t xml:space="preserve">Renewal Fee (per annum): Rs. 250 </w:t>
      </w:r>
      <w:r w:rsidRPr="002D38D6" w:rsidR="005A1DA6">
        <w:t>+ taxes </w:t>
      </w:r>
      <w:r w:rsidRPr="00AC75F2">
        <w:rPr>
          <w:lang w:val="en-IN"/>
        </w:rPr>
        <w:t>from second year onwards</w:t>
      </w:r>
    </w:p>
    <w:p w:rsidRPr="00AC75F2" w:rsidR="00AC75F2" w:rsidP="003E295D" w:rsidRDefault="00AC75F2" w14:paraId="7B249391" w14:textId="3F6AC0CB">
      <w:pPr>
        <w:pStyle w:val="ListParagraph"/>
        <w:numPr>
          <w:ilvl w:val="0"/>
          <w:numId w:val="11"/>
        </w:numPr>
        <w:rPr>
          <w:lang w:val="en-IN"/>
        </w:rPr>
      </w:pPr>
      <w:r w:rsidRPr="00AC75F2">
        <w:rPr>
          <w:lang w:val="en-IN"/>
        </w:rPr>
        <w:t xml:space="preserve">Add-on </w:t>
      </w:r>
      <w:ins w:author="Namita Salgiya" w:date="2026-01-17T18:19:00Z" w16du:dateUtc="2026-01-17T12:49:00Z" w:id="35">
        <w:r w:rsidR="00967229">
          <w:rPr>
            <w:lang w:val="en-IN"/>
          </w:rPr>
          <w:t xml:space="preserve">Card </w:t>
        </w:r>
      </w:ins>
      <w:r w:rsidRPr="00AC75F2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3E295D" w:rsidR="009164D7" w:rsidP="003E295D" w:rsidRDefault="009164D7" w14:paraId="00955866" w14:textId="76B94F9A">
      <w:pPr>
        <w:numPr>
          <w:ilvl w:val="0"/>
          <w:numId w:val="1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 xml:space="preserve">For information regarding fees and other applicable charges, please refer to </w:t>
      </w:r>
      <w:del w:author="Upadhyay , Shubham (SBICard)" w:date="2026-01-20T13:02:00Z" w16du:dateUtc="2026-01-20T07:32:00Z" w:id="36">
        <w:r w:rsidRPr="009164D7" w:rsidDel="00F60914">
          <w:rPr>
            <w:lang w:val="en-IN"/>
          </w:rPr>
          <w:delText>the</w:delText>
        </w:r>
        <w:r w:rsidDel="00F60914">
          <w:rPr>
            <w:lang w:val="en-IN"/>
          </w:rPr>
          <w:delText xml:space="preserve"> </w:delText>
        </w:r>
      </w:del>
      <w:hyperlink w:tgtFrame="_blank" w:history="1" r:id="rId18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3E295D" w:rsidR="003E295D" w:rsidP="003E295D" w:rsidRDefault="003E295D" w14:paraId="19F03A4D" w14:textId="77777777">
      <w:pPr>
        <w:rPr>
          <w:rStyle w:val="Hyperlink"/>
          <w:b/>
          <w:bCs/>
          <w:u w:val="none"/>
        </w:rPr>
      </w:pPr>
      <w:r w:rsidRPr="003E295D">
        <w:rPr>
          <w:rStyle w:val="Hyperlink"/>
          <w:b/>
          <w:bCs/>
          <w:lang w:val="en-IN"/>
        </w:rPr>
        <w:t>FAQ</w:t>
      </w:r>
    </w:p>
    <w:p w:rsidR="003E295D" w:rsidDel="00967229" w:rsidP="004A5805" w:rsidRDefault="003E295D" w14:paraId="17397114" w14:textId="3254F527">
      <w:pPr>
        <w:jc w:val="center"/>
        <w:rPr>
          <w:del w:author="Namita Salgiya" w:date="2026-01-17T18:20:00Z" w16du:dateUtc="2026-01-17T12:50:00Z" w:id="37"/>
          <w:lang w:val="en-IN"/>
        </w:rPr>
      </w:pPr>
      <w:del w:author="Namita Salgiya" w:date="2026-01-17T18:20:00Z" w16du:dateUtc="2026-01-17T12:50:00Z" w:id="38">
        <w:r w:rsidDel="00967229">
          <w:rPr>
            <w:lang w:val="en-IN"/>
          </w:rPr>
          <w:delText>https://www.sbicard.com/en/faq.page</w:delText>
        </w:r>
      </w:del>
    </w:p>
    <w:p w:rsidRPr="00BC38CC" w:rsidR="00967229" w:rsidP="00967229" w:rsidRDefault="00967229" w14:paraId="60215F3C" w14:textId="77777777">
      <w:pPr>
        <w:rPr>
          <w:ins w:author="Namita Salgiya" w:date="2026-01-17T18:20:00Z" w16du:dateUtc="2026-01-17T12:50:00Z" w:id="39"/>
          <w:b/>
          <w:bCs/>
          <w:lang w:val="en-IN"/>
        </w:rPr>
      </w:pPr>
      <w:ins w:author="Namita Salgiya" w:date="2026-01-17T18:20:00Z" w16du:dateUtc="2026-01-17T12:50:00Z" w:id="40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967229" w:rsidP="00967229" w:rsidRDefault="00967229" w14:paraId="7B4F6FB0" w14:textId="53499041">
      <w:pPr>
        <w:rPr>
          <w:ins w:author="Namita Salgiya" w:date="2026-01-17T18:20:00Z" w16du:dateUtc="2026-01-17T12:50:00Z" w:id="41"/>
          <w:lang w:val="en-IN"/>
        </w:rPr>
      </w:pPr>
      <w:ins w:author="Namita Salgiya" w:date="2026-01-17T18:20:00Z" w16du:dateUtc="2026-01-17T12:50:00Z" w:id="42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250</w:t>
        </w:r>
        <w:r w:rsidRPr="00BC38CC">
          <w:rPr>
            <w:lang w:val="en-IN"/>
          </w:rPr>
          <w:t xml:space="preserve"> + taxes. The Renewal Fee is Rs. </w:t>
        </w:r>
        <w:r>
          <w:rPr>
            <w:lang w:val="en-IN"/>
          </w:rPr>
          <w:t>250</w:t>
        </w:r>
        <w:r w:rsidRPr="00BC38CC">
          <w:rPr>
            <w:lang w:val="en-IN"/>
          </w:rPr>
          <w:t xml:space="preserve"> + taxes from second year onwards.</w:t>
        </w:r>
      </w:ins>
    </w:p>
    <w:p w:rsidRPr="00BC38CC" w:rsidR="00967229" w:rsidP="00967229" w:rsidRDefault="00967229" w14:paraId="317CAC8C" w14:textId="77777777">
      <w:pPr>
        <w:rPr>
          <w:ins w:author="Namita Salgiya" w:date="2026-01-17T18:20:00Z" w16du:dateUtc="2026-01-17T12:50:00Z" w:id="43"/>
          <w:b/>
          <w:bCs/>
          <w:lang w:val="en-IN"/>
        </w:rPr>
      </w:pPr>
      <w:ins w:author="Namita Salgiya" w:date="2026-01-17T18:20:00Z" w16du:dateUtc="2026-01-17T12:50:00Z" w:id="44">
        <w:r w:rsidRPr="00BC38CC">
          <w:rPr>
            <w:b/>
            <w:bCs/>
            <w:lang w:val="en-IN"/>
          </w:rPr>
          <w:t>Can I use my card internationally?</w:t>
        </w:r>
      </w:ins>
    </w:p>
    <w:p w:rsidRPr="00967229" w:rsidR="00967229" w:rsidP="00967229" w:rsidRDefault="00967229" w14:paraId="18ECB255" w14:textId="4609F7CD">
      <w:pPr>
        <w:rPr>
          <w:ins w:author="Namita Salgiya" w:date="2026-01-17T18:20:00Z" w16du:dateUtc="2026-01-17T12:50:00Z" w:id="45"/>
          <w:lang w:val="en-IN"/>
        </w:rPr>
      </w:pPr>
      <w:ins w:author="Namita Salgiya" w:date="2026-01-17T18:20:00Z" w16du:dateUtc="2026-01-17T12:50:00Z" w:id="46">
        <w:r w:rsidRPr="00967229">
          <w:rPr>
            <w:lang w:val="en-IN"/>
          </w:rPr>
          <w:t xml:space="preserve">Yes, you can use your Shaurya </w:t>
        </w:r>
        <w:r w:rsidRPr="00967229">
          <w:rPr>
            <w:lang w:val="en-IN"/>
            <w:rPrChange w:author="Namita Salgiya" w:date="2026-01-17T18:22:00Z" w16du:dateUtc="2026-01-17T12:52:00Z" w:id="47">
              <w:rPr>
                <w:highlight w:val="yellow"/>
                <w:lang w:val="en-IN"/>
              </w:rPr>
            </w:rPrChange>
          </w:rPr>
          <w:t>SBI Card</w:t>
        </w:r>
        <w:r w:rsidRPr="00967229">
          <w:rPr>
            <w:lang w:val="en-IN"/>
          </w:rPr>
          <w:t xml:space="preserve"> </w:t>
        </w:r>
        <w:del w:author="Upadhyay , Shubham (SBICard)" w:date="2026-01-20T13:02:00Z" w16du:dateUtc="2026-01-20T07:32:00Z" w:id="48">
          <w:r w:rsidRPr="00967229" w:rsidDel="00F60914">
            <w:rPr>
              <w:lang w:val="en-IN"/>
            </w:rPr>
            <w:delText xml:space="preserve">in </w:delText>
          </w:r>
        </w:del>
      </w:ins>
      <w:ins w:author="Upadhyay , Shubham (SBICard)" w:date="2026-01-20T13:02:00Z" w16du:dateUtc="2026-01-20T07:32:00Z" w:id="49">
        <w:r w:rsidR="00F60914">
          <w:rPr>
            <w:lang w:val="en-IN"/>
          </w:rPr>
          <w:t>a</w:t>
        </w:r>
      </w:ins>
      <w:ins w:author="Upadhyay , Shubham (SBICard)" w:date="2026-01-20T13:03:00Z" w16du:dateUtc="2026-01-20T07:33:00Z" w:id="50">
        <w:r w:rsidR="00F60914">
          <w:rPr>
            <w:lang w:val="en-IN"/>
          </w:rPr>
          <w:t xml:space="preserve">t </w:t>
        </w:r>
      </w:ins>
      <w:ins w:author="Namita Salgiya" w:date="2026-01-17T18:20:00Z" w16du:dateUtc="2026-01-17T12:50:00Z" w:id="51">
        <w:r w:rsidRPr="00967229">
          <w:rPr>
            <w:lang w:val="en-IN"/>
          </w:rPr>
          <w:t xml:space="preserve">over </w:t>
        </w:r>
      </w:ins>
      <w:ins w:author="Namita Salgiya" w:date="2026-01-17T18:21:00Z" w16du:dateUtc="2026-01-17T12:51:00Z" w:id="52">
        <w:r w:rsidRPr="00967229">
          <w:rPr>
            <w:lang w:val="en-IN"/>
          </w:rPr>
          <w:t>4</w:t>
        </w:r>
      </w:ins>
      <w:ins w:author="Namita Salgiya" w:date="2026-01-17T18:20:00Z" w16du:dateUtc="2026-01-17T12:50:00Z" w:id="53">
        <w:r w:rsidRPr="00967229">
          <w:rPr>
            <w:lang w:val="en-IN"/>
          </w:rPr>
          <w:t xml:space="preserve">4 million </w:t>
        </w:r>
      </w:ins>
      <w:ins w:author="Namita Salgiya" w:date="2026-01-17T18:21:00Z" w16du:dateUtc="2026-01-17T12:51:00Z" w:id="54">
        <w:r w:rsidRPr="00967229">
          <w:rPr>
            <w:lang w:val="en-IN" w:eastAsia="en-IN"/>
          </w:rPr>
          <w:t>merchant locations in 190 countries globally and 3.7 million terminals in India</w:t>
        </w:r>
      </w:ins>
      <w:ins w:author="Namita Salgiya" w:date="2026-01-17T18:20:00Z" w16du:dateUtc="2026-01-17T12:50:00Z" w:id="55">
        <w:r w:rsidRPr="00967229">
          <w:rPr>
            <w:lang w:val="en-IN"/>
          </w:rPr>
          <w:t xml:space="preserve">. </w:t>
        </w:r>
      </w:ins>
      <w:ins w:author="Namita Salgiya" w:date="2026-01-17T18:21:00Z" w16du:dateUtc="2026-01-17T12:51:00Z" w:id="56">
        <w:r w:rsidRPr="00967229">
          <w:rPr>
            <w:lang w:val="en-IN"/>
          </w:rPr>
          <w:t xml:space="preserve">Your card is </w:t>
        </w:r>
        <w:r>
          <w:t>a</w:t>
        </w:r>
        <w:r w:rsidRPr="00A15F75">
          <w:t>ccepted internationally at ATMs displaying Pulse, Discover &amp; Diners Club logos</w:t>
        </w:r>
        <w:r>
          <w:t>.</w:t>
        </w:r>
        <w:r w:rsidRPr="00967229">
          <w:rPr>
            <w:lang w:val="en-IN"/>
          </w:rPr>
          <w:t xml:space="preserve"> </w:t>
        </w:r>
      </w:ins>
      <w:ins w:author="Namita Salgiya" w:date="2026-01-17T18:20:00Z" w16du:dateUtc="2026-01-17T12:50:00Z" w:id="57">
        <w:r w:rsidRPr="00967229">
          <w:rPr>
            <w:lang w:val="en-IN"/>
          </w:rPr>
          <w:t xml:space="preserve">You can withdraw cash from over </w:t>
        </w:r>
      </w:ins>
      <w:ins w:author="Namita Salgiya" w:date="2026-01-17T18:22:00Z" w16du:dateUtc="2026-01-17T12:52:00Z" w:id="58">
        <w:r w:rsidRPr="00A15F75">
          <w:t xml:space="preserve">2 million ATMs </w:t>
        </w:r>
      </w:ins>
      <w:ins w:author="Namita Salgiya" w:date="2026-01-17T18:20:00Z" w16du:dateUtc="2026-01-17T12:50:00Z" w:id="59">
        <w:r w:rsidRPr="00BC38CC">
          <w:rPr>
            <w:lang w:val="en-IN"/>
          </w:rPr>
          <w:t>across the globe.</w:t>
        </w:r>
      </w:ins>
    </w:p>
    <w:p w:rsidRPr="00BC38CC" w:rsidR="00967229" w:rsidP="00967229" w:rsidRDefault="00967229" w14:paraId="34A941A2" w14:textId="77777777">
      <w:pPr>
        <w:rPr>
          <w:ins w:author="Namita Salgiya" w:date="2026-01-17T18:20:00Z" w16du:dateUtc="2026-01-17T12:50:00Z" w:id="60"/>
          <w:b/>
          <w:bCs/>
          <w:lang w:val="en-IN"/>
        </w:rPr>
      </w:pPr>
      <w:ins w:author="Namita Salgiya" w:date="2026-01-17T18:20:00Z" w16du:dateUtc="2026-01-17T12:50:00Z" w:id="61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967229" w:rsidP="00967229" w:rsidRDefault="00967229" w14:paraId="5C47B359" w14:textId="77777777">
      <w:pPr>
        <w:rPr>
          <w:ins w:author="Namita Salgiya" w:date="2026-01-17T18:20:00Z" w16du:dateUtc="2026-01-17T12:50:00Z" w:id="62"/>
          <w:lang w:val="en-IN"/>
        </w:rPr>
      </w:pPr>
      <w:ins w:author="Namita Salgiya" w:date="2026-01-17T18:20:00Z" w16du:dateUtc="2026-01-17T12:50:00Z" w:id="63">
        <w:r w:rsidRPr="00BC38CC">
          <w:rPr>
            <w:lang w:val="en-IN"/>
          </w:rPr>
          <w:lastRenderedPageBreak/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Pr="003E295D" w:rsidR="00967229" w:rsidRDefault="00967229" w14:paraId="6E9215DB" w14:textId="77777777">
      <w:pPr>
        <w:rPr>
          <w:ins w:author="Namita Salgiya" w:date="2026-01-17T18:20:00Z" w16du:dateUtc="2026-01-17T12:50:00Z" w:id="64"/>
        </w:rPr>
        <w:pPrChange w:author="Namita Salgiya" w:date="2026-01-17T18:20:00Z" w16du:dateUtc="2026-01-17T12:50:00Z" w:id="65">
          <w:pPr>
            <w:pStyle w:val="ListParagraph"/>
            <w:numPr>
              <w:numId w:val="1"/>
            </w:numPr>
            <w:tabs>
              <w:tab w:val="num" w:pos="720"/>
            </w:tabs>
            <w:ind w:hanging="360"/>
          </w:pPr>
        </w:pPrChange>
      </w:pPr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DC733B" w:rsidP="003E295D" w:rsidRDefault="003442DC" w14:paraId="0EF01EB0" w14:textId="77777777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DC733B">
        <w:rPr>
          <w:lang w:val="en-IN"/>
        </w:rPr>
        <w:t xml:space="preserve">Accepted in over </w:t>
      </w:r>
      <w:r w:rsidRPr="00DC733B" w:rsidR="00DC733B">
        <w:rPr>
          <w:lang w:val="en-IN"/>
        </w:rPr>
        <w:t>44</w:t>
      </w:r>
      <w:r w:rsidRPr="00DC733B">
        <w:rPr>
          <w:lang w:val="en-IN"/>
        </w:rPr>
        <w:t xml:space="preserve"> million </w:t>
      </w:r>
      <w:r w:rsidRPr="00DC733B" w:rsidR="00DC733B">
        <w:rPr>
          <w:lang w:val="en-IN" w:eastAsia="en-IN"/>
        </w:rPr>
        <w:t>merchant locations in 190 countries globally and 3.7 million terminals in India</w:t>
      </w:r>
    </w:p>
    <w:p w:rsidRPr="00DC733B" w:rsidR="00DC733B" w:rsidP="003E295D" w:rsidRDefault="00DC733B" w14:paraId="54327050" w14:textId="783F10BA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A15F75">
        <w:t>Accepted internationally at ATMs displaying Pulse, Discover &amp; Diners Club logos</w:t>
      </w:r>
    </w:p>
    <w:p w:rsidRPr="00A15F75" w:rsidR="00A15F75" w:rsidP="00A15F75" w:rsidRDefault="00A15F75" w14:paraId="38BD5180" w14:textId="77777777">
      <w:pPr>
        <w:rPr>
          <w:b/>
          <w:bCs/>
          <w:lang w:val="en-IN" w:eastAsia="en-IN"/>
        </w:rPr>
      </w:pPr>
      <w:r w:rsidRPr="00A15F75">
        <w:rPr>
          <w:b/>
          <w:bCs/>
          <w:lang w:val="en-IN" w:eastAsia="en-IN"/>
        </w:rPr>
        <w:t>Cash on the Go</w:t>
      </w:r>
    </w:p>
    <w:p w:rsidR="00A15F75" w:rsidP="003E295D" w:rsidRDefault="00A15F75" w14:paraId="2CA5D602" w14:textId="05AED242">
      <w:pPr>
        <w:pStyle w:val="ListParagraph"/>
        <w:numPr>
          <w:ilvl w:val="0"/>
          <w:numId w:val="12"/>
        </w:numPr>
      </w:pPr>
      <w:r w:rsidRPr="00A15F75">
        <w:t xml:space="preserve">Withdraw cash from </w:t>
      </w:r>
      <w:r>
        <w:t xml:space="preserve">over </w:t>
      </w:r>
      <w:r w:rsidRPr="00A15F75">
        <w:t>2 million ATMs across 190 countries</w:t>
      </w:r>
      <w:ins w:author="Upadhyay , Shubham (SBICard)" w:date="2026-01-20T13:03:00Z" w16du:dateUtc="2026-01-20T07:33:00Z" w:id="66">
        <w:r w:rsidR="00F60914">
          <w:t xml:space="preserve"> </w:t>
        </w:r>
      </w:ins>
      <w:r w:rsidRPr="00A15F75">
        <w:t>/</w:t>
      </w:r>
      <w:ins w:author="Upadhyay , Shubham (SBICard)" w:date="2026-01-20T13:03:00Z" w16du:dateUtc="2026-01-20T07:33:00Z" w:id="67">
        <w:r w:rsidR="00F60914">
          <w:t xml:space="preserve"> </w:t>
        </w:r>
      </w:ins>
      <w:r w:rsidRPr="00A15F75">
        <w:t>territories, including 43,000+ SBI ATMs in India.</w:t>
      </w:r>
    </w:p>
    <w:p w:rsidRPr="00A15F75" w:rsidR="00A15F75" w:rsidP="003E295D" w:rsidRDefault="00A15F75" w14:paraId="0B472416" w14:textId="623DA12D">
      <w:pPr>
        <w:pStyle w:val="ListParagraph"/>
        <w:numPr>
          <w:ilvl w:val="0"/>
          <w:numId w:val="12"/>
        </w:numPr>
      </w:pPr>
      <w:r w:rsidRPr="00A15F75">
        <w:t>Accepted internationally at ATMs displaying Pulse, Discover &amp; Diners Club logos.</w:t>
      </w:r>
    </w:p>
    <w:p w:rsidRPr="004A5805" w:rsidR="003442DC" w:rsidP="003442DC" w:rsidRDefault="003442DC" w14:paraId="7837CA6A" w14:textId="498CF838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ins w:author="Upadhyay , Shubham (SBICard)" w:date="2026-01-20T13:04:00Z" w16du:dateUtc="2026-01-20T07:34:00Z" w:id="68">
        <w:r w:rsidR="00F60914">
          <w:rPr>
            <w:b/>
            <w:bCs/>
            <w:lang w:val="en-IN"/>
          </w:rPr>
          <w:t xml:space="preserve"> EMI</w:t>
        </w:r>
      </w:ins>
    </w:p>
    <w:p w:rsidRPr="004A5805" w:rsidR="003442DC" w:rsidP="003E295D" w:rsidRDefault="003442DC" w14:paraId="0F5D2D90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3E295D" w:rsidRDefault="003442DC" w14:paraId="04A993E8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3442DC" w:rsidP="003E295D" w:rsidRDefault="003442DC" w14:paraId="789BCD4C" w14:textId="77777777">
      <w:pPr>
        <w:pStyle w:val="ListParagraph"/>
        <w:numPr>
          <w:ilvl w:val="0"/>
          <w:numId w:val="3"/>
        </w:numPr>
        <w:rPr>
          <w:ins w:author="Namita Salgiya" w:date="2026-01-17T18:23:00Z" w16du:dateUtc="2026-01-17T12:53:00Z" w:id="69"/>
        </w:rPr>
      </w:pPr>
      <w:hyperlink w:tgtFrame="_blank" w:history="1" r:id="rId19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967229" w:rsidP="00967229" w:rsidRDefault="00967229" w14:paraId="324AFFD6" w14:textId="77777777">
      <w:pPr>
        <w:rPr>
          <w:ins w:author="Namita Salgiya" w:date="2026-01-17T18:23:00Z" w16du:dateUtc="2026-01-17T12:53:00Z" w:id="70"/>
          <w:b/>
          <w:bCs/>
          <w:lang w:val="en-IN"/>
        </w:rPr>
      </w:pPr>
      <w:bookmarkStart w:name="_Hlk219363897" w:id="71"/>
      <w:ins w:author="Namita Salgiya" w:date="2026-01-17T18:23:00Z" w16du:dateUtc="2026-01-17T12:53:00Z" w:id="72">
        <w:r w:rsidRPr="00F534F3">
          <w:rPr>
            <w:b/>
            <w:bCs/>
            <w:lang w:val="en-IN"/>
          </w:rPr>
          <w:t>Add-on Cards</w:t>
        </w:r>
      </w:ins>
    </w:p>
    <w:p w:rsidRPr="00AC1ED4" w:rsidR="00967229" w:rsidP="00967229" w:rsidRDefault="00967229" w14:paraId="024594E1" w14:textId="77777777">
      <w:pPr>
        <w:pStyle w:val="ListParagraph"/>
        <w:numPr>
          <w:ilvl w:val="0"/>
          <w:numId w:val="13"/>
        </w:numPr>
        <w:rPr>
          <w:ins w:author="Namita Salgiya" w:date="2026-01-17T18:23:00Z" w16du:dateUtc="2026-01-17T12:53:00Z" w:id="73"/>
        </w:rPr>
      </w:pPr>
      <w:ins w:author="Namita Salgiya" w:date="2026-01-17T18:23:00Z" w16du:dateUtc="2026-01-17T12:53:00Z" w:id="74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67229" w:rsidP="00967229" w:rsidRDefault="00967229" w14:paraId="426D30F0" w14:textId="77777777">
      <w:pPr>
        <w:rPr>
          <w:ins w:author="Namita Salgiya" w:date="2026-01-17T18:23:00Z" w16du:dateUtc="2026-01-17T12:53:00Z" w:id="75"/>
          <w:b/>
          <w:bCs/>
        </w:rPr>
      </w:pPr>
      <w:ins w:author="Namita Salgiya" w:date="2026-01-17T18:23:00Z" w16du:dateUtc="2026-01-17T12:53:00Z" w:id="76">
        <w:r w:rsidRPr="00AC1ED4">
          <w:rPr>
            <w:b/>
            <w:bCs/>
          </w:rPr>
          <w:t>Easy Bill Pay Facility</w:t>
        </w:r>
      </w:ins>
    </w:p>
    <w:p w:rsidRPr="00AC1ED4" w:rsidR="00967229" w:rsidP="00967229" w:rsidRDefault="00967229" w14:paraId="71FB3FAD" w14:textId="77777777">
      <w:pPr>
        <w:pStyle w:val="ListParagraph"/>
        <w:numPr>
          <w:ilvl w:val="0"/>
          <w:numId w:val="13"/>
        </w:numPr>
        <w:rPr>
          <w:ins w:author="Namita Salgiya" w:date="2026-01-17T18:23:00Z" w16du:dateUtc="2026-01-17T12:53:00Z" w:id="77"/>
        </w:rPr>
      </w:pPr>
      <w:ins w:author="Namita Salgiya" w:date="2026-01-17T18:23:00Z" w16du:dateUtc="2026-01-17T12:53:00Z" w:id="78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67229" w:rsidP="00967229" w:rsidRDefault="00967229" w14:paraId="4EC6D48C" w14:textId="77777777">
      <w:pPr>
        <w:rPr>
          <w:ins w:author="Namita Salgiya" w:date="2026-01-17T18:23:00Z" w16du:dateUtc="2026-01-17T12:53:00Z" w:id="79"/>
          <w:b/>
          <w:bCs/>
        </w:rPr>
      </w:pPr>
      <w:ins w:author="Namita Salgiya" w:date="2026-01-17T18:23:00Z" w16du:dateUtc="2026-01-17T12:53:00Z" w:id="80">
        <w:r w:rsidRPr="005E66AE">
          <w:rPr>
            <w:b/>
            <w:bCs/>
          </w:rPr>
          <w:t>Balance Transfer on EMI</w:t>
        </w:r>
      </w:ins>
    </w:p>
    <w:p w:rsidRPr="005E66AE" w:rsidR="00967229" w:rsidP="00967229" w:rsidRDefault="00967229" w14:paraId="3CD4CCB6" w14:textId="77777777">
      <w:pPr>
        <w:pStyle w:val="ListParagraph"/>
        <w:numPr>
          <w:ilvl w:val="0"/>
          <w:numId w:val="3"/>
        </w:numPr>
        <w:rPr>
          <w:ins w:author="Namita Salgiya" w:date="2026-01-17T18:23:00Z" w16du:dateUtc="2026-01-17T12:53:00Z" w:id="81"/>
        </w:rPr>
      </w:pPr>
      <w:ins w:author="Namita Salgiya" w:date="2026-01-17T18:23:00Z" w16du:dateUtc="2026-01-17T12:53:00Z" w:id="82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967229" w:rsidP="00967229" w:rsidRDefault="00967229" w14:paraId="4ABE3164" w14:textId="48BFEF7D">
      <w:pPr>
        <w:pStyle w:val="ListParagraph"/>
        <w:numPr>
          <w:ilvl w:val="0"/>
          <w:numId w:val="3"/>
        </w:numPr>
        <w:rPr>
          <w:ins w:author="Namita Salgiya" w:date="2026-01-17T18:23:00Z" w16du:dateUtc="2026-01-17T12:53:00Z" w:id="83"/>
        </w:rPr>
      </w:pPr>
      <w:ins w:author="Namita Salgiya" w:date="2026-01-17T18:23:00Z" w16du:dateUtc="2026-01-17T12:53:00Z" w:id="84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967229">
          <w:rPr>
            <w:lang w:val="en-IN"/>
          </w:rPr>
          <w:t xml:space="preserve">Shaurya </w:t>
        </w:r>
        <w:r w:rsidRPr="005C2AE8">
          <w:rPr>
            <w:lang w:val="en-IN"/>
          </w:rPr>
          <w:t>SBI Card</w:t>
        </w:r>
        <w:r w:rsidRPr="00967229">
          <w:rPr>
            <w:lang w:val="en-IN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CA2AD8" w:rsidR="00967229" w:rsidP="00967229" w:rsidRDefault="00967229" w14:paraId="44DF62D1" w14:textId="73129766">
      <w:pPr>
        <w:pStyle w:val="ListParagraph"/>
        <w:numPr>
          <w:ilvl w:val="0"/>
          <w:numId w:val="3"/>
        </w:numPr>
      </w:pPr>
      <w:ins w:author="Namita Salgiya" w:date="2026-01-17T18:23:00Z" w16du:dateUtc="2026-01-17T12:53:00Z" w:id="85">
        <w:r w:rsidRPr="00247784">
          <w:t>Login to your account to avail this facility.</w:t>
        </w:r>
      </w:ins>
      <w:bookmarkEnd w:id="71"/>
    </w:p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B644E7"/>
    <w:multiLevelType w:val="hybridMultilevel"/>
    <w:tmpl w:val="805EF5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6E386D"/>
    <w:multiLevelType w:val="multilevel"/>
    <w:tmpl w:val="CBB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0C4184"/>
    <w:multiLevelType w:val="hybridMultilevel"/>
    <w:tmpl w:val="4B0C5E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88112A"/>
    <w:multiLevelType w:val="hybridMultilevel"/>
    <w:tmpl w:val="5AAE53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8D6141"/>
    <w:multiLevelType w:val="multilevel"/>
    <w:tmpl w:val="74A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43E7275"/>
    <w:multiLevelType w:val="hybridMultilevel"/>
    <w:tmpl w:val="844619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E42895"/>
    <w:multiLevelType w:val="hybridMultilevel"/>
    <w:tmpl w:val="1388A8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D122F7"/>
    <w:multiLevelType w:val="hybridMultilevel"/>
    <w:tmpl w:val="2EB404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3514F4"/>
    <w:multiLevelType w:val="hybridMultilevel"/>
    <w:tmpl w:val="D92024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F049FF"/>
    <w:multiLevelType w:val="hybridMultilevel"/>
    <w:tmpl w:val="118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6752769">
    <w:abstractNumId w:val="1"/>
  </w:num>
  <w:num w:numId="2" w16cid:durableId="489563030">
    <w:abstractNumId w:val="12"/>
  </w:num>
  <w:num w:numId="3" w16cid:durableId="713310135">
    <w:abstractNumId w:val="0"/>
  </w:num>
  <w:num w:numId="4" w16cid:durableId="2070227429">
    <w:abstractNumId w:val="2"/>
  </w:num>
  <w:num w:numId="5" w16cid:durableId="751776053">
    <w:abstractNumId w:val="9"/>
  </w:num>
  <w:num w:numId="6" w16cid:durableId="1497112484">
    <w:abstractNumId w:val="6"/>
  </w:num>
  <w:num w:numId="7" w16cid:durableId="693506264">
    <w:abstractNumId w:val="5"/>
  </w:num>
  <w:num w:numId="8" w16cid:durableId="828250219">
    <w:abstractNumId w:val="3"/>
  </w:num>
  <w:num w:numId="9" w16cid:durableId="1213344749">
    <w:abstractNumId w:val="8"/>
  </w:num>
  <w:num w:numId="10" w16cid:durableId="1512142985">
    <w:abstractNumId w:val="7"/>
  </w:num>
  <w:num w:numId="11" w16cid:durableId="83890179">
    <w:abstractNumId w:val="4"/>
  </w:num>
  <w:num w:numId="12" w16cid:durableId="1498882675">
    <w:abstractNumId w:val="10"/>
  </w:num>
  <w:num w:numId="13" w16cid:durableId="2140219596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401FB"/>
    <w:rsid w:val="00052DB0"/>
    <w:rsid w:val="00061D4B"/>
    <w:rsid w:val="00066BFA"/>
    <w:rsid w:val="0008778C"/>
    <w:rsid w:val="0009775C"/>
    <w:rsid w:val="000B34BB"/>
    <w:rsid w:val="000C0AF9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B63"/>
    <w:rsid w:val="00187418"/>
    <w:rsid w:val="001B367E"/>
    <w:rsid w:val="001C5B69"/>
    <w:rsid w:val="001D6345"/>
    <w:rsid w:val="00250CD9"/>
    <w:rsid w:val="002820E4"/>
    <w:rsid w:val="0029715F"/>
    <w:rsid w:val="002A4D5C"/>
    <w:rsid w:val="002C1443"/>
    <w:rsid w:val="002D38D6"/>
    <w:rsid w:val="002F0DDF"/>
    <w:rsid w:val="00311B56"/>
    <w:rsid w:val="00336966"/>
    <w:rsid w:val="003442DC"/>
    <w:rsid w:val="00345E13"/>
    <w:rsid w:val="003465A7"/>
    <w:rsid w:val="00347656"/>
    <w:rsid w:val="00371E00"/>
    <w:rsid w:val="00372F4F"/>
    <w:rsid w:val="0037703F"/>
    <w:rsid w:val="00396F00"/>
    <w:rsid w:val="00397F9C"/>
    <w:rsid w:val="003A570E"/>
    <w:rsid w:val="003D5A56"/>
    <w:rsid w:val="003D715C"/>
    <w:rsid w:val="003E295D"/>
    <w:rsid w:val="003E5D0A"/>
    <w:rsid w:val="0041023F"/>
    <w:rsid w:val="0041708E"/>
    <w:rsid w:val="00420D19"/>
    <w:rsid w:val="0042325B"/>
    <w:rsid w:val="004A5805"/>
    <w:rsid w:val="004D7712"/>
    <w:rsid w:val="004D7941"/>
    <w:rsid w:val="00513A0B"/>
    <w:rsid w:val="00524A79"/>
    <w:rsid w:val="005310B6"/>
    <w:rsid w:val="00541D69"/>
    <w:rsid w:val="00555A8B"/>
    <w:rsid w:val="0055656D"/>
    <w:rsid w:val="005643BE"/>
    <w:rsid w:val="005A1DA6"/>
    <w:rsid w:val="005A6AAE"/>
    <w:rsid w:val="005B4827"/>
    <w:rsid w:val="005B4E27"/>
    <w:rsid w:val="005C56BF"/>
    <w:rsid w:val="005D76B0"/>
    <w:rsid w:val="005E11EA"/>
    <w:rsid w:val="005E5098"/>
    <w:rsid w:val="005E760D"/>
    <w:rsid w:val="0061261C"/>
    <w:rsid w:val="00623C5E"/>
    <w:rsid w:val="0063055D"/>
    <w:rsid w:val="00633BFD"/>
    <w:rsid w:val="006370E5"/>
    <w:rsid w:val="00654AA7"/>
    <w:rsid w:val="00677EBF"/>
    <w:rsid w:val="00681931"/>
    <w:rsid w:val="00687E6A"/>
    <w:rsid w:val="006938F5"/>
    <w:rsid w:val="006A2631"/>
    <w:rsid w:val="006E42F3"/>
    <w:rsid w:val="006F5D77"/>
    <w:rsid w:val="007275A2"/>
    <w:rsid w:val="00742F09"/>
    <w:rsid w:val="00746951"/>
    <w:rsid w:val="007550F8"/>
    <w:rsid w:val="00760ED7"/>
    <w:rsid w:val="007A6D82"/>
    <w:rsid w:val="007D1F95"/>
    <w:rsid w:val="007E6A3E"/>
    <w:rsid w:val="0083076E"/>
    <w:rsid w:val="00832A62"/>
    <w:rsid w:val="00834B4F"/>
    <w:rsid w:val="00854DAB"/>
    <w:rsid w:val="0088605F"/>
    <w:rsid w:val="008A3841"/>
    <w:rsid w:val="008A79B8"/>
    <w:rsid w:val="008B33B9"/>
    <w:rsid w:val="008C1F05"/>
    <w:rsid w:val="008E1303"/>
    <w:rsid w:val="008E4E96"/>
    <w:rsid w:val="00903441"/>
    <w:rsid w:val="0090374C"/>
    <w:rsid w:val="00905366"/>
    <w:rsid w:val="009164D7"/>
    <w:rsid w:val="00931386"/>
    <w:rsid w:val="009445F5"/>
    <w:rsid w:val="00965A98"/>
    <w:rsid w:val="00967229"/>
    <w:rsid w:val="00970934"/>
    <w:rsid w:val="009863B2"/>
    <w:rsid w:val="00995FCF"/>
    <w:rsid w:val="009A176A"/>
    <w:rsid w:val="009B506E"/>
    <w:rsid w:val="009C0D9E"/>
    <w:rsid w:val="009E56DF"/>
    <w:rsid w:val="00A13F55"/>
    <w:rsid w:val="00A150C5"/>
    <w:rsid w:val="00A15F75"/>
    <w:rsid w:val="00A27FC1"/>
    <w:rsid w:val="00A349F8"/>
    <w:rsid w:val="00A3750F"/>
    <w:rsid w:val="00A579B5"/>
    <w:rsid w:val="00A80E72"/>
    <w:rsid w:val="00AB255A"/>
    <w:rsid w:val="00AB6998"/>
    <w:rsid w:val="00AC2D69"/>
    <w:rsid w:val="00AC75F2"/>
    <w:rsid w:val="00AD11D6"/>
    <w:rsid w:val="00AF4A2A"/>
    <w:rsid w:val="00B006CC"/>
    <w:rsid w:val="00B1459B"/>
    <w:rsid w:val="00B2066F"/>
    <w:rsid w:val="00B2334D"/>
    <w:rsid w:val="00B37132"/>
    <w:rsid w:val="00B5223F"/>
    <w:rsid w:val="00B67576"/>
    <w:rsid w:val="00B74F63"/>
    <w:rsid w:val="00B850D2"/>
    <w:rsid w:val="00BA2D1B"/>
    <w:rsid w:val="00BA54D0"/>
    <w:rsid w:val="00BE1E8A"/>
    <w:rsid w:val="00C0674E"/>
    <w:rsid w:val="00C116B5"/>
    <w:rsid w:val="00C15207"/>
    <w:rsid w:val="00C17224"/>
    <w:rsid w:val="00C208DF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13F56"/>
    <w:rsid w:val="00D203EB"/>
    <w:rsid w:val="00D34CF6"/>
    <w:rsid w:val="00D41563"/>
    <w:rsid w:val="00D651FB"/>
    <w:rsid w:val="00D85B4A"/>
    <w:rsid w:val="00D908E9"/>
    <w:rsid w:val="00DB41A6"/>
    <w:rsid w:val="00DB479D"/>
    <w:rsid w:val="00DB606B"/>
    <w:rsid w:val="00DB63DD"/>
    <w:rsid w:val="00DB690D"/>
    <w:rsid w:val="00DC1E35"/>
    <w:rsid w:val="00DC458A"/>
    <w:rsid w:val="00DC733B"/>
    <w:rsid w:val="00DE4DB7"/>
    <w:rsid w:val="00E375D3"/>
    <w:rsid w:val="00E40FC4"/>
    <w:rsid w:val="00E52331"/>
    <w:rsid w:val="00E56665"/>
    <w:rsid w:val="00E606BF"/>
    <w:rsid w:val="00E62FE6"/>
    <w:rsid w:val="00E65149"/>
    <w:rsid w:val="00E76AA0"/>
    <w:rsid w:val="00E831EB"/>
    <w:rsid w:val="00EC3BB6"/>
    <w:rsid w:val="00ED2E33"/>
    <w:rsid w:val="00ED42B1"/>
    <w:rsid w:val="00EE6928"/>
    <w:rsid w:val="00F10E4C"/>
    <w:rsid w:val="00F13E04"/>
    <w:rsid w:val="00F15C67"/>
    <w:rsid w:val="00F23D00"/>
    <w:rsid w:val="00F318DC"/>
    <w:rsid w:val="00F31F00"/>
    <w:rsid w:val="00F60914"/>
    <w:rsid w:val="00F711A7"/>
    <w:rsid w:val="00F87E03"/>
    <w:rsid w:val="00F91914"/>
    <w:rsid w:val="00FB78C6"/>
    <w:rsid w:val="00FD42CD"/>
    <w:rsid w:val="03D933FA"/>
    <w:rsid w:val="06B3195D"/>
    <w:rsid w:val="0AA6F40D"/>
    <w:rsid w:val="115B595E"/>
    <w:rsid w:val="279BCBA1"/>
    <w:rsid w:val="28018CFF"/>
    <w:rsid w:val="28FFA5C4"/>
    <w:rsid w:val="34CF6BCA"/>
    <w:rsid w:val="3B3366FF"/>
    <w:rsid w:val="3D598028"/>
    <w:rsid w:val="48DA7850"/>
    <w:rsid w:val="4B7D3034"/>
    <w:rsid w:val="4BF4C11C"/>
    <w:rsid w:val="5CF564BD"/>
    <w:rsid w:val="5EC89F1E"/>
    <w:rsid w:val="64FC5919"/>
    <w:rsid w:val="71F9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A15F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Revision">
    <w:name w:val="Revision"/>
    <w:hidden/>
    <w:uiPriority w:val="99"/>
    <w:semiHidden/>
    <w:rsid w:val="005D76B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annexure-c-claim-form.pdf" TargetMode="External" Id="rId13" /><Relationship Type="http://schemas.openxmlformats.org/officeDocument/2006/relationships/hyperlink" Target="https://www.sbicard.com/en/most-important-terms-and-conditions.page" TargetMode="External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hyperlink" Target="https://www.sbicard.com/en/personal/credit-cards/lifestyle/sbi-card-elite.page" TargetMode="External" Id="rId17" /><Relationship Type="http://schemas.microsoft.com/office/2011/relationships/people" Target="people.xml" Id="rId25" /><Relationship Type="http://schemas.openxmlformats.org/officeDocument/2006/relationships/numbering" Target="numbering.xml" Id="rId2" /><Relationship Type="http://schemas.openxmlformats.org/officeDocument/2006/relationships/hyperlink" Target="https://www.sbicard.com/sbi-card-en/assets/docs/pdf/annexure-d-revised-declaration-form.pdf" TargetMode="External" Id="rId16" /><Relationship Type="http://schemas.openxmlformats.org/officeDocument/2006/relationships/customXml" Target="../customXml/item1.xml" Id="rId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hyperlink" Target="https://www.sbicard.com/sbi-card-en/assets/docs/pdf/annexure-b-faq.pdf" TargetMode="External" Id="rId15" /><Relationship Type="http://schemas.openxmlformats.org/officeDocument/2006/relationships/hyperlink" Target="https://www.sbicard.com/en/personal/benefits/lower-interest-option/flexi-pay.page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www.sbicard.com/sbi-card-en/assets/docs/pdf/annerxure-a-claims-process.pdf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2026-01-20T07:34:00.0000000Z</dcterms:created>
  <dcterms:modified xsi:type="dcterms:W3CDTF">2026-03-19T06:59:37.3031845Z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