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4AA7" w:rsidP="003D715C" w:rsidRDefault="00654AA7" w14:paraId="1E2B0BF7" w14:textId="67B4A155">
      <w:pPr>
        <w:jc w:val="center"/>
        <w:rPr>
          <w:b/>
          <w:bCs/>
          <w:lang w:val="en-IN"/>
        </w:rPr>
      </w:pPr>
      <w:hyperlink w:history="1" r:id="rId6">
        <w:r w:rsidRPr="00F13E04">
          <w:rPr>
            <w:rStyle w:val="Hyperlink"/>
            <w:b/>
            <w:bCs/>
            <w:lang w:val="en-IN"/>
          </w:rPr>
          <w:t>Paytm SBI Card</w:t>
        </w:r>
      </w:hyperlink>
    </w:p>
    <w:p w:rsidRPr="00F15C67" w:rsidR="00F15C67" w:rsidP="00F15C67" w:rsidRDefault="00F15C67" w14:paraId="7B6684A4" w14:textId="1ABF0CC4">
      <w:pPr>
        <w:jc w:val="center"/>
        <w:rPr>
          <w:lang w:val="en-IN"/>
        </w:rPr>
      </w:pPr>
      <w:r>
        <w:rPr>
          <w:lang w:val="en-IN"/>
        </w:rPr>
        <w:t xml:space="preserve">Get </w:t>
      </w:r>
      <w:r w:rsidR="006532AF">
        <w:rPr>
          <w:lang w:val="en-IN"/>
        </w:rPr>
        <w:t>Instant Cashback On All Your Spends</w:t>
      </w:r>
    </w:p>
    <w:p w:rsidRPr="00AD11D6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Best For</w:t>
      </w:r>
    </w:p>
    <w:p w:rsidR="00F711A7" w:rsidP="009445F5" w:rsidRDefault="00E76AA0" w14:paraId="494962FD" w14:textId="5530CD01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Welcome</w:t>
      </w:r>
      <w:r w:rsidR="00F711A7">
        <w:rPr>
          <w:lang w:val="en-IN" w:eastAsia="en-IN"/>
        </w:rPr>
        <w:t xml:space="preserve"> Benefits</w:t>
      </w:r>
    </w:p>
    <w:p w:rsidRPr="00560E67" w:rsidR="00F15C67" w:rsidP="00F711A7" w:rsidRDefault="00F15C67" w14:paraId="747920C6" w14:textId="175D84C4">
      <w:pPr>
        <w:pStyle w:val="ListParagraph"/>
        <w:numPr>
          <w:ilvl w:val="0"/>
          <w:numId w:val="1"/>
        </w:numPr>
        <w:rPr>
          <w:highlight w:val="yellow"/>
          <w:lang w:val="en-IN" w:eastAsia="en-IN"/>
        </w:rPr>
      </w:pPr>
      <w:commentRangeStart w:id="0"/>
      <w:r w:rsidRPr="00560E67">
        <w:rPr>
          <w:highlight w:val="yellow"/>
          <w:lang w:val="en-IN" w:eastAsia="en-IN"/>
        </w:rPr>
        <w:t>Cashback</w:t>
      </w:r>
      <w:commentRangeEnd w:id="0"/>
      <w:r w:rsidRPr="00560E67" w:rsidR="00560E67">
        <w:rPr>
          <w:rStyle w:val="CommentReference"/>
          <w:sz w:val="22"/>
          <w:szCs w:val="22"/>
          <w:highlight w:val="yellow"/>
          <w:lang w:val="en-IN" w:eastAsia="en-IN"/>
        </w:rPr>
        <w:commentReference w:id="0"/>
      </w:r>
    </w:p>
    <w:p w:rsidR="00F711A7" w:rsidP="00F711A7" w:rsidRDefault="00F711A7" w14:paraId="52403991" w14:textId="13A322C2">
      <w:pPr>
        <w:pStyle w:val="ListParagraph"/>
        <w:numPr>
          <w:ilvl w:val="0"/>
          <w:numId w:val="1"/>
        </w:numPr>
        <w:rPr>
          <w:ins w:author="Namita Salgiya" w:date="2026-01-16T12:26:00Z" w16du:dateUtc="2026-01-16T06:56:00Z" w:id="1"/>
          <w:lang w:val="en-IN" w:eastAsia="en-IN"/>
        </w:rPr>
      </w:pPr>
      <w:r>
        <w:rPr>
          <w:lang w:val="en-IN" w:eastAsia="en-IN"/>
        </w:rPr>
        <w:t>Milestone Benefits</w:t>
      </w:r>
    </w:p>
    <w:p w:rsidRPr="00DA1C21" w:rsidR="00DA1C21" w:rsidRDefault="00DA1C21" w14:paraId="0D936C4E" w14:textId="2EDDDF42">
      <w:pPr>
        <w:rPr>
          <w:lang w:eastAsia="en-IN"/>
          <w:rPrChange w:author="Namita Salgiya" w:date="2026-01-16T12:27:00Z" w16du:dateUtc="2026-01-16T06:57:00Z" w:id="2">
            <w:rPr>
              <w:lang w:val="en-IN" w:eastAsia="en-IN"/>
            </w:rPr>
          </w:rPrChange>
        </w:rPr>
        <w:pPrChange w:author="Namita Salgiya" w:date="2026-01-16T12:26:00Z" w16du:dateUtc="2026-01-16T06:56:00Z" w:id="3">
          <w:pPr>
            <w:pStyle w:val="ListParagraph"/>
            <w:numPr>
              <w:numId w:val="1"/>
            </w:numPr>
            <w:ind w:hanging="360"/>
          </w:pPr>
        </w:pPrChange>
      </w:pPr>
      <w:ins w:author="Namita Salgiya" w:date="2026-01-16T12:27:00Z" w16du:dateUtc="2026-01-16T06:57:00Z" w:id="4">
        <w:r w:rsidRPr="006726AB">
          <w:rPr>
            <w:lang w:eastAsia="en-IN"/>
          </w:rPr>
          <w:t xml:space="preserve">Enjoy exciting offers on shopping and movies, along with a wide range of </w:t>
        </w:r>
        <w:r>
          <w:rPr>
            <w:lang w:eastAsia="en-IN"/>
          </w:rPr>
          <w:t>intelligent</w:t>
        </w:r>
        <w:r w:rsidRPr="006726AB">
          <w:rPr>
            <w:lang w:eastAsia="en-IN"/>
          </w:rPr>
          <w:t xml:space="preserve"> features designed for you.</w:t>
        </w:r>
      </w:ins>
    </w:p>
    <w:p w:rsidRPr="00F15C67" w:rsidR="00F15C67" w:rsidDel="00DA1C21" w:rsidP="00F15C67" w:rsidRDefault="00F15C67" w14:paraId="5253E8DD" w14:textId="74426863">
      <w:pPr>
        <w:rPr>
          <w:del w:author="Namita Salgiya" w:date="2026-01-16T12:26:00Z" w16du:dateUtc="2026-01-16T06:56:00Z" w:id="5"/>
          <w:lang w:val="en-IN" w:eastAsia="en-IN"/>
        </w:rPr>
      </w:pPr>
      <w:del w:author="Namita Salgiya" w:date="2026-01-16T12:26:00Z" w16du:dateUtc="2026-01-16T06:56:00Z" w:id="6">
        <w:r w:rsidDel="00DA1C21">
          <w:rPr>
            <w:lang w:eastAsia="en-IN"/>
          </w:rPr>
          <w:delText xml:space="preserve">Enjoy </w:delText>
        </w:r>
        <w:r w:rsidRPr="00E76AA0" w:rsidDel="00DA1C21">
          <w:rPr>
            <w:lang w:eastAsia="en-IN"/>
          </w:rPr>
          <w:delText>complimentary Paytm First Membership</w:delText>
        </w:r>
        <w:r w:rsidDel="00DA1C21">
          <w:rPr>
            <w:lang w:val="en-IN" w:eastAsia="en-IN"/>
          </w:rPr>
          <w:delText xml:space="preserve">. </w:delText>
        </w:r>
        <w:r w:rsidRPr="00560E67" w:rsidDel="00DA1C21">
          <w:rPr>
            <w:highlight w:val="yellow"/>
            <w:lang w:val="en-IN" w:eastAsia="en-IN"/>
          </w:rPr>
          <w:delText>Get 3% Cashback on Paytm Travel and 2% Cashback on all other purchases on Paytm App.</w:delText>
        </w:r>
      </w:del>
    </w:p>
    <w:p w:rsidRPr="007E6A3E" w:rsidR="00345E13" w:rsidP="004A5805" w:rsidRDefault="003D715C" w14:paraId="011E8CF5" w14:textId="6F08ACAB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7E6A3E" w:rsidR="00AD11D6">
        <w:rPr>
          <w:b/>
          <w:bCs/>
          <w:u w:val="single"/>
          <w:lang w:val="en-IN"/>
        </w:rPr>
        <w:t>BENEFITS</w:t>
      </w:r>
    </w:p>
    <w:p w:rsidRPr="00E76AA0" w:rsidR="00E76AA0" w:rsidP="00E424AB" w:rsidRDefault="00E76AA0" w14:paraId="594A75E8" w14:textId="155D6777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6T12:27:00Z" w16du:dateUtc="2026-01-16T06:57:00Z" w:id="1907452157">
        <w:r w:rsidRPr="2F5F402B" w:rsidDel="00E76AA0">
          <w:rPr>
            <w:lang w:eastAsia="en-IN"/>
          </w:rPr>
          <w:delText xml:space="preserve">Enjoy complimentary </w:delText>
        </w:r>
      </w:del>
      <w:r w:rsidRPr="2F5F402B" w:rsidR="00E76AA0">
        <w:rPr>
          <w:lang w:eastAsia="en-IN"/>
        </w:rPr>
        <w:t>Paytm First Membership</w:t>
      </w:r>
      <w:r w:rsidRPr="2F5F402B" w:rsidR="60F63745">
        <w:rPr>
          <w:lang w:eastAsia="en-IN"/>
        </w:rPr>
        <w:t xml:space="preserve"> </w:t>
      </w:r>
    </w:p>
    <w:p w:rsidRPr="00E76AA0" w:rsidR="00E76AA0" w:rsidP="00E424AB" w:rsidRDefault="00E76AA0" w14:paraId="6C2CF3FB" w14:textId="201ED567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6T12:27:00Z" w16du:dateUtc="2026-01-16T06:57:00Z" w:id="1597454595">
        <w:r w:rsidRPr="2F5F402B" w:rsidDel="00E76AA0">
          <w:rPr>
            <w:lang w:val="en-IN" w:eastAsia="en-IN"/>
          </w:rPr>
          <w:delText xml:space="preserve">Get </w:delText>
        </w:r>
      </w:del>
      <w:r w:rsidRPr="2F5F402B" w:rsidR="00E76AA0">
        <w:rPr>
          <w:lang w:eastAsia="en-IN"/>
        </w:rPr>
        <w:t xml:space="preserve">Cyber Fraud Insurance cover </w:t>
      </w:r>
      <w:del w:author="Namita Salgiya" w:date="2026-01-16T12:27:00Z" w16du:dateUtc="2026-01-16T06:57:00Z" w:id="1540578392">
        <w:r w:rsidRPr="2F5F402B" w:rsidDel="00E76AA0">
          <w:rPr>
            <w:lang w:eastAsia="en-IN"/>
          </w:rPr>
          <w:delText xml:space="preserve">of Rs. </w:delText>
        </w:r>
        <w:r w:rsidRPr="2F5F402B" w:rsidDel="00F15C67">
          <w:rPr>
            <w:lang w:eastAsia="en-IN"/>
          </w:rPr>
          <w:delText>1</w:delText>
        </w:r>
        <w:r w:rsidRPr="2F5F402B" w:rsidDel="00E76AA0">
          <w:rPr>
            <w:lang w:eastAsia="en-IN"/>
          </w:rPr>
          <w:delText>,00,000</w:delText>
        </w:r>
        <w:r w:rsidRPr="2F5F402B" w:rsidDel="6488CC92">
          <w:rPr>
            <w:lang w:eastAsia="en-IN"/>
          </w:rPr>
          <w:delText xml:space="preserve"> </w:delText>
        </w:r>
      </w:del>
    </w:p>
    <w:p w:rsidRPr="00560E67" w:rsidR="00F15C67" w:rsidP="00E424AB" w:rsidRDefault="00F15C67" w14:paraId="269F0CE2" w14:textId="67681D57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sz w:val="12"/>
          <w:szCs w:val="12"/>
          <w:lang w:val="en-IN"/>
        </w:rPr>
      </w:pPr>
      <w:del w:author="Namita Salgiya" w:date="2026-01-16T12:27:00Z" w16du:dateUtc="2026-01-16T06:57:00Z" w:id="202592599">
        <w:r w:rsidRPr="2F5F402B" w:rsidDel="00F15C67">
          <w:rPr>
            <w:highlight w:val="yellow"/>
            <w:lang w:val="en-IN" w:eastAsia="en-IN"/>
          </w:rPr>
          <w:delText xml:space="preserve">Get </w:delText>
        </w:r>
      </w:del>
      <w:r w:rsidRPr="2F5F402B" w:rsidR="00F15C67">
        <w:rPr>
          <w:highlight w:val="yellow"/>
          <w:lang w:val="en-IN" w:eastAsia="en-IN"/>
        </w:rPr>
        <w:t>3% Cashback on Paytm Travel</w:t>
      </w:r>
      <w:r w:rsidRPr="2F5F402B" w:rsidR="31F08441">
        <w:rPr>
          <w:highlight w:val="yellow"/>
          <w:lang w:val="en-IN" w:eastAsia="en-IN"/>
        </w:rPr>
        <w:t xml:space="preserve"> </w:t>
      </w:r>
    </w:p>
    <w:p w:rsidRPr="00DB479D" w:rsidR="00DB479D" w:rsidP="00DB479D" w:rsidRDefault="00DB479D" w14:paraId="2C1AC222" w14:textId="77777777">
      <w:pPr>
        <w:pStyle w:val="ListParagraph"/>
      </w:pPr>
    </w:p>
    <w:p w:rsidRPr="007E6A3E" w:rsidR="00CD511F" w:rsidP="004A5805" w:rsidRDefault="00CD511F" w14:paraId="5970C5BD" w14:textId="6A1DDB02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 w:rsidR="00AD11D6">
        <w:rPr>
          <w:b/>
          <w:bCs/>
          <w:u w:val="single"/>
        </w:rPr>
        <w:t>PRIVILEGES</w:t>
      </w:r>
    </w:p>
    <w:p w:rsidRPr="00F711A7" w:rsidR="00F711A7" w:rsidP="3FC27CC2" w:rsidRDefault="00F711A7" w14:paraId="13471A09" w14:textId="470E90FD">
      <w:pPr>
        <w:rPr>
          <w:rFonts w:ascii="Calibri" w:hAnsi="Calibri" w:eastAsia="Calibri" w:cs="Calibri"/>
          <w:sz w:val="12"/>
          <w:szCs w:val="12"/>
          <w:lang w:val="en-IN"/>
        </w:rPr>
      </w:pPr>
      <w:r w:rsidRPr="2F5F402B" w:rsidR="00F711A7">
        <w:rPr>
          <w:b w:val="1"/>
          <w:bCs w:val="1"/>
          <w:lang w:val="en-IN"/>
        </w:rPr>
        <w:t>Welcome Benefit</w:t>
      </w:r>
    </w:p>
    <w:p w:rsidRPr="00E76AA0" w:rsidR="00E76AA0" w:rsidP="00E424AB" w:rsidRDefault="00E76AA0" w14:paraId="26BD8D38" w14:textId="77777777">
      <w:pPr>
        <w:pStyle w:val="ListParagraph"/>
        <w:numPr>
          <w:ilvl w:val="0"/>
          <w:numId w:val="8"/>
        </w:numPr>
        <w:rPr>
          <w:lang w:val="en-IN" w:eastAsia="en-IN"/>
        </w:rPr>
      </w:pPr>
      <w:r w:rsidRPr="00E76AA0">
        <w:rPr>
          <w:lang w:val="en-IN" w:eastAsia="en-IN"/>
        </w:rPr>
        <w:t>Enjoy complimentary Paytm First Membership</w:t>
      </w:r>
    </w:p>
    <w:p w:rsidRPr="00E76AA0" w:rsidR="00E76AA0" w:rsidP="00E424AB" w:rsidRDefault="00E76AA0" w14:paraId="0C095287" w14:textId="359203FF">
      <w:pPr>
        <w:pStyle w:val="ListParagraph"/>
        <w:numPr>
          <w:ilvl w:val="0"/>
          <w:numId w:val="8"/>
        </w:numPr>
      </w:pPr>
      <w:hyperlink w:tgtFrame="_blank" w:history="1" r:id="rId15">
        <w:r w:rsidRPr="00E76AA0">
          <w:rPr>
            <w:rStyle w:val="Hyperlink"/>
          </w:rPr>
          <w:t>Click here</w:t>
        </w:r>
      </w:hyperlink>
      <w:r>
        <w:t xml:space="preserve"> </w:t>
      </w:r>
      <w:r w:rsidRPr="00E76AA0">
        <w:t>for Paytm First Membership details</w:t>
      </w:r>
    </w:p>
    <w:p w:rsidRPr="00E76AA0" w:rsidR="00E76AA0" w:rsidP="00E424AB" w:rsidRDefault="00E76AA0" w14:paraId="5CAFC33C" w14:textId="3DB0145F">
      <w:pPr>
        <w:pStyle w:val="ListParagraph"/>
        <w:numPr>
          <w:ilvl w:val="0"/>
          <w:numId w:val="8"/>
        </w:numPr>
      </w:pPr>
      <w:hyperlink w:tgtFrame="_blank" w:history="1" r:id="rId16">
        <w:r w:rsidRPr="00E76AA0">
          <w:rPr>
            <w:rStyle w:val="Hyperlink"/>
          </w:rPr>
          <w:t>Click here</w:t>
        </w:r>
      </w:hyperlink>
      <w:r>
        <w:t xml:space="preserve"> </w:t>
      </w:r>
      <w:r w:rsidRPr="00E76AA0">
        <w:t>for T&amp;C </w:t>
      </w:r>
    </w:p>
    <w:p w:rsidRPr="00E76AA0" w:rsidR="00E76AA0" w:rsidP="3FC27CC2" w:rsidRDefault="00E76AA0" w14:paraId="05074290" w14:textId="1B869008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2F5F402B" w:rsidR="00E76AA0">
        <w:rPr>
          <w:b w:val="1"/>
          <w:bCs w:val="1"/>
          <w:lang w:val="en-IN"/>
        </w:rPr>
        <w:t>Cashback</w:t>
      </w:r>
    </w:p>
    <w:p w:rsidRPr="0088605F" w:rsidR="00E76AA0" w:rsidP="00E424AB" w:rsidRDefault="001B367E" w14:paraId="029138A7" w14:textId="31EB40A8">
      <w:pPr>
        <w:pStyle w:val="ListParagraph"/>
        <w:numPr>
          <w:ilvl w:val="0"/>
          <w:numId w:val="9"/>
        </w:numPr>
        <w:rPr>
          <w:highlight w:val="yellow"/>
          <w:lang w:val="en-IN"/>
        </w:rPr>
      </w:pPr>
      <w:commentRangeStart w:id="11"/>
      <w:r w:rsidRPr="0088605F">
        <w:rPr>
          <w:highlight w:val="yellow"/>
          <w:lang w:val="en-IN"/>
        </w:rPr>
        <w:t>3</w:t>
      </w:r>
      <w:r w:rsidRPr="0088605F" w:rsidR="00E76AA0">
        <w:rPr>
          <w:highlight w:val="yellow"/>
          <w:lang w:val="en-IN"/>
        </w:rPr>
        <w:t>% Cashback on Paytm Travel</w:t>
      </w:r>
    </w:p>
    <w:p w:rsidRPr="0088605F" w:rsidR="00E76AA0" w:rsidP="00E424AB" w:rsidRDefault="00E76AA0" w14:paraId="18370F55" w14:textId="77777777">
      <w:pPr>
        <w:pStyle w:val="ListParagraph"/>
        <w:numPr>
          <w:ilvl w:val="0"/>
          <w:numId w:val="9"/>
        </w:numPr>
        <w:rPr>
          <w:highlight w:val="yellow"/>
          <w:lang w:val="en-IN"/>
        </w:rPr>
      </w:pPr>
      <w:r w:rsidRPr="0088605F">
        <w:rPr>
          <w:highlight w:val="yellow"/>
          <w:lang w:val="en-IN"/>
        </w:rPr>
        <w:t>2% Cashback on all other purchases on Paytm App</w:t>
      </w:r>
    </w:p>
    <w:p w:rsidRPr="0088605F" w:rsidR="00E76AA0" w:rsidP="00E424AB" w:rsidRDefault="00E76AA0" w14:paraId="1353EDFA" w14:textId="77777777">
      <w:pPr>
        <w:pStyle w:val="ListParagraph"/>
        <w:numPr>
          <w:ilvl w:val="0"/>
          <w:numId w:val="9"/>
        </w:numPr>
        <w:rPr>
          <w:highlight w:val="yellow"/>
          <w:lang w:val="en-IN"/>
        </w:rPr>
      </w:pPr>
      <w:r w:rsidRPr="0088605F">
        <w:rPr>
          <w:highlight w:val="yellow"/>
          <w:lang w:val="en-IN"/>
        </w:rPr>
        <w:t>1% Cashback on any other spends across millions of offline and online stores</w:t>
      </w:r>
    </w:p>
    <w:p w:rsidRPr="0088605F" w:rsidR="00C23CA0" w:rsidP="00E424AB" w:rsidRDefault="00C23CA0" w14:paraId="2D2640AA" w14:textId="30B181B5">
      <w:pPr>
        <w:pStyle w:val="ListParagraph"/>
        <w:numPr>
          <w:ilvl w:val="0"/>
          <w:numId w:val="9"/>
        </w:numPr>
        <w:rPr>
          <w:highlight w:val="yellow"/>
          <w:lang w:val="en-IN" w:eastAsia="en-IN"/>
        </w:rPr>
      </w:pPr>
      <w:r w:rsidRPr="0088605F">
        <w:rPr>
          <w:highlight w:val="yellow"/>
          <w:lang w:val="en-IN" w:eastAsia="en-IN"/>
        </w:rPr>
        <w:t>1</w:t>
      </w:r>
      <w:r w:rsidRPr="0088605F">
        <w:rPr>
          <w:highlight w:val="yellow"/>
        </w:rPr>
        <w:t xml:space="preserve"> </w:t>
      </w:r>
      <w:r w:rsidRPr="0088605F">
        <w:rPr>
          <w:highlight w:val="yellow"/>
          <w:lang w:val="en-IN" w:eastAsia="en-IN"/>
        </w:rPr>
        <w:t>Reward Point = R</w:t>
      </w:r>
      <w:r w:rsidRPr="0088605F" w:rsidR="001B367E">
        <w:rPr>
          <w:highlight w:val="yellow"/>
          <w:lang w:val="en-IN" w:eastAsia="en-IN"/>
        </w:rPr>
        <w:t>e</w:t>
      </w:r>
      <w:r w:rsidRPr="0088605F">
        <w:rPr>
          <w:highlight w:val="yellow"/>
        </w:rPr>
        <w:t>.</w:t>
      </w:r>
      <w:r w:rsidRPr="0088605F">
        <w:rPr>
          <w:highlight w:val="yellow"/>
          <w:lang w:val="en-IN" w:eastAsia="en-IN"/>
        </w:rPr>
        <w:t xml:space="preserve"> 1</w:t>
      </w:r>
    </w:p>
    <w:p w:rsidRPr="0088605F" w:rsidR="0088605F" w:rsidP="00E424AB" w:rsidRDefault="00C23CA0" w14:paraId="4B73F4DB" w14:textId="73B0D538">
      <w:pPr>
        <w:pStyle w:val="ListParagraph"/>
        <w:numPr>
          <w:ilvl w:val="0"/>
          <w:numId w:val="9"/>
        </w:numPr>
        <w:rPr>
          <w:highlight w:val="yellow"/>
          <w:lang w:val="en-IN" w:eastAsia="en-IN"/>
        </w:rPr>
      </w:pPr>
      <w:r w:rsidRPr="0088605F">
        <w:rPr>
          <w:highlight w:val="yellow"/>
          <w:lang w:val="en-IN" w:eastAsia="en-IN"/>
        </w:rPr>
        <w:t>Cashback not applicable for spends on Wallet Load (Paytm or any other App) and fuel</w:t>
      </w:r>
    </w:p>
    <w:p w:rsidRPr="00B5223F" w:rsidR="0088605F" w:rsidP="00E424AB" w:rsidRDefault="0088605F" w14:paraId="459109F8" w14:textId="282A50EA">
      <w:pPr>
        <w:numPr>
          <w:ilvl w:val="0"/>
          <w:numId w:val="12"/>
        </w:numPr>
        <w:rPr>
          <w:color w:val="EE0000"/>
          <w:highlight w:val="yellow"/>
          <w:lang w:val="en-IN" w:eastAsia="en-IN"/>
        </w:rPr>
      </w:pPr>
      <w:r w:rsidRPr="0088605F">
        <w:rPr>
          <w:color w:val="EE0000"/>
          <w:highlight w:val="yellow"/>
          <w:lang w:val="en-IN" w:eastAsia="en-IN"/>
        </w:rPr>
        <w:t>W.e.f. 1st July ’24, the Cashback that you were earning on spends made with your Paytm SBI Card / Paytm SBI Card SELECT will be replaced with Reward points of equivalent value. 1 Reward Point = Re 1. T&amp;C apply.</w:t>
      </w:r>
      <w:commentRangeEnd w:id="11"/>
      <w:r w:rsidRPr="00B5223F" w:rsidR="00C17224">
        <w:rPr>
          <w:rStyle w:val="CommentReference"/>
          <w:color w:val="EE0000"/>
          <w:sz w:val="22"/>
          <w:szCs w:val="22"/>
          <w:highlight w:val="yellow"/>
          <w:lang w:val="en-IN" w:eastAsia="en-IN"/>
        </w:rPr>
        <w:commentReference w:id="11"/>
      </w:r>
    </w:p>
    <w:p w:rsidRPr="00E76AA0" w:rsidR="00E76AA0" w:rsidP="3FC27CC2" w:rsidRDefault="00E76AA0" w14:paraId="1320A848" w14:textId="00B13ED6">
      <w:pPr>
        <w:rPr>
          <w:rFonts w:ascii="Calibri" w:hAnsi="Calibri" w:eastAsia="Calibri" w:cs="Calibri"/>
          <w:sz w:val="12"/>
          <w:szCs w:val="12"/>
          <w:lang w:val="en-IN"/>
        </w:rPr>
      </w:pPr>
      <w:r w:rsidRPr="2F5F402B" w:rsidR="00E76AA0">
        <w:rPr>
          <w:b w:val="1"/>
          <w:bCs w:val="1"/>
          <w:lang w:val="en-IN"/>
        </w:rPr>
        <w:t>Cyber Fraud Insurance</w:t>
      </w:r>
      <w:r w:rsidRPr="2F5F402B" w:rsidR="733803B2">
        <w:rPr>
          <w:b w:val="1"/>
          <w:bCs w:val="1"/>
          <w:lang w:val="en-IN"/>
        </w:rPr>
        <w:t xml:space="preserve"> </w:t>
      </w:r>
    </w:p>
    <w:p w:rsidRPr="00E76AA0" w:rsidR="00A3750F" w:rsidP="00E424AB" w:rsidRDefault="00A3750F" w14:paraId="7D61DDB6" w14:textId="22D6DDEA">
      <w:pPr>
        <w:pStyle w:val="ListParagraph"/>
        <w:numPr>
          <w:ilvl w:val="0"/>
          <w:numId w:val="10"/>
        </w:numPr>
        <w:rPr>
          <w:lang w:val="en-IN" w:eastAsia="en-IN"/>
        </w:rPr>
      </w:pPr>
      <w:r>
        <w:rPr>
          <w:lang w:val="en-IN" w:eastAsia="en-IN"/>
        </w:rPr>
        <w:t xml:space="preserve">Get </w:t>
      </w:r>
      <w:r w:rsidRPr="00E76AA0">
        <w:rPr>
          <w:lang w:eastAsia="en-IN"/>
        </w:rPr>
        <w:t xml:space="preserve">Cyber Fraud Insurance cover of Rs. </w:t>
      </w:r>
      <w:r w:rsidR="00C116B5">
        <w:rPr>
          <w:lang w:eastAsia="en-IN"/>
        </w:rPr>
        <w:t>1</w:t>
      </w:r>
      <w:r w:rsidRPr="00E76AA0">
        <w:rPr>
          <w:lang w:eastAsia="en-IN"/>
        </w:rPr>
        <w:t>,00,000</w:t>
      </w:r>
    </w:p>
    <w:p w:rsidRPr="0061261C" w:rsidR="00E76AA0" w:rsidP="00E424AB" w:rsidRDefault="00E76AA0" w14:paraId="5B430C9C" w14:textId="30E97FD6">
      <w:pPr>
        <w:pStyle w:val="ListParagraph"/>
        <w:numPr>
          <w:ilvl w:val="0"/>
          <w:numId w:val="10"/>
        </w:numPr>
      </w:pPr>
      <w:hyperlink w:history="1" r:id="rId18">
        <w:r w:rsidRPr="00C116B5">
          <w:rPr>
            <w:rStyle w:val="Hyperlink"/>
          </w:rPr>
          <w:t>Click here</w:t>
        </w:r>
      </w:hyperlink>
      <w:r>
        <w:t xml:space="preserve"> </w:t>
      </w:r>
      <w:r w:rsidRPr="00E76AA0">
        <w:t>for T&amp;C</w:t>
      </w:r>
    </w:p>
    <w:p w:rsidRPr="003465A7" w:rsidR="003465A7" w:rsidP="3FC27CC2" w:rsidRDefault="003465A7" w14:paraId="61BEC3A2" w14:textId="13135D53">
      <w:pPr>
        <w:rPr>
          <w:rFonts w:ascii="Calibri" w:hAnsi="Calibri" w:eastAsia="Calibri" w:cs="Calibri"/>
          <w:sz w:val="12"/>
          <w:szCs w:val="12"/>
          <w:lang w:val="en-IN"/>
        </w:rPr>
      </w:pPr>
      <w:r w:rsidRPr="2F5F402B" w:rsidR="003465A7">
        <w:rPr>
          <w:b w:val="1"/>
          <w:bCs w:val="1"/>
          <w:lang w:val="en-IN"/>
        </w:rPr>
        <w:t>Milestone Benefits</w:t>
      </w:r>
    </w:p>
    <w:p w:rsidRPr="003D5A56" w:rsidR="003D5A56" w:rsidP="00E424AB" w:rsidRDefault="003D5A56" w14:paraId="5D6446E3" w14:textId="25A53F0F">
      <w:pPr>
        <w:pStyle w:val="ListParagraph"/>
        <w:numPr>
          <w:ilvl w:val="0"/>
          <w:numId w:val="11"/>
        </w:numPr>
        <w:rPr>
          <w:lang w:val="en-IN" w:eastAsia="en-IN"/>
        </w:rPr>
      </w:pPr>
      <w:r w:rsidRPr="003D5A56">
        <w:rPr>
          <w:lang w:val="en-IN" w:eastAsia="en-IN"/>
        </w:rPr>
        <w:lastRenderedPageBreak/>
        <w:t xml:space="preserve">Get </w:t>
      </w:r>
      <w:r w:rsidR="00854DAB">
        <w:rPr>
          <w:lang w:val="en-IN" w:eastAsia="en-IN"/>
        </w:rPr>
        <w:t>an e-</w:t>
      </w:r>
      <w:r w:rsidRPr="003D5A56" w:rsidR="006532AF">
        <w:rPr>
          <w:lang w:val="en-IN" w:eastAsia="en-IN"/>
        </w:rPr>
        <w:t xml:space="preserve">Voucher </w:t>
      </w:r>
      <w:r w:rsidRPr="00854DAB" w:rsidR="00854DAB">
        <w:rPr>
          <w:lang w:eastAsia="en-IN"/>
        </w:rPr>
        <w:t>for renewal of Paytm First Membership</w:t>
      </w:r>
      <w:r w:rsidR="00854DAB">
        <w:rPr>
          <w:lang w:eastAsia="en-IN"/>
        </w:rPr>
        <w:t xml:space="preserve"> </w:t>
      </w:r>
      <w:r w:rsidRPr="003D5A56">
        <w:rPr>
          <w:lang w:val="en-IN" w:eastAsia="en-IN"/>
        </w:rPr>
        <w:t xml:space="preserve">on </w:t>
      </w:r>
      <w:r>
        <w:rPr>
          <w:lang w:val="en-IN" w:eastAsia="en-IN"/>
        </w:rPr>
        <w:t xml:space="preserve">annual </w:t>
      </w:r>
      <w:r w:rsidRPr="003D5A56">
        <w:rPr>
          <w:lang w:val="en-IN" w:eastAsia="en-IN"/>
        </w:rPr>
        <w:t xml:space="preserve">retail spends of Rs. </w:t>
      </w:r>
      <w:r w:rsidR="00854DAB">
        <w:rPr>
          <w:lang w:val="en-IN" w:eastAsia="en-IN"/>
        </w:rPr>
        <w:t>1</w:t>
      </w:r>
      <w:r w:rsidRPr="003D5A56">
        <w:rPr>
          <w:lang w:val="en-IN" w:eastAsia="en-IN"/>
        </w:rPr>
        <w:t xml:space="preserve"> L</w:t>
      </w:r>
      <w:r>
        <w:rPr>
          <w:lang w:val="en-IN" w:eastAsia="en-IN"/>
        </w:rPr>
        <w:t>akh</w:t>
      </w:r>
    </w:p>
    <w:p w:rsidRPr="00995FCF" w:rsidR="00995FCF" w:rsidP="3FC27CC2" w:rsidRDefault="00995FCF" w14:paraId="42294482" w14:textId="22CA40E5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F5F402B" w:rsidR="00995FCF">
        <w:rPr>
          <w:b w:val="1"/>
          <w:bCs w:val="1"/>
          <w:lang w:val="en-IN"/>
        </w:rPr>
        <w:t>Fuel Surcharge Waiver</w:t>
      </w:r>
      <w:r w:rsidRPr="2F5F402B" w:rsidR="64DACD3E">
        <w:rPr>
          <w:b w:val="1"/>
          <w:bCs w:val="1"/>
          <w:lang w:val="en-IN"/>
        </w:rPr>
        <w:t xml:space="preserve"> </w:t>
      </w:r>
    </w:p>
    <w:p w:rsidRPr="00F23D00" w:rsidR="003D5A56" w:rsidP="00E424AB" w:rsidRDefault="003D5A56" w14:paraId="0B449255" w14:textId="7EF909EB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="0003616C">
        <w:rPr>
          <w:lang w:val="en-IN"/>
        </w:rPr>
        <w:t>3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995FCF" w:rsidP="00E424AB" w:rsidRDefault="00995FCF" w14:paraId="363EB344" w14:textId="33450D82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03616C">
        <w:rPr>
          <w:lang w:val="en-IN"/>
        </w:rPr>
        <w:t>10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3D5A56" w:rsidR="003D5A56" w:rsidP="2F5F402B" w:rsidRDefault="003D5A56" w14:paraId="10BA9114" w14:textId="2CE26E4D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F5F402B" w:rsidR="003D5A56">
        <w:rPr>
          <w:b w:val="1"/>
          <w:bCs w:val="1"/>
        </w:rPr>
        <w:t>Smart Card Control</w:t>
      </w:r>
      <w:r w:rsidRPr="2F5F402B" w:rsidR="34EC4ADA">
        <w:rPr>
          <w:b w:val="1"/>
          <w:bCs w:val="1"/>
        </w:rPr>
        <w:t xml:space="preserve"> </w:t>
      </w:r>
    </w:p>
    <w:p w:rsidRPr="003D5A56" w:rsidR="003D5A56" w:rsidP="00E424AB" w:rsidRDefault="003D5A56" w14:paraId="6B8517DD" w14:textId="4BD90309">
      <w:pPr>
        <w:pStyle w:val="ListParagraph"/>
        <w:numPr>
          <w:ilvl w:val="0"/>
          <w:numId w:val="5"/>
        </w:numPr>
        <w:rPr>
          <w:lang w:val="en-IN"/>
        </w:rPr>
      </w:pPr>
      <w:r w:rsidRPr="003D5A56">
        <w:rPr>
          <w:lang w:val="en-IN"/>
        </w:rPr>
        <w:t>Manage your Paytm SBI Card with intelligent features on the Paytm App or SBI Card App</w:t>
      </w:r>
    </w:p>
    <w:p w:rsidRPr="003D5A56" w:rsidR="003D5A56" w:rsidP="00E424AB" w:rsidRDefault="003D5A56" w14:paraId="32723A50" w14:textId="1A658A29">
      <w:pPr>
        <w:pStyle w:val="ListParagraph"/>
        <w:numPr>
          <w:ilvl w:val="0"/>
          <w:numId w:val="5"/>
        </w:numPr>
        <w:rPr>
          <w:lang w:val="en-IN"/>
        </w:rPr>
      </w:pPr>
      <w:r w:rsidRPr="003D5A56">
        <w:rPr>
          <w:lang w:val="en-IN"/>
        </w:rPr>
        <w:t>Use features like Spend Analyzer, Smart Spend Control &amp; One Tap Lock / Unlock and Convenient Card Re-issue features on Paytm App</w:t>
      </w:r>
    </w:p>
    <w:p w:rsidRPr="00166BEB" w:rsidR="00166BEB" w:rsidP="00166BEB" w:rsidRDefault="00166BEB" w14:paraId="3B8132F8" w14:textId="2228F475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 w:rsidR="00AD11D6">
        <w:rPr>
          <w:b/>
          <w:bCs/>
          <w:u w:val="single"/>
          <w:lang w:val="en-IN"/>
        </w:rPr>
        <w:t xml:space="preserve"> REWARDS</w:t>
      </w:r>
    </w:p>
    <w:p w:rsidRPr="00E76AA0" w:rsidR="00166BEB" w:rsidP="00166BEB" w:rsidRDefault="00166BEB" w14:paraId="17AD04F8" w14:textId="77777777">
      <w:pPr>
        <w:rPr>
          <w:b/>
          <w:bCs/>
          <w:lang w:val="en-IN"/>
        </w:rPr>
      </w:pPr>
      <w:r w:rsidRPr="00E76AA0">
        <w:rPr>
          <w:b/>
          <w:bCs/>
          <w:lang w:val="en-IN"/>
        </w:rPr>
        <w:t>Cashback</w:t>
      </w:r>
    </w:p>
    <w:p w:rsidRPr="0088605F" w:rsidR="00166BEB" w:rsidP="00E424AB" w:rsidRDefault="00166BEB" w14:paraId="63A463B3" w14:textId="5D7A3A60">
      <w:pPr>
        <w:pStyle w:val="ListParagraph"/>
        <w:numPr>
          <w:ilvl w:val="0"/>
          <w:numId w:val="9"/>
        </w:numPr>
        <w:rPr>
          <w:highlight w:val="yellow"/>
          <w:lang w:val="en-IN"/>
        </w:rPr>
      </w:pPr>
      <w:commentRangeStart w:id="12"/>
      <w:r w:rsidRPr="0088605F">
        <w:rPr>
          <w:highlight w:val="yellow"/>
          <w:lang w:val="en-IN"/>
        </w:rPr>
        <w:t>3% Cashback on Paytm</w:t>
      </w:r>
      <w:ins w:author="Namita Salgiya" w:date="2026-01-16T12:28:00Z" w16du:dateUtc="2026-01-16T06:58:00Z" w:id="13">
        <w:r w:rsidR="00DA1C21">
          <w:rPr>
            <w:highlight w:val="yellow"/>
            <w:lang w:val="en-IN"/>
          </w:rPr>
          <w:t xml:space="preserve"> Mall, Movies and</w:t>
        </w:r>
      </w:ins>
      <w:r w:rsidRPr="0088605F">
        <w:rPr>
          <w:highlight w:val="yellow"/>
          <w:lang w:val="en-IN"/>
        </w:rPr>
        <w:t xml:space="preserve"> Travel</w:t>
      </w:r>
    </w:p>
    <w:p w:rsidRPr="0088605F" w:rsidR="00166BEB" w:rsidP="00E424AB" w:rsidRDefault="00166BEB" w14:paraId="3491C06A" w14:textId="6F4FCBB6">
      <w:pPr>
        <w:pStyle w:val="ListParagraph"/>
        <w:numPr>
          <w:ilvl w:val="0"/>
          <w:numId w:val="9"/>
        </w:numPr>
        <w:rPr>
          <w:highlight w:val="yellow"/>
          <w:lang w:val="en-IN"/>
        </w:rPr>
      </w:pPr>
      <w:r w:rsidRPr="0088605F">
        <w:rPr>
          <w:highlight w:val="yellow"/>
          <w:lang w:val="en-IN"/>
        </w:rPr>
        <w:t xml:space="preserve">2% Cashback </w:t>
      </w:r>
      <w:del w:author="Namita Salgiya" w:date="2026-01-16T12:29:00Z" w16du:dateUtc="2026-01-16T06:59:00Z" w:id="14">
        <w:r w:rsidRPr="0088605F" w:rsidDel="00DA1C21">
          <w:rPr>
            <w:highlight w:val="yellow"/>
            <w:lang w:val="en-IN"/>
          </w:rPr>
          <w:delText xml:space="preserve">on all other purchases </w:delText>
        </w:r>
      </w:del>
      <w:r w:rsidRPr="0088605F">
        <w:rPr>
          <w:highlight w:val="yellow"/>
          <w:lang w:val="en-IN"/>
        </w:rPr>
        <w:t>on Paytm App</w:t>
      </w:r>
      <w:ins w:author="Namita Salgiya" w:date="2026-01-16T12:29:00Z" w16du:dateUtc="2026-01-16T06:59:00Z" w:id="15">
        <w:r w:rsidR="00DA1C21">
          <w:rPr>
            <w:highlight w:val="yellow"/>
            <w:lang w:val="en-IN"/>
          </w:rPr>
          <w:t xml:space="preserve"> spends</w:t>
        </w:r>
      </w:ins>
    </w:p>
    <w:p w:rsidRPr="0088605F" w:rsidR="00166BEB" w:rsidP="00E424AB" w:rsidRDefault="00166BEB" w14:paraId="568F7C0C" w14:textId="20093244">
      <w:pPr>
        <w:pStyle w:val="ListParagraph"/>
        <w:numPr>
          <w:ilvl w:val="0"/>
          <w:numId w:val="9"/>
        </w:numPr>
        <w:rPr>
          <w:highlight w:val="yellow"/>
          <w:lang w:val="en-IN"/>
        </w:rPr>
      </w:pPr>
      <w:r w:rsidRPr="0088605F">
        <w:rPr>
          <w:highlight w:val="yellow"/>
          <w:lang w:val="en-IN"/>
        </w:rPr>
        <w:t xml:space="preserve">1% Cashback on </w:t>
      </w:r>
      <w:ins w:author="Namita Salgiya" w:date="2026-01-16T12:29:00Z" w16du:dateUtc="2026-01-16T06:59:00Z" w:id="16">
        <w:r w:rsidR="00DA1C21">
          <w:rPr>
            <w:highlight w:val="yellow"/>
            <w:lang w:val="en-IN"/>
          </w:rPr>
          <w:t>all other spends</w:t>
        </w:r>
      </w:ins>
      <w:del w:author="Namita Salgiya" w:date="2026-01-16T12:29:00Z" w16du:dateUtc="2026-01-16T06:59:00Z" w:id="17">
        <w:r w:rsidRPr="0088605F" w:rsidDel="00DA1C21">
          <w:rPr>
            <w:highlight w:val="yellow"/>
            <w:lang w:val="en-IN"/>
          </w:rPr>
          <w:delText>any other spends across millions of offline and online stores</w:delText>
        </w:r>
      </w:del>
    </w:p>
    <w:p w:rsidRPr="0088605F" w:rsidR="00166BEB" w:rsidDel="00DA1C21" w:rsidP="00E424AB" w:rsidRDefault="00166BEB" w14:paraId="5996B485" w14:textId="1CBBEB98">
      <w:pPr>
        <w:pStyle w:val="ListParagraph"/>
        <w:numPr>
          <w:ilvl w:val="0"/>
          <w:numId w:val="9"/>
        </w:numPr>
        <w:rPr>
          <w:del w:author="Namita Salgiya" w:date="2026-01-16T12:28:00Z" w16du:dateUtc="2026-01-16T06:58:00Z" w:id="18"/>
          <w:highlight w:val="yellow"/>
          <w:lang w:val="en-IN" w:eastAsia="en-IN"/>
        </w:rPr>
      </w:pPr>
      <w:del w:author="Namita Salgiya" w:date="2026-01-16T12:28:00Z" w16du:dateUtc="2026-01-16T06:58:00Z" w:id="19">
        <w:r w:rsidRPr="0088605F" w:rsidDel="00DA1C21">
          <w:rPr>
            <w:highlight w:val="yellow"/>
            <w:lang w:val="en-IN" w:eastAsia="en-IN"/>
          </w:rPr>
          <w:delText>1</w:delText>
        </w:r>
        <w:r w:rsidRPr="0088605F" w:rsidDel="00DA1C21">
          <w:rPr>
            <w:highlight w:val="yellow"/>
          </w:rPr>
          <w:delText xml:space="preserve"> </w:delText>
        </w:r>
        <w:r w:rsidRPr="0088605F" w:rsidDel="00DA1C21">
          <w:rPr>
            <w:highlight w:val="yellow"/>
            <w:lang w:val="en-IN" w:eastAsia="en-IN"/>
          </w:rPr>
          <w:delText>Reward Point = Re</w:delText>
        </w:r>
        <w:r w:rsidRPr="0088605F" w:rsidDel="00DA1C21">
          <w:rPr>
            <w:highlight w:val="yellow"/>
          </w:rPr>
          <w:delText>.</w:delText>
        </w:r>
        <w:r w:rsidRPr="0088605F" w:rsidDel="00DA1C21">
          <w:rPr>
            <w:highlight w:val="yellow"/>
            <w:lang w:val="en-IN" w:eastAsia="en-IN"/>
          </w:rPr>
          <w:delText xml:space="preserve"> 1</w:delText>
        </w:r>
      </w:del>
    </w:p>
    <w:p w:rsidRPr="0088605F" w:rsidR="00166BEB" w:rsidDel="00DA1C21" w:rsidP="00E424AB" w:rsidRDefault="00166BEB" w14:paraId="05983C32" w14:textId="5DC980F8">
      <w:pPr>
        <w:pStyle w:val="ListParagraph"/>
        <w:numPr>
          <w:ilvl w:val="0"/>
          <w:numId w:val="9"/>
        </w:numPr>
        <w:rPr>
          <w:del w:author="Namita Salgiya" w:date="2026-01-16T12:28:00Z" w16du:dateUtc="2026-01-16T06:58:00Z" w:id="20"/>
          <w:highlight w:val="yellow"/>
          <w:lang w:val="en-IN" w:eastAsia="en-IN"/>
        </w:rPr>
      </w:pPr>
      <w:del w:author="Namita Salgiya" w:date="2026-01-16T12:28:00Z" w16du:dateUtc="2026-01-16T06:58:00Z" w:id="21">
        <w:r w:rsidRPr="0088605F" w:rsidDel="00DA1C21">
          <w:rPr>
            <w:highlight w:val="yellow"/>
            <w:lang w:val="en-IN" w:eastAsia="en-IN"/>
          </w:rPr>
          <w:delText>Cashback not applicable for spends on Wallet Load (Paytm or any other App) and fuel</w:delText>
        </w:r>
      </w:del>
    </w:p>
    <w:p w:rsidRPr="00B5223F" w:rsidR="00166BEB" w:rsidDel="00DA1C21" w:rsidP="00E424AB" w:rsidRDefault="00166BEB" w14:paraId="3C49F087" w14:textId="2CA2E77D">
      <w:pPr>
        <w:numPr>
          <w:ilvl w:val="0"/>
          <w:numId w:val="12"/>
        </w:numPr>
        <w:rPr>
          <w:del w:author="Namita Salgiya" w:date="2026-01-16T12:28:00Z" w16du:dateUtc="2026-01-16T06:58:00Z" w:id="22"/>
          <w:color w:val="EE0000"/>
          <w:highlight w:val="yellow"/>
          <w:lang w:val="en-IN" w:eastAsia="en-IN"/>
        </w:rPr>
      </w:pPr>
      <w:del w:author="Namita Salgiya" w:date="2026-01-16T12:28:00Z" w16du:dateUtc="2026-01-16T06:58:00Z" w:id="23">
        <w:r w:rsidRPr="0088605F" w:rsidDel="00DA1C21">
          <w:rPr>
            <w:color w:val="EE0000"/>
            <w:highlight w:val="yellow"/>
            <w:lang w:val="en-IN" w:eastAsia="en-IN"/>
          </w:rPr>
          <w:delText>W.e.f. 1st July ’24, the Cashback that you were earning on spends made with your Paytm SBI Card / Paytm SBI Card SELECT will be replaced with Reward points of equivalent value. 1 Reward Point = Re 1. T&amp;C apply.</w:delText>
        </w:r>
        <w:commentRangeEnd w:id="12"/>
        <w:r w:rsidRPr="00B5223F" w:rsidDel="00DA1C21" w:rsidR="00DA1C21">
          <w:rPr>
            <w:rStyle w:val="CommentReference"/>
            <w:color w:val="EE0000"/>
            <w:sz w:val="22"/>
            <w:szCs w:val="22"/>
            <w:highlight w:val="yellow"/>
            <w:lang w:val="en-IN" w:eastAsia="en-IN"/>
          </w:rPr>
          <w:commentReference w:id="12"/>
        </w:r>
      </w:del>
    </w:p>
    <w:p w:rsidRPr="003465A7" w:rsidR="00166BEB" w:rsidP="00166BEB" w:rsidRDefault="00166BEB" w14:paraId="63D760BB" w14:textId="77777777">
      <w:pPr>
        <w:rPr>
          <w:b/>
          <w:bCs/>
          <w:lang w:val="en-IN"/>
        </w:rPr>
      </w:pPr>
      <w:r w:rsidRPr="003465A7">
        <w:rPr>
          <w:b/>
          <w:bCs/>
          <w:lang w:val="en-IN"/>
        </w:rPr>
        <w:t>Milestone Benefits</w:t>
      </w:r>
    </w:p>
    <w:p w:rsidRPr="00166BEB" w:rsidR="00166BEB" w:rsidP="00E424AB" w:rsidRDefault="00166BEB" w14:paraId="43E9FC1E" w14:textId="7FEB9033">
      <w:pPr>
        <w:pStyle w:val="ListParagraph"/>
        <w:numPr>
          <w:ilvl w:val="0"/>
          <w:numId w:val="11"/>
        </w:numPr>
        <w:rPr>
          <w:lang w:val="en-IN" w:eastAsia="en-IN"/>
        </w:rPr>
      </w:pPr>
      <w:del w:author="Namita Salgiya" w:date="2026-01-16T12:29:00Z" w16du:dateUtc="2026-01-16T06:59:00Z" w:id="24">
        <w:r w:rsidRPr="003D5A56" w:rsidDel="00DA1C21">
          <w:rPr>
            <w:lang w:val="en-IN" w:eastAsia="en-IN"/>
          </w:rPr>
          <w:delText xml:space="preserve">Get </w:delText>
        </w:r>
        <w:r w:rsidDel="00DA1C21">
          <w:rPr>
            <w:lang w:val="en-IN" w:eastAsia="en-IN"/>
          </w:rPr>
          <w:delText>an e-</w:delText>
        </w:r>
        <w:r w:rsidRPr="003D5A56" w:rsidDel="00DA1C21">
          <w:rPr>
            <w:lang w:val="en-IN" w:eastAsia="en-IN"/>
          </w:rPr>
          <w:delText xml:space="preserve">voucher </w:delText>
        </w:r>
        <w:r w:rsidRPr="00854DAB" w:rsidDel="00DA1C21">
          <w:rPr>
            <w:lang w:eastAsia="en-IN"/>
          </w:rPr>
          <w:delText xml:space="preserve">for renewal of </w:delText>
        </w:r>
      </w:del>
      <w:r w:rsidRPr="00854DAB">
        <w:rPr>
          <w:lang w:eastAsia="en-IN"/>
        </w:rPr>
        <w:t>Paytm First Membership</w:t>
      </w:r>
      <w:r>
        <w:rPr>
          <w:lang w:eastAsia="en-IN"/>
        </w:rPr>
        <w:t xml:space="preserve"> </w:t>
      </w:r>
      <w:ins w:author="Namita Salgiya" w:date="2026-01-16T12:29:00Z" w16du:dateUtc="2026-01-16T06:59:00Z" w:id="25">
        <w:r w:rsidR="00DA1C21">
          <w:rPr>
            <w:lang w:eastAsia="en-IN"/>
          </w:rPr>
          <w:t xml:space="preserve">voucher </w:t>
        </w:r>
      </w:ins>
      <w:r w:rsidRPr="003D5A56">
        <w:rPr>
          <w:lang w:val="en-IN" w:eastAsia="en-IN"/>
        </w:rPr>
        <w:t xml:space="preserve">on </w:t>
      </w:r>
      <w:r>
        <w:rPr>
          <w:lang w:val="en-IN" w:eastAsia="en-IN"/>
        </w:rPr>
        <w:t xml:space="preserve">annual </w:t>
      </w:r>
      <w:del w:author="Namita Salgiya" w:date="2026-01-16T12:29:00Z" w16du:dateUtc="2026-01-16T06:59:00Z" w:id="26">
        <w:r w:rsidRPr="003D5A56" w:rsidDel="00DA1C21">
          <w:rPr>
            <w:lang w:val="en-IN" w:eastAsia="en-IN"/>
          </w:rPr>
          <w:delText xml:space="preserve">retail </w:delText>
        </w:r>
      </w:del>
      <w:r w:rsidRPr="003D5A56">
        <w:rPr>
          <w:lang w:val="en-IN" w:eastAsia="en-IN"/>
        </w:rPr>
        <w:t xml:space="preserve">spends of Rs. </w:t>
      </w:r>
      <w:r>
        <w:rPr>
          <w:lang w:val="en-IN" w:eastAsia="en-IN"/>
        </w:rPr>
        <w:t>1</w:t>
      </w:r>
      <w:r w:rsidRPr="003D5A56">
        <w:rPr>
          <w:lang w:val="en-IN" w:eastAsia="en-IN"/>
        </w:rPr>
        <w:t xml:space="preserve"> </w:t>
      </w:r>
      <w:r w:rsidRPr="003D5A56" w:rsidR="006532AF">
        <w:rPr>
          <w:lang w:val="en-IN" w:eastAsia="en-IN"/>
        </w:rPr>
        <w:t>l</w:t>
      </w:r>
      <w:r w:rsidR="006532AF">
        <w:rPr>
          <w:lang w:val="en-IN" w:eastAsia="en-IN"/>
        </w:rPr>
        <w:t>akh</w:t>
      </w:r>
    </w:p>
    <w:p w:rsidRPr="002D38D6" w:rsidR="002D38D6" w:rsidP="00A80E72" w:rsidRDefault="00E56665" w14:paraId="5605250A" w14:textId="005B0DB1">
      <w:pPr>
        <w:jc w:val="center"/>
        <w:rPr>
          <w:b/>
          <w:bCs/>
          <w:u w:val="single"/>
          <w:lang w:val="en-IN"/>
        </w:rPr>
      </w:pPr>
      <w:hyperlink w:history="1" r:id="rId22">
        <w:r w:rsidRPr="002D38D6">
          <w:rPr>
            <w:rStyle w:val="Hyperlink"/>
            <w:b/>
            <w:bCs/>
            <w:lang w:val="en-IN"/>
          </w:rPr>
          <w:br/>
        </w:r>
      </w:hyperlink>
      <w:r w:rsidRPr="00130F13" w:rsidR="00130F13">
        <w:rPr>
          <w:b/>
          <w:bCs/>
          <w:i/>
          <w:iCs/>
          <w:u w:val="single"/>
          <w:lang w:val="en-IN"/>
        </w:rPr>
        <w:t>Credit Card</w:t>
      </w:r>
      <w:r w:rsidRPr="00130F13" w:rsidR="00130F13">
        <w:rPr>
          <w:b/>
          <w:bCs/>
          <w:u w:val="single"/>
          <w:lang w:val="en-IN"/>
        </w:rPr>
        <w:t xml:space="preserve"> </w:t>
      </w:r>
      <w:r w:rsidRPr="002D38D6" w:rsidR="00130F13">
        <w:rPr>
          <w:b/>
          <w:bCs/>
          <w:u w:val="single"/>
          <w:lang w:val="en-IN"/>
        </w:rPr>
        <w:t>FEE &amp; CHARGES</w:t>
      </w:r>
    </w:p>
    <w:p w:rsidRPr="002D38D6" w:rsidR="002D38D6" w:rsidP="00E424AB" w:rsidRDefault="003D5A56" w14:paraId="07E865B8" w14:textId="0841765B">
      <w:pPr>
        <w:pStyle w:val="ListParagraph"/>
        <w:numPr>
          <w:ilvl w:val="0"/>
          <w:numId w:val="2"/>
        </w:numPr>
      </w:pPr>
      <w:r>
        <w:t>Joining</w:t>
      </w:r>
      <w:r w:rsidRPr="002D38D6" w:rsidR="002D38D6">
        <w:t xml:space="preserve"> Fee (one-time): Rs.</w:t>
      </w:r>
      <w:r w:rsidR="002D38D6">
        <w:t xml:space="preserve"> </w:t>
      </w:r>
      <w:r w:rsidR="00A80E72">
        <w:t>4</w:t>
      </w:r>
      <w:r w:rsidRPr="002D38D6" w:rsidR="002D38D6">
        <w:t>99 + taxes </w:t>
      </w:r>
    </w:p>
    <w:p w:rsidRPr="002D38D6" w:rsidR="002D38D6" w:rsidP="00E424AB" w:rsidRDefault="002D38D6" w14:paraId="3CCA290E" w14:textId="77F3B7F1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A80E72">
        <w:t>4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E424AB" w:rsidRDefault="003D5A56" w14:paraId="7060F76E" w14:textId="36A0F5F1">
      <w:pPr>
        <w:pStyle w:val="ListParagraph"/>
        <w:numPr>
          <w:ilvl w:val="0"/>
          <w:numId w:val="3"/>
        </w:numPr>
        <w:rPr>
          <w:lang w:val="en-IN"/>
        </w:rPr>
      </w:pPr>
      <w:r>
        <w:t>Joining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4</w:t>
      </w:r>
      <w:r w:rsidRPr="002D38D6" w:rsidR="00A80E72">
        <w:t>99 + taxes</w:t>
      </w:r>
    </w:p>
    <w:p w:rsidR="00A579B5" w:rsidP="00E424AB" w:rsidRDefault="00A579B5" w14:paraId="5301376D" w14:textId="436C7609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4</w:t>
      </w:r>
      <w:r w:rsidRPr="002D38D6" w:rsidR="00A80E72">
        <w:t>99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579B5" w:rsidP="00E424AB" w:rsidRDefault="00A579B5" w14:paraId="099A0E29" w14:textId="7E843838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6T12:30:00Z" w16du:dateUtc="2026-01-16T07:00:00Z" w:id="27">
        <w:r w:rsidR="00DA1C21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E424AB" w:rsidR="009164D7" w:rsidP="00E424AB" w:rsidRDefault="009164D7" w14:paraId="00955866" w14:textId="7A171D6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3">
        <w:r w:rsidRPr="009164D7">
          <w:rPr>
            <w:rStyle w:val="Hyperlink"/>
            <w:lang w:val="en-IN"/>
          </w:rPr>
          <w:t>Most Important Terms &amp; Conditions</w:t>
        </w:r>
      </w:hyperlink>
    </w:p>
    <w:p w:rsidR="00E424AB" w:rsidP="00E424AB" w:rsidRDefault="00E424AB" w14:paraId="42AE4905" w14:textId="77777777">
      <w:pPr>
        <w:rPr>
          <w:ins w:author="Namita Salgiya" w:date="2026-01-16T12:30:00Z" w16du:dateUtc="2026-01-16T07:00:00Z" w:id="28"/>
          <w:rStyle w:val="Hyperlink"/>
          <w:b/>
          <w:bCs/>
          <w:lang w:val="en-IN"/>
        </w:rPr>
      </w:pPr>
      <w:r w:rsidRPr="00E424AB">
        <w:rPr>
          <w:rStyle w:val="Hyperlink"/>
          <w:b/>
          <w:bCs/>
          <w:lang w:val="en-IN"/>
        </w:rPr>
        <w:t>FAQ</w:t>
      </w:r>
    </w:p>
    <w:p w:rsidRPr="00BC38CC" w:rsidR="00DA1C21" w:rsidP="00DA1C21" w:rsidRDefault="00DA1C21" w14:paraId="0F84BCF5" w14:textId="77777777">
      <w:pPr>
        <w:rPr>
          <w:ins w:author="Namita Salgiya" w:date="2026-01-16T12:30:00Z" w16du:dateUtc="2026-01-16T07:00:00Z" w:id="29"/>
          <w:b/>
          <w:bCs/>
          <w:lang w:val="en-IN"/>
        </w:rPr>
      </w:pPr>
      <w:bookmarkStart w:name="_Hlk219368909" w:id="30"/>
      <w:ins w:author="Namita Salgiya" w:date="2026-01-16T12:30:00Z" w16du:dateUtc="2026-01-16T07:00:00Z" w:id="31">
        <w:r w:rsidRPr="00BC38CC">
          <w:rPr>
            <w:b/>
            <w:bCs/>
            <w:lang w:val="en-IN"/>
          </w:rPr>
          <w:lastRenderedPageBreak/>
          <w:t xml:space="preserve">What is </w:t>
        </w:r>
        <w:r>
          <w:rPr>
            <w:b/>
            <w:bCs/>
            <w:lang w:val="en-IN"/>
          </w:rPr>
          <w:t>Joining</w:t>
        </w:r>
        <w:r w:rsidRPr="00BC38CC">
          <w:rPr>
            <w:b/>
            <w:bCs/>
            <w:lang w:val="en-IN"/>
          </w:rPr>
          <w:t xml:space="preserve"> Fee and Renewal Fee of the card?</w:t>
        </w:r>
      </w:ins>
    </w:p>
    <w:p w:rsidRPr="00BC38CC" w:rsidR="00DA1C21" w:rsidP="00DA1C21" w:rsidRDefault="00DA1C21" w14:paraId="7251BB46" w14:textId="4DC5D1D0">
      <w:pPr>
        <w:rPr>
          <w:ins w:author="Namita Salgiya" w:date="2026-01-16T12:30:00Z" w16du:dateUtc="2026-01-16T07:00:00Z" w:id="32"/>
          <w:lang w:val="en-IN"/>
        </w:rPr>
      </w:pPr>
      <w:ins w:author="Namita Salgiya" w:date="2026-01-16T12:30:00Z" w16du:dateUtc="2026-01-16T07:00:00Z" w:id="33">
        <w:r w:rsidRPr="006726AB">
          <w:rPr>
            <w:lang w:val="en-IN"/>
          </w:rPr>
          <w:t xml:space="preserve">The </w:t>
        </w:r>
        <w:r w:rsidRPr="00AC1ED4">
          <w:rPr>
            <w:lang w:val="en-IN"/>
          </w:rPr>
          <w:t>Joining</w:t>
        </w:r>
        <w:r w:rsidRPr="006726AB">
          <w:rPr>
            <w:lang w:val="en-IN"/>
          </w:rPr>
          <w:t xml:space="preserve"> Fee of the card is Rs. 499 + taxes. The Renewal Fee is Rs. 499 + taxes from second year onwards. </w:t>
        </w:r>
      </w:ins>
    </w:p>
    <w:p w:rsidRPr="00BC38CC" w:rsidR="00DA1C21" w:rsidP="00DA1C21" w:rsidRDefault="00DA1C21" w14:paraId="448A5614" w14:textId="77777777">
      <w:pPr>
        <w:rPr>
          <w:ins w:author="Namita Salgiya" w:date="2026-01-16T12:30:00Z" w16du:dateUtc="2026-01-16T07:00:00Z" w:id="34"/>
          <w:b/>
          <w:bCs/>
          <w:lang w:val="en-IN"/>
        </w:rPr>
      </w:pPr>
      <w:ins w:author="Namita Salgiya" w:date="2026-01-16T12:30:00Z" w16du:dateUtc="2026-01-16T07:00:00Z" w:id="35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DA1C21" w:rsidP="00DA1C21" w:rsidRDefault="00DA1C21" w14:paraId="0A151B9B" w14:textId="7CC1A968">
      <w:pPr>
        <w:rPr>
          <w:ins w:author="Namita Salgiya" w:date="2026-01-16T12:30:00Z" w16du:dateUtc="2026-01-16T07:00:00Z" w:id="36"/>
          <w:lang w:val="en-IN" w:eastAsia="en-IN"/>
        </w:rPr>
      </w:pPr>
      <w:ins w:author="Namita Salgiya" w:date="2026-01-16T12:30:00Z" w16du:dateUtc="2026-01-16T07:00:00Z" w:id="37">
        <w:r w:rsidRPr="00405CBB">
          <w:rPr>
            <w:lang w:val="en-IN"/>
          </w:rPr>
          <w:t xml:space="preserve">Yes, you can use your Paytm </w:t>
        </w:r>
        <w:r w:rsidRPr="00AC1ED4">
          <w:rPr>
            <w:lang w:val="en-IN"/>
          </w:rPr>
          <w:t>SBI Card</w:t>
        </w:r>
        <w:r w:rsidRPr="00405CBB">
          <w:rPr>
            <w:lang w:val="en-IN"/>
          </w:rPr>
          <w:t xml:space="preserve"> in over 24 million outlets across the globe, including 3,25,000 outlets in India. </w:t>
        </w:r>
        <w:r>
          <w:rPr>
            <w:lang w:val="en-IN" w:eastAsia="en-IN"/>
          </w:rPr>
          <w:t xml:space="preserve">You can </w:t>
        </w:r>
        <w:r w:rsidRPr="00405CBB">
          <w:rPr>
            <w:lang w:val="en-IN" w:eastAsia="en-IN"/>
          </w:rPr>
          <w:t xml:space="preserve">make payments at any outlet that accepts </w:t>
        </w:r>
        <w:r>
          <w:rPr>
            <w:lang w:eastAsia="en-IN"/>
          </w:rPr>
          <w:t>Visa.</w:t>
        </w:r>
        <w:r>
          <w:rPr>
            <w:lang w:val="en-IN" w:eastAsia="en-IN"/>
          </w:rPr>
          <w:t xml:space="preserve"> </w:t>
        </w:r>
      </w:ins>
    </w:p>
    <w:p w:rsidRPr="00BC38CC" w:rsidR="00DA1C21" w:rsidP="00DA1C21" w:rsidRDefault="00DA1C21" w14:paraId="66D0B0B8" w14:textId="77777777">
      <w:pPr>
        <w:rPr>
          <w:ins w:author="Namita Salgiya" w:date="2026-01-16T12:30:00Z" w16du:dateUtc="2026-01-16T07:00:00Z" w:id="38"/>
          <w:b/>
          <w:bCs/>
          <w:lang w:val="en-IN"/>
        </w:rPr>
      </w:pPr>
      <w:ins w:author="Namita Salgiya" w:date="2026-01-16T12:30:00Z" w16du:dateUtc="2026-01-16T07:00:00Z" w:id="39">
        <w:r w:rsidRPr="00BC38CC">
          <w:rPr>
            <w:b/>
            <w:bCs/>
            <w:lang w:val="en-IN"/>
          </w:rPr>
          <w:t>How can I apply for the card?</w:t>
        </w:r>
      </w:ins>
    </w:p>
    <w:p w:rsidRPr="00AC1ED4" w:rsidR="00DA1C21" w:rsidP="00DA1C21" w:rsidRDefault="00DA1C21" w14:paraId="6F187183" w14:textId="77777777">
      <w:pPr>
        <w:rPr>
          <w:ins w:author="Namita Salgiya" w:date="2026-01-16T12:30:00Z" w16du:dateUtc="2026-01-16T07:00:00Z" w:id="40"/>
          <w:rStyle w:val="Hyperlink"/>
          <w:color w:val="auto"/>
          <w:u w:val="none"/>
          <w:lang w:val="en-IN"/>
        </w:rPr>
      </w:pPr>
      <w:ins w:author="Namita Salgiya" w:date="2026-01-16T12:30:00Z" w16du:dateUtc="2026-01-16T07:00:00Z" w:id="41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30"/>
      </w:ins>
    </w:p>
    <w:p w:rsidRPr="00E424AB" w:rsidR="00DA1C21" w:rsidP="00E424AB" w:rsidRDefault="00DA1C21" w14:paraId="0732D906" w14:textId="77777777">
      <w:pPr>
        <w:rPr>
          <w:rStyle w:val="Hyperlink"/>
          <w:b/>
          <w:bCs/>
          <w:u w:val="none"/>
        </w:rPr>
      </w:pPr>
    </w:p>
    <w:p w:rsidRPr="00E424AB" w:rsidR="00E424AB" w:rsidDel="00DA1C21" w:rsidP="00E424AB" w:rsidRDefault="00E424AB" w14:paraId="059CB5F8" w14:textId="58F460E4">
      <w:pPr>
        <w:pStyle w:val="ListParagraph"/>
        <w:numPr>
          <w:ilvl w:val="0"/>
          <w:numId w:val="4"/>
        </w:numPr>
        <w:rPr>
          <w:del w:author="Namita Salgiya" w:date="2026-01-16T12:30:00Z" w16du:dateUtc="2026-01-16T07:00:00Z" w:id="42"/>
        </w:rPr>
      </w:pPr>
      <w:del w:author="Namita Salgiya" w:date="2026-01-16T12:30:00Z" w16du:dateUtc="2026-01-16T07:00:00Z" w:id="43">
        <w:r w:rsidDel="00DA1C21">
          <w:rPr>
            <w:lang w:val="en-IN"/>
          </w:rPr>
          <w:delText>https://www.sbicard.com/en/faq.page</w:delText>
        </w:r>
      </w:del>
    </w:p>
    <w:p w:rsidR="009164D7" w:rsidP="004A5805" w:rsidRDefault="009164D7" w14:paraId="7415B9E1" w14:textId="2C711C4F">
      <w:pPr>
        <w:jc w:val="center"/>
        <w:rPr>
          <w:b/>
          <w:bCs/>
          <w:u w:val="single"/>
          <w:lang w:val="en-IN"/>
        </w:rPr>
      </w:pPr>
      <w:r w:rsidRPr="005B4827">
        <w:rPr>
          <w:b/>
          <w:bCs/>
          <w:i/>
          <w:iCs/>
          <w:u w:val="single"/>
          <w:lang w:val="en-IN"/>
        </w:rPr>
        <w:t xml:space="preserve">Other </w:t>
      </w:r>
      <w:r w:rsidRPr="0041023F" w:rsidR="005B4827">
        <w:rPr>
          <w:b/>
          <w:bCs/>
          <w:u w:val="single"/>
          <w:lang w:val="en-IN"/>
        </w:rPr>
        <w:t>FEATURES</w:t>
      </w:r>
    </w:p>
    <w:p w:rsidRPr="009164D7" w:rsidR="00C23CA0" w:rsidP="00C23CA0" w:rsidRDefault="00C23CA0" w14:paraId="2C69EE92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C23CA0" w:rsidP="00E424AB" w:rsidRDefault="00C23CA0" w14:paraId="76F2106E" w14:textId="77777777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in 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F318DC" w:rsidR="00C23CA0" w:rsidP="00E424AB" w:rsidRDefault="00C23CA0" w14:paraId="3F6D5169" w14:textId="65F377BC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F318DC">
        <w:rPr>
          <w:lang w:val="en-IN" w:eastAsia="en-IN"/>
        </w:rPr>
        <w:t xml:space="preserve">Use your card to make payments at any outlet that accepts </w:t>
      </w:r>
      <w:r w:rsidR="009E56DF">
        <w:rPr>
          <w:lang w:eastAsia="en-IN"/>
        </w:rPr>
        <w:t>Visa</w:t>
      </w:r>
    </w:p>
    <w:p w:rsidRPr="004A5805" w:rsidR="004A5805" w:rsidP="004A5805" w:rsidRDefault="004A5805" w14:paraId="7435F394" w14:textId="4B534C53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ins w:author="Upadhyay , Shubham (SBICard)" w:date="2026-01-16T15:11:00Z" w16du:dateUtc="2026-01-16T09:41:00Z" w:id="44">
        <w:r w:rsidR="006532AF">
          <w:rPr>
            <w:b/>
            <w:bCs/>
            <w:lang w:val="en-IN"/>
          </w:rPr>
          <w:t xml:space="preserve"> EMI</w:t>
        </w:r>
      </w:ins>
    </w:p>
    <w:p w:rsidRPr="004A5805" w:rsidR="004A5805" w:rsidP="00E424AB" w:rsidRDefault="004A5805" w14:paraId="037EB0CB" w14:textId="5D622C22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4A5805" w:rsidP="00E424AB" w:rsidRDefault="004A5805" w14:paraId="4D90663A" w14:textId="05FD318A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="0055656D" w:rsidP="00E424AB" w:rsidRDefault="0055656D" w14:paraId="3F15344A" w14:textId="6BF29747">
      <w:pPr>
        <w:pStyle w:val="ListParagraph"/>
        <w:numPr>
          <w:ilvl w:val="0"/>
          <w:numId w:val="6"/>
        </w:numPr>
        <w:rPr>
          <w:ins w:author="Namita Salgiya" w:date="2026-01-16T12:30:00Z" w16du:dateUtc="2026-01-16T07:00:00Z" w:id="45"/>
        </w:rPr>
      </w:pPr>
      <w:hyperlink w:tgtFrame="_blank" w:history="1" r:id="rId24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DA1C21" w:rsidP="00DA1C21" w:rsidRDefault="00DA1C21" w14:paraId="4A05D42A" w14:textId="77777777">
      <w:pPr>
        <w:rPr>
          <w:ins w:author="Namita Salgiya" w:date="2026-01-16T12:31:00Z" w16du:dateUtc="2026-01-16T07:01:00Z" w:id="46"/>
          <w:b/>
          <w:bCs/>
          <w:lang w:val="en-IN"/>
        </w:rPr>
      </w:pPr>
      <w:bookmarkStart w:name="_Hlk219363897" w:id="47"/>
      <w:ins w:author="Namita Salgiya" w:date="2026-01-16T12:31:00Z" w16du:dateUtc="2026-01-16T07:01:00Z" w:id="48">
        <w:r w:rsidRPr="00F534F3">
          <w:rPr>
            <w:b/>
            <w:bCs/>
            <w:lang w:val="en-IN"/>
          </w:rPr>
          <w:t>Add-on Cards</w:t>
        </w:r>
      </w:ins>
    </w:p>
    <w:p w:rsidRPr="00AC1ED4" w:rsidR="00DA1C21" w:rsidP="00DA1C21" w:rsidRDefault="00DA1C21" w14:paraId="5CA93D7A" w14:textId="77777777">
      <w:pPr>
        <w:pStyle w:val="ListParagraph"/>
        <w:numPr>
          <w:ilvl w:val="0"/>
          <w:numId w:val="13"/>
        </w:numPr>
        <w:rPr>
          <w:ins w:author="Namita Salgiya" w:date="2026-01-16T12:31:00Z" w16du:dateUtc="2026-01-16T07:01:00Z" w:id="49"/>
        </w:rPr>
      </w:pPr>
      <w:ins w:author="Namita Salgiya" w:date="2026-01-16T12:31:00Z" w16du:dateUtc="2026-01-16T07:01:00Z" w:id="50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DA1C21" w:rsidP="00DA1C21" w:rsidRDefault="00DA1C21" w14:paraId="63A85293" w14:textId="77777777">
      <w:pPr>
        <w:rPr>
          <w:ins w:author="Namita Salgiya" w:date="2026-01-16T12:31:00Z" w16du:dateUtc="2026-01-16T07:01:00Z" w:id="51"/>
          <w:b/>
          <w:bCs/>
        </w:rPr>
      </w:pPr>
      <w:ins w:author="Namita Salgiya" w:date="2026-01-16T12:31:00Z" w16du:dateUtc="2026-01-16T07:01:00Z" w:id="52">
        <w:r w:rsidRPr="00AC1ED4">
          <w:rPr>
            <w:b/>
            <w:bCs/>
          </w:rPr>
          <w:t>Easy Bill Pay Facility</w:t>
        </w:r>
      </w:ins>
    </w:p>
    <w:p w:rsidRPr="00AC1ED4" w:rsidR="00DA1C21" w:rsidP="00DA1C21" w:rsidRDefault="00DA1C21" w14:paraId="4B74C8C3" w14:textId="77777777">
      <w:pPr>
        <w:pStyle w:val="ListParagraph"/>
        <w:numPr>
          <w:ilvl w:val="0"/>
          <w:numId w:val="13"/>
        </w:numPr>
        <w:rPr>
          <w:ins w:author="Namita Salgiya" w:date="2026-01-16T12:31:00Z" w16du:dateUtc="2026-01-16T07:01:00Z" w:id="53"/>
        </w:rPr>
      </w:pPr>
      <w:ins w:author="Namita Salgiya" w:date="2026-01-16T12:31:00Z" w16du:dateUtc="2026-01-16T07:01:00Z" w:id="54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DA1C21" w:rsidP="00DA1C21" w:rsidRDefault="00DA1C21" w14:paraId="5A46C83D" w14:textId="77777777">
      <w:pPr>
        <w:rPr>
          <w:ins w:author="Namita Salgiya" w:date="2026-01-16T12:31:00Z" w16du:dateUtc="2026-01-16T07:01:00Z" w:id="55"/>
          <w:b/>
          <w:bCs/>
        </w:rPr>
      </w:pPr>
      <w:ins w:author="Namita Salgiya" w:date="2026-01-16T12:31:00Z" w16du:dateUtc="2026-01-16T07:01:00Z" w:id="56">
        <w:r w:rsidRPr="005E66AE">
          <w:rPr>
            <w:b/>
            <w:bCs/>
          </w:rPr>
          <w:t>Balance Transfer on EMI</w:t>
        </w:r>
      </w:ins>
    </w:p>
    <w:p w:rsidRPr="005E66AE" w:rsidR="00DA1C21" w:rsidP="00DA1C21" w:rsidRDefault="00DA1C21" w14:paraId="687CBF79" w14:textId="77777777">
      <w:pPr>
        <w:pStyle w:val="ListParagraph"/>
        <w:numPr>
          <w:ilvl w:val="0"/>
          <w:numId w:val="6"/>
        </w:numPr>
        <w:rPr>
          <w:ins w:author="Namita Salgiya" w:date="2026-01-16T12:31:00Z" w16du:dateUtc="2026-01-16T07:01:00Z" w:id="57"/>
        </w:rPr>
      </w:pPr>
      <w:ins w:author="Namita Salgiya" w:date="2026-01-16T12:31:00Z" w16du:dateUtc="2026-01-16T07:01:00Z" w:id="58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DA1C21" w:rsidP="00DA1C21" w:rsidRDefault="00DA1C21" w14:paraId="14CA73B4" w14:textId="6F3E4867">
      <w:pPr>
        <w:pStyle w:val="ListParagraph"/>
        <w:numPr>
          <w:ilvl w:val="0"/>
          <w:numId w:val="6"/>
        </w:numPr>
        <w:rPr>
          <w:ins w:author="Namita Salgiya" w:date="2026-01-16T12:31:00Z" w16du:dateUtc="2026-01-16T07:01:00Z" w:id="59"/>
        </w:rPr>
      </w:pPr>
      <w:ins w:author="Namita Salgiya" w:date="2026-01-16T12:31:00Z" w16du:dateUtc="2026-01-16T07:01:00Z" w:id="60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405CBB">
          <w:rPr>
            <w:lang w:val="en-IN"/>
          </w:rPr>
          <w:t xml:space="preserve">Paytm </w:t>
        </w:r>
        <w:r w:rsidRPr="00AC1ED4">
          <w:rPr>
            <w:lang w:val="en-IN"/>
          </w:rPr>
          <w:t>SBI Card</w:t>
        </w:r>
        <w:r w:rsidRPr="00405CBB">
          <w:rPr>
            <w:lang w:val="en-IN"/>
          </w:rPr>
          <w:t xml:space="preserve">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DA1C21" w:rsidP="00DA1C21" w:rsidRDefault="00DA1C21" w14:paraId="35C585B3" w14:textId="77777777">
      <w:pPr>
        <w:pStyle w:val="ListParagraph"/>
        <w:numPr>
          <w:ilvl w:val="0"/>
          <w:numId w:val="6"/>
        </w:numPr>
        <w:rPr>
          <w:ins w:author="Namita Salgiya" w:date="2026-01-16T12:31:00Z" w16du:dateUtc="2026-01-16T07:01:00Z" w:id="61"/>
        </w:rPr>
      </w:pPr>
      <w:ins w:author="Namita Salgiya" w:date="2026-01-16T12:31:00Z" w16du:dateUtc="2026-01-16T07:01:00Z" w:id="62">
        <w:r w:rsidRPr="00247784">
          <w:t>Login to your account to avail this facility.</w:t>
        </w:r>
      </w:ins>
    </w:p>
    <w:bookmarkEnd w:id="47"/>
    <w:p w:rsidRPr="00CA2AD8" w:rsidR="00DA1C21" w:rsidP="2F5F402B" w:rsidRDefault="00DA1C21" w14:paraId="373B56D2" w14:textId="77777777">
      <w:pPr>
        <w:pPrChange w:author="Namita Salgiya" w:date="2026-01-16T12:30:00Z" w16du:dateUtc="2026-01-16T07:00:00Z" w:id="63">
          <w:pPr>
            <w:pStyle w:val="ListParagraph"/>
            <w:numPr>
              <w:numId w:val="6"/>
            </w:numPr>
            <w:ind w:hanging="360"/>
          </w:pPr>
        </w:pPrChange>
      </w:pPr>
    </w:p>
    <w:p w:rsidR="0055656D" w:rsidP="0055656D" w:rsidRDefault="0055656D" w14:paraId="7DF2500B" w14:textId="77777777">
      <w:pPr>
        <w:pStyle w:val="ListParagraph"/>
        <w:rPr>
          <w:lang w:val="en-IN"/>
        </w:rPr>
      </w:pPr>
    </w:p>
    <w:sectPr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S" w:author="Namita Salgiya" w:date="2026-01-01T12:22:00Z" w:id="0">
    <w:p w:rsidR="00560E67" w:rsidP="00560E67" w:rsidRDefault="00560E67" w14:paraId="05D7CA09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This will also change to reward benefits</w:t>
      </w:r>
    </w:p>
  </w:comment>
  <w:comment w:initials="NS" w:author="Namita Salgiya" w:date="2026-01-01T11:33:00Z" w:id="11">
    <w:p w:rsidR="00C17224" w:rsidP="00C17224" w:rsidRDefault="00C17224" w14:paraId="70CA4E07" w14:textId="01FD6DC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Basis the last point, instead of cashback, we can write specific reward points in this section.</w:t>
      </w:r>
    </w:p>
  </w:comment>
  <w:comment w:initials="NS" w:author="Namita Salgiya" w:date="2026-01-01T11:33:00Z" w:id="12">
    <w:p w:rsidR="00C17224" w:rsidP="00C17224" w:rsidRDefault="00C17224" w14:paraId="5F3C49A6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Basis the last point, instead of cashback, we can write specific reward points in this section.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D7CA09" w15:done="0"/>
  <w15:commentEx w15:paraId="70CA4E07" w15:done="0"/>
  <w15:commentEx w15:paraId="5F3C49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9B85B0" w16cex:dateUtc="2026-01-01T06:52:00Z"/>
  <w16cex:commentExtensible w16cex:durableId="6D8B7C3A" w16cex:dateUtc="2026-01-01T06:03:00Z"/>
  <w16cex:commentExtensible w16cex:durableId="4C97132C" w16cex:dateUtc="2026-01-01T06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D7CA09" w16cid:durableId="4F9B85B0"/>
  <w16cid:commentId w16cid:paraId="70CA4E07" w16cid:durableId="6D8B7C3A"/>
  <w16cid:commentId w16cid:paraId="5F3C49A6" w16cid:durableId="4C9713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5C5396"/>
    <w:multiLevelType w:val="hybridMultilevel"/>
    <w:tmpl w:val="ADFAFB5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A24178"/>
    <w:multiLevelType w:val="hybridMultilevel"/>
    <w:tmpl w:val="229049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6B33EF"/>
    <w:multiLevelType w:val="multilevel"/>
    <w:tmpl w:val="028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D3E1870"/>
    <w:multiLevelType w:val="hybridMultilevel"/>
    <w:tmpl w:val="EA1600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AF049FF"/>
    <w:multiLevelType w:val="hybridMultilevel"/>
    <w:tmpl w:val="EF1831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CF718EA"/>
    <w:multiLevelType w:val="hybridMultilevel"/>
    <w:tmpl w:val="C9FEA1E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85532D"/>
    <w:multiLevelType w:val="multilevel"/>
    <w:tmpl w:val="481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A514CD5"/>
    <w:multiLevelType w:val="multilevel"/>
    <w:tmpl w:val="028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63995765">
    <w:abstractNumId w:val="3"/>
  </w:num>
  <w:num w:numId="2" w16cid:durableId="528686272">
    <w:abstractNumId w:val="6"/>
  </w:num>
  <w:num w:numId="3" w16cid:durableId="1114595816">
    <w:abstractNumId w:val="4"/>
  </w:num>
  <w:num w:numId="4" w16cid:durableId="798302929">
    <w:abstractNumId w:val="1"/>
  </w:num>
  <w:num w:numId="5" w16cid:durableId="1875774503">
    <w:abstractNumId w:val="9"/>
  </w:num>
  <w:num w:numId="6" w16cid:durableId="973490324">
    <w:abstractNumId w:val="0"/>
  </w:num>
  <w:num w:numId="7" w16cid:durableId="2068992334">
    <w:abstractNumId w:val="10"/>
  </w:num>
  <w:num w:numId="8" w16cid:durableId="535823565">
    <w:abstractNumId w:val="2"/>
  </w:num>
  <w:num w:numId="9" w16cid:durableId="436096993">
    <w:abstractNumId w:val="8"/>
  </w:num>
  <w:num w:numId="10" w16cid:durableId="1778525732">
    <w:abstractNumId w:val="12"/>
  </w:num>
  <w:num w:numId="11" w16cid:durableId="297302101">
    <w:abstractNumId w:val="5"/>
  </w:num>
  <w:num w:numId="12" w16cid:durableId="1673869730">
    <w:abstractNumId w:val="11"/>
  </w:num>
  <w:num w:numId="13" w16cid:durableId="2140219596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3616C"/>
    <w:rsid w:val="00052DB0"/>
    <w:rsid w:val="00061D4B"/>
    <w:rsid w:val="00066BFA"/>
    <w:rsid w:val="0009775C"/>
    <w:rsid w:val="000B34BB"/>
    <w:rsid w:val="00122BDC"/>
    <w:rsid w:val="00130F13"/>
    <w:rsid w:val="00144A33"/>
    <w:rsid w:val="001535C0"/>
    <w:rsid w:val="001573BC"/>
    <w:rsid w:val="00160CD9"/>
    <w:rsid w:val="0016334A"/>
    <w:rsid w:val="00166BEB"/>
    <w:rsid w:val="00172B63"/>
    <w:rsid w:val="001B367E"/>
    <w:rsid w:val="001C5B69"/>
    <w:rsid w:val="001D6345"/>
    <w:rsid w:val="00217F8A"/>
    <w:rsid w:val="0029715F"/>
    <w:rsid w:val="002D38D6"/>
    <w:rsid w:val="002F0DDF"/>
    <w:rsid w:val="00311B56"/>
    <w:rsid w:val="00345E13"/>
    <w:rsid w:val="003465A7"/>
    <w:rsid w:val="00396F00"/>
    <w:rsid w:val="00397F9C"/>
    <w:rsid w:val="003D5A56"/>
    <w:rsid w:val="003D715C"/>
    <w:rsid w:val="003E5D0A"/>
    <w:rsid w:val="0041023F"/>
    <w:rsid w:val="00420D19"/>
    <w:rsid w:val="0042325B"/>
    <w:rsid w:val="004A5805"/>
    <w:rsid w:val="004D7712"/>
    <w:rsid w:val="00513A0B"/>
    <w:rsid w:val="00524A79"/>
    <w:rsid w:val="005310B6"/>
    <w:rsid w:val="00555A8B"/>
    <w:rsid w:val="0055656D"/>
    <w:rsid w:val="00560E67"/>
    <w:rsid w:val="005643BE"/>
    <w:rsid w:val="005B4827"/>
    <w:rsid w:val="005B4E27"/>
    <w:rsid w:val="005C0A20"/>
    <w:rsid w:val="005E11EA"/>
    <w:rsid w:val="005E5098"/>
    <w:rsid w:val="0061261C"/>
    <w:rsid w:val="0063055D"/>
    <w:rsid w:val="00633BFD"/>
    <w:rsid w:val="006532AF"/>
    <w:rsid w:val="00654AA7"/>
    <w:rsid w:val="00681931"/>
    <w:rsid w:val="006938F5"/>
    <w:rsid w:val="006A2631"/>
    <w:rsid w:val="006E42F3"/>
    <w:rsid w:val="007275A2"/>
    <w:rsid w:val="00746951"/>
    <w:rsid w:val="007550F8"/>
    <w:rsid w:val="00760ED7"/>
    <w:rsid w:val="007D1F95"/>
    <w:rsid w:val="007E6A3E"/>
    <w:rsid w:val="0083076E"/>
    <w:rsid w:val="00832A62"/>
    <w:rsid w:val="00834B4F"/>
    <w:rsid w:val="00854DAB"/>
    <w:rsid w:val="0088605F"/>
    <w:rsid w:val="008A3841"/>
    <w:rsid w:val="008B33B9"/>
    <w:rsid w:val="008E4E96"/>
    <w:rsid w:val="0090374C"/>
    <w:rsid w:val="009164D7"/>
    <w:rsid w:val="00931386"/>
    <w:rsid w:val="009445F5"/>
    <w:rsid w:val="009863B2"/>
    <w:rsid w:val="00995FCF"/>
    <w:rsid w:val="009A176A"/>
    <w:rsid w:val="009C0D9E"/>
    <w:rsid w:val="009E56DF"/>
    <w:rsid w:val="00A150C5"/>
    <w:rsid w:val="00A27FC1"/>
    <w:rsid w:val="00A3750F"/>
    <w:rsid w:val="00A579B5"/>
    <w:rsid w:val="00A80E72"/>
    <w:rsid w:val="00AC2D69"/>
    <w:rsid w:val="00AD11D6"/>
    <w:rsid w:val="00AF4A2A"/>
    <w:rsid w:val="00B006CC"/>
    <w:rsid w:val="00B2066F"/>
    <w:rsid w:val="00B2334D"/>
    <w:rsid w:val="00B5223F"/>
    <w:rsid w:val="00B67576"/>
    <w:rsid w:val="00B74F63"/>
    <w:rsid w:val="00B850D2"/>
    <w:rsid w:val="00BA54D0"/>
    <w:rsid w:val="00BE1E8A"/>
    <w:rsid w:val="00C116B5"/>
    <w:rsid w:val="00C17224"/>
    <w:rsid w:val="00C23CA0"/>
    <w:rsid w:val="00C37A02"/>
    <w:rsid w:val="00C42307"/>
    <w:rsid w:val="00C63C91"/>
    <w:rsid w:val="00C66F71"/>
    <w:rsid w:val="00C712F6"/>
    <w:rsid w:val="00C74138"/>
    <w:rsid w:val="00CA5965"/>
    <w:rsid w:val="00CB3D23"/>
    <w:rsid w:val="00CD511F"/>
    <w:rsid w:val="00D00240"/>
    <w:rsid w:val="00D203EB"/>
    <w:rsid w:val="00D34CF6"/>
    <w:rsid w:val="00D41563"/>
    <w:rsid w:val="00D651FB"/>
    <w:rsid w:val="00DA1C21"/>
    <w:rsid w:val="00DB479D"/>
    <w:rsid w:val="00DB606B"/>
    <w:rsid w:val="00DB690D"/>
    <w:rsid w:val="00DC1E35"/>
    <w:rsid w:val="00E40FC4"/>
    <w:rsid w:val="00E424AB"/>
    <w:rsid w:val="00E52331"/>
    <w:rsid w:val="00E56665"/>
    <w:rsid w:val="00E62FE6"/>
    <w:rsid w:val="00E76AA0"/>
    <w:rsid w:val="00ED42B1"/>
    <w:rsid w:val="00EE6928"/>
    <w:rsid w:val="00F13E04"/>
    <w:rsid w:val="00F15C67"/>
    <w:rsid w:val="00F23D00"/>
    <w:rsid w:val="00F318DC"/>
    <w:rsid w:val="00F31F00"/>
    <w:rsid w:val="00F711A7"/>
    <w:rsid w:val="00FB78C6"/>
    <w:rsid w:val="0A76A271"/>
    <w:rsid w:val="1753B112"/>
    <w:rsid w:val="1D5241BD"/>
    <w:rsid w:val="2F5F402B"/>
    <w:rsid w:val="31F08441"/>
    <w:rsid w:val="34EC4ADA"/>
    <w:rsid w:val="37D135D1"/>
    <w:rsid w:val="3AE1AA9D"/>
    <w:rsid w:val="3FC27CC2"/>
    <w:rsid w:val="41C8252B"/>
    <w:rsid w:val="604338D3"/>
    <w:rsid w:val="60F63745"/>
    <w:rsid w:val="6488CC92"/>
    <w:rsid w:val="64DACD3E"/>
    <w:rsid w:val="6AA27122"/>
    <w:rsid w:val="6DFFA6A4"/>
    <w:rsid w:val="733803B2"/>
    <w:rsid w:val="7A67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DA1C21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9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openxmlformats.org/officeDocument/2006/relationships/hyperlink" Target="https://www.sbicard.com/sbi-card-en/assets/docs/pdf/personal/cards/insurance-cover.pdf" TargetMode="External" Id="rId18" /><Relationship Type="http://schemas.openxmlformats.org/officeDocument/2006/relationships/styles" Target="styles.xml" Id="rId3" /><Relationship Type="http://schemas.openxmlformats.org/officeDocument/2006/relationships/comments" Target="comments.xml" Id="rId7" /><Relationship Type="http://schemas.openxmlformats.org/officeDocument/2006/relationships/numbering" Target="numbering.xml" Id="rId2" /><Relationship Type="http://schemas.openxmlformats.org/officeDocument/2006/relationships/hyperlink" Target="https://www.sbicard.com/sbi-card-en/assets/docs/pdf/personal/cards/welcome-offer-tnc.pdf" TargetMode="External" Id="rId16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hyperlink" Target="https://www.sbicard.com/en/personal/credit-cards/travel/paytm-sbi-card.page" TargetMode="External" Id="rId6" /><Relationship Type="http://schemas.openxmlformats.org/officeDocument/2006/relationships/hyperlink" Target="https://www.sbicard.com/en/personal/benefits/lower-interest-option/flexi-pay.page" TargetMode="External" Id="rId24" /><Relationship Type="http://schemas.openxmlformats.org/officeDocument/2006/relationships/webSettings" Target="webSettings.xml" Id="rId5" /><Relationship Type="http://schemas.openxmlformats.org/officeDocument/2006/relationships/hyperlink" Target="https://paytm.com/offer/paytmfirst/" TargetMode="External" Id="rId15" /><Relationship Type="http://schemas.openxmlformats.org/officeDocument/2006/relationships/hyperlink" Target="https://www.sbicard.com/en/most-important-terms-and-conditions.page" TargetMode="External" Id="rId23" /><Relationship Type="http://schemas.microsoft.com/office/2018/08/relationships/commentsExtensible" Target="commentsExtensible.xml" Id="rId10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microsoft.com/office/2016/09/relationships/commentsIds" Target="commentsIds.xml" Id="rId9" /><Relationship Type="http://schemas.openxmlformats.org/officeDocument/2006/relationships/hyperlink" Target="https://www.sbicard.com/en/personal/credit-cards/lifestyle/sbi-card-elite.page" TargetMode="External" Id="rId22" /><Relationship Type="http://schemas.microsoft.com/office/2011/relationships/people" Target="peop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2026-01-16T09:41:00.0000000Z</dcterms:created>
  <dcterms:modified xsi:type="dcterms:W3CDTF">2026-03-19T06:41:08.9734153Z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