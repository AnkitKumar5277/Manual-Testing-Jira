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C5AB7" w:rsidR="003C5AB7" w:rsidP="003C1523" w:rsidRDefault="003C5AB7" w14:paraId="699B677E" w14:textId="568FED66">
      <w:pPr>
        <w:jc w:val="center"/>
        <w:rPr>
          <w:b/>
          <w:bCs/>
        </w:rPr>
      </w:pPr>
      <w:hyperlink w:history="1" r:id="rId7">
        <w:r w:rsidRPr="003C5AB7">
          <w:rPr>
            <w:rStyle w:val="Hyperlink"/>
            <w:b/>
            <w:bCs/>
          </w:rPr>
          <w:t>KVB SBI Signature Card</w:t>
        </w:r>
      </w:hyperlink>
    </w:p>
    <w:p w:rsidRPr="00C51BE2" w:rsidR="00C51BE2" w:rsidP="003C1523" w:rsidRDefault="003C5AB7" w14:paraId="0BEB56C7" w14:textId="5C3C00CD">
      <w:pPr>
        <w:jc w:val="center"/>
      </w:pPr>
      <w:r>
        <w:t xml:space="preserve">Smart </w:t>
      </w:r>
      <w:r w:rsidR="00D804A3">
        <w:t>Choices Deserve Smart Rewards</w:t>
      </w:r>
    </w:p>
    <w:p w:rsidRPr="004C50CB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Best For</w:t>
      </w:r>
    </w:p>
    <w:p w:rsidR="003C5AB7" w:rsidP="003C5AB7" w:rsidRDefault="003C5AB7" w14:paraId="4F7A89B8" w14:textId="7777777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Reward Benefits</w:t>
      </w:r>
    </w:p>
    <w:p w:rsidR="003C5AB7" w:rsidP="003C5AB7" w:rsidRDefault="003C5AB7" w14:paraId="2B02332F" w14:textId="7777777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Milestone Benefits</w:t>
      </w:r>
    </w:p>
    <w:p w:rsidRPr="003C5AB7" w:rsidR="003C5AB7" w:rsidP="003C5AB7" w:rsidRDefault="003C5AB7" w14:paraId="1DB1F7C2" w14:textId="4923C34C">
      <w:pPr>
        <w:pStyle w:val="ListParagraph"/>
        <w:numPr>
          <w:ilvl w:val="0"/>
          <w:numId w:val="1"/>
        </w:numPr>
      </w:pPr>
      <w:r>
        <w:rPr>
          <w:lang w:val="en-IN"/>
        </w:rPr>
        <w:t>Lounge Benefits</w:t>
      </w:r>
    </w:p>
    <w:p w:rsidR="003C5AB7" w:rsidP="00FB11E9" w:rsidRDefault="007A20E3" w14:paraId="3CC3934F" w14:textId="3BC6BFAE">
      <w:pPr>
        <w:rPr>
          <w:lang w:val="en-IN"/>
        </w:rPr>
      </w:pPr>
      <w:r>
        <w:rPr>
          <w:lang w:val="en-IN"/>
        </w:rPr>
        <w:t xml:space="preserve">One </w:t>
      </w:r>
      <w:r w:rsidR="00D804A3">
        <w:rPr>
          <w:lang w:val="en-IN"/>
        </w:rPr>
        <w:t xml:space="preserve">Signature, Many Privileges Because </w:t>
      </w:r>
      <w:r w:rsidRPr="007A20E3" w:rsidR="00D804A3">
        <w:t>You Deserve More.</w:t>
      </w:r>
    </w:p>
    <w:p w:rsidRPr="00A005E2" w:rsidR="00345E13" w:rsidP="004A5805" w:rsidRDefault="004C50CB" w14:paraId="011E8CF5" w14:textId="746339A8">
      <w:pPr>
        <w:jc w:val="center"/>
        <w:rPr>
          <w:b/>
          <w:bCs/>
          <w:u w:val="single"/>
          <w:lang w:val="en-IN"/>
        </w:rPr>
      </w:pPr>
      <w:r w:rsidRPr="00A005E2">
        <w:rPr>
          <w:b/>
          <w:bCs/>
          <w:i/>
          <w:iCs/>
          <w:u w:val="single"/>
          <w:lang w:val="en-IN"/>
        </w:rPr>
        <w:t>Key</w:t>
      </w:r>
      <w:r w:rsidRPr="00A005E2">
        <w:rPr>
          <w:b/>
          <w:bCs/>
          <w:u w:val="single"/>
          <w:lang w:val="en-IN"/>
        </w:rPr>
        <w:t xml:space="preserve"> BENEFITS</w:t>
      </w:r>
    </w:p>
    <w:p w:rsidRPr="00FB11E9" w:rsidR="00FB11E9" w:rsidP="00FB11E9" w:rsidRDefault="007A20E3" w14:paraId="16083EF1" w14:textId="52B44782">
      <w:pPr>
        <w:pStyle w:val="ListParagraph"/>
        <w:numPr>
          <w:ilvl w:val="0"/>
          <w:numId w:val="17"/>
        </w:numPr>
        <w:rPr>
          <w:rFonts w:ascii="Calibri" w:hAnsi="Calibri" w:eastAsia="Calibri" w:cs="Calibri"/>
          <w:sz w:val="12"/>
          <w:szCs w:val="12"/>
        </w:rPr>
      </w:pPr>
      <w:r>
        <w:t>Rs. 5</w:t>
      </w:r>
      <w:ins w:author="Upadhyay , Shubham (SBICard)" w:date="2026-02-19T17:20:00Z" w16du:dateUtc="2026-02-19T11:50:00Z" w:id="0">
        <w:r w:rsidR="00D804A3">
          <w:t>,</w:t>
        </w:r>
      </w:ins>
      <w:r>
        <w:t xml:space="preserve">000 worth Welcome </w:t>
      </w:r>
      <w:r w:rsidRPr="007A20E3">
        <w:t>e-Gift Voucher</w:t>
      </w:r>
    </w:p>
    <w:p w:rsidR="007A20E3" w:rsidP="007A20E3" w:rsidRDefault="003F5BE7" w14:paraId="718B8FC6" w14:textId="77777777">
      <w:pPr>
        <w:pStyle w:val="ListParagraph"/>
        <w:numPr>
          <w:ilvl w:val="0"/>
          <w:numId w:val="17"/>
        </w:numPr>
      </w:pPr>
      <w:r>
        <w:t xml:space="preserve">Reward Points on </w:t>
      </w:r>
      <w:r w:rsidR="007A20E3">
        <w:t>specific milestone spends</w:t>
      </w:r>
    </w:p>
    <w:p w:rsidRPr="007A20E3" w:rsidR="007A20E3" w:rsidP="007A20E3" w:rsidRDefault="007A20E3" w14:paraId="2A831F05" w14:textId="1D75EEBF">
      <w:pPr>
        <w:pStyle w:val="ListParagraph"/>
        <w:numPr>
          <w:ilvl w:val="0"/>
          <w:numId w:val="17"/>
        </w:numPr>
      </w:pPr>
      <w:r w:rsidRPr="007A20E3">
        <w:rPr>
          <w:lang w:val="en-IN"/>
        </w:rPr>
        <w:t xml:space="preserve">Priority Pass </w:t>
      </w:r>
      <w:r w:rsidRPr="007A20E3" w:rsidR="00D804A3">
        <w:rPr>
          <w:lang w:val="en-IN"/>
        </w:rPr>
        <w:t>Program Membership</w:t>
      </w:r>
      <w:r w:rsidR="00D804A3">
        <w:rPr>
          <w:lang w:val="en-IN"/>
        </w:rPr>
        <w:t xml:space="preserve"> </w:t>
      </w:r>
      <w:r w:rsidRPr="007A20E3">
        <w:rPr>
          <w:lang w:val="en-IN"/>
        </w:rPr>
        <w:t>worth $99</w:t>
      </w:r>
    </w:p>
    <w:p w:rsidRPr="007E6A3E" w:rsidR="00CD511F" w:rsidP="004A5805" w:rsidRDefault="004C50CB" w14:paraId="5970C5BD" w14:textId="7365FC0B">
      <w:pPr>
        <w:jc w:val="center"/>
        <w:rPr>
          <w:b/>
          <w:bCs/>
          <w:u w:val="single"/>
        </w:rPr>
      </w:pPr>
      <w:r w:rsidRPr="00E103AD">
        <w:rPr>
          <w:b/>
          <w:bCs/>
          <w:i/>
          <w:iCs/>
          <w:u w:val="single"/>
        </w:rPr>
        <w:t xml:space="preserve">Exclusive </w:t>
      </w:r>
      <w:r w:rsidRPr="00E103AD">
        <w:rPr>
          <w:b/>
          <w:bCs/>
          <w:u w:val="single"/>
        </w:rPr>
        <w:t>PRIVILEGES</w:t>
      </w:r>
    </w:p>
    <w:p w:rsidRPr="00947F57" w:rsidR="00947F57" w:rsidP="4A89C4EF" w:rsidRDefault="00947F57" w14:paraId="440B98E9" w14:textId="4F6D1E0D">
      <w:pPr>
        <w:rPr>
          <w:rFonts w:ascii="Calibri" w:hAnsi="Calibri" w:eastAsia="Calibri" w:cs="Calibri"/>
          <w:sz w:val="12"/>
          <w:szCs w:val="12"/>
          <w:lang w:val="en-IN"/>
        </w:rPr>
      </w:pPr>
      <w:r w:rsidRPr="4A89C4EF" w:rsidR="00947F57">
        <w:rPr>
          <w:b w:val="1"/>
          <w:bCs w:val="1"/>
          <w:lang w:val="en-IN"/>
        </w:rPr>
        <w:t xml:space="preserve">Welcome </w:t>
      </w:r>
      <w:r w:rsidRPr="4A89C4EF" w:rsidR="003C1523">
        <w:rPr>
          <w:b w:val="1"/>
          <w:bCs w:val="1"/>
          <w:lang w:val="en-IN"/>
        </w:rPr>
        <w:t>Benefit</w:t>
      </w:r>
      <w:r w:rsidRPr="4A89C4EF" w:rsidR="00875996">
        <w:rPr>
          <w:b w:val="1"/>
          <w:bCs w:val="1"/>
          <w:lang w:val="en-IN"/>
        </w:rPr>
        <w:t>s</w:t>
      </w:r>
      <w:r w:rsidRPr="4A89C4EF" w:rsidR="2442A49E">
        <w:rPr>
          <w:b w:val="1"/>
          <w:bCs w:val="1"/>
          <w:lang w:val="en-IN"/>
        </w:rPr>
        <w:t xml:space="preserve"> </w:t>
      </w:r>
    </w:p>
    <w:p w:rsidR="007A20E3" w:rsidP="00C51BE2" w:rsidRDefault="007A20E3" w14:paraId="02214212" w14:textId="0EAA6EDA">
      <w:pPr>
        <w:pStyle w:val="ListParagraph"/>
        <w:numPr>
          <w:ilvl w:val="0"/>
          <w:numId w:val="50"/>
        </w:numPr>
      </w:pPr>
      <w:r w:rsidRPr="007A20E3">
        <w:t>e-Gift Voucher worth Rs.</w:t>
      </w:r>
      <w:r>
        <w:t xml:space="preserve"> </w:t>
      </w:r>
      <w:r w:rsidRPr="007A20E3">
        <w:t>5,000 from any of the following brands: Bata</w:t>
      </w:r>
      <w:ins w:author="Upadhyay , Shubham (SBICard)" w:date="2026-02-19T17:20:00Z" w16du:dateUtc="2026-02-19T11:50:00Z" w:id="1">
        <w:r w:rsidR="00D804A3">
          <w:t xml:space="preserve"> </w:t>
        </w:r>
      </w:ins>
      <w:r w:rsidRPr="007A20E3">
        <w:t>/</w:t>
      </w:r>
      <w:ins w:author="Upadhyay , Shubham (SBICard)" w:date="2026-02-19T17:20:00Z" w16du:dateUtc="2026-02-19T11:50:00Z" w:id="2">
        <w:r w:rsidR="00D804A3">
          <w:t xml:space="preserve"> </w:t>
        </w:r>
      </w:ins>
      <w:r w:rsidRPr="007A20E3">
        <w:t>Hush Puppies, Aditya Birla Fashion, Pantaloons, Shoppers Stop and Yatra.com</w:t>
      </w:r>
    </w:p>
    <w:p w:rsidRPr="007A20E3" w:rsidR="007A20E3" w:rsidP="007A20E3" w:rsidRDefault="007A20E3" w14:paraId="5931250F" w14:textId="2FF36CAB">
      <w:pPr>
        <w:pStyle w:val="ListParagraph"/>
        <w:numPr>
          <w:ilvl w:val="0"/>
          <w:numId w:val="50"/>
        </w:numPr>
        <w:rPr>
          <w:lang w:val="en-IN" w:eastAsia="en-IN"/>
        </w:rPr>
      </w:pPr>
      <w:r w:rsidRPr="007A20E3">
        <w:rPr>
          <w:lang w:val="en-IN" w:eastAsia="en-IN"/>
        </w:rPr>
        <w:t>Aditya Birla Fashion e-</w:t>
      </w:r>
      <w:r w:rsidRPr="007A20E3" w:rsidR="00D804A3">
        <w:rPr>
          <w:lang w:val="en-IN" w:eastAsia="en-IN"/>
        </w:rPr>
        <w:t xml:space="preserve">Gift Vouchers </w:t>
      </w:r>
      <w:r w:rsidRPr="007A20E3">
        <w:rPr>
          <w:lang w:val="en-IN" w:eastAsia="en-IN"/>
        </w:rPr>
        <w:t xml:space="preserve">are acceptable on Louis Philippe, Van Heusen, Allen Solly, Peter England, Planet Fashion, </w:t>
      </w:r>
      <w:r>
        <w:rPr>
          <w:lang w:val="en-IN" w:eastAsia="en-IN"/>
        </w:rPr>
        <w:t xml:space="preserve">and </w:t>
      </w:r>
      <w:r w:rsidRPr="007A20E3">
        <w:rPr>
          <w:lang w:val="en-IN" w:eastAsia="en-IN"/>
        </w:rPr>
        <w:t>Simon Carter brand stores</w:t>
      </w:r>
    </w:p>
    <w:p w:rsidRPr="003C1523" w:rsidR="003C1523" w:rsidP="215F1F03" w:rsidRDefault="003C1523" w14:paraId="198DC140" w14:textId="50522F25">
      <w:pPr>
        <w:rPr>
          <w:rFonts w:ascii="Calibri" w:hAnsi="Calibri" w:eastAsia="Calibri" w:cs="Calibri"/>
          <w:sz w:val="12"/>
          <w:szCs w:val="12"/>
          <w:lang w:val="en-IN"/>
        </w:rPr>
      </w:pPr>
      <w:r w:rsidRPr="4A89C4EF" w:rsidR="003C1523">
        <w:rPr>
          <w:b w:val="1"/>
          <w:bCs w:val="1"/>
          <w:lang w:val="en-IN"/>
        </w:rPr>
        <w:t>Re</w:t>
      </w:r>
      <w:r w:rsidRPr="4A89C4EF" w:rsidR="00876000">
        <w:rPr>
          <w:b w:val="1"/>
          <w:bCs w:val="1"/>
          <w:lang w:val="en-IN"/>
        </w:rPr>
        <w:t>ward</w:t>
      </w:r>
      <w:r w:rsidRPr="4A89C4EF" w:rsidR="003C1523">
        <w:rPr>
          <w:b w:val="1"/>
          <w:bCs w:val="1"/>
          <w:lang w:val="en-IN"/>
        </w:rPr>
        <w:t xml:space="preserve"> Benefits</w:t>
      </w:r>
      <w:r w:rsidRPr="4A89C4EF" w:rsidR="2006029E">
        <w:rPr>
          <w:b w:val="1"/>
          <w:bCs w:val="1"/>
          <w:lang w:val="en-IN"/>
        </w:rPr>
        <w:t xml:space="preserve"> </w:t>
      </w:r>
    </w:p>
    <w:p w:rsidRPr="007B722B" w:rsidR="007B722B" w:rsidP="007B722B" w:rsidRDefault="00C20577" w14:paraId="558ADD6B" w14:textId="149E8246">
      <w:pPr>
        <w:pStyle w:val="ListParagraph"/>
        <w:numPr>
          <w:ilvl w:val="0"/>
          <w:numId w:val="22"/>
        </w:numPr>
        <w:rPr>
          <w:lang w:val="en-IN" w:eastAsia="en-IN"/>
        </w:rPr>
      </w:pPr>
      <w:r>
        <w:rPr>
          <w:lang w:val="en-IN" w:eastAsia="en-IN"/>
        </w:rPr>
        <w:t>5X</w:t>
      </w:r>
      <w:r w:rsidRPr="00C65BBC" w:rsidR="007B722B">
        <w:rPr>
          <w:lang w:val="en-IN" w:eastAsia="en-IN"/>
        </w:rPr>
        <w:t xml:space="preserve"> Reward </w:t>
      </w:r>
      <w:r w:rsidRPr="00C65BBC" w:rsidR="00BB6268">
        <w:rPr>
          <w:lang w:val="en-IN" w:eastAsia="en-IN"/>
        </w:rPr>
        <w:t xml:space="preserve">Points </w:t>
      </w:r>
      <w:r w:rsidR="007B722B">
        <w:rPr>
          <w:lang w:val="en-IN" w:eastAsia="en-IN"/>
        </w:rPr>
        <w:t>on</w:t>
      </w:r>
      <w:r w:rsidRPr="00C20577">
        <w:rPr>
          <w:lang w:eastAsia="en-IN"/>
        </w:rPr>
        <w:t xml:space="preserve"> all </w:t>
      </w:r>
      <w:r w:rsidRPr="00C20577" w:rsidR="00D804A3">
        <w:rPr>
          <w:lang w:eastAsia="en-IN"/>
        </w:rPr>
        <w:t xml:space="preserve">Dining, Departmental Stores </w:t>
      </w:r>
      <w:r w:rsidRPr="00C20577">
        <w:rPr>
          <w:lang w:eastAsia="en-IN"/>
        </w:rPr>
        <w:t xml:space="preserve">and </w:t>
      </w:r>
      <w:r w:rsidRPr="00C20577" w:rsidR="00D804A3">
        <w:rPr>
          <w:lang w:eastAsia="en-IN"/>
        </w:rPr>
        <w:t xml:space="preserve">Grocery </w:t>
      </w:r>
      <w:r w:rsidRPr="00C20577">
        <w:rPr>
          <w:lang w:eastAsia="en-IN"/>
        </w:rPr>
        <w:t>spends</w:t>
      </w:r>
    </w:p>
    <w:p w:rsidR="00EF7B69" w:rsidP="00EF7B69" w:rsidRDefault="00BB6268" w14:paraId="11520FF1" w14:textId="733BD8FC">
      <w:pPr>
        <w:pStyle w:val="ListParagraph"/>
        <w:numPr>
          <w:ilvl w:val="0"/>
          <w:numId w:val="22"/>
        </w:numPr>
        <w:rPr>
          <w:lang w:val="en-IN" w:eastAsia="en-IN"/>
        </w:rPr>
      </w:pPr>
      <w:r>
        <w:rPr>
          <w:lang w:val="en-IN" w:eastAsia="en-IN"/>
        </w:rPr>
        <w:t>2</w:t>
      </w:r>
      <w:r w:rsidRPr="00C65BBC" w:rsidR="00EF7B69">
        <w:rPr>
          <w:lang w:val="en-IN" w:eastAsia="en-IN"/>
        </w:rPr>
        <w:t xml:space="preserve"> Reward </w:t>
      </w:r>
      <w:r w:rsidRPr="00C65BBC">
        <w:rPr>
          <w:lang w:val="en-IN" w:eastAsia="en-IN"/>
        </w:rPr>
        <w:t>Point</w:t>
      </w:r>
      <w:r>
        <w:rPr>
          <w:lang w:val="en-IN" w:eastAsia="en-IN"/>
        </w:rPr>
        <w:t>s</w:t>
      </w:r>
      <w:r w:rsidRPr="00C65BBC">
        <w:rPr>
          <w:lang w:val="en-IN" w:eastAsia="en-IN"/>
        </w:rPr>
        <w:t xml:space="preserve"> </w:t>
      </w:r>
      <w:r w:rsidR="00FB11E9">
        <w:rPr>
          <w:lang w:val="en-IN" w:eastAsia="en-IN"/>
        </w:rPr>
        <w:t>per</w:t>
      </w:r>
      <w:r w:rsidRPr="00C65BBC" w:rsidR="00EF7B69">
        <w:rPr>
          <w:lang w:val="en-IN" w:eastAsia="en-IN"/>
        </w:rPr>
        <w:t> Rs. 1</w:t>
      </w:r>
      <w:r>
        <w:rPr>
          <w:lang w:val="en-IN" w:eastAsia="en-IN"/>
        </w:rPr>
        <w:t>0</w:t>
      </w:r>
      <w:r w:rsidRPr="00C65BBC" w:rsidR="00EF7B69">
        <w:rPr>
          <w:lang w:val="en-IN" w:eastAsia="en-IN"/>
        </w:rPr>
        <w:t>0 spent</w:t>
      </w:r>
      <w:r w:rsidR="007B722B">
        <w:rPr>
          <w:lang w:val="en-IN" w:eastAsia="en-IN"/>
        </w:rPr>
        <w:t xml:space="preserve"> on other categories</w:t>
      </w:r>
    </w:p>
    <w:p w:rsidRPr="00BB6268" w:rsidR="007B722B" w:rsidP="007B722B" w:rsidRDefault="007B722B" w14:paraId="6CCC38D5" w14:textId="6945EE6B">
      <w:pPr>
        <w:pStyle w:val="ListParagraph"/>
        <w:numPr>
          <w:ilvl w:val="0"/>
          <w:numId w:val="22"/>
        </w:numPr>
        <w:rPr>
          <w:lang w:val="en-IN" w:eastAsia="en-IN"/>
        </w:rPr>
      </w:pPr>
      <w:r w:rsidRPr="007B722B">
        <w:rPr>
          <w:lang w:val="en-IN" w:eastAsia="en-IN"/>
        </w:rPr>
        <w:t xml:space="preserve">Redeem </w:t>
      </w:r>
      <w:r w:rsidRPr="007B722B" w:rsidR="00D804A3">
        <w:rPr>
          <w:lang w:val="en-IN" w:eastAsia="en-IN"/>
        </w:rPr>
        <w:t xml:space="preserve">Reward </w:t>
      </w:r>
      <w:r w:rsidRPr="007B722B">
        <w:rPr>
          <w:lang w:val="en-IN" w:eastAsia="en-IN"/>
        </w:rPr>
        <w:t xml:space="preserve">Points </w:t>
      </w:r>
      <w:r w:rsidRPr="00BB6268" w:rsidR="00BB6268">
        <w:rPr>
          <w:lang w:eastAsia="en-IN"/>
        </w:rPr>
        <w:t>against outstanding amount on your credit card or for exciting items from Rewards Catalogue</w:t>
      </w:r>
    </w:p>
    <w:p w:rsidRPr="00BB6268" w:rsidR="00BB6268" w:rsidP="00BB6268" w:rsidRDefault="00BB6268" w14:paraId="6C50C12B" w14:textId="1DB83747">
      <w:pPr>
        <w:pStyle w:val="ListParagraph"/>
        <w:numPr>
          <w:ilvl w:val="0"/>
          <w:numId w:val="22"/>
        </w:numPr>
        <w:rPr>
          <w:lang w:val="en-IN" w:eastAsia="en-IN"/>
        </w:rPr>
      </w:pPr>
      <w:r>
        <w:rPr>
          <w:lang w:val="en-IN" w:eastAsia="en-IN"/>
        </w:rPr>
        <w:t>E</w:t>
      </w:r>
      <w:r w:rsidRPr="00BB6268">
        <w:rPr>
          <w:lang w:val="en-IN" w:eastAsia="en-IN"/>
        </w:rPr>
        <w:t xml:space="preserve">arn up to 10,000 Reward </w:t>
      </w:r>
      <w:r w:rsidRPr="00BB6268" w:rsidR="00D804A3">
        <w:rPr>
          <w:lang w:val="en-IN" w:eastAsia="en-IN"/>
        </w:rPr>
        <w:t xml:space="preserve">Points </w:t>
      </w:r>
      <w:r w:rsidRPr="00BB6268">
        <w:rPr>
          <w:lang w:val="en-IN" w:eastAsia="en-IN"/>
        </w:rPr>
        <w:t xml:space="preserve">in a month. After reaching the capping limit, 2 Reward </w:t>
      </w:r>
      <w:r>
        <w:rPr>
          <w:lang w:val="en-IN" w:eastAsia="en-IN"/>
        </w:rPr>
        <w:t>Points</w:t>
      </w:r>
      <w:r w:rsidRPr="00BB6268">
        <w:rPr>
          <w:lang w:val="en-IN" w:eastAsia="en-IN"/>
        </w:rPr>
        <w:t xml:space="preserve"> for every </w:t>
      </w:r>
      <w:r>
        <w:rPr>
          <w:lang w:val="en-IN" w:eastAsia="en-IN"/>
        </w:rPr>
        <w:t>Rs.</w:t>
      </w:r>
      <w:r w:rsidRPr="00BB6268">
        <w:rPr>
          <w:lang w:val="en-IN" w:eastAsia="en-IN"/>
        </w:rPr>
        <w:t xml:space="preserve"> 100 spent</w:t>
      </w:r>
      <w:r>
        <w:rPr>
          <w:lang w:val="en-IN" w:eastAsia="en-IN"/>
        </w:rPr>
        <w:t xml:space="preserve"> </w:t>
      </w:r>
      <w:r w:rsidRPr="00BB6268">
        <w:rPr>
          <w:lang w:val="en-IN" w:eastAsia="en-IN"/>
        </w:rPr>
        <w:t>will continue to accrue</w:t>
      </w:r>
    </w:p>
    <w:p w:rsidRPr="00FB11E9" w:rsidR="00FB11E9" w:rsidP="00FB11E9" w:rsidRDefault="00FB11E9" w14:paraId="03DA7BB8" w14:textId="5BD2E86E">
      <w:pPr>
        <w:pStyle w:val="ListParagraph"/>
        <w:numPr>
          <w:ilvl w:val="0"/>
          <w:numId w:val="22"/>
        </w:numPr>
      </w:pPr>
      <w:hyperlink w:history="1" r:id="rId10">
        <w:r w:rsidRPr="00674424">
          <w:rPr>
            <w:rStyle w:val="Hyperlink"/>
          </w:rPr>
          <w:t>Click </w:t>
        </w:r>
        <w:r w:rsidRPr="00674424" w:rsidR="00674424">
          <w:rPr>
            <w:rStyle w:val="Hyperlink"/>
          </w:rPr>
          <w:t>here</w:t>
        </w:r>
      </w:hyperlink>
      <w:r w:rsidRPr="00FB11E9">
        <w:t xml:space="preserve"> to browse through </w:t>
      </w:r>
      <w:r>
        <w:t xml:space="preserve">the </w:t>
      </w:r>
      <w:r w:rsidRPr="00FB11E9">
        <w:t>Rewards Catalogue</w:t>
      </w:r>
    </w:p>
    <w:p w:rsidRPr="006657A1" w:rsidR="00BB6268" w:rsidP="00BB6268" w:rsidRDefault="00BB6268" w14:paraId="3E5B6BA4" w14:textId="44B4AA3E">
      <w:pPr>
        <w:rPr>
          <w:rFonts w:ascii="Calibri" w:hAnsi="Calibri" w:eastAsia="Calibri" w:cs="Calibri"/>
          <w:sz w:val="12"/>
          <w:szCs w:val="12"/>
          <w:lang w:val="en-IN"/>
        </w:rPr>
      </w:pPr>
      <w:r w:rsidRPr="4A89C4EF" w:rsidR="00BB6268">
        <w:rPr>
          <w:b w:val="1"/>
          <w:bCs w:val="1"/>
          <w:lang w:val="en-IN"/>
        </w:rPr>
        <w:t xml:space="preserve">Milestone Benefits </w:t>
      </w:r>
    </w:p>
    <w:p w:rsidR="00BB6268" w:rsidP="00BB6268" w:rsidRDefault="00BB6268" w14:paraId="36E5C90D" w14:textId="79669DED">
      <w:pPr>
        <w:pStyle w:val="ListParagraph"/>
        <w:numPr>
          <w:ilvl w:val="0"/>
          <w:numId w:val="75"/>
        </w:numPr>
        <w:spacing w:before="240"/>
        <w:rPr>
          <w:lang w:eastAsia="en-IN"/>
        </w:rPr>
      </w:pPr>
      <w:r w:rsidRPr="00BB6268">
        <w:rPr>
          <w:lang w:eastAsia="en-IN"/>
        </w:rPr>
        <w:t>10,000 Bonus Reward Points on annual spends of Rs. 2 lakhs, 3 lakhs and 4 lakhs</w:t>
      </w:r>
    </w:p>
    <w:p w:rsidR="00BB6268" w:rsidP="00BB6268" w:rsidRDefault="00BB6268" w14:paraId="3EE2F8F8" w14:textId="29224CB6">
      <w:pPr>
        <w:pStyle w:val="ListParagraph"/>
        <w:numPr>
          <w:ilvl w:val="0"/>
          <w:numId w:val="75"/>
        </w:numPr>
        <w:spacing w:before="240"/>
        <w:rPr>
          <w:lang w:eastAsia="en-IN"/>
        </w:rPr>
      </w:pPr>
      <w:r w:rsidRPr="00BB6268">
        <w:rPr>
          <w:lang w:eastAsia="en-IN"/>
        </w:rPr>
        <w:t>20,000 Bonus Reward Points on annual spends of Rs. 5 lakhs</w:t>
      </w:r>
    </w:p>
    <w:p w:rsidRPr="008A742C" w:rsidR="00BB6268" w:rsidP="00BB6268" w:rsidRDefault="00BB6268" w14:paraId="0143BE85" w14:textId="345E0E8B">
      <w:pPr>
        <w:rPr>
          <w:rFonts w:ascii="Calibri" w:hAnsi="Calibri" w:eastAsia="Calibri" w:cs="Calibri"/>
          <w:sz w:val="12"/>
          <w:szCs w:val="12"/>
          <w:lang w:val="en-IN"/>
        </w:rPr>
      </w:pPr>
      <w:r w:rsidRPr="4A89C4EF" w:rsidR="00BB6268">
        <w:rPr>
          <w:b w:val="1"/>
          <w:bCs w:val="1"/>
          <w:lang w:val="en-IN"/>
        </w:rPr>
        <w:t xml:space="preserve">Lounge Benefit </w:t>
      </w:r>
    </w:p>
    <w:p w:rsidRPr="00B57F0A" w:rsidR="00695F24" w:rsidP="00695F24" w:rsidRDefault="00BB6268" w14:paraId="41220BB0" w14:textId="48FC0FC3">
      <w:pPr>
        <w:pStyle w:val="ListParagraph"/>
        <w:numPr>
          <w:ilvl w:val="0"/>
          <w:numId w:val="78"/>
        </w:numPr>
        <w:rPr>
          <w:color w:val="EE0000"/>
          <w:lang w:val="en-US"/>
        </w:rPr>
      </w:pPr>
      <w:r w:rsidRPr="008A742C">
        <w:rPr>
          <w:lang w:val="en-IN" w:eastAsia="en-IN"/>
        </w:rPr>
        <w:t xml:space="preserve">Complimentary </w:t>
      </w:r>
      <w:r w:rsidRPr="008A742C" w:rsidR="00D804A3">
        <w:rPr>
          <w:lang w:val="en-IN" w:eastAsia="en-IN"/>
        </w:rPr>
        <w:t xml:space="preserve">Membership </w:t>
      </w:r>
      <w:r w:rsidRPr="008A742C">
        <w:rPr>
          <w:lang w:val="en-IN" w:eastAsia="en-IN"/>
        </w:rPr>
        <w:t>to the Priority Pass Program worth $99</w:t>
      </w:r>
      <w:r w:rsidRPr="004F68A8" w:rsidR="00695F24">
        <w:rPr>
          <w:lang w:val="en-IN" w:eastAsia="en-IN"/>
        </w:rPr>
        <w:t xml:space="preserve"> - </w:t>
      </w:r>
      <w:r w:rsidRPr="004F68A8" w:rsidR="00695F24">
        <w:rPr>
          <w:lang w:val="en-US"/>
        </w:rPr>
        <w:t>A usage fee of only $27 +taxes will be charged, every time you visit an airport lounge</w:t>
      </w:r>
    </w:p>
    <w:p w:rsidRPr="008A742C" w:rsidR="00BB6268" w:rsidP="00BB6268" w:rsidRDefault="00BB6268" w14:paraId="13664289" w14:textId="3C715C65">
      <w:pPr>
        <w:pStyle w:val="ListParagraph"/>
        <w:numPr>
          <w:ilvl w:val="0"/>
          <w:numId w:val="29"/>
        </w:numPr>
        <w:rPr>
          <w:lang w:val="en-IN" w:eastAsia="en-IN"/>
        </w:rPr>
      </w:pPr>
      <w:r w:rsidRPr="008A742C">
        <w:rPr>
          <w:lang w:val="en-IN" w:eastAsia="en-IN"/>
        </w:rPr>
        <w:t xml:space="preserve">Access over </w:t>
      </w:r>
      <w:r w:rsidR="0027090C">
        <w:rPr>
          <w:lang w:val="en-IN" w:eastAsia="en-IN"/>
        </w:rPr>
        <w:t>6</w:t>
      </w:r>
      <w:r w:rsidRPr="008A742C">
        <w:rPr>
          <w:lang w:val="en-IN" w:eastAsia="en-IN"/>
        </w:rPr>
        <w:t xml:space="preserve">00 Airport Lounges </w:t>
      </w:r>
      <w:r w:rsidRPr="0027090C" w:rsidR="0027090C">
        <w:rPr>
          <w:lang w:eastAsia="en-IN"/>
        </w:rPr>
        <w:t>in over 300 cities worldwide</w:t>
      </w:r>
    </w:p>
    <w:p w:rsidRPr="00BB22C4" w:rsidR="003C1523" w:rsidP="215F1F03" w:rsidRDefault="003C1523" w14:paraId="501692A8" w14:textId="1B124385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4A89C4EF" w:rsidR="003C1523">
        <w:rPr>
          <w:b w:val="1"/>
          <w:bCs w:val="1"/>
          <w:lang w:val="en-IN"/>
        </w:rPr>
        <w:t>Fuel Surcharge Waiver</w:t>
      </w:r>
    </w:p>
    <w:p w:rsidRPr="00F23D00" w:rsidR="003C1523" w:rsidRDefault="003C1523" w14:paraId="0D051345" w14:textId="510FF39C">
      <w:pPr>
        <w:pStyle w:val="ListParagraph"/>
        <w:numPr>
          <w:ilvl w:val="0"/>
          <w:numId w:val="6"/>
        </w:numPr>
        <w:rPr>
          <w:lang w:val="en-IN"/>
        </w:rPr>
      </w:pPr>
      <w:r w:rsidRPr="00F23D00">
        <w:rPr>
          <w:lang w:val="en-IN"/>
        </w:rPr>
        <w:lastRenderedPageBreak/>
        <w:t xml:space="preserve">Enjoy a 1% </w:t>
      </w:r>
      <w:r w:rsidRPr="00F23D00" w:rsidR="00D804A3">
        <w:rPr>
          <w:lang w:val="en-IN"/>
        </w:rPr>
        <w:t xml:space="preserve">Fuel Surcharge Waiver </w:t>
      </w:r>
      <w:r w:rsidRPr="00F23D00">
        <w:rPr>
          <w:lang w:val="en-IN"/>
        </w:rPr>
        <w:t xml:space="preserve">on </w:t>
      </w:r>
      <w:r>
        <w:rPr>
          <w:lang w:val="en-IN"/>
        </w:rPr>
        <w:t xml:space="preserve">every </w:t>
      </w:r>
      <w:r w:rsidRPr="00F23D00">
        <w:rPr>
          <w:lang w:val="en-IN"/>
        </w:rPr>
        <w:t xml:space="preserve">transaction between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500 and </w:t>
      </w:r>
      <w:r>
        <w:rPr>
          <w:lang w:val="en-IN"/>
        </w:rPr>
        <w:t xml:space="preserve">Rs. </w:t>
      </w:r>
      <w:r w:rsidR="00BB6268">
        <w:rPr>
          <w:lang w:val="en-IN"/>
        </w:rPr>
        <w:t>4</w:t>
      </w:r>
      <w:r w:rsidRPr="00F23D00">
        <w:rPr>
          <w:lang w:val="en-IN"/>
        </w:rPr>
        <w:t xml:space="preserve">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="003C1523" w:rsidP="00BB22C4" w:rsidRDefault="003C1523" w14:paraId="37A500A5" w14:textId="1A08B7C9">
      <w:pPr>
        <w:pStyle w:val="ListParagraph"/>
        <w:numPr>
          <w:ilvl w:val="0"/>
          <w:numId w:val="6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 xml:space="preserve">Rs. </w:t>
      </w:r>
      <w:r w:rsidR="00BB6268">
        <w:rPr>
          <w:lang w:val="en-IN"/>
        </w:rPr>
        <w:t>25</w:t>
      </w:r>
      <w:r>
        <w:rPr>
          <w:lang w:val="en-IN"/>
        </w:rPr>
        <w:t>0</w:t>
      </w:r>
      <w:r w:rsidRPr="00F23D00">
        <w:rPr>
          <w:lang w:val="en-IN"/>
        </w:rPr>
        <w:t xml:space="preserve"> per statement cycle, per credit card account.</w:t>
      </w:r>
    </w:p>
    <w:p w:rsidR="00DC2CA4" w:rsidP="0027090C" w:rsidRDefault="00E56665" w14:paraId="1346349D" w14:textId="77777777">
      <w:pPr>
        <w:jc w:val="center"/>
        <w:rPr>
          <w:b/>
          <w:bCs/>
          <w:u w:val="single"/>
          <w:lang w:val="en-IN"/>
        </w:rPr>
      </w:pPr>
      <w:hyperlink w:history="1" r:id="rId14">
        <w:r w:rsidRPr="002D38D6">
          <w:rPr>
            <w:rStyle w:val="Hyperlink"/>
            <w:b/>
            <w:bCs/>
            <w:lang w:val="en-IN"/>
          </w:rPr>
          <w:br/>
        </w:r>
      </w:hyperlink>
      <w:r w:rsidRPr="00AD11D6" w:rsidR="00DC2CA4">
        <w:rPr>
          <w:b/>
          <w:bCs/>
          <w:i/>
          <w:iCs/>
          <w:u w:val="single"/>
          <w:lang w:val="en-IN"/>
        </w:rPr>
        <w:t>Explore</w:t>
      </w:r>
      <w:r w:rsidRPr="00166BEB" w:rsidR="00DC2CA4">
        <w:rPr>
          <w:b/>
          <w:bCs/>
          <w:u w:val="single"/>
          <w:lang w:val="en-IN"/>
        </w:rPr>
        <w:t xml:space="preserve"> REWARDS</w:t>
      </w:r>
    </w:p>
    <w:p w:rsidRPr="003C1523" w:rsidR="00842C6F" w:rsidP="00842C6F" w:rsidRDefault="00842C6F" w14:paraId="3A6D53D5" w14:textId="24304859">
      <w:pPr>
        <w:rPr>
          <w:b/>
          <w:bCs/>
          <w:lang w:val="en-IN"/>
        </w:rPr>
      </w:pPr>
      <w:r w:rsidRPr="003C1523">
        <w:rPr>
          <w:b/>
          <w:bCs/>
          <w:lang w:val="en-IN"/>
        </w:rPr>
        <w:t>Re</w:t>
      </w:r>
      <w:r w:rsidR="001B6136">
        <w:rPr>
          <w:b/>
          <w:bCs/>
          <w:lang w:val="en-IN"/>
        </w:rPr>
        <w:t>ward</w:t>
      </w:r>
      <w:r w:rsidRPr="003C1523">
        <w:rPr>
          <w:b/>
          <w:bCs/>
          <w:lang w:val="en-IN"/>
        </w:rPr>
        <w:t xml:space="preserve"> Benefits</w:t>
      </w:r>
    </w:p>
    <w:p w:rsidRPr="007B722B" w:rsidR="00BB6268" w:rsidP="00BB6268" w:rsidRDefault="00BB6268" w14:paraId="29C05C1A" w14:textId="72F6A12A">
      <w:pPr>
        <w:pStyle w:val="ListParagraph"/>
        <w:numPr>
          <w:ilvl w:val="0"/>
          <w:numId w:val="22"/>
        </w:numPr>
        <w:rPr>
          <w:lang w:val="en-IN" w:eastAsia="en-IN"/>
        </w:rPr>
      </w:pPr>
      <w:r>
        <w:rPr>
          <w:lang w:val="en-IN" w:eastAsia="en-IN"/>
        </w:rPr>
        <w:t>5X</w:t>
      </w:r>
      <w:r w:rsidRPr="00C65BBC">
        <w:rPr>
          <w:lang w:val="en-IN" w:eastAsia="en-IN"/>
        </w:rPr>
        <w:t xml:space="preserve"> Reward Points </w:t>
      </w:r>
      <w:r>
        <w:rPr>
          <w:lang w:val="en-IN" w:eastAsia="en-IN"/>
        </w:rPr>
        <w:t>on</w:t>
      </w:r>
      <w:r w:rsidRPr="00C20577">
        <w:rPr>
          <w:lang w:eastAsia="en-IN"/>
        </w:rPr>
        <w:t xml:space="preserve"> all </w:t>
      </w:r>
      <w:r w:rsidRPr="00C20577" w:rsidR="00D804A3">
        <w:rPr>
          <w:lang w:eastAsia="en-IN"/>
        </w:rPr>
        <w:t xml:space="preserve">Dining, Departmental Stores </w:t>
      </w:r>
      <w:r w:rsidRPr="00C20577">
        <w:rPr>
          <w:lang w:eastAsia="en-IN"/>
        </w:rPr>
        <w:t xml:space="preserve">and </w:t>
      </w:r>
      <w:r w:rsidRPr="00C20577" w:rsidR="00D804A3">
        <w:rPr>
          <w:lang w:eastAsia="en-IN"/>
        </w:rPr>
        <w:t xml:space="preserve">Grocery </w:t>
      </w:r>
      <w:r w:rsidRPr="00C20577">
        <w:rPr>
          <w:lang w:eastAsia="en-IN"/>
        </w:rPr>
        <w:t>spends</w:t>
      </w:r>
    </w:p>
    <w:p w:rsidR="00BB6268" w:rsidP="00BB6268" w:rsidRDefault="00BB6268" w14:paraId="539A2DC2" w14:textId="77777777">
      <w:pPr>
        <w:pStyle w:val="ListParagraph"/>
        <w:numPr>
          <w:ilvl w:val="0"/>
          <w:numId w:val="22"/>
        </w:numPr>
        <w:rPr>
          <w:lang w:val="en-IN" w:eastAsia="en-IN"/>
        </w:rPr>
      </w:pPr>
      <w:r>
        <w:rPr>
          <w:lang w:val="en-IN" w:eastAsia="en-IN"/>
        </w:rPr>
        <w:t>2</w:t>
      </w:r>
      <w:r w:rsidRPr="00C65BBC">
        <w:rPr>
          <w:lang w:val="en-IN" w:eastAsia="en-IN"/>
        </w:rPr>
        <w:t xml:space="preserve"> Reward Point</w:t>
      </w:r>
      <w:r>
        <w:rPr>
          <w:lang w:val="en-IN" w:eastAsia="en-IN"/>
        </w:rPr>
        <w:t>s</w:t>
      </w:r>
      <w:r w:rsidRPr="00C65BBC">
        <w:rPr>
          <w:lang w:val="en-IN" w:eastAsia="en-IN"/>
        </w:rPr>
        <w:t xml:space="preserve"> </w:t>
      </w:r>
      <w:r>
        <w:rPr>
          <w:lang w:val="en-IN" w:eastAsia="en-IN"/>
        </w:rPr>
        <w:t>per</w:t>
      </w:r>
      <w:r w:rsidRPr="00C65BBC">
        <w:rPr>
          <w:lang w:val="en-IN" w:eastAsia="en-IN"/>
        </w:rPr>
        <w:t> Rs. 1</w:t>
      </w:r>
      <w:r>
        <w:rPr>
          <w:lang w:val="en-IN" w:eastAsia="en-IN"/>
        </w:rPr>
        <w:t>0</w:t>
      </w:r>
      <w:r w:rsidRPr="00C65BBC">
        <w:rPr>
          <w:lang w:val="en-IN" w:eastAsia="en-IN"/>
        </w:rPr>
        <w:t>0 spent</w:t>
      </w:r>
      <w:r>
        <w:rPr>
          <w:lang w:val="en-IN" w:eastAsia="en-IN"/>
        </w:rPr>
        <w:t xml:space="preserve"> on other categories</w:t>
      </w:r>
    </w:p>
    <w:p w:rsidR="00BB6268" w:rsidP="00BB6268" w:rsidRDefault="00BB6268" w14:paraId="627CA626" w14:textId="77777777">
      <w:pPr>
        <w:spacing w:before="240"/>
        <w:rPr>
          <w:b/>
          <w:bCs/>
          <w:lang w:val="en-IN"/>
        </w:rPr>
      </w:pPr>
      <w:r w:rsidRPr="00BB6268">
        <w:rPr>
          <w:b/>
          <w:bCs/>
          <w:lang w:val="en-IN"/>
        </w:rPr>
        <w:t xml:space="preserve">Milestone Benefits </w:t>
      </w:r>
    </w:p>
    <w:p w:rsidR="00BB6268" w:rsidP="00BB6268" w:rsidRDefault="00BB6268" w14:paraId="3B133DA0" w14:textId="477B5BC6">
      <w:pPr>
        <w:pStyle w:val="ListParagraph"/>
        <w:numPr>
          <w:ilvl w:val="0"/>
          <w:numId w:val="76"/>
        </w:numPr>
        <w:spacing w:before="240"/>
        <w:rPr>
          <w:lang w:eastAsia="en-IN"/>
        </w:rPr>
      </w:pPr>
      <w:r w:rsidRPr="00BB6268">
        <w:rPr>
          <w:lang w:eastAsia="en-IN"/>
        </w:rPr>
        <w:t>10,000 Bonus Reward Points on annual spends of Rs. 2 lakhs, 3 lakhs and 4 lakhs</w:t>
      </w:r>
    </w:p>
    <w:p w:rsidR="00BB6268" w:rsidP="00BB6268" w:rsidRDefault="00BB6268" w14:paraId="6C2FF11F" w14:textId="77777777">
      <w:pPr>
        <w:pStyle w:val="ListParagraph"/>
        <w:numPr>
          <w:ilvl w:val="0"/>
          <w:numId w:val="75"/>
        </w:numPr>
        <w:spacing w:before="240"/>
        <w:rPr>
          <w:lang w:eastAsia="en-IN"/>
        </w:rPr>
      </w:pPr>
      <w:r w:rsidRPr="00BB6268">
        <w:rPr>
          <w:lang w:eastAsia="en-IN"/>
        </w:rPr>
        <w:t>20,000 Bonus Reward Points on annual spends of Rs. 5 lakhs</w:t>
      </w:r>
    </w:p>
    <w:p w:rsidR="0056721E" w:rsidP="00A80E72" w:rsidRDefault="0056721E" w14:paraId="37994E9F" w14:textId="77777777">
      <w:pPr>
        <w:jc w:val="center"/>
        <w:rPr>
          <w:b/>
          <w:bCs/>
          <w:i/>
          <w:iCs/>
          <w:u w:val="single"/>
          <w:lang w:val="en-IN"/>
        </w:rPr>
      </w:pPr>
    </w:p>
    <w:p w:rsidRPr="002D38D6" w:rsidR="002D38D6" w:rsidP="00A80E72" w:rsidRDefault="004C50CB" w14:paraId="5605250A" w14:textId="45FA8A52">
      <w:pPr>
        <w:jc w:val="center"/>
        <w:rPr>
          <w:b/>
          <w:bCs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>Credit Card</w:t>
      </w:r>
      <w:r w:rsidRPr="004C50CB">
        <w:rPr>
          <w:b/>
          <w:bCs/>
          <w:u w:val="single"/>
          <w:lang w:val="en-IN"/>
        </w:rPr>
        <w:t xml:space="preserve"> FEE &amp; CHARGES</w:t>
      </w:r>
    </w:p>
    <w:p w:rsidRPr="002D38D6" w:rsidR="002D38D6" w:rsidRDefault="004D6419" w14:paraId="07E865B8" w14:textId="7A91C90E">
      <w:pPr>
        <w:pStyle w:val="ListParagraph"/>
        <w:numPr>
          <w:ilvl w:val="0"/>
          <w:numId w:val="3"/>
        </w:numPr>
      </w:pPr>
      <w:r>
        <w:t>Annual</w:t>
      </w:r>
      <w:r w:rsidRPr="002D38D6" w:rsidR="002D38D6">
        <w:t xml:space="preserve"> Fee (one-time): Rs.</w:t>
      </w:r>
      <w:r w:rsidR="002D38D6">
        <w:t xml:space="preserve"> </w:t>
      </w:r>
      <w:r w:rsidR="005528A2">
        <w:t>4</w:t>
      </w:r>
      <w:ins w:author="Upadhyay , Shubham (SBICard)" w:date="2026-02-19T17:22:00Z" w16du:dateUtc="2026-02-19T11:52:00Z" w:id="3">
        <w:r w:rsidR="00D804A3">
          <w:t>,</w:t>
        </w:r>
      </w:ins>
      <w:r w:rsidR="003341BD">
        <w:t>9</w:t>
      </w:r>
      <w:r w:rsidRPr="002D38D6" w:rsidR="002D38D6">
        <w:t>99 + taxes </w:t>
      </w:r>
    </w:p>
    <w:p w:rsidRPr="002D38D6" w:rsidR="002D38D6" w:rsidRDefault="002D38D6" w14:paraId="3CCA290E" w14:textId="21BA7389">
      <w:pPr>
        <w:pStyle w:val="ListParagraph"/>
        <w:numPr>
          <w:ilvl w:val="0"/>
          <w:numId w:val="3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5528A2">
        <w:t>4</w:t>
      </w:r>
      <w:ins w:author="Upadhyay , Shubham (SBICard)" w:date="2026-02-19T17:22:00Z" w16du:dateUtc="2026-02-19T11:52:00Z" w:id="4">
        <w:r w:rsidR="00D804A3">
          <w:t>,</w:t>
        </w:r>
      </w:ins>
      <w:r w:rsidR="003341BD">
        <w:t>9</w:t>
      </w:r>
      <w:r w:rsidRPr="002D38D6" w:rsidR="008A742C">
        <w:t>99</w:t>
      </w:r>
      <w:r w:rsidRPr="002D38D6">
        <w:t xml:space="preserve"> 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RDefault="004D6419" w14:paraId="7060F76E" w14:textId="1BB87067">
      <w:pPr>
        <w:pStyle w:val="ListParagraph"/>
        <w:numPr>
          <w:ilvl w:val="0"/>
          <w:numId w:val="4"/>
        </w:numPr>
        <w:rPr>
          <w:lang w:val="en-IN"/>
        </w:rPr>
      </w:pPr>
      <w:r>
        <w:t>Annual</w:t>
      </w:r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2D38D6" w:rsidR="00A80E72">
        <w:t>Rs.</w:t>
      </w:r>
      <w:r w:rsidR="00A80E72">
        <w:t xml:space="preserve"> </w:t>
      </w:r>
      <w:r w:rsidR="005528A2">
        <w:t>4</w:t>
      </w:r>
      <w:ins w:author="Upadhyay , Shubham (SBICard)" w:date="2026-02-19T17:22:00Z" w16du:dateUtc="2026-02-19T11:52:00Z" w:id="5">
        <w:r w:rsidR="00D804A3">
          <w:t>,</w:t>
        </w:r>
      </w:ins>
      <w:r w:rsidR="003341BD">
        <w:t>9</w:t>
      </w:r>
      <w:r w:rsidRPr="002D38D6" w:rsidR="008A742C">
        <w:t xml:space="preserve">99 </w:t>
      </w:r>
      <w:r w:rsidRPr="002D38D6" w:rsidR="00A80E72">
        <w:t>+ taxes</w:t>
      </w:r>
    </w:p>
    <w:p w:rsidRPr="003D0064" w:rsidR="00A579B5" w:rsidRDefault="00A579B5" w14:paraId="5301376D" w14:textId="58D565A4">
      <w:pPr>
        <w:pStyle w:val="ListParagraph"/>
        <w:numPr>
          <w:ilvl w:val="0"/>
          <w:numId w:val="4"/>
        </w:numPr>
        <w:rPr>
          <w:lang w:val="en-IN"/>
        </w:rPr>
      </w:pPr>
      <w:r w:rsidRPr="00A579B5">
        <w:rPr>
          <w:lang w:val="en-IN"/>
        </w:rPr>
        <w:t>Renewal Fee (per annum): </w:t>
      </w:r>
      <w:r w:rsidRPr="002D38D6" w:rsidR="00A80E72">
        <w:t>Rs.</w:t>
      </w:r>
      <w:r w:rsidR="00842C6F">
        <w:t xml:space="preserve"> </w:t>
      </w:r>
      <w:r w:rsidR="005528A2">
        <w:t>4</w:t>
      </w:r>
      <w:ins w:author="Upadhyay , Shubham (SBICard)" w:date="2026-02-19T17:22:00Z" w16du:dateUtc="2026-02-19T11:52:00Z" w:id="6">
        <w:r w:rsidR="00D804A3">
          <w:t>,</w:t>
        </w:r>
      </w:ins>
      <w:r w:rsidRPr="002D38D6" w:rsidR="008A742C">
        <w:t>9</w:t>
      </w:r>
      <w:r w:rsidR="003341BD">
        <w:t>9</w:t>
      </w:r>
      <w:r w:rsidRPr="002D38D6" w:rsidR="008A742C">
        <w:t xml:space="preserve">9 </w:t>
      </w:r>
      <w:r w:rsidRPr="002D38D6" w:rsidR="00A80E72">
        <w:t>+ taxes</w:t>
      </w:r>
    </w:p>
    <w:p w:rsidR="004F68A8" w:rsidRDefault="00A579B5" w14:paraId="4A114D45" w14:textId="77777777">
      <w:pPr>
        <w:numPr>
          <w:ilvl w:val="0"/>
          <w:numId w:val="5"/>
        </w:numPr>
        <w:rPr>
          <w:lang w:val="en-IN"/>
        </w:rPr>
      </w:pPr>
      <w:r w:rsidRPr="00A579B5">
        <w:rPr>
          <w:lang w:val="en-IN"/>
        </w:rPr>
        <w:t xml:space="preserve">Add-on </w:t>
      </w:r>
      <w:r w:rsidR="009B3F85">
        <w:rPr>
          <w:lang w:val="en-IN"/>
        </w:rPr>
        <w:t xml:space="preserve">Card </w:t>
      </w:r>
      <w:r w:rsidRPr="00A579B5">
        <w:rPr>
          <w:lang w:val="en-IN"/>
        </w:rPr>
        <w:t>Fee (per annum): Nil</w:t>
      </w:r>
    </w:p>
    <w:p w:rsidRPr="00F63B1F" w:rsidR="009164D7" w:rsidRDefault="009164D7" w14:paraId="00955866" w14:textId="747F1338">
      <w:pPr>
        <w:numPr>
          <w:ilvl w:val="0"/>
          <w:numId w:val="5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15">
        <w:r w:rsidRPr="009164D7">
          <w:rPr>
            <w:rStyle w:val="Hyperlink"/>
            <w:lang w:val="en-IN"/>
          </w:rPr>
          <w:t>Most Important Terms &amp; Conditions</w:t>
        </w:r>
      </w:hyperlink>
    </w:p>
    <w:p w:rsidR="00F63B1F" w:rsidP="00F63B1F" w:rsidRDefault="00F63B1F" w14:paraId="3A82B4F2" w14:textId="77777777">
      <w:pPr>
        <w:rPr>
          <w:rStyle w:val="Hyperlink"/>
          <w:b/>
          <w:bCs/>
          <w:color w:val="auto"/>
          <w:u w:val="none"/>
          <w:lang w:val="en-IN"/>
        </w:rPr>
      </w:pPr>
      <w:r w:rsidRPr="009E6377">
        <w:rPr>
          <w:rStyle w:val="Hyperlink"/>
          <w:b/>
          <w:bCs/>
          <w:color w:val="auto"/>
          <w:u w:val="none"/>
          <w:lang w:val="en-IN"/>
        </w:rPr>
        <w:t>FAQ</w:t>
      </w:r>
    </w:p>
    <w:p w:rsidRPr="00BC38CC" w:rsidR="009B3F85" w:rsidP="009B3F85" w:rsidRDefault="009B3F85" w14:paraId="244504CE" w14:textId="77777777">
      <w:pPr>
        <w:rPr>
          <w:b/>
          <w:bCs/>
          <w:lang w:val="en-IN"/>
        </w:rPr>
      </w:pPr>
      <w:bookmarkStart w:name="_Hlk219368909" w:id="7"/>
      <w:r w:rsidRPr="00BC38CC">
        <w:rPr>
          <w:b/>
          <w:bCs/>
          <w:lang w:val="en-IN"/>
        </w:rPr>
        <w:t>What is Annual Fee and Renewal Fee of the card?</w:t>
      </w:r>
    </w:p>
    <w:p w:rsidRPr="00BC38CC" w:rsidR="009B3F85" w:rsidP="009B3F85" w:rsidRDefault="009B3F85" w14:paraId="06D6215D" w14:textId="006A9D88">
      <w:pPr>
        <w:rPr>
          <w:lang w:val="en-IN"/>
        </w:rPr>
      </w:pPr>
      <w:r w:rsidRPr="00BC38CC">
        <w:rPr>
          <w:lang w:val="en-IN"/>
        </w:rPr>
        <w:t xml:space="preserve">The Annual Fee of the card is Rs. </w:t>
      </w:r>
      <w:r w:rsidR="005528A2">
        <w:rPr>
          <w:lang w:val="en-IN"/>
        </w:rPr>
        <w:t>4</w:t>
      </w:r>
      <w:ins w:author="Upadhyay , Shubham (SBICard)" w:date="2026-02-19T17:22:00Z" w16du:dateUtc="2026-02-19T11:52:00Z" w:id="8">
        <w:r w:rsidR="00D804A3">
          <w:rPr>
            <w:lang w:val="en-IN"/>
          </w:rPr>
          <w:t>,</w:t>
        </w:r>
      </w:ins>
      <w:r w:rsidR="003341BD">
        <w:rPr>
          <w:lang w:val="en-IN"/>
        </w:rPr>
        <w:t>9</w:t>
      </w:r>
      <w:r w:rsidRPr="00BC38CC">
        <w:rPr>
          <w:lang w:val="en-IN"/>
        </w:rPr>
        <w:t xml:space="preserve">99 + taxes. The Renewal Fee is Rs. </w:t>
      </w:r>
      <w:r w:rsidR="005528A2">
        <w:rPr>
          <w:lang w:val="en-IN"/>
        </w:rPr>
        <w:t>4</w:t>
      </w:r>
      <w:ins w:author="Upadhyay , Shubham (SBICard)" w:date="2026-02-19T17:22:00Z" w16du:dateUtc="2026-02-19T11:52:00Z" w:id="9">
        <w:r w:rsidR="00D804A3">
          <w:rPr>
            <w:lang w:val="en-IN"/>
          </w:rPr>
          <w:t>,</w:t>
        </w:r>
      </w:ins>
      <w:r>
        <w:rPr>
          <w:lang w:val="en-IN"/>
        </w:rPr>
        <w:t>9</w:t>
      </w:r>
      <w:r w:rsidR="003341BD">
        <w:rPr>
          <w:lang w:val="en-IN"/>
        </w:rPr>
        <w:t>9</w:t>
      </w:r>
      <w:r w:rsidRPr="00BC38CC">
        <w:rPr>
          <w:lang w:val="en-IN"/>
        </w:rPr>
        <w:t>9 + taxes from second year onwards.</w:t>
      </w:r>
    </w:p>
    <w:p w:rsidRPr="00BC38CC" w:rsidR="009B3F85" w:rsidP="009B3F85" w:rsidRDefault="009B3F85" w14:paraId="5FCAAE0C" w14:textId="77777777">
      <w:pPr>
        <w:rPr>
          <w:b/>
          <w:bCs/>
          <w:lang w:val="en-IN"/>
        </w:rPr>
      </w:pPr>
      <w:r w:rsidRPr="00BC38CC">
        <w:rPr>
          <w:b/>
          <w:bCs/>
          <w:lang w:val="en-IN"/>
        </w:rPr>
        <w:t>Can I use my card internationally?</w:t>
      </w:r>
    </w:p>
    <w:p w:rsidRPr="00BC38CC" w:rsidR="008A742C" w:rsidP="009B3F85" w:rsidRDefault="009B3F85" w14:paraId="05CD329A" w14:textId="22E92F6E">
      <w:pPr>
        <w:rPr>
          <w:lang w:val="en-IN"/>
        </w:rPr>
      </w:pPr>
      <w:r w:rsidRPr="00BC38CC">
        <w:rPr>
          <w:lang w:val="en-IN"/>
        </w:rPr>
        <w:t xml:space="preserve">Yes, you can use your </w:t>
      </w:r>
      <w:r w:rsidRPr="003341BD" w:rsidR="003341BD">
        <w:t xml:space="preserve">KVB </w:t>
      </w:r>
      <w:del w:author="Upadhyay , Shubham (SBICard)" w:date="2026-02-19T17:22:00Z" w16du:dateUtc="2026-02-19T11:52:00Z" w:id="10">
        <w:r w:rsidRPr="003341BD" w:rsidDel="00D804A3" w:rsidR="003341BD">
          <w:delText xml:space="preserve">- </w:delText>
        </w:r>
      </w:del>
      <w:r w:rsidRPr="003341BD" w:rsidR="003341BD">
        <w:t>SBI Signature Credit Card</w:t>
      </w:r>
      <w:r w:rsidR="00385B07">
        <w:t xml:space="preserve"> </w:t>
      </w:r>
      <w:r w:rsidRPr="00BC38CC">
        <w:rPr>
          <w:lang w:val="en-IN"/>
        </w:rPr>
        <w:t xml:space="preserve">in </w:t>
      </w:r>
      <w:r w:rsidR="00FE0C58">
        <w:rPr>
          <w:lang w:val="en-IN"/>
        </w:rPr>
        <w:t xml:space="preserve">over </w:t>
      </w:r>
      <w:r w:rsidRPr="003341BD" w:rsidR="003341BD">
        <w:t xml:space="preserve">2 million </w:t>
      </w:r>
      <w:commentRangeStart w:id="11"/>
      <w:r w:rsidRPr="00D804A3" w:rsidR="003341BD">
        <w:rPr>
          <w:highlight w:val="yellow"/>
          <w:rPrChange w:author="Upadhyay , Shubham (SBICard)" w:date="2026-02-19T17:22:00Z" w16du:dateUtc="2026-02-19T11:52:00Z" w:id="12">
            <w:rPr/>
          </w:rPrChange>
        </w:rPr>
        <w:t>Visa</w:t>
      </w:r>
      <w:r w:rsidRPr="003341BD" w:rsidR="003341BD">
        <w:t xml:space="preserve"> </w:t>
      </w:r>
      <w:commentRangeEnd w:id="11"/>
      <w:r w:rsidRPr="003341BD" w:rsidR="00D804A3">
        <w:rPr>
          <w:rStyle w:val="CommentReference"/>
          <w:sz w:val="22"/>
          <w:szCs w:val="22"/>
        </w:rPr>
        <w:commentReference w:id="11"/>
      </w:r>
      <w:r w:rsidRPr="003341BD" w:rsidR="003341BD">
        <w:t>outlets worldwide and over 2,85,000 outlets in India</w:t>
      </w:r>
      <w:r w:rsidRPr="00BC38CC">
        <w:rPr>
          <w:lang w:val="en-IN"/>
        </w:rPr>
        <w:t xml:space="preserve">. You can withdraw cash from over 1 million </w:t>
      </w:r>
      <w:commentRangeStart w:id="13"/>
      <w:r w:rsidRPr="00BC38CC">
        <w:rPr>
          <w:lang w:val="en-IN"/>
        </w:rPr>
        <w:t>Visa</w:t>
      </w:r>
      <w:r w:rsidR="00FE0C58">
        <w:rPr>
          <w:lang w:val="en-IN"/>
        </w:rPr>
        <w:t xml:space="preserve"> </w:t>
      </w:r>
      <w:commentRangeEnd w:id="13"/>
      <w:r w:rsidRPr="00BC38CC" w:rsidR="00D804A3">
        <w:rPr>
          <w:rStyle w:val="CommentReference"/>
          <w:sz w:val="22"/>
          <w:szCs w:val="22"/>
          <w:lang w:val="en-IN"/>
        </w:rPr>
        <w:commentReference w:id="13"/>
      </w:r>
      <w:r w:rsidRPr="00BC38CC">
        <w:rPr>
          <w:lang w:val="en-IN"/>
        </w:rPr>
        <w:t>ATMs across the globe.</w:t>
      </w:r>
    </w:p>
    <w:p w:rsidRPr="00BC38CC" w:rsidR="009B3F85" w:rsidP="009B3F85" w:rsidRDefault="009B3F85" w14:paraId="47D6F45C" w14:textId="77777777">
      <w:pPr>
        <w:rPr>
          <w:b/>
          <w:bCs/>
          <w:lang w:val="en-IN"/>
        </w:rPr>
      </w:pPr>
      <w:r w:rsidRPr="00BC38CC">
        <w:rPr>
          <w:b/>
          <w:bCs/>
          <w:lang w:val="en-IN"/>
        </w:rPr>
        <w:t>How can I apply for the card?</w:t>
      </w:r>
    </w:p>
    <w:p w:rsidRPr="009B3F85" w:rsidR="009B3F85" w:rsidP="00F63B1F" w:rsidRDefault="00695F24" w14:paraId="0506F512" w14:textId="3FBCA56F">
      <w:pPr>
        <w:rPr>
          <w:rStyle w:val="Hyperlink"/>
          <w:color w:val="auto"/>
          <w:u w:val="none"/>
          <w:lang w:val="en-IN"/>
        </w:rPr>
      </w:pPr>
      <w:r w:rsidRPr="001D6563">
        <w:t xml:space="preserve">To apply </w:t>
      </w:r>
      <w:r>
        <w:t>KVB SBI Signature Credit Card</w:t>
      </w:r>
      <w:r w:rsidRPr="001D6563">
        <w:t xml:space="preserve">, visit the nearest </w:t>
      </w:r>
      <w:r>
        <w:t xml:space="preserve">Karur Vysya </w:t>
      </w:r>
      <w:r w:rsidRPr="001D6563">
        <w:t>Bank Branch</w:t>
      </w:r>
      <w:r w:rsidRPr="00BC38CC" w:rsidR="009B3F85">
        <w:rPr>
          <w:lang w:val="en-IN"/>
        </w:rPr>
        <w:t>.</w:t>
      </w:r>
      <w:bookmarkEnd w:id="7"/>
    </w:p>
    <w:p w:rsidRPr="004C50CB" w:rsidR="009164D7" w:rsidP="004C50CB" w:rsidRDefault="004C50CB" w14:paraId="7415B9E1" w14:textId="0CCC133D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4C50CB">
        <w:rPr>
          <w:b/>
          <w:bCs/>
          <w:i/>
          <w:iCs/>
          <w:u w:val="single"/>
          <w:lang w:val="en-IN"/>
        </w:rPr>
        <w:t xml:space="preserve">Other </w:t>
      </w:r>
      <w:r w:rsidRPr="004C50CB">
        <w:rPr>
          <w:b/>
          <w:bCs/>
          <w:u w:val="single"/>
          <w:lang w:val="en-IN"/>
        </w:rPr>
        <w:t>FEATURES</w:t>
      </w:r>
    </w:p>
    <w:p w:rsidRPr="00EB42BC" w:rsidR="003341BD" w:rsidP="003341BD" w:rsidRDefault="003341BD" w14:paraId="2EA89BA3" w14:textId="77777777">
      <w:pPr>
        <w:rPr>
          <w:b/>
          <w:bCs/>
          <w:lang w:val="en-IN" w:eastAsia="en-IN"/>
        </w:rPr>
      </w:pPr>
      <w:r w:rsidRPr="00EB42BC">
        <w:rPr>
          <w:b/>
          <w:bCs/>
          <w:lang w:val="en-IN" w:eastAsia="en-IN"/>
        </w:rPr>
        <w:t>True Lifestyle</w:t>
      </w:r>
    </w:p>
    <w:p w:rsidRPr="00EB42BC" w:rsidR="003341BD" w:rsidP="003341BD" w:rsidRDefault="003341BD" w14:paraId="15679B14" w14:textId="77777777">
      <w:pPr>
        <w:pStyle w:val="ListParagraph"/>
        <w:numPr>
          <w:ilvl w:val="0"/>
          <w:numId w:val="64"/>
        </w:numPr>
        <w:rPr>
          <w:lang w:val="en-IN" w:eastAsia="en-IN"/>
        </w:rPr>
      </w:pPr>
      <w:r>
        <w:rPr>
          <w:lang w:val="en-IN" w:eastAsia="en-IN"/>
        </w:rPr>
        <w:t>A</w:t>
      </w:r>
      <w:r w:rsidRPr="00EB42BC">
        <w:rPr>
          <w:lang w:val="en-IN" w:eastAsia="en-IN"/>
        </w:rPr>
        <w:t>ccess to more than 300 golf courses across the world</w:t>
      </w:r>
    </w:p>
    <w:p w:rsidR="003341BD" w:rsidP="003341BD" w:rsidRDefault="003341BD" w14:paraId="42B50018" w14:textId="0DB71995">
      <w:pPr>
        <w:pStyle w:val="ListParagraph"/>
        <w:numPr>
          <w:ilvl w:val="0"/>
          <w:numId w:val="64"/>
        </w:numPr>
        <w:rPr>
          <w:lang w:val="en-IN" w:eastAsia="en-IN"/>
        </w:rPr>
      </w:pPr>
      <w:r w:rsidRPr="00EB42BC">
        <w:rPr>
          <w:lang w:val="en-IN" w:eastAsia="en-IN"/>
        </w:rPr>
        <w:t xml:space="preserve">30% discount on </w:t>
      </w:r>
      <w:del w:author="Upadhyay , Shubham (SBICard)" w:date="2026-02-19T17:23:00Z" w16du:dateUtc="2026-02-19T11:53:00Z" w:id="14">
        <w:r w:rsidRPr="00EB42BC" w:rsidDel="00D804A3">
          <w:rPr>
            <w:lang w:val="en-IN" w:eastAsia="en-IN"/>
          </w:rPr>
          <w:delText xml:space="preserve">the </w:delText>
        </w:r>
      </w:del>
      <w:r w:rsidRPr="00EB42BC" w:rsidR="00D804A3">
        <w:rPr>
          <w:lang w:val="en-IN" w:eastAsia="en-IN"/>
        </w:rPr>
        <w:t>Green Fee</w:t>
      </w:r>
    </w:p>
    <w:p w:rsidRPr="00EB42BC" w:rsidR="003341BD" w:rsidP="003341BD" w:rsidRDefault="003341BD" w14:paraId="46557858" w14:textId="77777777">
      <w:pPr>
        <w:rPr>
          <w:b/>
          <w:bCs/>
          <w:lang w:val="en-IN" w:eastAsia="en-IN"/>
        </w:rPr>
      </w:pPr>
      <w:r w:rsidRPr="00EB42BC">
        <w:rPr>
          <w:b/>
          <w:bCs/>
          <w:lang w:val="en-IN" w:eastAsia="en-IN"/>
        </w:rPr>
        <w:lastRenderedPageBreak/>
        <w:t>Cash on the go</w:t>
      </w:r>
    </w:p>
    <w:p w:rsidRPr="00EB42BC" w:rsidR="003341BD" w:rsidP="003341BD" w:rsidRDefault="003341BD" w14:paraId="57F6AACC" w14:textId="77777777">
      <w:pPr>
        <w:pStyle w:val="ListParagraph"/>
        <w:numPr>
          <w:ilvl w:val="0"/>
          <w:numId w:val="66"/>
        </w:numPr>
        <w:rPr>
          <w:lang w:val="en-IN" w:eastAsia="en-IN"/>
        </w:rPr>
      </w:pPr>
      <w:r w:rsidRPr="00EB42BC">
        <w:rPr>
          <w:lang w:val="en-IN" w:eastAsia="en-IN"/>
        </w:rPr>
        <w:t>Withdraw cash from over 1 million</w:t>
      </w:r>
      <w:r>
        <w:rPr>
          <w:lang w:val="en-IN" w:eastAsia="en-IN"/>
        </w:rPr>
        <w:t xml:space="preserve"> </w:t>
      </w:r>
      <w:commentRangeStart w:id="15"/>
      <w:r w:rsidRPr="00BC38CC">
        <w:rPr>
          <w:lang w:val="en-IN"/>
        </w:rPr>
        <w:t>Visa</w:t>
      </w:r>
      <w:r>
        <w:rPr>
          <w:lang w:val="en-IN"/>
        </w:rPr>
        <w:t xml:space="preserve"> </w:t>
      </w:r>
      <w:commentRangeEnd w:id="15"/>
      <w:r w:rsidRPr="00EB42BC" w:rsidR="00D804A3">
        <w:rPr>
          <w:rStyle w:val="CommentReference"/>
          <w:sz w:val="22"/>
          <w:szCs w:val="22"/>
          <w:lang w:val="en-IN" w:eastAsia="en-IN"/>
        </w:rPr>
        <w:commentReference w:id="15"/>
      </w:r>
      <w:r w:rsidRPr="00EB42BC">
        <w:rPr>
          <w:lang w:val="en-IN" w:eastAsia="en-IN"/>
        </w:rPr>
        <w:t>ATMs worldwide</w:t>
      </w:r>
    </w:p>
    <w:p w:rsidRPr="00AC1ED4" w:rsidR="003341BD" w:rsidP="003341BD" w:rsidRDefault="003341BD" w14:paraId="1F9E9970" w14:textId="77777777">
      <w:pPr>
        <w:rPr>
          <w:b/>
          <w:bCs/>
        </w:rPr>
      </w:pPr>
      <w:r w:rsidRPr="00AC1ED4">
        <w:rPr>
          <w:b/>
          <w:bCs/>
        </w:rPr>
        <w:t>Easy Bill Pay Facility</w:t>
      </w:r>
    </w:p>
    <w:p w:rsidRPr="00AC1ED4" w:rsidR="003341BD" w:rsidP="003341BD" w:rsidRDefault="003341BD" w14:paraId="22712219" w14:textId="4B80E46D">
      <w:pPr>
        <w:pStyle w:val="ListParagraph"/>
        <w:numPr>
          <w:ilvl w:val="0"/>
          <w:numId w:val="47"/>
        </w:numPr>
      </w:pPr>
      <w:r w:rsidRPr="00AC1ED4">
        <w:t>Pay your electricity, telephone, mobile and other utility bills using the Easy Bill Pay facility</w:t>
      </w:r>
      <w:r>
        <w:t xml:space="preserve">. </w:t>
      </w:r>
      <w:hyperlink w:history="1" w:anchor="area5" r:id="rId20">
        <w:r w:rsidRPr="00DF56C8">
          <w:rPr>
            <w:rStyle w:val="Hyperlink"/>
          </w:rPr>
          <w:t xml:space="preserve">Click </w:t>
        </w:r>
        <w:r w:rsidRPr="00DF56C8" w:rsidR="004F68A8">
          <w:rPr>
            <w:rStyle w:val="Hyperlink"/>
          </w:rPr>
          <w:t>here</w:t>
        </w:r>
      </w:hyperlink>
      <w:r>
        <w:t xml:space="preserve"> </w:t>
      </w:r>
      <w:r w:rsidRPr="00AC1ED4">
        <w:t>to know more</w:t>
      </w:r>
    </w:p>
    <w:p w:rsidR="003341BD" w:rsidP="003341BD" w:rsidRDefault="003341BD" w14:paraId="11C79377" w14:textId="77777777">
      <w:pPr>
        <w:rPr>
          <w:b/>
          <w:bCs/>
          <w:lang w:val="en-IN"/>
        </w:rPr>
      </w:pPr>
      <w:r w:rsidRPr="00AE161E">
        <w:rPr>
          <w:b/>
          <w:bCs/>
          <w:lang w:val="en-IN"/>
        </w:rPr>
        <w:t>Flexipay</w:t>
      </w:r>
      <w:r>
        <w:rPr>
          <w:b/>
          <w:bCs/>
          <w:lang w:val="en-IN"/>
        </w:rPr>
        <w:t xml:space="preserve"> EMI</w:t>
      </w:r>
    </w:p>
    <w:p w:rsidRPr="004A5805" w:rsidR="003341BD" w:rsidP="003341BD" w:rsidRDefault="003341BD" w14:paraId="3070F1A8" w14:textId="77777777">
      <w:pPr>
        <w:pStyle w:val="ListParagraph"/>
        <w:numPr>
          <w:ilvl w:val="0"/>
          <w:numId w:val="7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Pr="00EB42BC" w:rsidR="003341BD" w:rsidP="003341BD" w:rsidRDefault="003341BD" w14:paraId="53AB2425" w14:textId="49CACEA0">
      <w:pPr>
        <w:pStyle w:val="ListParagraph"/>
        <w:numPr>
          <w:ilvl w:val="0"/>
          <w:numId w:val="7"/>
        </w:numPr>
      </w:pPr>
      <w:hyperlink w:history="1" r:id="rId21">
        <w:r w:rsidRPr="004F68A8">
          <w:rPr>
            <w:rStyle w:val="Hyperlink"/>
          </w:rPr>
          <w:t>Click </w:t>
        </w:r>
        <w:r w:rsidRPr="004F68A8" w:rsidR="004F68A8">
          <w:rPr>
            <w:rStyle w:val="Hyperlink"/>
          </w:rPr>
          <w:t>here</w:t>
        </w:r>
      </w:hyperlink>
      <w:r w:rsidRPr="004F68A8" w:rsidR="004F68A8">
        <w:t> </w:t>
      </w:r>
      <w:r w:rsidRPr="002B5E9C">
        <w:t>to learn how to apply for Flexipay</w:t>
      </w:r>
      <w:ins w:author="Upadhyay , Shubham (SBICard)" w:date="2026-02-19T17:24:00Z" w16du:dateUtc="2026-02-19T11:54:00Z" w:id="16">
        <w:r w:rsidR="00D804A3">
          <w:t xml:space="preserve"> EMI</w:t>
        </w:r>
      </w:ins>
    </w:p>
    <w:p w:rsidRPr="00EB42BC" w:rsidR="00A85320" w:rsidP="00A85320" w:rsidRDefault="00A85320" w14:paraId="7D9C9174" w14:textId="77777777">
      <w:pPr>
        <w:rPr>
          <w:b/>
          <w:bCs/>
          <w:lang w:val="en-IN" w:eastAsia="en-IN"/>
        </w:rPr>
      </w:pPr>
      <w:r w:rsidRPr="00EB42BC">
        <w:rPr>
          <w:b/>
          <w:bCs/>
          <w:lang w:val="en-IN" w:eastAsia="en-IN"/>
        </w:rPr>
        <w:t>Fraud Liability Cover</w:t>
      </w:r>
    </w:p>
    <w:p w:rsidRPr="00565E50" w:rsidR="00A85320" w:rsidP="00A85320" w:rsidRDefault="00A85320" w14:paraId="7A850CF1" w14:textId="1810D9EE">
      <w:pPr>
        <w:pStyle w:val="ListParagraph"/>
        <w:numPr>
          <w:ilvl w:val="0"/>
          <w:numId w:val="77"/>
        </w:numPr>
        <w:rPr>
          <w:lang w:val="en-IN"/>
        </w:rPr>
      </w:pPr>
      <w:r>
        <w:rPr>
          <w:lang w:val="en-IN"/>
        </w:rPr>
        <w:t xml:space="preserve">Complimentary </w:t>
      </w:r>
      <w:r w:rsidR="00D804A3">
        <w:rPr>
          <w:lang w:val="en-IN"/>
        </w:rPr>
        <w:t>Credit Card</w:t>
      </w:r>
      <w:r w:rsidRPr="00565E50" w:rsidR="00D804A3">
        <w:rPr>
          <w:lang w:val="en-IN"/>
        </w:rPr>
        <w:t xml:space="preserve"> </w:t>
      </w:r>
      <w:r w:rsidRPr="00565E50">
        <w:rPr>
          <w:lang w:val="en-IN"/>
        </w:rPr>
        <w:t>Fraud Liability Cover of Rs.</w:t>
      </w:r>
      <w:r>
        <w:rPr>
          <w:lang w:val="en-IN"/>
        </w:rPr>
        <w:t xml:space="preserve"> </w:t>
      </w:r>
      <w:r w:rsidRPr="00565E50">
        <w:rPr>
          <w:lang w:val="en-IN"/>
        </w:rPr>
        <w:t>1 lakh</w:t>
      </w:r>
    </w:p>
    <w:p w:rsidR="00A85320" w:rsidP="00A85320" w:rsidRDefault="00A85320" w14:paraId="5D4E78DA" w14:textId="77777777">
      <w:pPr>
        <w:pStyle w:val="ListParagraph"/>
        <w:numPr>
          <w:ilvl w:val="0"/>
          <w:numId w:val="77"/>
        </w:numPr>
        <w:rPr>
          <w:lang w:val="en-IN"/>
        </w:rPr>
      </w:pPr>
      <w:r w:rsidRPr="00565E50">
        <w:rPr>
          <w:lang w:val="en-IN"/>
        </w:rPr>
        <w:t xml:space="preserve">This cover is liable for a period of 48 hours prior to reporting of loss, to 7 days post reporting of loss. </w:t>
      </w:r>
    </w:p>
    <w:p w:rsidRPr="00565E50" w:rsidR="00A85320" w:rsidP="00A85320" w:rsidRDefault="00A85320" w14:paraId="267F346A" w14:textId="78227A61">
      <w:pPr>
        <w:pStyle w:val="ListParagraph"/>
        <w:numPr>
          <w:ilvl w:val="0"/>
          <w:numId w:val="77"/>
        </w:numPr>
        <w:rPr>
          <w:lang w:val="en-IN"/>
        </w:rPr>
      </w:pPr>
      <w:r w:rsidRPr="00565E50">
        <w:rPr>
          <w:lang w:val="en-IN"/>
        </w:rPr>
        <w:t xml:space="preserve">Please call SBI Card </w:t>
      </w:r>
      <w:r w:rsidRPr="00565E50" w:rsidR="00D804A3">
        <w:rPr>
          <w:lang w:val="en-IN"/>
        </w:rPr>
        <w:t xml:space="preserve">Helpline </w:t>
      </w:r>
      <w:r w:rsidRPr="00565E50">
        <w:rPr>
          <w:lang w:val="en-IN"/>
        </w:rPr>
        <w:t>to report loss &amp; initiate claim: Dial 1860 180 1290 or 39 02 02 02 (prefix local STD code)</w:t>
      </w:r>
    </w:p>
    <w:p w:rsidRPr="005E66AE" w:rsidR="009423FF" w:rsidP="009423FF" w:rsidRDefault="009423FF" w14:paraId="002ECDAA" w14:textId="77777777">
      <w:pPr>
        <w:rPr>
          <w:b/>
          <w:bCs/>
        </w:rPr>
      </w:pPr>
      <w:r w:rsidRPr="005E66AE">
        <w:rPr>
          <w:b/>
          <w:bCs/>
        </w:rPr>
        <w:t>Balance Transfer on EMI</w:t>
      </w:r>
    </w:p>
    <w:p w:rsidRPr="005E66AE" w:rsidR="009423FF" w:rsidP="009423FF" w:rsidRDefault="009423FF" w14:paraId="1E94A7BC" w14:textId="77777777">
      <w:pPr>
        <w:pStyle w:val="ListParagraph"/>
        <w:numPr>
          <w:ilvl w:val="0"/>
          <w:numId w:val="7"/>
        </w:numPr>
      </w:pPr>
      <w:r w:rsidRPr="005E66AE">
        <w:t xml:space="preserve">Save money </w:t>
      </w:r>
      <w:r w:rsidRPr="00377F55">
        <w:t>on your credit card repayments</w:t>
      </w:r>
      <w:r>
        <w:t xml:space="preserve">. </w:t>
      </w:r>
    </w:p>
    <w:p w:rsidRPr="005E66AE" w:rsidR="009423FF" w:rsidP="009423FF" w:rsidRDefault="009423FF" w14:paraId="47F39AE2" w14:textId="77777777">
      <w:pPr>
        <w:pStyle w:val="ListParagraph"/>
        <w:numPr>
          <w:ilvl w:val="0"/>
          <w:numId w:val="7"/>
        </w:numPr>
      </w:pPr>
      <w:r w:rsidRPr="005E66AE">
        <w:t>Transfer outstanding balance</w:t>
      </w:r>
      <w:r>
        <w:t>s</w:t>
      </w:r>
      <w:r w:rsidRPr="005E66AE">
        <w:t xml:space="preserve"> of other banks’ credit cards to your </w:t>
      </w:r>
      <w:r w:rsidRPr="003341BD">
        <w:t xml:space="preserve">KVB </w:t>
      </w:r>
      <w:del w:author="Upadhyay , Shubham (SBICard)" w:date="2026-02-19T17:24:00Z" w16du:dateUtc="2026-02-19T11:54:00Z" w:id="17">
        <w:r w:rsidRPr="003341BD" w:rsidDel="00D804A3">
          <w:delText xml:space="preserve">- </w:delText>
        </w:r>
      </w:del>
      <w:r w:rsidRPr="003341BD">
        <w:t>SBI Signature Credit Card</w:t>
      </w:r>
      <w:r>
        <w:t xml:space="preserve"> </w:t>
      </w:r>
      <w:r w:rsidRPr="00377F55">
        <w:t>at a lower interest rate and repay in easy EMIs.</w:t>
      </w:r>
      <w:r>
        <w:t xml:space="preserve"> </w:t>
      </w:r>
      <w:hyperlink w:tgtFrame="_blank" w:history="1" r:id="rId22">
        <w:r w:rsidRPr="005E66AE">
          <w:rPr>
            <w:rStyle w:val="Hyperlink"/>
          </w:rPr>
          <w:t>Click here</w:t>
        </w:r>
      </w:hyperlink>
      <w:r>
        <w:t xml:space="preserve"> </w:t>
      </w:r>
      <w:r w:rsidRPr="005E66AE">
        <w:t>to know about Balance Transfer on EMI</w:t>
      </w:r>
      <w:r>
        <w:t>.</w:t>
      </w:r>
    </w:p>
    <w:p w:rsidRPr="009423FF" w:rsidR="003341BD" w:rsidP="00FE0C58" w:rsidRDefault="009423FF" w14:paraId="57192F1D" w14:textId="1E77A522">
      <w:pPr>
        <w:pStyle w:val="ListParagraph"/>
        <w:numPr>
          <w:ilvl w:val="0"/>
          <w:numId w:val="7"/>
        </w:numPr>
      </w:pPr>
      <w:r w:rsidRPr="00247784">
        <w:t>Login to your account to avail this facility.</w:t>
      </w:r>
    </w:p>
    <w:p w:rsidRPr="009164D7" w:rsidR="00FE0C58" w:rsidP="00FE0C58" w:rsidRDefault="00FE0C58" w14:paraId="306C4C9F" w14:textId="75A50762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Pr="003341BD" w:rsidR="003341BD" w:rsidP="003341BD" w:rsidRDefault="00FE0C58" w14:paraId="6F435269" w14:textId="2C1FA258">
      <w:pPr>
        <w:pStyle w:val="ListParagraph"/>
        <w:numPr>
          <w:ilvl w:val="0"/>
          <w:numId w:val="6"/>
        </w:numPr>
        <w:rPr>
          <w:b/>
          <w:bCs/>
          <w:lang w:val="en-IN"/>
        </w:rPr>
      </w:pPr>
      <w:r w:rsidRPr="00F23D00">
        <w:rPr>
          <w:lang w:val="en-IN"/>
        </w:rPr>
        <w:t>Accepted </w:t>
      </w:r>
      <w:r>
        <w:rPr>
          <w:lang w:val="en-IN"/>
        </w:rPr>
        <w:t>at</w:t>
      </w:r>
      <w:r w:rsidRPr="00F23D00">
        <w:rPr>
          <w:lang w:val="en-IN"/>
        </w:rPr>
        <w:t xml:space="preserve"> over </w:t>
      </w:r>
      <w:bookmarkStart w:name="_Hlk219363897" w:id="18"/>
      <w:r w:rsidRPr="003341BD" w:rsidR="003341BD">
        <w:t xml:space="preserve">2 million </w:t>
      </w:r>
      <w:commentRangeStart w:id="19"/>
      <w:r w:rsidRPr="003341BD" w:rsidR="003341BD">
        <w:t xml:space="preserve">Visa </w:t>
      </w:r>
      <w:commentRangeEnd w:id="19"/>
      <w:r w:rsidRPr="003341BD" w:rsidR="00D804A3">
        <w:rPr>
          <w:rStyle w:val="CommentReference"/>
          <w:sz w:val="22"/>
          <w:szCs w:val="22"/>
        </w:rPr>
        <w:commentReference w:id="19"/>
      </w:r>
      <w:r w:rsidRPr="003341BD" w:rsidR="003341BD">
        <w:t>outlets worldwide and over 2,85,000 outlets in India</w:t>
      </w:r>
    </w:p>
    <w:p w:rsidRPr="003341BD" w:rsidR="00FE0C58" w:rsidP="003341BD" w:rsidRDefault="00FE0C58" w14:paraId="6730B974" w14:textId="58311D71">
      <w:pPr>
        <w:rPr>
          <w:b/>
          <w:bCs/>
          <w:lang w:val="en-IN"/>
        </w:rPr>
      </w:pPr>
      <w:r w:rsidRPr="003341BD">
        <w:rPr>
          <w:b/>
          <w:bCs/>
          <w:lang w:val="en-IN"/>
        </w:rPr>
        <w:t>Add-on Cards</w:t>
      </w:r>
    </w:p>
    <w:p w:rsidRPr="00AC1ED4" w:rsidR="00FE0C58" w:rsidP="00FE0C58" w:rsidRDefault="00FE0C58" w14:paraId="53477F24" w14:textId="77777777">
      <w:pPr>
        <w:pStyle w:val="ListParagraph"/>
        <w:numPr>
          <w:ilvl w:val="0"/>
          <w:numId w:val="47"/>
        </w:numPr>
      </w:pPr>
      <w:r>
        <w:t>E</w:t>
      </w:r>
      <w:r w:rsidRPr="00AC1ED4">
        <w:t>mpower your family with </w:t>
      </w:r>
      <w:hyperlink w:history="1" r:id="rId23">
        <w:r w:rsidRPr="00AC1ED4">
          <w:rPr>
            <w:rStyle w:val="Hyperlink"/>
          </w:rPr>
          <w:t>add-on cards</w:t>
        </w:r>
      </w:hyperlink>
      <w:r>
        <w:t xml:space="preserve"> </w:t>
      </w:r>
      <w:r w:rsidRPr="00AC1ED4">
        <w:t>for your parents, spouse, children or siblings above the age of 18</w:t>
      </w:r>
    </w:p>
    <w:bookmarkEnd w:id="18"/>
    <w:p w:rsidRPr="00F534F3" w:rsidR="009423FF" w:rsidP="009423FF" w:rsidRDefault="009423FF" w14:paraId="5F7EC275" w14:textId="77777777">
      <w:pPr>
        <w:rPr>
          <w:b/>
          <w:bCs/>
          <w:lang w:val="en-IN"/>
        </w:rPr>
      </w:pPr>
      <w:r w:rsidRPr="00F534F3">
        <w:rPr>
          <w:b/>
          <w:bCs/>
          <w:lang w:val="en-IN"/>
        </w:rPr>
        <w:t>Emergency Card Replacement</w:t>
      </w:r>
    </w:p>
    <w:p w:rsidRPr="00AC1ED4" w:rsidR="009423FF" w:rsidP="009423FF" w:rsidRDefault="009423FF" w14:paraId="1CF6E08B" w14:textId="3A401DDC">
      <w:pPr>
        <w:pStyle w:val="ListParagraph"/>
        <w:numPr>
          <w:ilvl w:val="0"/>
          <w:numId w:val="46"/>
        </w:numPr>
      </w:pPr>
      <w:r w:rsidRPr="00AC1ED4">
        <w:t xml:space="preserve">Get your </w:t>
      </w:r>
      <w:r w:rsidRPr="003341BD">
        <w:t xml:space="preserve">KVB </w:t>
      </w:r>
      <w:del w:author="Upadhyay , Shubham (SBICard)" w:date="2026-02-19T17:24:00Z" w16du:dateUtc="2026-02-19T11:54:00Z" w:id="20">
        <w:r w:rsidRPr="003341BD" w:rsidDel="00D804A3">
          <w:delText xml:space="preserve">- </w:delText>
        </w:r>
      </w:del>
      <w:r w:rsidRPr="003341BD">
        <w:t>SBI Signature Credit Card</w:t>
      </w:r>
      <w:r>
        <w:t xml:space="preserve"> </w:t>
      </w:r>
      <w:r w:rsidRPr="00AC1ED4">
        <w:t>replaced anywhere in the world</w:t>
      </w:r>
    </w:p>
    <w:p w:rsidRPr="00AC1ED4" w:rsidR="009423FF" w:rsidP="009423FF" w:rsidRDefault="009423FF" w14:paraId="4610E666" w14:textId="6320E79A">
      <w:pPr>
        <w:pStyle w:val="ListParagraph"/>
        <w:numPr>
          <w:ilvl w:val="0"/>
          <w:numId w:val="46"/>
        </w:numPr>
      </w:pPr>
      <w:r w:rsidRPr="00AC1ED4">
        <w:t xml:space="preserve">24x7 </w:t>
      </w:r>
      <w:r w:rsidRPr="008E78B3">
        <w:t xml:space="preserve">Helpline </w:t>
      </w:r>
      <w:r w:rsidRPr="00AC1ED4">
        <w:t xml:space="preserve">for emergency card replacement even while travelling abroad. </w:t>
      </w:r>
      <w:hyperlink w:history="1" r:id="rId24">
        <w:r w:rsidRPr="004F68A8">
          <w:rPr>
            <w:rStyle w:val="Hyperlink"/>
          </w:rPr>
          <w:t xml:space="preserve">Click </w:t>
        </w:r>
        <w:r w:rsidRPr="004F68A8" w:rsidR="004F68A8">
          <w:rPr>
            <w:rStyle w:val="Hyperlink"/>
          </w:rPr>
          <w:t>here</w:t>
        </w:r>
      </w:hyperlink>
      <w:r>
        <w:t xml:space="preserve"> </w:t>
      </w:r>
      <w:r w:rsidRPr="00AC1ED4">
        <w:t xml:space="preserve">for </w:t>
      </w:r>
      <w:commentRangeStart w:id="21"/>
      <w:r w:rsidRPr="00AC1ED4">
        <w:t xml:space="preserve">Visa </w:t>
      </w:r>
      <w:commentRangeEnd w:id="21"/>
      <w:r w:rsidRPr="008E78B3" w:rsidR="00D804A3">
        <w:rPr>
          <w:rStyle w:val="CommentReference"/>
          <w:sz w:val="22"/>
          <w:szCs w:val="22"/>
        </w:rPr>
        <w:commentReference w:id="21"/>
      </w:r>
      <w:r w:rsidRPr="008E78B3">
        <w:t>Helpline Numbers</w:t>
      </w:r>
    </w:p>
    <w:p w:rsidRPr="00AC1ED4" w:rsidR="009423FF" w:rsidP="009423FF" w:rsidRDefault="009423FF" w14:paraId="1163AFD9" w14:textId="77777777">
      <w:pPr>
        <w:pStyle w:val="ListParagraph"/>
        <w:numPr>
          <w:ilvl w:val="0"/>
          <w:numId w:val="46"/>
        </w:numPr>
      </w:pPr>
      <w:r w:rsidRPr="00AC1ED4">
        <w:t>In case your card is lost in India, please call</w:t>
      </w:r>
      <w:r>
        <w:t xml:space="preserve"> </w:t>
      </w:r>
      <w:r w:rsidRPr="00AC1ED4">
        <w:t>39 02 02 02 (prefix local STD code) or 1860 180 1290</w:t>
      </w:r>
    </w:p>
    <w:p w:rsidRPr="00AE161E" w:rsidR="00AE161E" w:rsidP="4A89C4EF" w:rsidRDefault="004F68A8" w14:paraId="1B1F21AC" w14:textId="6E5ACD7C">
      <w:pPr>
        <w:pStyle w:val="Normal"/>
        <w:rPr>
          <w:lang w:val="en-IN"/>
        </w:rPr>
      </w:pPr>
    </w:p>
    <w:sectPr w:rsidRPr="00AE161E" w:rsidR="00AE161E">
      <w:footerReference w:type="even" r:id="rId25"/>
      <w:footerReference w:type="default" r:id="rId26"/>
      <w:footerReference w:type="first" r:id="rId2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US(" w:author="Upadhyay , Shubham (SBICard)" w:date="2026-02-19T17:23:00Z" w:id="11">
    <w:p w:rsidR="00D804A3" w:rsidP="00D804A3" w:rsidRDefault="00D804A3" w14:paraId="42F28D56" w14:textId="77777777">
      <w:pPr>
        <w:pStyle w:val="CommentText"/>
      </w:pPr>
      <w:r>
        <w:rPr>
          <w:rStyle w:val="CommentReference"/>
        </w:rPr>
        <w:annotationRef/>
      </w:r>
      <w:r>
        <w:t>Please evaluate basis networks on which the card is available.</w:t>
      </w:r>
    </w:p>
  </w:comment>
  <w:comment w:initials="US(" w:author="Upadhyay , Shubham (SBICard)" w:date="2026-02-19T17:23:00Z" w:id="13">
    <w:p w:rsidR="00D804A3" w:rsidP="00D804A3" w:rsidRDefault="00D804A3" w14:paraId="24AE5607" w14:textId="77777777">
      <w:pPr>
        <w:pStyle w:val="CommentText"/>
      </w:pPr>
      <w:r>
        <w:rPr>
          <w:rStyle w:val="CommentReference"/>
        </w:rPr>
        <w:annotationRef/>
      </w:r>
      <w:r>
        <w:t>Please evaluate basis networks on which the card is available.</w:t>
      </w:r>
    </w:p>
  </w:comment>
  <w:comment w:initials="US(" w:author="Upadhyay , Shubham (SBICard)" w:date="2026-02-19T17:23:00Z" w:id="15">
    <w:p w:rsidR="00D804A3" w:rsidP="00D804A3" w:rsidRDefault="00D804A3" w14:paraId="48978D26" w14:textId="77777777">
      <w:pPr>
        <w:pStyle w:val="CommentText"/>
      </w:pPr>
      <w:r>
        <w:rPr>
          <w:rStyle w:val="CommentReference"/>
        </w:rPr>
        <w:annotationRef/>
      </w:r>
      <w:r>
        <w:t>Please evaluate basis networks on which the card is available.</w:t>
      </w:r>
    </w:p>
  </w:comment>
  <w:comment w:initials="US(" w:author="Upadhyay , Shubham (SBICard)" w:date="2026-02-19T17:24:00Z" w:id="19">
    <w:p w:rsidR="00D804A3" w:rsidP="00D804A3" w:rsidRDefault="00D804A3" w14:paraId="39C63170" w14:textId="77777777">
      <w:pPr>
        <w:pStyle w:val="CommentText"/>
      </w:pPr>
      <w:r>
        <w:rPr>
          <w:rStyle w:val="CommentReference"/>
        </w:rPr>
        <w:annotationRef/>
      </w:r>
      <w:r>
        <w:t>Please evaluate basis networks on which the card is available.</w:t>
      </w:r>
    </w:p>
  </w:comment>
  <w:comment w:initials="US(" w:author="Upadhyay , Shubham (SBICard)" w:date="2026-02-19T17:24:00Z" w:id="21">
    <w:p w:rsidR="00D804A3" w:rsidP="00D804A3" w:rsidRDefault="00D804A3" w14:paraId="627C4CF7" w14:textId="77777777">
      <w:pPr>
        <w:pStyle w:val="CommentText"/>
      </w:pPr>
      <w:r>
        <w:rPr>
          <w:rStyle w:val="CommentReference"/>
        </w:rPr>
        <w:annotationRef/>
      </w:r>
      <w:r>
        <w:t>Please evaluate basis networks on which the card is available.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2F28D56"/>
  <w15:commentEx w15:done="0" w15:paraId="24AE5607"/>
  <w15:commentEx w15:done="0" w15:paraId="48978D26"/>
  <w15:commentEx w15:done="0" w15:paraId="39C63170"/>
  <w15:commentEx w15:done="0" w15:paraId="627C4CF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C2D2C86" w16cex:dateUtc="2026-02-19T11:53:00Z"/>
  <w16cex:commentExtensible w16cex:durableId="036D26B2" w16cex:dateUtc="2026-02-19T11:53:00Z"/>
  <w16cex:commentExtensible w16cex:durableId="6E8D040A" w16cex:dateUtc="2026-02-19T11:53:00Z"/>
  <w16cex:commentExtensible w16cex:durableId="5550D8D3" w16cex:dateUtc="2026-02-19T11:54:00Z"/>
  <w16cex:commentExtensible w16cex:durableId="69B471E7" w16cex:dateUtc="2026-02-19T11:54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2F28D56" w16cid:durableId="1C2D2C86"/>
  <w16cid:commentId w16cid:paraId="24AE5607" w16cid:durableId="036D26B2"/>
  <w16cid:commentId w16cid:paraId="48978D26" w16cid:durableId="6E8D040A"/>
  <w16cid:commentId w16cid:paraId="39C63170" w16cid:durableId="5550D8D3"/>
  <w16cid:commentId w16cid:paraId="627C4CF7" w16cid:durableId="69B471E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4EE7" w:rsidP="00E405C7" w:rsidRDefault="00124EE7" w14:paraId="2436243D" w14:textId="77777777">
      <w:pPr>
        <w:spacing w:after="0" w:line="240" w:lineRule="auto"/>
      </w:pPr>
      <w:r>
        <w:separator/>
      </w:r>
    </w:p>
  </w:endnote>
  <w:endnote w:type="continuationSeparator" w:id="0">
    <w:p w:rsidR="00124EE7" w:rsidP="00E405C7" w:rsidRDefault="00124EE7" w14:paraId="7408F2E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panose1 w:val="020B0504040101020102"/>
    <w:charset w:val="00"/>
    <w:family w:val="swiss"/>
    <w:pitch w:val="variable"/>
    <w:sig w:usb0="800000EF" w:usb1="4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4EE7" w:rsidP="00E405C7" w:rsidRDefault="00124EE7" w14:paraId="2BEDF80A" w14:textId="77777777">
      <w:pPr>
        <w:spacing w:after="0" w:line="240" w:lineRule="auto"/>
      </w:pPr>
      <w:r>
        <w:separator/>
      </w:r>
    </w:p>
  </w:footnote>
  <w:footnote w:type="continuationSeparator" w:id="0">
    <w:p w:rsidR="00124EE7" w:rsidP="00E405C7" w:rsidRDefault="00124EE7" w14:paraId="4455F95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34437C"/>
    <w:multiLevelType w:val="multilevel"/>
    <w:tmpl w:val="806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7B1363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665BA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094370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2463AAC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45E0AB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6724B8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76367D4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8A24178"/>
    <w:multiLevelType w:val="hybridMultilevel"/>
    <w:tmpl w:val="A3AC7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A6F3B4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B97147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BEF60B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C4C4062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FDB5D5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FDC7C1C"/>
    <w:multiLevelType w:val="hybridMultilevel"/>
    <w:tmpl w:val="09FE95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20F4AF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2722EB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68B5C5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6A07FE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A1A51C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C4B66D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F9E0B2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43055E6"/>
    <w:multiLevelType w:val="hybridMultilevel"/>
    <w:tmpl w:val="507C28D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4B41DC7"/>
    <w:multiLevelType w:val="multilevel"/>
    <w:tmpl w:val="4800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6CF61D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8D515A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8FB40D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A8A064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BD04920"/>
    <w:multiLevelType w:val="multilevel"/>
    <w:tmpl w:val="4F7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F5565E1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6737CE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746106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8970B8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4D2D035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E182C65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F082F5F"/>
    <w:multiLevelType w:val="multilevel"/>
    <w:tmpl w:val="1220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F565B3D"/>
    <w:multiLevelType w:val="multilevel"/>
    <w:tmpl w:val="DDA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50FC0CD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3B4794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53D56B31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540B5FD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54F209E3"/>
    <w:multiLevelType w:val="multilevel"/>
    <w:tmpl w:val="055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7" w15:restartNumberingAfterBreak="0">
    <w:nsid w:val="58A323D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A6B7C6C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DBD5D4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5DCC205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F8834D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6038092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60AC6C1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649C75F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4D5077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6745075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67B26EE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99B3AD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9C615B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AF049FF"/>
    <w:multiLevelType w:val="hybridMultilevel"/>
    <w:tmpl w:val="66A8A2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6B2E1120"/>
    <w:multiLevelType w:val="hybridMultilevel"/>
    <w:tmpl w:val="49A6BE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6B346DB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D5B0D3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D7E492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DE07D1C"/>
    <w:multiLevelType w:val="multilevel"/>
    <w:tmpl w:val="CF48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E2B32AF"/>
    <w:multiLevelType w:val="multilevel"/>
    <w:tmpl w:val="5722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703611A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74773B72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58C5C0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729207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788C6E7D"/>
    <w:multiLevelType w:val="multilevel"/>
    <w:tmpl w:val="DFA4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3" w15:restartNumberingAfterBreak="0">
    <w:nsid w:val="79B4400C"/>
    <w:multiLevelType w:val="multilevel"/>
    <w:tmpl w:val="A304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79BF6E1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7A69554C"/>
    <w:multiLevelType w:val="hybridMultilevel"/>
    <w:tmpl w:val="C00C0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36674298">
    <w:abstractNumId w:val="10"/>
  </w:num>
  <w:num w:numId="2" w16cid:durableId="444809707">
    <w:abstractNumId w:val="54"/>
  </w:num>
  <w:num w:numId="3" w16cid:durableId="1162162048">
    <w:abstractNumId w:val="33"/>
  </w:num>
  <w:num w:numId="4" w16cid:durableId="2100250652">
    <w:abstractNumId w:val="23"/>
  </w:num>
  <w:num w:numId="5" w16cid:durableId="1020546381">
    <w:abstractNumId w:val="1"/>
  </w:num>
  <w:num w:numId="6" w16cid:durableId="1612321108">
    <w:abstractNumId w:val="61"/>
  </w:num>
  <w:num w:numId="7" w16cid:durableId="1504511514">
    <w:abstractNumId w:val="0"/>
  </w:num>
  <w:num w:numId="8" w16cid:durableId="654645860">
    <w:abstractNumId w:val="57"/>
  </w:num>
  <w:num w:numId="9" w16cid:durableId="813136856">
    <w:abstractNumId w:val="17"/>
  </w:num>
  <w:num w:numId="10" w16cid:durableId="854803410">
    <w:abstractNumId w:val="39"/>
  </w:num>
  <w:num w:numId="11" w16cid:durableId="609512723">
    <w:abstractNumId w:val="7"/>
  </w:num>
  <w:num w:numId="12" w16cid:durableId="411777711">
    <w:abstractNumId w:val="41"/>
  </w:num>
  <w:num w:numId="13" w16cid:durableId="1946375502">
    <w:abstractNumId w:val="49"/>
  </w:num>
  <w:num w:numId="14" w16cid:durableId="1246843305">
    <w:abstractNumId w:val="71"/>
  </w:num>
  <w:num w:numId="15" w16cid:durableId="1002665531">
    <w:abstractNumId w:val="19"/>
  </w:num>
  <w:num w:numId="16" w16cid:durableId="281569533">
    <w:abstractNumId w:val="43"/>
  </w:num>
  <w:num w:numId="17" w16cid:durableId="1381897782">
    <w:abstractNumId w:val="24"/>
  </w:num>
  <w:num w:numId="18" w16cid:durableId="308561601">
    <w:abstractNumId w:val="66"/>
  </w:num>
  <w:num w:numId="19" w16cid:durableId="348679785">
    <w:abstractNumId w:val="31"/>
  </w:num>
  <w:num w:numId="20" w16cid:durableId="1894996696">
    <w:abstractNumId w:val="53"/>
  </w:num>
  <w:num w:numId="21" w16cid:durableId="2073234603">
    <w:abstractNumId w:val="11"/>
  </w:num>
  <w:num w:numId="22" w16cid:durableId="329479968">
    <w:abstractNumId w:val="38"/>
  </w:num>
  <w:num w:numId="23" w16cid:durableId="254747012">
    <w:abstractNumId w:val="64"/>
  </w:num>
  <w:num w:numId="24" w16cid:durableId="1926373503">
    <w:abstractNumId w:val="14"/>
  </w:num>
  <w:num w:numId="25" w16cid:durableId="1081754187">
    <w:abstractNumId w:val="4"/>
  </w:num>
  <w:num w:numId="26" w16cid:durableId="2106224294">
    <w:abstractNumId w:val="63"/>
  </w:num>
  <w:num w:numId="27" w16cid:durableId="1025402787">
    <w:abstractNumId w:val="50"/>
  </w:num>
  <w:num w:numId="28" w16cid:durableId="582840538">
    <w:abstractNumId w:val="56"/>
  </w:num>
  <w:num w:numId="29" w16cid:durableId="2047563115">
    <w:abstractNumId w:val="27"/>
  </w:num>
  <w:num w:numId="30" w16cid:durableId="349071679">
    <w:abstractNumId w:val="30"/>
  </w:num>
  <w:num w:numId="31" w16cid:durableId="2034384378">
    <w:abstractNumId w:val="34"/>
  </w:num>
  <w:num w:numId="32" w16cid:durableId="691079002">
    <w:abstractNumId w:val="75"/>
  </w:num>
  <w:num w:numId="33" w16cid:durableId="1585987847">
    <w:abstractNumId w:val="46"/>
  </w:num>
  <w:num w:numId="34" w16cid:durableId="455833207">
    <w:abstractNumId w:val="6"/>
  </w:num>
  <w:num w:numId="35" w16cid:durableId="379325820">
    <w:abstractNumId w:val="26"/>
  </w:num>
  <w:num w:numId="36" w16cid:durableId="429742578">
    <w:abstractNumId w:val="35"/>
  </w:num>
  <w:num w:numId="37" w16cid:durableId="1500151059">
    <w:abstractNumId w:val="28"/>
  </w:num>
  <w:num w:numId="38" w16cid:durableId="261687237">
    <w:abstractNumId w:val="52"/>
  </w:num>
  <w:num w:numId="39" w16cid:durableId="1191141226">
    <w:abstractNumId w:val="58"/>
  </w:num>
  <w:num w:numId="40" w16cid:durableId="2021468063">
    <w:abstractNumId w:val="51"/>
  </w:num>
  <w:num w:numId="41" w16cid:durableId="363873501">
    <w:abstractNumId w:val="55"/>
  </w:num>
  <w:num w:numId="42" w16cid:durableId="2104833648">
    <w:abstractNumId w:val="59"/>
  </w:num>
  <w:num w:numId="43" w16cid:durableId="804931175">
    <w:abstractNumId w:val="70"/>
  </w:num>
  <w:num w:numId="44" w16cid:durableId="734011587">
    <w:abstractNumId w:val="21"/>
  </w:num>
  <w:num w:numId="45" w16cid:durableId="901252736">
    <w:abstractNumId w:val="16"/>
  </w:num>
  <w:num w:numId="46" w16cid:durableId="1748460499">
    <w:abstractNumId w:val="62"/>
  </w:num>
  <w:num w:numId="47" w16cid:durableId="2140219596">
    <w:abstractNumId w:val="37"/>
  </w:num>
  <w:num w:numId="48" w16cid:durableId="1009983690">
    <w:abstractNumId w:val="40"/>
  </w:num>
  <w:num w:numId="49" w16cid:durableId="83187639">
    <w:abstractNumId w:val="67"/>
  </w:num>
  <w:num w:numId="50" w16cid:durableId="682438207">
    <w:abstractNumId w:val="48"/>
  </w:num>
  <w:num w:numId="51" w16cid:durableId="2001930782">
    <w:abstractNumId w:val="8"/>
  </w:num>
  <w:num w:numId="52" w16cid:durableId="793909215">
    <w:abstractNumId w:val="5"/>
  </w:num>
  <w:num w:numId="53" w16cid:durableId="1871607307">
    <w:abstractNumId w:val="36"/>
  </w:num>
  <w:num w:numId="54" w16cid:durableId="672683734">
    <w:abstractNumId w:val="20"/>
  </w:num>
  <w:num w:numId="55" w16cid:durableId="213541930">
    <w:abstractNumId w:val="65"/>
  </w:num>
  <w:num w:numId="56" w16cid:durableId="1885024201">
    <w:abstractNumId w:val="68"/>
  </w:num>
  <w:num w:numId="57" w16cid:durableId="227960002">
    <w:abstractNumId w:val="27"/>
  </w:num>
  <w:num w:numId="58" w16cid:durableId="648363540">
    <w:abstractNumId w:val="42"/>
  </w:num>
  <w:num w:numId="59" w16cid:durableId="1728844055">
    <w:abstractNumId w:val="47"/>
  </w:num>
  <w:num w:numId="60" w16cid:durableId="1708867654">
    <w:abstractNumId w:val="74"/>
  </w:num>
  <w:num w:numId="61" w16cid:durableId="719674808">
    <w:abstractNumId w:val="15"/>
  </w:num>
  <w:num w:numId="62" w16cid:durableId="219757457">
    <w:abstractNumId w:val="2"/>
  </w:num>
  <w:num w:numId="63" w16cid:durableId="887031917">
    <w:abstractNumId w:val="13"/>
  </w:num>
  <w:num w:numId="64" w16cid:durableId="1427994449">
    <w:abstractNumId w:val="18"/>
  </w:num>
  <w:num w:numId="65" w16cid:durableId="1936864736">
    <w:abstractNumId w:val="3"/>
  </w:num>
  <w:num w:numId="66" w16cid:durableId="1869760488">
    <w:abstractNumId w:val="45"/>
  </w:num>
  <w:num w:numId="67" w16cid:durableId="945842596">
    <w:abstractNumId w:val="22"/>
  </w:num>
  <w:num w:numId="68" w16cid:durableId="405225530">
    <w:abstractNumId w:val="72"/>
  </w:num>
  <w:num w:numId="69" w16cid:durableId="609437489">
    <w:abstractNumId w:val="0"/>
  </w:num>
  <w:num w:numId="70" w16cid:durableId="218594396">
    <w:abstractNumId w:val="73"/>
  </w:num>
  <w:num w:numId="71" w16cid:durableId="1620644733">
    <w:abstractNumId w:val="12"/>
  </w:num>
  <w:num w:numId="72" w16cid:durableId="168063339">
    <w:abstractNumId w:val="60"/>
  </w:num>
  <w:num w:numId="73" w16cid:durableId="381177720">
    <w:abstractNumId w:val="44"/>
  </w:num>
  <w:num w:numId="74" w16cid:durableId="896163248">
    <w:abstractNumId w:val="32"/>
  </w:num>
  <w:num w:numId="75" w16cid:durableId="140931998">
    <w:abstractNumId w:val="29"/>
  </w:num>
  <w:num w:numId="76" w16cid:durableId="1641349986">
    <w:abstractNumId w:val="69"/>
  </w:num>
  <w:num w:numId="77" w16cid:durableId="986469329">
    <w:abstractNumId w:val="25"/>
  </w:num>
  <w:num w:numId="78" w16cid:durableId="2099213305">
    <w:abstractNumId w:val="9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05C"/>
    <w:rsid w:val="00061D4B"/>
    <w:rsid w:val="00073462"/>
    <w:rsid w:val="0009775C"/>
    <w:rsid w:val="00105DAD"/>
    <w:rsid w:val="00122BDC"/>
    <w:rsid w:val="00124EE7"/>
    <w:rsid w:val="001478C4"/>
    <w:rsid w:val="00150CDA"/>
    <w:rsid w:val="00152417"/>
    <w:rsid w:val="001535C0"/>
    <w:rsid w:val="001573BC"/>
    <w:rsid w:val="0016440F"/>
    <w:rsid w:val="001810E8"/>
    <w:rsid w:val="00183A7E"/>
    <w:rsid w:val="001B4579"/>
    <w:rsid w:val="001B6136"/>
    <w:rsid w:val="001C5B69"/>
    <w:rsid w:val="001D2114"/>
    <w:rsid w:val="001D7B4B"/>
    <w:rsid w:val="00235F80"/>
    <w:rsid w:val="00260A2E"/>
    <w:rsid w:val="0027090C"/>
    <w:rsid w:val="00276983"/>
    <w:rsid w:val="002901F7"/>
    <w:rsid w:val="0029715F"/>
    <w:rsid w:val="002C53AE"/>
    <w:rsid w:val="002D38D6"/>
    <w:rsid w:val="002D791F"/>
    <w:rsid w:val="00311B56"/>
    <w:rsid w:val="0032122C"/>
    <w:rsid w:val="003341BD"/>
    <w:rsid w:val="0034371F"/>
    <w:rsid w:val="00345E13"/>
    <w:rsid w:val="00347573"/>
    <w:rsid w:val="00385B07"/>
    <w:rsid w:val="003974BD"/>
    <w:rsid w:val="003B107B"/>
    <w:rsid w:val="003C1523"/>
    <w:rsid w:val="003C18A8"/>
    <w:rsid w:val="003C5AB7"/>
    <w:rsid w:val="003D0064"/>
    <w:rsid w:val="003D2724"/>
    <w:rsid w:val="003D715C"/>
    <w:rsid w:val="003F3E33"/>
    <w:rsid w:val="003F5BE7"/>
    <w:rsid w:val="0042325B"/>
    <w:rsid w:val="00441E69"/>
    <w:rsid w:val="004423E2"/>
    <w:rsid w:val="00442E3F"/>
    <w:rsid w:val="00474DC1"/>
    <w:rsid w:val="004A5805"/>
    <w:rsid w:val="004B491E"/>
    <w:rsid w:val="004C3FF3"/>
    <w:rsid w:val="004C50CB"/>
    <w:rsid w:val="004D6419"/>
    <w:rsid w:val="004F68A8"/>
    <w:rsid w:val="00510BC5"/>
    <w:rsid w:val="00513A0B"/>
    <w:rsid w:val="005310B6"/>
    <w:rsid w:val="005528A2"/>
    <w:rsid w:val="005643BE"/>
    <w:rsid w:val="0056721E"/>
    <w:rsid w:val="00574F86"/>
    <w:rsid w:val="005827FD"/>
    <w:rsid w:val="005A7EE8"/>
    <w:rsid w:val="005B79CC"/>
    <w:rsid w:val="005C177C"/>
    <w:rsid w:val="005D587B"/>
    <w:rsid w:val="005D6D88"/>
    <w:rsid w:val="005E4FBA"/>
    <w:rsid w:val="005F07FE"/>
    <w:rsid w:val="00637D0A"/>
    <w:rsid w:val="006606AD"/>
    <w:rsid w:val="006657A1"/>
    <w:rsid w:val="00667EEB"/>
    <w:rsid w:val="0067044D"/>
    <w:rsid w:val="00673F8D"/>
    <w:rsid w:val="00674424"/>
    <w:rsid w:val="00681931"/>
    <w:rsid w:val="00691EAF"/>
    <w:rsid w:val="006938F5"/>
    <w:rsid w:val="00695F24"/>
    <w:rsid w:val="006A2631"/>
    <w:rsid w:val="006F6BAC"/>
    <w:rsid w:val="007275A2"/>
    <w:rsid w:val="007548FD"/>
    <w:rsid w:val="007550F8"/>
    <w:rsid w:val="0075555C"/>
    <w:rsid w:val="00775D0A"/>
    <w:rsid w:val="007A20E3"/>
    <w:rsid w:val="007B722B"/>
    <w:rsid w:val="007E0B7D"/>
    <w:rsid w:val="007E6A3E"/>
    <w:rsid w:val="00805273"/>
    <w:rsid w:val="00826C1D"/>
    <w:rsid w:val="0083076E"/>
    <w:rsid w:val="00832A62"/>
    <w:rsid w:val="00842C6F"/>
    <w:rsid w:val="00842D27"/>
    <w:rsid w:val="00861AD6"/>
    <w:rsid w:val="00872A51"/>
    <w:rsid w:val="00875996"/>
    <w:rsid w:val="00876000"/>
    <w:rsid w:val="0088357A"/>
    <w:rsid w:val="008A742C"/>
    <w:rsid w:val="008E47A4"/>
    <w:rsid w:val="008E4E96"/>
    <w:rsid w:val="009164D7"/>
    <w:rsid w:val="00931386"/>
    <w:rsid w:val="00932AB1"/>
    <w:rsid w:val="009423FF"/>
    <w:rsid w:val="00946831"/>
    <w:rsid w:val="00947F57"/>
    <w:rsid w:val="009836FC"/>
    <w:rsid w:val="00987B65"/>
    <w:rsid w:val="00995BA9"/>
    <w:rsid w:val="009A176A"/>
    <w:rsid w:val="009B3F85"/>
    <w:rsid w:val="009B6872"/>
    <w:rsid w:val="009C0D9E"/>
    <w:rsid w:val="009D2D1C"/>
    <w:rsid w:val="009E6377"/>
    <w:rsid w:val="00A005E2"/>
    <w:rsid w:val="00A150C5"/>
    <w:rsid w:val="00A27FC1"/>
    <w:rsid w:val="00A579B5"/>
    <w:rsid w:val="00A653DF"/>
    <w:rsid w:val="00A725B3"/>
    <w:rsid w:val="00A80E72"/>
    <w:rsid w:val="00A847BB"/>
    <w:rsid w:val="00A85320"/>
    <w:rsid w:val="00A90630"/>
    <w:rsid w:val="00AC2D69"/>
    <w:rsid w:val="00AE161E"/>
    <w:rsid w:val="00AF4A2A"/>
    <w:rsid w:val="00B149BB"/>
    <w:rsid w:val="00B2146F"/>
    <w:rsid w:val="00B221F0"/>
    <w:rsid w:val="00B23A1E"/>
    <w:rsid w:val="00B600EC"/>
    <w:rsid w:val="00B74F63"/>
    <w:rsid w:val="00BA12D3"/>
    <w:rsid w:val="00BB22C4"/>
    <w:rsid w:val="00BB6268"/>
    <w:rsid w:val="00BD7285"/>
    <w:rsid w:val="00BF3A60"/>
    <w:rsid w:val="00C0786A"/>
    <w:rsid w:val="00C20577"/>
    <w:rsid w:val="00C37A02"/>
    <w:rsid w:val="00C42307"/>
    <w:rsid w:val="00C51BE2"/>
    <w:rsid w:val="00C63C91"/>
    <w:rsid w:val="00C65BBC"/>
    <w:rsid w:val="00C66F71"/>
    <w:rsid w:val="00C70F82"/>
    <w:rsid w:val="00C712F6"/>
    <w:rsid w:val="00C71606"/>
    <w:rsid w:val="00C74138"/>
    <w:rsid w:val="00CA5965"/>
    <w:rsid w:val="00CA61DB"/>
    <w:rsid w:val="00CB45CF"/>
    <w:rsid w:val="00CB7074"/>
    <w:rsid w:val="00CD511F"/>
    <w:rsid w:val="00D0663E"/>
    <w:rsid w:val="00D06D5A"/>
    <w:rsid w:val="00D34CF6"/>
    <w:rsid w:val="00D41563"/>
    <w:rsid w:val="00D804A3"/>
    <w:rsid w:val="00D86A35"/>
    <w:rsid w:val="00DB404C"/>
    <w:rsid w:val="00DB606B"/>
    <w:rsid w:val="00DC2CA4"/>
    <w:rsid w:val="00DC3FB8"/>
    <w:rsid w:val="00DF474E"/>
    <w:rsid w:val="00DF56C8"/>
    <w:rsid w:val="00E06CA6"/>
    <w:rsid w:val="00E07D94"/>
    <w:rsid w:val="00E103AD"/>
    <w:rsid w:val="00E21728"/>
    <w:rsid w:val="00E24F3B"/>
    <w:rsid w:val="00E330F6"/>
    <w:rsid w:val="00E405C7"/>
    <w:rsid w:val="00E43E44"/>
    <w:rsid w:val="00E47C6A"/>
    <w:rsid w:val="00E56665"/>
    <w:rsid w:val="00E61E30"/>
    <w:rsid w:val="00E6225A"/>
    <w:rsid w:val="00E62FE6"/>
    <w:rsid w:val="00E829C8"/>
    <w:rsid w:val="00E95CD5"/>
    <w:rsid w:val="00EB42BC"/>
    <w:rsid w:val="00EC25B3"/>
    <w:rsid w:val="00EF7B69"/>
    <w:rsid w:val="00F23D00"/>
    <w:rsid w:val="00F318DC"/>
    <w:rsid w:val="00F31F00"/>
    <w:rsid w:val="00F62D27"/>
    <w:rsid w:val="00F63B1F"/>
    <w:rsid w:val="00F91576"/>
    <w:rsid w:val="00FB11E9"/>
    <w:rsid w:val="00FB78C6"/>
    <w:rsid w:val="00FC56CE"/>
    <w:rsid w:val="00FE0C58"/>
    <w:rsid w:val="00FE4837"/>
    <w:rsid w:val="0E6FD39C"/>
    <w:rsid w:val="1CA849AC"/>
    <w:rsid w:val="1F6D4D28"/>
    <w:rsid w:val="2006029E"/>
    <w:rsid w:val="215F1F03"/>
    <w:rsid w:val="2442A49E"/>
    <w:rsid w:val="278FCED2"/>
    <w:rsid w:val="3B9280BE"/>
    <w:rsid w:val="3E1D44B3"/>
    <w:rsid w:val="402EA48D"/>
    <w:rsid w:val="41C70433"/>
    <w:rsid w:val="4A89C4EF"/>
    <w:rsid w:val="4BF77389"/>
    <w:rsid w:val="4D9EF831"/>
    <w:rsid w:val="55DA12E8"/>
    <w:rsid w:val="5723E8FE"/>
    <w:rsid w:val="5940B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75555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16/09/relationships/commentsIds" Target="commentsIds.xml" Id="rId18" /><Relationship Type="http://schemas.openxmlformats.org/officeDocument/2006/relationships/footer" Target="footer2.xml" Id="rId26" /><Relationship Type="http://schemas.openxmlformats.org/officeDocument/2006/relationships/settings" Target="settings.xml" Id="rId3" /><Relationship Type="http://schemas.openxmlformats.org/officeDocument/2006/relationships/hyperlink" Target="https://www.sbicard.com/en/personal/benefits/lower-interest-option/flexi-pay.page" TargetMode="External" Id="rId21" /><Relationship Type="http://schemas.openxmlformats.org/officeDocument/2006/relationships/hyperlink" Target="https://www.sbicard.com/en/personal/credit-cards/banking-partnership/karur-vysya-bank-sbi-signature-credit-card.page" TargetMode="External" Id="rId7" /><Relationship Type="http://schemas.microsoft.com/office/2011/relationships/commentsExtended" Target="commentsExtended.xml" Id="rId17" /><Relationship Type="http://schemas.openxmlformats.org/officeDocument/2006/relationships/footer" Target="footer1.xml" Id="rId25" /><Relationship Type="http://schemas.openxmlformats.org/officeDocument/2006/relationships/styles" Target="styles.xml" Id="rId2" /><Relationship Type="http://schemas.openxmlformats.org/officeDocument/2006/relationships/comments" Target="comments.xml" Id="rId16" /><Relationship Type="http://schemas.openxmlformats.org/officeDocument/2006/relationships/hyperlink" Target="https://www.sbicard.com/en/personal/benefits.page" TargetMode="External" Id="rId20" /><Relationship Type="http://schemas.microsoft.com/office/2011/relationships/people" Target="people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sbicard.com/sbi-card-en/assets/docs/pdf/personal/cards/gcas-numbers.pdf" TargetMode="External" Id="rId24" /><Relationship Type="http://schemas.openxmlformats.org/officeDocument/2006/relationships/footnotes" Target="footnotes.xml" Id="rId5" /><Relationship Type="http://schemas.openxmlformats.org/officeDocument/2006/relationships/hyperlink" Target="https://www.sbicard.com/en/most-important-terms-and-conditions.page" TargetMode="External" Id="rId15" /><Relationship Type="http://schemas.openxmlformats.org/officeDocument/2006/relationships/hyperlink" Target="https://www.sbicard.com/en/personal/benefits/add-on-card.page" TargetMode="External" Id="rId23" /><Relationship Type="http://schemas.openxmlformats.org/officeDocument/2006/relationships/fontTable" Target="fontTable.xml" Id="rId28" /><Relationship Type="http://schemas.openxmlformats.org/officeDocument/2006/relationships/hyperlink" Target="https://www.sbicard.com/en/personal/rewards.page" TargetMode="External" Id="rId10" /><Relationship Type="http://schemas.microsoft.com/office/2018/08/relationships/commentsExtensible" Target="commentsExtensible.xml" Id="rId19" /><Relationship Type="http://schemas.openxmlformats.org/officeDocument/2006/relationships/webSettings" Target="webSettings.xml" Id="rId4" /><Relationship Type="http://schemas.openxmlformats.org/officeDocument/2006/relationships/hyperlink" Target="https://www.sbicard.com/en/personal/credit-cards/lifestyle/sbi-card-elite.page" TargetMode="External" Id="rId14" /><Relationship Type="http://schemas.openxmlformats.org/officeDocument/2006/relationships/hyperlink" Target="https://www.sbicard.com/en/personal/benefits/lower-interest-option/balance-transfer-on-emi.page" TargetMode="External" Id="rId22" /><Relationship Type="http://schemas.openxmlformats.org/officeDocument/2006/relationships/footer" Target="footer3.xml" Id="rId27" /><Relationship Type="http://schemas.openxmlformats.org/officeDocument/2006/relationships/theme" Target="theme/theme1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3</revision>
  <dcterms:created xsi:type="dcterms:W3CDTF">2026-02-19T11:55:00.0000000Z</dcterms:created>
  <dcterms:modified xsi:type="dcterms:W3CDTF">2026-03-19T05:24:02.0979915Z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