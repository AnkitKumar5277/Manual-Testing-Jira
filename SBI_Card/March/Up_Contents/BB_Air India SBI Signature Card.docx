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70496" w:rsidR="0075555C" w:rsidP="003C1523" w:rsidRDefault="0075555C" w14:paraId="1D0A6694" w14:textId="53A4A1D2">
      <w:pPr>
        <w:jc w:val="center"/>
        <w:rPr>
          <w:rFonts w:ascii="Sari Offc" w:hAnsi="Sari Offc"/>
          <w:b/>
          <w:bCs/>
          <w:sz w:val="24"/>
          <w:szCs w:val="24"/>
        </w:rPr>
      </w:pPr>
      <w:hyperlink w:history="1" r:id="rId7">
        <w:r w:rsidRPr="00A70496">
          <w:rPr>
            <w:rStyle w:val="Hyperlink"/>
            <w:rFonts w:ascii="Sari Offc" w:hAnsi="Sari Offc"/>
            <w:b/>
            <w:bCs/>
            <w:sz w:val="24"/>
            <w:szCs w:val="24"/>
          </w:rPr>
          <w:t>Air India SBI Signature Card</w:t>
        </w:r>
      </w:hyperlink>
    </w:p>
    <w:p w:rsidRPr="00A70496" w:rsidR="00C71606" w:rsidP="003C1523" w:rsidRDefault="0075555C" w14:paraId="7D1573FE" w14:textId="6D4ECB6B">
      <w:pPr>
        <w:jc w:val="center"/>
        <w:rPr>
          <w:rFonts w:ascii="Sari Offc" w:hAnsi="Sari Offc"/>
          <w:sz w:val="24"/>
          <w:szCs w:val="24"/>
        </w:rPr>
      </w:pPr>
      <w:r w:rsidRPr="00A70496">
        <w:rPr>
          <w:rFonts w:ascii="Sari Offc" w:hAnsi="Sari Offc"/>
          <w:sz w:val="24"/>
          <w:szCs w:val="24"/>
        </w:rPr>
        <w:t xml:space="preserve">Welcome </w:t>
      </w:r>
      <w:r w:rsidRPr="00A70496" w:rsidR="00A70496">
        <w:rPr>
          <w:rFonts w:ascii="Sari Offc" w:hAnsi="Sari Offc"/>
          <w:sz w:val="24"/>
          <w:szCs w:val="24"/>
        </w:rPr>
        <w:t xml:space="preserve">Aboard </w:t>
      </w:r>
      <w:r w:rsidRPr="00A70496">
        <w:rPr>
          <w:rFonts w:ascii="Sari Offc" w:hAnsi="Sari Offc"/>
          <w:sz w:val="24"/>
          <w:szCs w:val="24"/>
        </w:rPr>
        <w:t xml:space="preserve">a </w:t>
      </w:r>
      <w:r w:rsidRPr="00A70496" w:rsidR="00A70496">
        <w:rPr>
          <w:rFonts w:ascii="Sari Offc" w:hAnsi="Sari Offc"/>
          <w:sz w:val="24"/>
          <w:szCs w:val="24"/>
        </w:rPr>
        <w:t xml:space="preserve">Journey </w:t>
      </w:r>
      <w:r w:rsidRPr="00A70496">
        <w:rPr>
          <w:rFonts w:ascii="Sari Offc" w:hAnsi="Sari Offc"/>
          <w:sz w:val="24"/>
          <w:szCs w:val="24"/>
        </w:rPr>
        <w:t xml:space="preserve">of </w:t>
      </w:r>
      <w:r w:rsidRPr="00A70496" w:rsidR="00A70496">
        <w:rPr>
          <w:rFonts w:ascii="Sari Offc" w:hAnsi="Sari Offc"/>
          <w:sz w:val="24"/>
          <w:szCs w:val="24"/>
        </w:rPr>
        <w:t>Rewarding Experiences</w:t>
      </w:r>
    </w:p>
    <w:p w:rsidRPr="00A70496" w:rsidR="003D715C" w:rsidP="004A5805" w:rsidRDefault="003D715C" w14:paraId="55587B08" w14:textId="76CEA1C4">
      <w:pPr>
        <w:jc w:val="center"/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</w:pPr>
      <w:r w:rsidRPr="00A70496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Best For</w:t>
      </w:r>
    </w:p>
    <w:p w:rsidRPr="00A70496" w:rsidR="00D86A35" w:rsidP="00345E13" w:rsidRDefault="00D86A35" w14:paraId="100DC8A0" w14:textId="0B56D268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/>
        </w:rPr>
      </w:pPr>
      <w:r w:rsidRPr="00A70496">
        <w:rPr>
          <w:rFonts w:ascii="Sari Offc" w:hAnsi="Sari Offc"/>
          <w:sz w:val="24"/>
          <w:szCs w:val="24"/>
          <w:lang w:val="en-IN"/>
        </w:rPr>
        <w:t>Reward</w:t>
      </w:r>
      <w:r w:rsidRPr="00A70496" w:rsidR="003C1523">
        <w:rPr>
          <w:rFonts w:ascii="Sari Offc" w:hAnsi="Sari Offc"/>
          <w:sz w:val="24"/>
          <w:szCs w:val="24"/>
          <w:lang w:val="en-IN"/>
        </w:rPr>
        <w:t xml:space="preserve"> Benefits</w:t>
      </w:r>
    </w:p>
    <w:p w:rsidRPr="00A70496" w:rsidR="00947F57" w:rsidP="00345E13" w:rsidRDefault="00947F57" w14:paraId="531A7630" w14:textId="0A3BE2E0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/>
        </w:rPr>
      </w:pPr>
      <w:r w:rsidRPr="00A70496">
        <w:rPr>
          <w:rFonts w:ascii="Sari Offc" w:hAnsi="Sari Offc"/>
          <w:sz w:val="24"/>
          <w:szCs w:val="24"/>
          <w:lang w:val="en-IN"/>
        </w:rPr>
        <w:t>Milestone Benefits</w:t>
      </w:r>
    </w:p>
    <w:p w:rsidRPr="00A70496" w:rsidR="00947F57" w:rsidP="00947F57" w:rsidRDefault="003C1523" w14:paraId="50F3FB43" w14:textId="476DC168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</w:rPr>
      </w:pPr>
      <w:r w:rsidRPr="00A70496">
        <w:rPr>
          <w:rFonts w:ascii="Sari Offc" w:hAnsi="Sari Offc"/>
          <w:sz w:val="24"/>
          <w:szCs w:val="24"/>
          <w:lang w:val="en-IN"/>
        </w:rPr>
        <w:t>Lounge Benefit</w:t>
      </w:r>
      <w:r w:rsidRPr="00A70496" w:rsidR="0075555C">
        <w:rPr>
          <w:rFonts w:ascii="Sari Offc" w:hAnsi="Sari Offc"/>
          <w:sz w:val="24"/>
          <w:szCs w:val="24"/>
          <w:lang w:val="en-IN"/>
        </w:rPr>
        <w:t>s</w:t>
      </w:r>
    </w:p>
    <w:p w:rsidRPr="00A70496" w:rsidR="00BA1C06" w:rsidP="003F5BE7" w:rsidRDefault="00BA1C06" w14:paraId="78F11C72" w14:textId="6821717A">
      <w:pPr>
        <w:rPr>
          <w:rFonts w:ascii="Sari Offc" w:hAnsi="Sari Offc"/>
          <w:sz w:val="24"/>
          <w:szCs w:val="24"/>
        </w:rPr>
      </w:pPr>
      <w:r w:rsidRPr="00A70496">
        <w:rPr>
          <w:rFonts w:ascii="Sari Offc" w:hAnsi="Sari Offc"/>
          <w:sz w:val="24"/>
          <w:szCs w:val="24"/>
        </w:rPr>
        <w:t xml:space="preserve">Fly more and save more with exclusive rewards and privileges </w:t>
      </w:r>
      <w:r w:rsidRPr="00A70496" w:rsidR="004B102D">
        <w:rPr>
          <w:rFonts w:ascii="Sari Offc" w:hAnsi="Sari Offc"/>
          <w:sz w:val="24"/>
          <w:szCs w:val="24"/>
        </w:rPr>
        <w:t>your way</w:t>
      </w:r>
    </w:p>
    <w:p w:rsidRPr="00A70496" w:rsidR="00345E13" w:rsidP="004A5805" w:rsidRDefault="004C50CB" w14:paraId="011E8CF5" w14:textId="746339A8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A70496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Key</w:t>
      </w:r>
      <w:r w:rsidRPr="00A70496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BENEFITS</w:t>
      </w:r>
    </w:p>
    <w:p w:rsidRPr="00A70496" w:rsidR="003F5BE7" w:rsidP="2F381F7A" w:rsidRDefault="003F5BE7" w14:paraId="0F108C7B" w14:textId="6E00C144">
      <w:pPr>
        <w:pStyle w:val="ListParagraph"/>
        <w:numPr>
          <w:ilvl w:val="0"/>
          <w:numId w:val="17"/>
        </w:numPr>
        <w:rPr>
          <w:rFonts w:ascii="Sari Offc" w:hAnsi="Sari Offc" w:eastAsia="Calibri" w:cs="Calibri"/>
          <w:sz w:val="24"/>
          <w:szCs w:val="24"/>
          <w:lang w:val="en-IN"/>
        </w:rPr>
      </w:pPr>
      <w:r w:rsidRPr="49CDFEDC" w:rsidR="003F5BE7">
        <w:rPr>
          <w:rFonts w:ascii="Sari Offc" w:hAnsi="Sari Offc"/>
          <w:sz w:val="24"/>
          <w:szCs w:val="24"/>
        </w:rPr>
        <w:t xml:space="preserve">20,000 </w:t>
      </w:r>
      <w:r w:rsidRPr="49CDFEDC" w:rsidR="00A70496">
        <w:rPr>
          <w:rFonts w:ascii="Sari Offc" w:hAnsi="Sari Offc"/>
          <w:sz w:val="24"/>
          <w:szCs w:val="24"/>
        </w:rPr>
        <w:t xml:space="preserve">Reward Points </w:t>
      </w:r>
      <w:r w:rsidRPr="49CDFEDC" w:rsidR="003F5BE7">
        <w:rPr>
          <w:rFonts w:ascii="Sari Offc" w:hAnsi="Sari Offc"/>
          <w:sz w:val="24"/>
          <w:szCs w:val="24"/>
        </w:rPr>
        <w:t xml:space="preserve">on </w:t>
      </w:r>
      <w:r w:rsidRPr="49CDFEDC" w:rsidR="00A70496">
        <w:rPr>
          <w:rFonts w:ascii="Sari Offc" w:hAnsi="Sari Offc"/>
          <w:sz w:val="24"/>
          <w:szCs w:val="24"/>
        </w:rPr>
        <w:t xml:space="preserve">Joining </w:t>
      </w:r>
    </w:p>
    <w:p w:rsidRPr="00A70496" w:rsidR="003F5BE7" w:rsidP="2F381F7A" w:rsidRDefault="003F5BE7" w14:paraId="207F3A35" w14:textId="31931110">
      <w:pPr>
        <w:pStyle w:val="ListParagraph"/>
        <w:numPr>
          <w:ilvl w:val="0"/>
          <w:numId w:val="17"/>
        </w:numPr>
        <w:rPr>
          <w:rFonts w:ascii="Sari Offc" w:hAnsi="Sari Offc" w:eastAsia="Calibri" w:cs="Calibri"/>
          <w:sz w:val="24"/>
          <w:szCs w:val="24"/>
          <w:lang w:val="en-IN"/>
        </w:rPr>
      </w:pPr>
      <w:r w:rsidRPr="49CDFEDC" w:rsidR="003F5BE7">
        <w:rPr>
          <w:rFonts w:ascii="Sari Offc" w:hAnsi="Sari Offc"/>
          <w:sz w:val="24"/>
          <w:szCs w:val="24"/>
        </w:rPr>
        <w:t>Air India Maharaja Club</w:t>
      </w:r>
      <w:r w:rsidRPr="49CDFEDC" w:rsidR="6AE34766">
        <w:rPr>
          <w:rFonts w:ascii="Sari Offc" w:hAnsi="Sari Offc"/>
          <w:sz w:val="24"/>
          <w:szCs w:val="24"/>
        </w:rPr>
        <w:t xml:space="preserve"> </w:t>
      </w:r>
      <w:r w:rsidRPr="49CDFEDC" w:rsidR="00A70496">
        <w:rPr>
          <w:rFonts w:ascii="Sari Offc" w:hAnsi="Sari Offc"/>
          <w:sz w:val="24"/>
          <w:szCs w:val="24"/>
        </w:rPr>
        <w:t xml:space="preserve">Membership </w:t>
      </w:r>
    </w:p>
    <w:p w:rsidRPr="00A70496" w:rsidR="003F5BE7" w:rsidP="2F381F7A" w:rsidRDefault="003F5BE7" w14:paraId="3D3AAD20" w14:textId="1B3DE5D0">
      <w:pPr>
        <w:pStyle w:val="ListParagraph"/>
        <w:numPr>
          <w:ilvl w:val="0"/>
          <w:numId w:val="17"/>
        </w:numPr>
        <w:rPr>
          <w:rFonts w:ascii="Sari Offc" w:hAnsi="Sari Offc" w:eastAsia="Calibri" w:cs="Calibri"/>
          <w:sz w:val="24"/>
          <w:szCs w:val="24"/>
          <w:lang w:val="en-IN"/>
        </w:rPr>
      </w:pPr>
      <w:r w:rsidRPr="49CDFEDC" w:rsidR="003F5BE7">
        <w:rPr>
          <w:rFonts w:ascii="Sari Offc" w:hAnsi="Sari Offc"/>
          <w:sz w:val="24"/>
          <w:szCs w:val="24"/>
        </w:rPr>
        <w:t xml:space="preserve">Reward Points on Air India </w:t>
      </w:r>
      <w:r w:rsidRPr="49CDFEDC" w:rsidR="00A70496">
        <w:rPr>
          <w:rFonts w:ascii="Sari Offc" w:hAnsi="Sari Offc"/>
          <w:sz w:val="24"/>
          <w:szCs w:val="24"/>
        </w:rPr>
        <w:t xml:space="preserve">Tickets </w:t>
      </w:r>
    </w:p>
    <w:p w:rsidR="49CDFEDC" w:rsidP="49CDFEDC" w:rsidRDefault="49CDFEDC" w14:paraId="592C1761" w14:textId="53061CD8">
      <w:pPr>
        <w:jc w:val="center"/>
        <w:rPr>
          <w:rFonts w:ascii="Sari Offc" w:hAnsi="Sari Offc"/>
          <w:b w:val="1"/>
          <w:bCs w:val="1"/>
          <w:i w:val="1"/>
          <w:iCs w:val="1"/>
          <w:sz w:val="24"/>
          <w:szCs w:val="24"/>
          <w:u w:val="single"/>
        </w:rPr>
      </w:pPr>
    </w:p>
    <w:p w:rsidRPr="00A70496" w:rsidR="00CD511F" w:rsidP="004A5805" w:rsidRDefault="004C50CB" w14:paraId="5970C5BD" w14:textId="02AE47A0">
      <w:pPr>
        <w:jc w:val="center"/>
        <w:rPr>
          <w:rFonts w:ascii="Sari Offc" w:hAnsi="Sari Offc"/>
          <w:b/>
          <w:bCs/>
          <w:sz w:val="24"/>
          <w:szCs w:val="24"/>
          <w:u w:val="single"/>
        </w:rPr>
      </w:pPr>
      <w:r w:rsidRPr="00A70496">
        <w:rPr>
          <w:rFonts w:ascii="Sari Offc" w:hAnsi="Sari Offc"/>
          <w:b/>
          <w:bCs/>
          <w:i/>
          <w:iCs/>
          <w:sz w:val="24"/>
          <w:szCs w:val="24"/>
          <w:u w:val="single"/>
        </w:rPr>
        <w:t xml:space="preserve">Exclusive </w:t>
      </w:r>
      <w:r w:rsidRPr="00A70496">
        <w:rPr>
          <w:rFonts w:ascii="Sari Offc" w:hAnsi="Sari Offc"/>
          <w:b/>
          <w:bCs/>
          <w:sz w:val="24"/>
          <w:szCs w:val="24"/>
          <w:u w:val="single"/>
        </w:rPr>
        <w:t>PRIVILEGES</w:t>
      </w:r>
      <w:r w:rsidRPr="00A70496" w:rsidR="004B102D">
        <w:rPr>
          <w:rFonts w:ascii="Sari Offc" w:hAnsi="Sari Offc"/>
          <w:b/>
          <w:bCs/>
          <w:sz w:val="24"/>
          <w:szCs w:val="24"/>
          <w:u w:val="single"/>
        </w:rPr>
        <w:t xml:space="preserve"> </w:t>
      </w:r>
    </w:p>
    <w:p w:rsidRPr="00A70496" w:rsidR="00947F57" w:rsidP="2F381F7A" w:rsidRDefault="00947F57" w14:paraId="440B98E9" w14:textId="7096ECF7">
      <w:pPr>
        <w:rPr>
          <w:rFonts w:ascii="Sari Offc" w:hAnsi="Sari Offc" w:eastAsia="Calibri" w:cs="Calibri"/>
          <w:sz w:val="24"/>
          <w:szCs w:val="24"/>
          <w:lang w:val="en-IN"/>
        </w:rPr>
      </w:pPr>
      <w:r w:rsidRPr="49CDFEDC" w:rsidR="00947F57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Welcome </w:t>
      </w:r>
      <w:r w:rsidRPr="49CDFEDC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Benefit</w:t>
      </w:r>
      <w:r w:rsidRPr="49CDFEDC" w:rsidR="13413A70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A70496" w:rsidR="0075555C" w:rsidP="0075555C" w:rsidRDefault="0075555C" w14:paraId="78CC3605" w14:textId="57275045">
      <w:pPr>
        <w:pStyle w:val="ListParagraph"/>
        <w:numPr>
          <w:ilvl w:val="0"/>
          <w:numId w:val="36"/>
        </w:numPr>
        <w:rPr>
          <w:rFonts w:ascii="Sari Offc" w:hAnsi="Sari Offc"/>
          <w:sz w:val="24"/>
          <w:szCs w:val="24"/>
        </w:rPr>
      </w:pPr>
      <w:r w:rsidRPr="00A70496">
        <w:rPr>
          <w:rFonts w:ascii="Sari Offc" w:hAnsi="Sari Offc"/>
          <w:sz w:val="24"/>
          <w:szCs w:val="24"/>
        </w:rPr>
        <w:t xml:space="preserve">20,000 </w:t>
      </w:r>
      <w:r w:rsidRPr="00A70496" w:rsidR="00A70496">
        <w:rPr>
          <w:rFonts w:ascii="Sari Offc" w:hAnsi="Sari Offc"/>
          <w:sz w:val="24"/>
          <w:szCs w:val="24"/>
        </w:rPr>
        <w:t xml:space="preserve">Reward Points </w:t>
      </w:r>
      <w:r w:rsidRPr="00A70496">
        <w:rPr>
          <w:rFonts w:ascii="Sari Offc" w:hAnsi="Sari Offc"/>
          <w:sz w:val="24"/>
          <w:szCs w:val="24"/>
        </w:rPr>
        <w:t xml:space="preserve">on payment of </w:t>
      </w:r>
      <w:r w:rsidRPr="00A70496" w:rsidR="003D6519">
        <w:rPr>
          <w:rFonts w:ascii="Sari Offc" w:hAnsi="Sari Offc"/>
          <w:sz w:val="24"/>
          <w:szCs w:val="24"/>
        </w:rPr>
        <w:t>J</w:t>
      </w:r>
      <w:r w:rsidRPr="00A70496">
        <w:rPr>
          <w:rFonts w:ascii="Sari Offc" w:hAnsi="Sari Offc"/>
          <w:sz w:val="24"/>
          <w:szCs w:val="24"/>
        </w:rPr>
        <w:t xml:space="preserve">oining </w:t>
      </w:r>
      <w:r w:rsidRPr="00A70496" w:rsidR="003D6519">
        <w:rPr>
          <w:rFonts w:ascii="Sari Offc" w:hAnsi="Sari Offc"/>
          <w:sz w:val="24"/>
          <w:szCs w:val="24"/>
        </w:rPr>
        <w:t>F</w:t>
      </w:r>
      <w:r w:rsidRPr="00A70496">
        <w:rPr>
          <w:rFonts w:ascii="Sari Offc" w:hAnsi="Sari Offc"/>
          <w:sz w:val="24"/>
          <w:szCs w:val="24"/>
        </w:rPr>
        <w:t>ee</w:t>
      </w:r>
    </w:p>
    <w:p w:rsidRPr="00A70496" w:rsidR="0075555C" w:rsidP="0075555C" w:rsidRDefault="0075555C" w14:paraId="4D415D92" w14:textId="709602A8">
      <w:pPr>
        <w:pStyle w:val="ListParagraph"/>
        <w:numPr>
          <w:ilvl w:val="0"/>
          <w:numId w:val="36"/>
        </w:numPr>
        <w:rPr>
          <w:rFonts w:ascii="Sari Offc" w:hAnsi="Sari Offc"/>
          <w:sz w:val="24"/>
          <w:szCs w:val="24"/>
        </w:rPr>
      </w:pPr>
      <w:r w:rsidRPr="00A70496">
        <w:rPr>
          <w:rFonts w:ascii="Sari Offc" w:hAnsi="Sari Offc"/>
          <w:sz w:val="24"/>
          <w:szCs w:val="24"/>
        </w:rPr>
        <w:t>Complimentary membership of Air India Maharaja Club – Air India Maharaja Points. For details, </w:t>
      </w:r>
      <w:hyperlink w:tgtFrame="_blank" w:history="1" r:id="rId12">
        <w:r w:rsidRPr="00A70496">
          <w:rPr>
            <w:rStyle w:val="Hyperlink"/>
            <w:rFonts w:ascii="Sari Offc" w:hAnsi="Sari Offc"/>
            <w:sz w:val="24"/>
            <w:szCs w:val="24"/>
          </w:rPr>
          <w:t>click here</w:t>
        </w:r>
      </w:hyperlink>
      <w:r w:rsidRPr="00A70496">
        <w:rPr>
          <w:rFonts w:ascii="Sari Offc" w:hAnsi="Sari Offc"/>
          <w:sz w:val="24"/>
          <w:szCs w:val="24"/>
        </w:rPr>
        <w:t>.</w:t>
      </w:r>
    </w:p>
    <w:p w:rsidRPr="00A70496" w:rsidR="0075555C" w:rsidP="0075555C" w:rsidRDefault="0075555C" w14:paraId="457C76B6" w14:textId="0961A22B">
      <w:pPr>
        <w:pStyle w:val="ListParagraph"/>
        <w:numPr>
          <w:ilvl w:val="0"/>
          <w:numId w:val="36"/>
        </w:numPr>
        <w:rPr>
          <w:rFonts w:ascii="Sari Offc" w:hAnsi="Sari Offc"/>
          <w:sz w:val="24"/>
          <w:szCs w:val="24"/>
        </w:rPr>
      </w:pPr>
      <w:r w:rsidRPr="00A70496">
        <w:rPr>
          <w:rFonts w:ascii="Sari Offc" w:hAnsi="Sari Offc"/>
          <w:sz w:val="24"/>
          <w:szCs w:val="24"/>
        </w:rPr>
        <w:t xml:space="preserve">To redeem Maharaja Points for self, at least 1 flight accrual activity must be registered after enrolling as a Maharaja Club </w:t>
      </w:r>
      <w:r w:rsidRPr="00A70496" w:rsidR="00A70496">
        <w:rPr>
          <w:rFonts w:ascii="Sari Offc" w:hAnsi="Sari Offc"/>
          <w:sz w:val="24"/>
          <w:szCs w:val="24"/>
        </w:rPr>
        <w:t>Member</w:t>
      </w:r>
      <w:r w:rsidRPr="00A70496">
        <w:rPr>
          <w:rFonts w:ascii="Sari Offc" w:hAnsi="Sari Offc"/>
          <w:sz w:val="24"/>
          <w:szCs w:val="24"/>
        </w:rPr>
        <w:t>.</w:t>
      </w:r>
    </w:p>
    <w:p w:rsidRPr="00A70496" w:rsidR="0075555C" w:rsidP="0075555C" w:rsidRDefault="0075555C" w14:paraId="4090023B" w14:textId="2E54E6DC">
      <w:pPr>
        <w:pStyle w:val="ListParagraph"/>
        <w:numPr>
          <w:ilvl w:val="0"/>
          <w:numId w:val="36"/>
        </w:numPr>
        <w:rPr>
          <w:rFonts w:ascii="Sari Offc" w:hAnsi="Sari Offc"/>
          <w:sz w:val="24"/>
          <w:szCs w:val="24"/>
        </w:rPr>
      </w:pPr>
      <w:r w:rsidRPr="00A70496">
        <w:rPr>
          <w:rFonts w:ascii="Sari Offc" w:hAnsi="Sari Offc"/>
          <w:sz w:val="24"/>
          <w:szCs w:val="24"/>
        </w:rPr>
        <w:t>To redeem Maharaja Points for family or friends, at least 5 flight accrual activities must be registered after enrolment.</w:t>
      </w:r>
    </w:p>
    <w:p w:rsidRPr="00A70496" w:rsidR="003C1523" w:rsidP="2F381F7A" w:rsidRDefault="003C1523" w14:paraId="198DC140" w14:textId="6D7FDA40">
      <w:pPr>
        <w:rPr>
          <w:rFonts w:ascii="Sari Offc" w:hAnsi="Sari Offc" w:eastAsia="Calibri" w:cs="Calibri"/>
          <w:sz w:val="24"/>
          <w:szCs w:val="24"/>
          <w:lang w:val="en-IN"/>
        </w:rPr>
      </w:pPr>
      <w:r w:rsidRPr="49CDFEDC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Re</w:t>
      </w:r>
      <w:r w:rsidRPr="49CDFEDC" w:rsidR="00C15516">
        <w:rPr>
          <w:rFonts w:ascii="Sari Offc" w:hAnsi="Sari Offc"/>
          <w:b w:val="1"/>
          <w:bCs w:val="1"/>
          <w:sz w:val="24"/>
          <w:szCs w:val="24"/>
          <w:lang w:val="en-IN"/>
        </w:rPr>
        <w:t>ward</w:t>
      </w:r>
      <w:r w:rsidRPr="49CDFEDC" w:rsidR="003C1523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Benefits</w:t>
      </w:r>
      <w:r w:rsidRPr="49CDFEDC" w:rsidR="22ED9C0A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A70496" w:rsidR="00313BA5" w:rsidP="00313BA5" w:rsidRDefault="00313BA5" w14:paraId="72769606" w14:textId="1BF2AF28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  <w:lang w:val="en-IN" w:eastAsia="en-IN"/>
        </w:rPr>
      </w:pPr>
      <w:r w:rsidRPr="00A70496">
        <w:rPr>
          <w:rFonts w:ascii="Sari Offc" w:hAnsi="Sari Offc"/>
          <w:sz w:val="24"/>
          <w:szCs w:val="24"/>
          <w:lang w:val="en-IN" w:eastAsia="en-IN"/>
        </w:rPr>
        <w:t xml:space="preserve">4 Reward </w:t>
      </w:r>
      <w:r w:rsidRPr="00A70496" w:rsidR="00A70496">
        <w:rPr>
          <w:rFonts w:ascii="Sari Offc" w:hAnsi="Sari Offc"/>
          <w:sz w:val="24"/>
          <w:szCs w:val="24"/>
          <w:lang w:val="en-IN" w:eastAsia="en-IN"/>
        </w:rPr>
        <w:t xml:space="preserve">Points </w:t>
      </w:r>
      <w:r w:rsidRPr="00A70496">
        <w:rPr>
          <w:rFonts w:ascii="Sari Offc" w:hAnsi="Sari Offc"/>
          <w:sz w:val="24"/>
          <w:szCs w:val="24"/>
          <w:lang w:val="en-IN" w:eastAsia="en-IN"/>
        </w:rPr>
        <w:t>for every Rs. 100 spent</w:t>
      </w:r>
    </w:p>
    <w:p w:rsidRPr="00A70496" w:rsidR="0075555C" w:rsidP="00C65BBC" w:rsidRDefault="0075555C" w14:paraId="0BB09A40" w14:textId="69098C36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</w:rPr>
      </w:pPr>
      <w:r w:rsidRPr="00A70496">
        <w:rPr>
          <w:rFonts w:ascii="Sari Offc" w:hAnsi="Sari Offc"/>
          <w:sz w:val="24"/>
          <w:szCs w:val="24"/>
        </w:rPr>
        <w:t>10 Reward Points per Rs. 100 spent on Air India tickets booked via website, app, booking offices, or call centr</w:t>
      </w:r>
      <w:r w:rsidRPr="00A70496" w:rsidR="00F54846">
        <w:rPr>
          <w:rFonts w:ascii="Sari Offc" w:hAnsi="Sari Offc"/>
          <w:sz w:val="24"/>
          <w:szCs w:val="24"/>
        </w:rPr>
        <w:t>e</w:t>
      </w:r>
      <w:r w:rsidRPr="00A70496">
        <w:rPr>
          <w:rFonts w:ascii="Sari Offc" w:hAnsi="Sari Offc"/>
          <w:sz w:val="24"/>
          <w:szCs w:val="24"/>
        </w:rPr>
        <w:t>s (including Super Saver tickets for self and others).</w:t>
      </w:r>
      <w:r w:rsidRPr="00A70496" w:rsidR="00C65BBC">
        <w:rPr>
          <w:rFonts w:ascii="Sari Offc" w:hAnsi="Sari Offc"/>
          <w:sz w:val="24"/>
          <w:szCs w:val="24"/>
        </w:rPr>
        <w:t xml:space="preserve"> </w:t>
      </w:r>
      <w:r w:rsidRPr="00A70496" w:rsidR="00C65BBC">
        <w:rPr>
          <w:rFonts w:ascii="Sari Offc" w:hAnsi="Sari Offc"/>
          <w:sz w:val="24"/>
          <w:szCs w:val="24"/>
          <w:lang w:eastAsia="en-IN"/>
        </w:rPr>
        <w:t>For details, </w:t>
      </w:r>
      <w:hyperlink w:tgtFrame="_blank" w:history="1" r:id="rId14">
        <w:r w:rsidRPr="00A70496" w:rsidR="00C65BBC">
          <w:rPr>
            <w:rStyle w:val="Hyperlink"/>
            <w:rFonts w:ascii="Sari Offc" w:hAnsi="Sari Offc"/>
            <w:sz w:val="24"/>
            <w:szCs w:val="24"/>
            <w:lang w:eastAsia="en-IN"/>
          </w:rPr>
          <w:t>click here</w:t>
        </w:r>
      </w:hyperlink>
      <w:r w:rsidRPr="00A70496" w:rsidR="00C65BBC">
        <w:rPr>
          <w:rFonts w:ascii="Sari Offc" w:hAnsi="Sari Offc"/>
          <w:sz w:val="24"/>
          <w:szCs w:val="24"/>
          <w:lang w:eastAsia="en-IN"/>
        </w:rPr>
        <w:t>.</w:t>
      </w:r>
    </w:p>
    <w:p w:rsidRPr="00A70496" w:rsidR="0075555C" w:rsidP="00C65BBC" w:rsidRDefault="0075555C" w14:paraId="111A4DE3" w14:textId="77777777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</w:rPr>
      </w:pPr>
      <w:r w:rsidRPr="00A70496">
        <w:rPr>
          <w:rFonts w:ascii="Sari Offc" w:hAnsi="Sari Offc"/>
          <w:sz w:val="24"/>
          <w:szCs w:val="24"/>
        </w:rPr>
        <w:t>Reward Points are converted to Air India Maharaja Points within 7 working days of request receipt.</w:t>
      </w:r>
    </w:p>
    <w:p w:rsidRPr="00A70496" w:rsidR="0075555C" w:rsidP="00C65BBC" w:rsidRDefault="0075555C" w14:paraId="392ABFA1" w14:textId="77777777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</w:rPr>
      </w:pPr>
      <w:r w:rsidRPr="00A70496">
        <w:rPr>
          <w:rFonts w:ascii="Sari Offc" w:hAnsi="Sari Offc"/>
          <w:sz w:val="24"/>
          <w:szCs w:val="24"/>
        </w:rPr>
        <w:t>Redemption is allowed for a minimum of 5,000 points, in multiples of 5,000.</w:t>
      </w:r>
    </w:p>
    <w:p w:rsidRPr="00A70496" w:rsidR="0075555C" w:rsidP="00C65BBC" w:rsidRDefault="0075555C" w14:paraId="380645E0" w14:textId="77777777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</w:rPr>
      </w:pPr>
      <w:r w:rsidRPr="00A70496">
        <w:rPr>
          <w:rFonts w:ascii="Sari Offc" w:hAnsi="Sari Offc"/>
          <w:sz w:val="24"/>
          <w:szCs w:val="24"/>
        </w:rPr>
        <w:t>Once converted to Maharaja Points, Reward Points cannot be reversed.</w:t>
      </w:r>
    </w:p>
    <w:p w:rsidRPr="00A70496" w:rsidR="006657A1" w:rsidP="49CDFEDC" w:rsidRDefault="006657A1" w14:paraId="20F6C685" w14:textId="20F90BB6">
      <w:pPr>
        <w:rPr>
          <w:rFonts w:ascii="Sari Offc" w:hAnsi="Sari Offc" w:eastAsia="Calibri" w:cs="Calibri"/>
          <w:sz w:val="24"/>
          <w:szCs w:val="24"/>
          <w:lang w:val="en-IN"/>
        </w:rPr>
      </w:pPr>
      <w:r w:rsidRPr="49CDFEDC" w:rsidR="006657A1">
        <w:rPr>
          <w:rFonts w:ascii="Sari Offc" w:hAnsi="Sari Offc"/>
          <w:b w:val="1"/>
          <w:bCs w:val="1"/>
          <w:sz w:val="24"/>
          <w:szCs w:val="24"/>
          <w:lang w:val="en-IN"/>
        </w:rPr>
        <w:t>Milestone Benefits</w:t>
      </w:r>
      <w:r w:rsidRPr="49CDFEDC" w:rsidR="301C1C99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A70496" w:rsidR="00C65BBC" w:rsidP="00C65BBC" w:rsidRDefault="00C65BBC" w14:paraId="4B23DC32" w14:textId="1DC05FD4">
      <w:pPr>
        <w:pStyle w:val="ListParagraph"/>
        <w:numPr>
          <w:ilvl w:val="0"/>
          <w:numId w:val="42"/>
        </w:numPr>
        <w:rPr>
          <w:rFonts w:ascii="Sari Offc" w:hAnsi="Sari Offc"/>
          <w:sz w:val="24"/>
          <w:szCs w:val="24"/>
          <w:lang w:val="en-IN" w:eastAsia="en-IN"/>
        </w:rPr>
      </w:pPr>
      <w:r w:rsidRPr="00A70496">
        <w:rPr>
          <w:rFonts w:ascii="Sari Offc" w:hAnsi="Sari Offc"/>
          <w:sz w:val="24"/>
          <w:szCs w:val="24"/>
          <w:lang w:val="en-IN" w:eastAsia="en-IN"/>
        </w:rPr>
        <w:t xml:space="preserve">Up to 1,00,000 </w:t>
      </w:r>
      <w:r w:rsidRPr="00A70496" w:rsidR="00A70496">
        <w:rPr>
          <w:rFonts w:ascii="Sari Offc" w:hAnsi="Sari Offc"/>
          <w:sz w:val="24"/>
          <w:szCs w:val="24"/>
          <w:lang w:val="en-IN" w:eastAsia="en-IN"/>
        </w:rPr>
        <w:t xml:space="preserve">Bonus </w:t>
      </w:r>
      <w:r w:rsidRPr="00A70496">
        <w:rPr>
          <w:rFonts w:ascii="Sari Offc" w:hAnsi="Sari Offc"/>
          <w:sz w:val="24"/>
          <w:szCs w:val="24"/>
          <w:lang w:val="en-IN" w:eastAsia="en-IN"/>
        </w:rPr>
        <w:t xml:space="preserve">Reward </w:t>
      </w:r>
      <w:r w:rsidRPr="00A70496" w:rsidR="00A70496">
        <w:rPr>
          <w:rFonts w:ascii="Sari Offc" w:hAnsi="Sari Offc"/>
          <w:sz w:val="24"/>
          <w:szCs w:val="24"/>
          <w:lang w:val="en-IN" w:eastAsia="en-IN"/>
        </w:rPr>
        <w:t xml:space="preserve">Points </w:t>
      </w:r>
      <w:r w:rsidRPr="00A70496">
        <w:rPr>
          <w:rFonts w:ascii="Sari Offc" w:hAnsi="Sari Offc"/>
          <w:sz w:val="24"/>
          <w:szCs w:val="24"/>
          <w:lang w:val="en-IN" w:eastAsia="en-IN"/>
        </w:rPr>
        <w:t>annually</w:t>
      </w:r>
    </w:p>
    <w:p w:rsidRPr="00A70496" w:rsidR="00E03801" w:rsidP="00E03801" w:rsidRDefault="00E03801" w14:paraId="4C05A199" w14:textId="25A7B6BB">
      <w:pPr>
        <w:pStyle w:val="ListParagraph"/>
        <w:rPr>
          <w:rFonts w:ascii="Sari Offc" w:hAnsi="Sari Offc"/>
          <w:sz w:val="24"/>
          <w:szCs w:val="24"/>
          <w:lang w:val="en-IN" w:eastAsia="en-IN"/>
        </w:rPr>
      </w:pPr>
      <w:r w:rsidRPr="00A70496">
        <w:rPr>
          <w:rFonts w:ascii="Sari Offc" w:hAnsi="Sari Offc"/>
          <w:sz w:val="24"/>
          <w:szCs w:val="24"/>
          <w:lang w:val="en-IN" w:eastAsia="en-IN"/>
        </w:rPr>
        <w:lastRenderedPageBreak/>
        <w:t xml:space="preserve">20,000 </w:t>
      </w:r>
      <w:r w:rsidRPr="00A70496" w:rsidR="00A70496">
        <w:rPr>
          <w:rFonts w:ascii="Sari Offc" w:hAnsi="Sari Offc"/>
          <w:sz w:val="24"/>
          <w:szCs w:val="24"/>
          <w:lang w:val="en-IN" w:eastAsia="en-IN"/>
        </w:rPr>
        <w:t xml:space="preserve">Bonus </w:t>
      </w:r>
      <w:r w:rsidRPr="00A70496">
        <w:rPr>
          <w:rFonts w:ascii="Sari Offc" w:hAnsi="Sari Offc"/>
          <w:sz w:val="24"/>
          <w:szCs w:val="24"/>
          <w:lang w:val="en-IN" w:eastAsia="en-IN"/>
        </w:rPr>
        <w:t xml:space="preserve">Reward </w:t>
      </w:r>
      <w:r w:rsidRPr="00A70496" w:rsidR="00A70496">
        <w:rPr>
          <w:rFonts w:ascii="Sari Offc" w:hAnsi="Sari Offc"/>
          <w:sz w:val="24"/>
          <w:szCs w:val="24"/>
          <w:lang w:val="en-IN" w:eastAsia="en-IN"/>
        </w:rPr>
        <w:t xml:space="preserve">Points </w:t>
      </w:r>
      <w:r w:rsidRPr="00A70496">
        <w:rPr>
          <w:rFonts w:ascii="Sari Offc" w:hAnsi="Sari Offc"/>
          <w:sz w:val="24"/>
          <w:szCs w:val="24"/>
          <w:lang w:val="en-IN" w:eastAsia="en-IN"/>
        </w:rPr>
        <w:t>on annual spends of Rs. 5 lakhs</w:t>
      </w:r>
    </w:p>
    <w:p w:rsidRPr="00A70496" w:rsidR="00E03801" w:rsidP="00E03801" w:rsidRDefault="00E03801" w14:paraId="0F15470C" w14:textId="75902318">
      <w:pPr>
        <w:pStyle w:val="ListParagraph"/>
        <w:rPr>
          <w:rFonts w:ascii="Sari Offc" w:hAnsi="Sari Offc"/>
          <w:sz w:val="24"/>
          <w:szCs w:val="24"/>
          <w:lang w:val="en-IN" w:eastAsia="en-IN"/>
        </w:rPr>
      </w:pPr>
      <w:r w:rsidRPr="00A70496">
        <w:rPr>
          <w:rFonts w:ascii="Sari Offc" w:hAnsi="Sari Offc"/>
          <w:sz w:val="24"/>
          <w:szCs w:val="24"/>
          <w:lang w:val="en-IN" w:eastAsia="en-IN"/>
        </w:rPr>
        <w:t xml:space="preserve">30,000 </w:t>
      </w:r>
      <w:r w:rsidRPr="00A70496" w:rsidR="00A70496">
        <w:rPr>
          <w:rFonts w:ascii="Sari Offc" w:hAnsi="Sari Offc"/>
          <w:sz w:val="24"/>
          <w:szCs w:val="24"/>
          <w:lang w:val="en-IN" w:eastAsia="en-IN"/>
        </w:rPr>
        <w:t xml:space="preserve">Bonus </w:t>
      </w:r>
      <w:r w:rsidRPr="00A70496">
        <w:rPr>
          <w:rFonts w:ascii="Sari Offc" w:hAnsi="Sari Offc"/>
          <w:sz w:val="24"/>
          <w:szCs w:val="24"/>
          <w:lang w:val="en-IN" w:eastAsia="en-IN"/>
        </w:rPr>
        <w:t xml:space="preserve">Reward </w:t>
      </w:r>
      <w:r w:rsidRPr="00A70496" w:rsidR="00A70496">
        <w:rPr>
          <w:rFonts w:ascii="Sari Offc" w:hAnsi="Sari Offc"/>
          <w:sz w:val="24"/>
          <w:szCs w:val="24"/>
          <w:lang w:val="en-IN" w:eastAsia="en-IN"/>
        </w:rPr>
        <w:t xml:space="preserve">Points </w:t>
      </w:r>
      <w:r w:rsidRPr="00A70496">
        <w:rPr>
          <w:rFonts w:ascii="Sari Offc" w:hAnsi="Sari Offc"/>
          <w:sz w:val="24"/>
          <w:szCs w:val="24"/>
          <w:lang w:val="en-IN" w:eastAsia="en-IN"/>
        </w:rPr>
        <w:t>on annual spends of Rs. 10 lakhs</w:t>
      </w:r>
    </w:p>
    <w:p w:rsidRPr="00A70496" w:rsidR="00E03801" w:rsidP="00E03801" w:rsidRDefault="00E03801" w14:paraId="61A32D16" w14:textId="6EE4C687">
      <w:pPr>
        <w:pStyle w:val="ListParagraph"/>
        <w:rPr>
          <w:rFonts w:ascii="Sari Offc" w:hAnsi="Sari Offc"/>
          <w:sz w:val="24"/>
          <w:szCs w:val="24"/>
          <w:lang w:val="en-IN" w:eastAsia="en-IN"/>
        </w:rPr>
      </w:pPr>
      <w:r w:rsidRPr="00A70496">
        <w:rPr>
          <w:rFonts w:ascii="Sari Offc" w:hAnsi="Sari Offc"/>
          <w:sz w:val="24"/>
          <w:szCs w:val="24"/>
          <w:lang w:val="en-IN" w:eastAsia="en-IN"/>
        </w:rPr>
        <w:t xml:space="preserve">50,000 </w:t>
      </w:r>
      <w:r w:rsidRPr="00A70496" w:rsidR="00A70496">
        <w:rPr>
          <w:rFonts w:ascii="Sari Offc" w:hAnsi="Sari Offc"/>
          <w:sz w:val="24"/>
          <w:szCs w:val="24"/>
          <w:lang w:val="en-IN" w:eastAsia="en-IN"/>
        </w:rPr>
        <w:t xml:space="preserve">Bonus </w:t>
      </w:r>
      <w:r w:rsidRPr="00A70496">
        <w:rPr>
          <w:rFonts w:ascii="Sari Offc" w:hAnsi="Sari Offc"/>
          <w:sz w:val="24"/>
          <w:szCs w:val="24"/>
          <w:lang w:val="en-IN" w:eastAsia="en-IN"/>
        </w:rPr>
        <w:t xml:space="preserve">Reward </w:t>
      </w:r>
      <w:r w:rsidRPr="00A70496" w:rsidR="00A70496">
        <w:rPr>
          <w:rFonts w:ascii="Sari Offc" w:hAnsi="Sari Offc"/>
          <w:sz w:val="24"/>
          <w:szCs w:val="24"/>
          <w:lang w:val="en-IN" w:eastAsia="en-IN"/>
        </w:rPr>
        <w:t xml:space="preserve">Points </w:t>
      </w:r>
      <w:r w:rsidRPr="00A70496">
        <w:rPr>
          <w:rFonts w:ascii="Sari Offc" w:hAnsi="Sari Offc"/>
          <w:sz w:val="24"/>
          <w:szCs w:val="24"/>
          <w:lang w:val="en-IN" w:eastAsia="en-IN"/>
        </w:rPr>
        <w:t>on annual spends of Rs. 20 lakh</w:t>
      </w:r>
      <w:r w:rsidRPr="00A70496" w:rsidR="00EF02C5">
        <w:rPr>
          <w:rFonts w:ascii="Sari Offc" w:hAnsi="Sari Offc"/>
          <w:sz w:val="24"/>
          <w:szCs w:val="24"/>
          <w:lang w:val="en-IN" w:eastAsia="en-IN"/>
        </w:rPr>
        <w:t>s</w:t>
      </w:r>
    </w:p>
    <w:p w:rsidRPr="00A70496" w:rsidR="00C65BBC" w:rsidP="00E03801" w:rsidRDefault="00C65BBC" w14:paraId="3BC2C6DA" w14:textId="302B00F4">
      <w:pPr>
        <w:pStyle w:val="ListParagraph"/>
        <w:numPr>
          <w:ilvl w:val="0"/>
          <w:numId w:val="42"/>
        </w:numPr>
        <w:rPr>
          <w:rFonts w:ascii="Sari Offc" w:hAnsi="Sari Offc"/>
          <w:sz w:val="24"/>
          <w:szCs w:val="24"/>
          <w:lang w:val="en-IN" w:eastAsia="en-IN"/>
        </w:rPr>
      </w:pPr>
      <w:r w:rsidRPr="00A70496">
        <w:rPr>
          <w:rFonts w:ascii="Sari Offc" w:hAnsi="Sari Offc"/>
          <w:sz w:val="24"/>
          <w:szCs w:val="24"/>
          <w:lang w:val="en-IN" w:eastAsia="en-IN"/>
        </w:rPr>
        <w:t>Convert Reward Points into Air India Maharaja Points</w:t>
      </w:r>
    </w:p>
    <w:p w:rsidRPr="00A70496" w:rsidR="00C65BBC" w:rsidP="00C65BBC" w:rsidRDefault="00C65BBC" w14:paraId="39C35430" w14:textId="0F294CD2">
      <w:pPr>
        <w:pStyle w:val="ListParagraph"/>
        <w:numPr>
          <w:ilvl w:val="0"/>
          <w:numId w:val="42"/>
        </w:numPr>
        <w:rPr>
          <w:rFonts w:ascii="Sari Offc" w:hAnsi="Sari Offc"/>
          <w:sz w:val="24"/>
          <w:szCs w:val="24"/>
          <w:lang w:val="en-IN" w:eastAsia="en-IN"/>
        </w:rPr>
      </w:pPr>
      <w:r w:rsidRPr="00A70496">
        <w:rPr>
          <w:rFonts w:ascii="Sari Offc" w:hAnsi="Sari Offc"/>
          <w:sz w:val="24"/>
          <w:szCs w:val="24"/>
          <w:lang w:val="en-IN" w:eastAsia="en-IN"/>
        </w:rPr>
        <w:t xml:space="preserve">1 Reward = 1 Air India Maharaja </w:t>
      </w:r>
      <w:r w:rsidRPr="00A70496" w:rsidR="00A70496">
        <w:rPr>
          <w:rFonts w:ascii="Sari Offc" w:hAnsi="Sari Offc"/>
          <w:sz w:val="24"/>
          <w:szCs w:val="24"/>
          <w:lang w:val="en-IN" w:eastAsia="en-IN"/>
        </w:rPr>
        <w:t>Point</w:t>
      </w:r>
      <w:r w:rsidRPr="00A70496">
        <w:rPr>
          <w:rFonts w:ascii="Sari Offc" w:hAnsi="Sari Offc"/>
          <w:sz w:val="24"/>
          <w:szCs w:val="24"/>
          <w:lang w:val="en-IN" w:eastAsia="en-IN"/>
        </w:rPr>
        <w:t>. For details, </w:t>
      </w:r>
      <w:hyperlink w:tgtFrame="_blank" w:history="1" r:id="rId16">
        <w:r w:rsidRPr="00A70496">
          <w:rPr>
            <w:rStyle w:val="Hyperlink"/>
            <w:rFonts w:ascii="Sari Offc" w:hAnsi="Sari Offc"/>
            <w:sz w:val="24"/>
            <w:szCs w:val="24"/>
            <w:lang w:val="en-IN" w:eastAsia="en-IN"/>
          </w:rPr>
          <w:t>click</w:t>
        </w:r>
      </w:hyperlink>
      <w:ins w:author="Upadhyay , Shubham (SBICard)" w:date="2026-01-22T12:12:00Z" w16du:dateUtc="2026-01-22T06:42:00Z" w:id="1">
        <w:r w:rsidR="00A70496">
          <w:rPr>
            <w:rFonts w:ascii="Sari Offc" w:hAnsi="Sari Offc"/>
            <w:sz w:val="24"/>
            <w:szCs w:val="24"/>
          </w:rPr>
          <w:t xml:space="preserve"> here</w:t>
        </w:r>
      </w:ins>
    </w:p>
    <w:p w:rsidRPr="00A70496" w:rsidR="00C65BBC" w:rsidP="00C65BBC" w:rsidRDefault="00C65BBC" w14:paraId="7D9EF68A" w14:textId="08592C7D">
      <w:pPr>
        <w:pStyle w:val="ListParagraph"/>
        <w:numPr>
          <w:ilvl w:val="0"/>
          <w:numId w:val="42"/>
        </w:numPr>
        <w:rPr>
          <w:rFonts w:ascii="Sari Offc" w:hAnsi="Sari Offc"/>
          <w:sz w:val="24"/>
          <w:szCs w:val="24"/>
          <w:lang w:val="en-IN" w:eastAsia="en-IN"/>
        </w:rPr>
      </w:pPr>
      <w:r w:rsidRPr="00A70496">
        <w:rPr>
          <w:rFonts w:ascii="Sari Offc" w:hAnsi="Sari Offc"/>
          <w:sz w:val="24"/>
          <w:szCs w:val="24"/>
          <w:lang w:val="en-IN" w:eastAsia="en-IN"/>
        </w:rPr>
        <w:t xml:space="preserve">Enjoy an anniversary gift of 5,000 Reward </w:t>
      </w:r>
      <w:r w:rsidRPr="00A70496" w:rsidR="00A70496">
        <w:rPr>
          <w:rFonts w:ascii="Sari Offc" w:hAnsi="Sari Offc"/>
          <w:sz w:val="24"/>
          <w:szCs w:val="24"/>
          <w:lang w:val="en-IN" w:eastAsia="en-IN"/>
        </w:rPr>
        <w:t xml:space="preserve">Points </w:t>
      </w:r>
      <w:r w:rsidRPr="00A70496">
        <w:rPr>
          <w:rFonts w:ascii="Sari Offc" w:hAnsi="Sari Offc"/>
          <w:sz w:val="24"/>
          <w:szCs w:val="24"/>
          <w:lang w:val="en-IN" w:eastAsia="en-IN"/>
        </w:rPr>
        <w:t>every year </w:t>
      </w:r>
    </w:p>
    <w:p w:rsidRPr="00A70496" w:rsidR="00BB22C4" w:rsidP="2F381F7A" w:rsidRDefault="00BB22C4" w14:paraId="144F7CB4" w14:textId="37043F3C">
      <w:pPr>
        <w:rPr>
          <w:rFonts w:ascii="Sari Offc" w:hAnsi="Sari Offc" w:eastAsia="Calibri" w:cs="Calibri"/>
          <w:sz w:val="24"/>
          <w:szCs w:val="24"/>
          <w:lang w:val="en-IN"/>
        </w:rPr>
      </w:pPr>
      <w:r w:rsidRPr="49CDFEDC" w:rsidR="00BB22C4">
        <w:rPr>
          <w:rFonts w:ascii="Sari Offc" w:hAnsi="Sari Offc"/>
          <w:b w:val="1"/>
          <w:bCs w:val="1"/>
          <w:sz w:val="24"/>
          <w:szCs w:val="24"/>
          <w:lang w:val="en-IN"/>
        </w:rPr>
        <w:t>Lounge Benefit</w:t>
      </w:r>
      <w:r w:rsidRPr="49CDFEDC" w:rsidR="35556828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A70496" w:rsidR="00BB22C4" w:rsidP="00BB22C4" w:rsidRDefault="00BB22C4" w14:paraId="352B78F7" w14:textId="79B9CC41">
      <w:pPr>
        <w:pStyle w:val="ListParagraph"/>
        <w:numPr>
          <w:ilvl w:val="0"/>
          <w:numId w:val="29"/>
        </w:numPr>
        <w:rPr>
          <w:rFonts w:ascii="Sari Offc" w:hAnsi="Sari Offc"/>
          <w:sz w:val="24"/>
          <w:szCs w:val="24"/>
          <w:lang w:val="en-IN" w:eastAsia="en-IN"/>
        </w:rPr>
      </w:pPr>
      <w:r w:rsidRPr="00A70496">
        <w:rPr>
          <w:rFonts w:ascii="Sari Offc" w:hAnsi="Sari Offc"/>
          <w:sz w:val="24"/>
          <w:szCs w:val="24"/>
          <w:lang w:val="en-IN" w:eastAsia="en-IN"/>
        </w:rPr>
        <w:t>Complimentary membership to Priority Pass Program worth $99</w:t>
      </w:r>
    </w:p>
    <w:p w:rsidRPr="00A70496" w:rsidR="009B6872" w:rsidP="009B6872" w:rsidRDefault="009B6872" w14:paraId="3FBEBA66" w14:textId="587898F7">
      <w:pPr>
        <w:pStyle w:val="ListParagraph"/>
        <w:numPr>
          <w:ilvl w:val="0"/>
          <w:numId w:val="29"/>
        </w:numPr>
        <w:rPr>
          <w:rFonts w:ascii="Sari Offc" w:hAnsi="Sari Offc"/>
          <w:sz w:val="24"/>
          <w:szCs w:val="24"/>
          <w:lang w:val="en-IN" w:eastAsia="en-IN"/>
        </w:rPr>
      </w:pPr>
      <w:r w:rsidRPr="00A70496">
        <w:rPr>
          <w:rFonts w:ascii="Sari Offc" w:hAnsi="Sari Offc"/>
          <w:sz w:val="24"/>
          <w:szCs w:val="24"/>
          <w:lang w:eastAsia="en-IN"/>
        </w:rPr>
        <w:t>Complimentary Visa Lounge Access Program at major domestic airports</w:t>
      </w:r>
      <w:r w:rsidRPr="00A70496" w:rsidR="00422C71">
        <w:rPr>
          <w:rFonts w:ascii="Sari Offc" w:hAnsi="Sari Offc"/>
          <w:sz w:val="24"/>
          <w:szCs w:val="24"/>
          <w:lang w:eastAsia="en-IN"/>
        </w:rPr>
        <w:t xml:space="preserve"> in India</w:t>
      </w:r>
      <w:r w:rsidRPr="00A70496">
        <w:rPr>
          <w:rFonts w:ascii="Sari Offc" w:hAnsi="Sari Offc"/>
          <w:sz w:val="24"/>
          <w:szCs w:val="24"/>
          <w:lang w:eastAsia="en-IN"/>
        </w:rPr>
        <w:t>.</w:t>
      </w:r>
    </w:p>
    <w:p w:rsidRPr="00A70496" w:rsidR="00BB22C4" w:rsidP="00BB22C4" w:rsidRDefault="009B6872" w14:paraId="486FC4B4" w14:textId="422C1C8F">
      <w:pPr>
        <w:pStyle w:val="ListParagraph"/>
        <w:numPr>
          <w:ilvl w:val="0"/>
          <w:numId w:val="29"/>
        </w:numPr>
        <w:rPr>
          <w:rFonts w:ascii="Sari Offc" w:hAnsi="Sari Offc"/>
          <w:sz w:val="24"/>
          <w:szCs w:val="24"/>
          <w:lang w:val="en-IN"/>
        </w:rPr>
      </w:pPr>
      <w:r w:rsidRPr="00A70496">
        <w:rPr>
          <w:rFonts w:ascii="Sari Offc" w:hAnsi="Sari Offc"/>
          <w:sz w:val="24"/>
          <w:szCs w:val="24"/>
        </w:rPr>
        <w:t>8</w:t>
      </w:r>
      <w:r w:rsidRPr="00A70496" w:rsidR="00BB22C4">
        <w:rPr>
          <w:rFonts w:ascii="Sari Offc" w:hAnsi="Sari Offc"/>
          <w:sz w:val="24"/>
          <w:szCs w:val="24"/>
        </w:rPr>
        <w:t xml:space="preserve"> </w:t>
      </w:r>
      <w:r w:rsidRPr="00A70496" w:rsidR="00A70496">
        <w:rPr>
          <w:rFonts w:ascii="Sari Offc" w:hAnsi="Sari Offc"/>
          <w:sz w:val="24"/>
          <w:szCs w:val="24"/>
        </w:rPr>
        <w:t xml:space="preserve">Complimentary Domestic Lounge Visits </w:t>
      </w:r>
      <w:r w:rsidRPr="00A70496" w:rsidR="00EC17A0">
        <w:rPr>
          <w:rFonts w:ascii="Sari Offc" w:hAnsi="Sari Offc"/>
          <w:sz w:val="24"/>
          <w:szCs w:val="24"/>
        </w:rPr>
        <w:t>per</w:t>
      </w:r>
      <w:r w:rsidRPr="00A70496" w:rsidR="00BB22C4">
        <w:rPr>
          <w:rFonts w:ascii="Sari Offc" w:hAnsi="Sari Offc"/>
          <w:sz w:val="24"/>
          <w:szCs w:val="24"/>
        </w:rPr>
        <w:t xml:space="preserve"> year (max. 2 per quarter)</w:t>
      </w:r>
      <w:r w:rsidRPr="00A70496" w:rsidR="00AD403E">
        <w:rPr>
          <w:rFonts w:ascii="Sari Offc" w:hAnsi="Sari Offc"/>
          <w:sz w:val="24"/>
          <w:szCs w:val="24"/>
        </w:rPr>
        <w:t xml:space="preserve">. </w:t>
      </w:r>
      <w:r w:rsidRPr="00A70496" w:rsidR="00AD403E">
        <w:rPr>
          <w:rFonts w:ascii="Sari Offc" w:hAnsi="Sari Offc"/>
          <w:sz w:val="24"/>
          <w:szCs w:val="24"/>
          <w:lang w:eastAsia="en-IN"/>
        </w:rPr>
        <w:t>For details,</w:t>
      </w:r>
      <w:r w:rsidRPr="00A70496" w:rsidR="00AD403E">
        <w:rPr>
          <w:rFonts w:ascii="Sari Offc" w:hAnsi="Sari Offc"/>
          <w:sz w:val="24"/>
          <w:szCs w:val="24"/>
        </w:rPr>
        <w:t xml:space="preserve"> </w:t>
      </w:r>
      <w:r w:rsidRPr="00A70496" w:rsidR="00AD403E">
        <w:rPr>
          <w:rFonts w:ascii="Sari Offc" w:hAnsi="Sari Offc"/>
          <w:sz w:val="24"/>
          <w:szCs w:val="24"/>
          <w:lang w:eastAsia="en-IN"/>
        </w:rPr>
        <w:t xml:space="preserve">click </w:t>
      </w:r>
      <w:hyperlink w:tgtFrame="_blank" w:history="1" r:id="rId18">
        <w:r w:rsidRPr="00A70496" w:rsidR="00AD403E">
          <w:rPr>
            <w:rStyle w:val="Hyperlink"/>
            <w:rFonts w:ascii="Sari Offc" w:hAnsi="Sari Offc"/>
            <w:sz w:val="24"/>
            <w:szCs w:val="24"/>
            <w:lang w:eastAsia="en-IN"/>
          </w:rPr>
          <w:t>here</w:t>
        </w:r>
      </w:hyperlink>
    </w:p>
    <w:p w:rsidRPr="00A70496" w:rsidR="009B6872" w:rsidP="00BB22C4" w:rsidRDefault="009B6872" w14:paraId="71F92447" w14:textId="525D23F7">
      <w:pPr>
        <w:pStyle w:val="ListParagraph"/>
        <w:numPr>
          <w:ilvl w:val="0"/>
          <w:numId w:val="29"/>
        </w:numPr>
        <w:rPr>
          <w:rFonts w:ascii="Sari Offc" w:hAnsi="Sari Offc"/>
          <w:sz w:val="24"/>
          <w:szCs w:val="24"/>
          <w:lang w:val="en-IN"/>
        </w:rPr>
      </w:pPr>
      <w:r w:rsidRPr="00A70496">
        <w:rPr>
          <w:rFonts w:ascii="Sari Offc" w:hAnsi="Sari Offc"/>
          <w:sz w:val="24"/>
          <w:szCs w:val="24"/>
        </w:rPr>
        <w:t>Post compl</w:t>
      </w:r>
      <w:r w:rsidRPr="00A70496" w:rsidR="006D14D8">
        <w:rPr>
          <w:rFonts w:ascii="Sari Offc" w:hAnsi="Sari Offc"/>
          <w:sz w:val="24"/>
          <w:szCs w:val="24"/>
        </w:rPr>
        <w:t>i</w:t>
      </w:r>
      <w:r w:rsidRPr="00A70496">
        <w:rPr>
          <w:rFonts w:ascii="Sari Offc" w:hAnsi="Sari Offc"/>
          <w:sz w:val="24"/>
          <w:szCs w:val="24"/>
        </w:rPr>
        <w:t>mentary visit</w:t>
      </w:r>
      <w:r w:rsidRPr="00A70496" w:rsidR="004B491E">
        <w:rPr>
          <w:rFonts w:ascii="Sari Offc" w:hAnsi="Sari Offc"/>
          <w:sz w:val="24"/>
          <w:szCs w:val="24"/>
        </w:rPr>
        <w:t xml:space="preserve"> to </w:t>
      </w:r>
      <w:r w:rsidRPr="00A70496">
        <w:rPr>
          <w:rFonts w:ascii="Sari Offc" w:hAnsi="Sari Offc"/>
          <w:sz w:val="24"/>
          <w:szCs w:val="24"/>
        </w:rPr>
        <w:t>Priority Pass member lounge</w:t>
      </w:r>
      <w:r w:rsidRPr="00A70496" w:rsidR="004B491E">
        <w:rPr>
          <w:rFonts w:ascii="Sari Offc" w:hAnsi="Sari Offc"/>
          <w:sz w:val="24"/>
          <w:szCs w:val="24"/>
        </w:rPr>
        <w:t>, a usage fee of up to $27 will be charged.</w:t>
      </w:r>
    </w:p>
    <w:p w:rsidRPr="00A70496" w:rsidR="003C1523" w:rsidP="2F381F7A" w:rsidRDefault="003C1523" w14:paraId="501692A8" w14:textId="11717335">
      <w:pPr>
        <w:spacing w:before="240"/>
        <w:rPr>
          <w:rFonts w:ascii="Sari Offc" w:hAnsi="Sari Offc" w:eastAsia="Calibri" w:cs="Calibri"/>
          <w:sz w:val="24"/>
          <w:szCs w:val="24"/>
          <w:lang w:val="en-IN"/>
        </w:rPr>
      </w:pPr>
      <w:r w:rsidRPr="49CDFEDC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Fuel Surcharge Waiver</w:t>
      </w:r>
      <w:r w:rsidRPr="49CDFEDC" w:rsidR="54D5DD87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 </w:t>
      </w:r>
    </w:p>
    <w:p w:rsidRPr="00A70496" w:rsidR="003C1523" w:rsidRDefault="003C1523" w14:paraId="0D051345" w14:textId="77777777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A70496">
        <w:rPr>
          <w:rFonts w:ascii="Sari Offc" w:hAnsi="Sari Offc"/>
          <w:sz w:val="24"/>
          <w:szCs w:val="24"/>
          <w:lang w:val="en-IN"/>
        </w:rPr>
        <w:t>Enjoy a 1% fuel surcharge waiver on every transaction between Rs. 500 and Rs. 4,000 at all petrol pumps across India.</w:t>
      </w:r>
    </w:p>
    <w:p w:rsidRPr="00A70496" w:rsidR="003C1523" w:rsidP="00BB22C4" w:rsidRDefault="003C1523" w14:paraId="37A500A5" w14:textId="4C0172F4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A70496">
        <w:rPr>
          <w:rFonts w:ascii="Sari Offc" w:hAnsi="Sari Offc"/>
          <w:sz w:val="24"/>
          <w:szCs w:val="24"/>
          <w:lang w:val="en-IN"/>
        </w:rPr>
        <w:t xml:space="preserve">Maximum waiver of Rs. </w:t>
      </w:r>
      <w:r w:rsidRPr="00A70496" w:rsidR="00BB22C4">
        <w:rPr>
          <w:rFonts w:ascii="Sari Offc" w:hAnsi="Sari Offc"/>
          <w:sz w:val="24"/>
          <w:szCs w:val="24"/>
          <w:lang w:val="en-IN"/>
        </w:rPr>
        <w:t>25</w:t>
      </w:r>
      <w:r w:rsidRPr="00A70496">
        <w:rPr>
          <w:rFonts w:ascii="Sari Offc" w:hAnsi="Sari Offc"/>
          <w:sz w:val="24"/>
          <w:szCs w:val="24"/>
          <w:lang w:val="en-IN"/>
        </w:rPr>
        <w:t>0 per statement cycle, per credit card account.</w:t>
      </w:r>
    </w:p>
    <w:p w:rsidRPr="00A70496" w:rsidR="00DC2CA4" w:rsidP="004B491E" w:rsidRDefault="00E56665" w14:paraId="1346349D" w14:textId="77777777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hyperlink w:history="1" r:id="rId20">
        <w:r w:rsidRPr="00A70496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br/>
        </w:r>
      </w:hyperlink>
      <w:r w:rsidRPr="00A70496" w:rsidR="00DC2CA4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Explore</w:t>
      </w:r>
      <w:r w:rsidRPr="00A70496" w:rsidR="00DC2CA4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REWARDS</w:t>
      </w:r>
    </w:p>
    <w:p w:rsidRPr="00A70496" w:rsidR="009B6872" w:rsidP="009B6872" w:rsidRDefault="009B6872" w14:paraId="5FE3E0A0" w14:textId="7F45C7D8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A70496">
        <w:rPr>
          <w:rFonts w:ascii="Sari Offc" w:hAnsi="Sari Offc"/>
          <w:b/>
          <w:bCs/>
          <w:sz w:val="24"/>
          <w:szCs w:val="24"/>
          <w:lang w:val="en-IN"/>
        </w:rPr>
        <w:t>Re</w:t>
      </w:r>
      <w:r w:rsidRPr="00A70496" w:rsidR="00D11911">
        <w:rPr>
          <w:rFonts w:ascii="Sari Offc" w:hAnsi="Sari Offc"/>
          <w:b/>
          <w:bCs/>
          <w:sz w:val="24"/>
          <w:szCs w:val="24"/>
          <w:lang w:val="en-IN"/>
        </w:rPr>
        <w:t>ward</w:t>
      </w:r>
      <w:r w:rsidRPr="00A70496">
        <w:rPr>
          <w:rFonts w:ascii="Sari Offc" w:hAnsi="Sari Offc"/>
          <w:b/>
          <w:bCs/>
          <w:sz w:val="24"/>
          <w:szCs w:val="24"/>
          <w:lang w:val="en-IN"/>
        </w:rPr>
        <w:t xml:space="preserve"> Benefits</w:t>
      </w:r>
    </w:p>
    <w:p w:rsidRPr="00A70496" w:rsidR="00CB295E" w:rsidP="00CB295E" w:rsidRDefault="00CB295E" w14:paraId="491A1444" w14:textId="3778025E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  <w:lang w:val="en-IN" w:eastAsia="en-IN"/>
        </w:rPr>
      </w:pPr>
      <w:r w:rsidRPr="00A70496">
        <w:rPr>
          <w:rFonts w:ascii="Sari Offc" w:hAnsi="Sari Offc"/>
          <w:sz w:val="24"/>
          <w:szCs w:val="24"/>
          <w:lang w:val="en-IN" w:eastAsia="en-IN"/>
        </w:rPr>
        <w:t xml:space="preserve">4 Reward </w:t>
      </w:r>
      <w:r w:rsidRPr="00A70496" w:rsidR="00A70496">
        <w:rPr>
          <w:rFonts w:ascii="Sari Offc" w:hAnsi="Sari Offc"/>
          <w:sz w:val="24"/>
          <w:szCs w:val="24"/>
          <w:lang w:val="en-IN" w:eastAsia="en-IN"/>
        </w:rPr>
        <w:t xml:space="preserve">Points </w:t>
      </w:r>
      <w:r w:rsidRPr="00A70496">
        <w:rPr>
          <w:rFonts w:ascii="Sari Offc" w:hAnsi="Sari Offc"/>
          <w:sz w:val="24"/>
          <w:szCs w:val="24"/>
          <w:lang w:val="en-IN" w:eastAsia="en-IN"/>
        </w:rPr>
        <w:t>for every Rs. 100 spent</w:t>
      </w:r>
    </w:p>
    <w:p w:rsidRPr="00A70496" w:rsidR="00CB295E" w:rsidP="004B102D" w:rsidRDefault="00CB295E" w14:paraId="22AC0018" w14:textId="7F4E4849">
      <w:pPr>
        <w:pStyle w:val="ListParagraph"/>
        <w:numPr>
          <w:ilvl w:val="0"/>
          <w:numId w:val="22"/>
        </w:numPr>
        <w:rPr>
          <w:rFonts w:ascii="Sari Offc" w:hAnsi="Sari Offc"/>
          <w:sz w:val="24"/>
          <w:szCs w:val="24"/>
        </w:rPr>
      </w:pPr>
      <w:r w:rsidRPr="00A70496">
        <w:rPr>
          <w:rFonts w:ascii="Sari Offc" w:hAnsi="Sari Offc"/>
          <w:sz w:val="24"/>
          <w:szCs w:val="24"/>
        </w:rPr>
        <w:t>10 Reward Points per Rs. 100 spent on Air India tickets booked via website, app, booking offices, or call centr</w:t>
      </w:r>
      <w:r w:rsidRPr="00A70496" w:rsidR="00422C71">
        <w:rPr>
          <w:rFonts w:ascii="Sari Offc" w:hAnsi="Sari Offc"/>
          <w:sz w:val="24"/>
          <w:szCs w:val="24"/>
        </w:rPr>
        <w:t>e</w:t>
      </w:r>
      <w:r w:rsidRPr="00A70496">
        <w:rPr>
          <w:rFonts w:ascii="Sari Offc" w:hAnsi="Sari Offc"/>
          <w:sz w:val="24"/>
          <w:szCs w:val="24"/>
        </w:rPr>
        <w:t xml:space="preserve">s </w:t>
      </w:r>
    </w:p>
    <w:p w:rsidRPr="00A70496" w:rsidR="009B6872" w:rsidP="00CB295E" w:rsidRDefault="009B6872" w14:paraId="3FBDE102" w14:textId="2AAF5065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A70496">
        <w:rPr>
          <w:rFonts w:ascii="Sari Offc" w:hAnsi="Sari Offc"/>
          <w:b/>
          <w:bCs/>
          <w:sz w:val="24"/>
          <w:szCs w:val="24"/>
          <w:lang w:val="en-IN"/>
        </w:rPr>
        <w:t>Milestone Benefits</w:t>
      </w:r>
    </w:p>
    <w:p w:rsidRPr="00A70496" w:rsidR="005A7A2A" w:rsidP="005A7A2A" w:rsidRDefault="005A7A2A" w14:paraId="06F42168" w14:textId="7C61D787">
      <w:pPr>
        <w:pStyle w:val="ListParagraph"/>
        <w:numPr>
          <w:ilvl w:val="0"/>
          <w:numId w:val="42"/>
        </w:numPr>
        <w:rPr>
          <w:rFonts w:ascii="Sari Offc" w:hAnsi="Sari Offc"/>
          <w:sz w:val="24"/>
          <w:szCs w:val="24"/>
          <w:lang w:val="en-IN" w:eastAsia="en-IN"/>
        </w:rPr>
      </w:pPr>
      <w:r w:rsidRPr="00A70496">
        <w:rPr>
          <w:rFonts w:ascii="Sari Offc" w:hAnsi="Sari Offc"/>
          <w:sz w:val="24"/>
          <w:szCs w:val="24"/>
          <w:lang w:val="en-IN" w:eastAsia="en-IN"/>
        </w:rPr>
        <w:t xml:space="preserve">Up to 1,00,000 </w:t>
      </w:r>
      <w:r w:rsidRPr="00A70496" w:rsidR="00A70496">
        <w:rPr>
          <w:rFonts w:ascii="Sari Offc" w:hAnsi="Sari Offc"/>
          <w:sz w:val="24"/>
          <w:szCs w:val="24"/>
          <w:lang w:val="en-IN" w:eastAsia="en-IN"/>
        </w:rPr>
        <w:t xml:space="preserve">Bonus </w:t>
      </w:r>
      <w:r w:rsidRPr="00A70496">
        <w:rPr>
          <w:rFonts w:ascii="Sari Offc" w:hAnsi="Sari Offc"/>
          <w:sz w:val="24"/>
          <w:szCs w:val="24"/>
          <w:lang w:val="en-IN" w:eastAsia="en-IN"/>
        </w:rPr>
        <w:t xml:space="preserve">Reward </w:t>
      </w:r>
      <w:r w:rsidRPr="00A70496" w:rsidR="00A70496">
        <w:rPr>
          <w:rFonts w:ascii="Sari Offc" w:hAnsi="Sari Offc"/>
          <w:sz w:val="24"/>
          <w:szCs w:val="24"/>
          <w:lang w:val="en-IN" w:eastAsia="en-IN"/>
        </w:rPr>
        <w:t xml:space="preserve">Points </w:t>
      </w:r>
      <w:r w:rsidRPr="00A70496">
        <w:rPr>
          <w:rFonts w:ascii="Sari Offc" w:hAnsi="Sari Offc"/>
          <w:sz w:val="24"/>
          <w:szCs w:val="24"/>
          <w:lang w:val="en-IN" w:eastAsia="en-IN"/>
        </w:rPr>
        <w:t>annually</w:t>
      </w:r>
    </w:p>
    <w:p w:rsidRPr="00A70496" w:rsidR="00652C02" w:rsidP="00652C02" w:rsidRDefault="00652C02" w14:paraId="196F4FA9" w14:textId="669F6951">
      <w:pPr>
        <w:pStyle w:val="ListParagraph"/>
        <w:rPr>
          <w:rFonts w:ascii="Sari Offc" w:hAnsi="Sari Offc"/>
          <w:sz w:val="24"/>
          <w:szCs w:val="24"/>
          <w:lang w:val="en-IN" w:eastAsia="en-IN"/>
        </w:rPr>
      </w:pPr>
      <w:r w:rsidRPr="00A70496">
        <w:rPr>
          <w:rFonts w:ascii="Sari Offc" w:hAnsi="Sari Offc"/>
          <w:sz w:val="24"/>
          <w:szCs w:val="24"/>
          <w:lang w:val="en-IN" w:eastAsia="en-IN"/>
        </w:rPr>
        <w:t xml:space="preserve">20,000 </w:t>
      </w:r>
      <w:r w:rsidRPr="00A70496" w:rsidR="00A70496">
        <w:rPr>
          <w:rFonts w:ascii="Sari Offc" w:hAnsi="Sari Offc"/>
          <w:sz w:val="24"/>
          <w:szCs w:val="24"/>
          <w:lang w:val="en-IN" w:eastAsia="en-IN"/>
        </w:rPr>
        <w:t xml:space="preserve">Bonus </w:t>
      </w:r>
      <w:r w:rsidRPr="00A70496">
        <w:rPr>
          <w:rFonts w:ascii="Sari Offc" w:hAnsi="Sari Offc"/>
          <w:sz w:val="24"/>
          <w:szCs w:val="24"/>
          <w:lang w:val="en-IN" w:eastAsia="en-IN"/>
        </w:rPr>
        <w:t xml:space="preserve">Reward </w:t>
      </w:r>
      <w:r w:rsidRPr="00A70496" w:rsidR="00A70496">
        <w:rPr>
          <w:rFonts w:ascii="Sari Offc" w:hAnsi="Sari Offc"/>
          <w:sz w:val="24"/>
          <w:szCs w:val="24"/>
          <w:lang w:val="en-IN" w:eastAsia="en-IN"/>
        </w:rPr>
        <w:t xml:space="preserve">Points </w:t>
      </w:r>
      <w:r w:rsidRPr="00A70496">
        <w:rPr>
          <w:rFonts w:ascii="Sari Offc" w:hAnsi="Sari Offc"/>
          <w:sz w:val="24"/>
          <w:szCs w:val="24"/>
          <w:lang w:val="en-IN" w:eastAsia="en-IN"/>
        </w:rPr>
        <w:t>on annual spends of Rs. 5 lakhs</w:t>
      </w:r>
    </w:p>
    <w:p w:rsidRPr="00A70496" w:rsidR="00652C02" w:rsidP="00652C02" w:rsidRDefault="00652C02" w14:paraId="5E4FBC91" w14:textId="368128FE">
      <w:pPr>
        <w:pStyle w:val="ListParagraph"/>
        <w:rPr>
          <w:rFonts w:ascii="Sari Offc" w:hAnsi="Sari Offc"/>
          <w:sz w:val="24"/>
          <w:szCs w:val="24"/>
          <w:lang w:val="en-IN" w:eastAsia="en-IN"/>
        </w:rPr>
      </w:pPr>
      <w:r w:rsidRPr="00A70496">
        <w:rPr>
          <w:rFonts w:ascii="Sari Offc" w:hAnsi="Sari Offc"/>
          <w:sz w:val="24"/>
          <w:szCs w:val="24"/>
          <w:lang w:val="en-IN" w:eastAsia="en-IN"/>
        </w:rPr>
        <w:t xml:space="preserve">30,000 </w:t>
      </w:r>
      <w:r w:rsidRPr="00A70496" w:rsidR="00A70496">
        <w:rPr>
          <w:rFonts w:ascii="Sari Offc" w:hAnsi="Sari Offc"/>
          <w:sz w:val="24"/>
          <w:szCs w:val="24"/>
          <w:lang w:val="en-IN" w:eastAsia="en-IN"/>
        </w:rPr>
        <w:t xml:space="preserve">Bonus </w:t>
      </w:r>
      <w:r w:rsidRPr="00A70496">
        <w:rPr>
          <w:rFonts w:ascii="Sari Offc" w:hAnsi="Sari Offc"/>
          <w:sz w:val="24"/>
          <w:szCs w:val="24"/>
          <w:lang w:val="en-IN" w:eastAsia="en-IN"/>
        </w:rPr>
        <w:t xml:space="preserve">Reward </w:t>
      </w:r>
      <w:r w:rsidRPr="00A70496" w:rsidR="00A70496">
        <w:rPr>
          <w:rFonts w:ascii="Sari Offc" w:hAnsi="Sari Offc"/>
          <w:sz w:val="24"/>
          <w:szCs w:val="24"/>
          <w:lang w:val="en-IN" w:eastAsia="en-IN"/>
        </w:rPr>
        <w:t xml:space="preserve">Points </w:t>
      </w:r>
      <w:r w:rsidRPr="00A70496">
        <w:rPr>
          <w:rFonts w:ascii="Sari Offc" w:hAnsi="Sari Offc"/>
          <w:sz w:val="24"/>
          <w:szCs w:val="24"/>
          <w:lang w:val="en-IN" w:eastAsia="en-IN"/>
        </w:rPr>
        <w:t>on annual spends of Rs. 10 lakhs</w:t>
      </w:r>
    </w:p>
    <w:p w:rsidRPr="00A70496" w:rsidR="00652C02" w:rsidP="00652C02" w:rsidRDefault="00652C02" w14:paraId="2E62A561" w14:textId="53BD6948">
      <w:pPr>
        <w:pStyle w:val="ListParagraph"/>
        <w:rPr>
          <w:rFonts w:ascii="Sari Offc" w:hAnsi="Sari Offc"/>
          <w:sz w:val="24"/>
          <w:szCs w:val="24"/>
          <w:lang w:val="en-IN" w:eastAsia="en-IN"/>
        </w:rPr>
      </w:pPr>
      <w:r w:rsidRPr="00A70496">
        <w:rPr>
          <w:rFonts w:ascii="Sari Offc" w:hAnsi="Sari Offc"/>
          <w:sz w:val="24"/>
          <w:szCs w:val="24"/>
          <w:lang w:val="en-IN" w:eastAsia="en-IN"/>
        </w:rPr>
        <w:t xml:space="preserve">50,000 </w:t>
      </w:r>
      <w:r w:rsidRPr="00A70496" w:rsidR="00A70496">
        <w:rPr>
          <w:rFonts w:ascii="Sari Offc" w:hAnsi="Sari Offc"/>
          <w:sz w:val="24"/>
          <w:szCs w:val="24"/>
          <w:lang w:val="en-IN" w:eastAsia="en-IN"/>
        </w:rPr>
        <w:t xml:space="preserve">Bonus </w:t>
      </w:r>
      <w:r w:rsidRPr="00A70496">
        <w:rPr>
          <w:rFonts w:ascii="Sari Offc" w:hAnsi="Sari Offc"/>
          <w:sz w:val="24"/>
          <w:szCs w:val="24"/>
          <w:lang w:val="en-IN" w:eastAsia="en-IN"/>
        </w:rPr>
        <w:t xml:space="preserve">Reward </w:t>
      </w:r>
      <w:r w:rsidRPr="00A70496" w:rsidR="00A70496">
        <w:rPr>
          <w:rFonts w:ascii="Sari Offc" w:hAnsi="Sari Offc"/>
          <w:sz w:val="24"/>
          <w:szCs w:val="24"/>
          <w:lang w:val="en-IN" w:eastAsia="en-IN"/>
        </w:rPr>
        <w:t xml:space="preserve">Points </w:t>
      </w:r>
      <w:r w:rsidRPr="00A70496">
        <w:rPr>
          <w:rFonts w:ascii="Sari Offc" w:hAnsi="Sari Offc"/>
          <w:sz w:val="24"/>
          <w:szCs w:val="24"/>
          <w:lang w:val="en-IN" w:eastAsia="en-IN"/>
        </w:rPr>
        <w:t>on annual spends of Rs. 20 lakhs</w:t>
      </w:r>
    </w:p>
    <w:p w:rsidRPr="00A70496" w:rsidR="005A7A2A" w:rsidP="005A7A2A" w:rsidRDefault="004B102D" w14:paraId="083977CE" w14:textId="64BE7335">
      <w:pPr>
        <w:pStyle w:val="ListParagraph"/>
        <w:numPr>
          <w:ilvl w:val="0"/>
          <w:numId w:val="42"/>
        </w:numPr>
        <w:rPr>
          <w:rFonts w:ascii="Sari Offc" w:hAnsi="Sari Offc"/>
          <w:sz w:val="24"/>
          <w:szCs w:val="24"/>
          <w:lang w:val="en-IN" w:eastAsia="en-IN"/>
        </w:rPr>
      </w:pPr>
      <w:r w:rsidRPr="00A70496">
        <w:rPr>
          <w:rFonts w:ascii="Sari Offc" w:hAnsi="Sari Offc"/>
          <w:sz w:val="24"/>
          <w:szCs w:val="24"/>
          <w:lang w:val="en-IN" w:eastAsia="en-IN"/>
        </w:rPr>
        <w:t>A</w:t>
      </w:r>
      <w:r w:rsidRPr="00A70496" w:rsidR="005A7A2A">
        <w:rPr>
          <w:rFonts w:ascii="Sari Offc" w:hAnsi="Sari Offc"/>
          <w:sz w:val="24"/>
          <w:szCs w:val="24"/>
          <w:lang w:val="en-IN" w:eastAsia="en-IN"/>
        </w:rPr>
        <w:t xml:space="preserve">nniversary gift of 5,000 Reward </w:t>
      </w:r>
      <w:r w:rsidRPr="00A70496" w:rsidR="00A70496">
        <w:rPr>
          <w:rFonts w:ascii="Sari Offc" w:hAnsi="Sari Offc"/>
          <w:sz w:val="24"/>
          <w:szCs w:val="24"/>
          <w:lang w:val="en-IN" w:eastAsia="en-IN"/>
        </w:rPr>
        <w:t>Points</w:t>
      </w:r>
    </w:p>
    <w:p w:rsidRPr="00A70496" w:rsidR="00BB22C4" w:rsidP="00A80E72" w:rsidRDefault="00BB22C4" w14:paraId="468A13A6" w14:textId="77777777">
      <w:pPr>
        <w:jc w:val="center"/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</w:pPr>
    </w:p>
    <w:p w:rsidRPr="00A70496" w:rsidR="002D38D6" w:rsidP="00A80E72" w:rsidRDefault="004C50CB" w14:paraId="5605250A" w14:textId="3A78C77F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A70496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Credit Card</w:t>
      </w:r>
      <w:r w:rsidRPr="00A70496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FEE &amp; CHARGES</w:t>
      </w:r>
    </w:p>
    <w:p w:rsidRPr="00A70496" w:rsidR="002D38D6" w:rsidRDefault="004D6419" w14:paraId="07E865B8" w14:textId="7956B17C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</w:rPr>
      </w:pPr>
      <w:r w:rsidRPr="00A70496">
        <w:rPr>
          <w:rFonts w:ascii="Sari Offc" w:hAnsi="Sari Offc"/>
          <w:sz w:val="24"/>
          <w:szCs w:val="24"/>
        </w:rPr>
        <w:t>Annual</w:t>
      </w:r>
      <w:r w:rsidRPr="00A70496" w:rsidR="002D38D6">
        <w:rPr>
          <w:rFonts w:ascii="Sari Offc" w:hAnsi="Sari Offc"/>
          <w:sz w:val="24"/>
          <w:szCs w:val="24"/>
        </w:rPr>
        <w:t xml:space="preserve"> Fee (one-time): Rs. </w:t>
      </w:r>
      <w:r w:rsidRPr="00A70496" w:rsidR="00AE161E">
        <w:rPr>
          <w:rFonts w:ascii="Sari Offc" w:hAnsi="Sari Offc"/>
          <w:sz w:val="24"/>
          <w:szCs w:val="24"/>
        </w:rPr>
        <w:t>4</w:t>
      </w:r>
      <w:ins w:author="Upadhyay , Shubham (SBICard)" w:date="2026-01-22T12:16:00Z" w16du:dateUtc="2026-01-22T06:46:00Z" w:id="2">
        <w:r w:rsidR="00A70496">
          <w:rPr>
            <w:rFonts w:ascii="Sari Offc" w:hAnsi="Sari Offc"/>
            <w:sz w:val="24"/>
            <w:szCs w:val="24"/>
          </w:rPr>
          <w:t>,</w:t>
        </w:r>
      </w:ins>
      <w:r w:rsidRPr="00A70496" w:rsidR="003B107B">
        <w:rPr>
          <w:rFonts w:ascii="Sari Offc" w:hAnsi="Sari Offc"/>
          <w:sz w:val="24"/>
          <w:szCs w:val="24"/>
        </w:rPr>
        <w:t>9</w:t>
      </w:r>
      <w:r w:rsidRPr="00A70496" w:rsidR="002D38D6">
        <w:rPr>
          <w:rFonts w:ascii="Sari Offc" w:hAnsi="Sari Offc"/>
          <w:sz w:val="24"/>
          <w:szCs w:val="24"/>
        </w:rPr>
        <w:t>99 + taxes </w:t>
      </w:r>
    </w:p>
    <w:p w:rsidRPr="00A70496" w:rsidR="002D38D6" w:rsidRDefault="002D38D6" w14:paraId="3CCA290E" w14:textId="0C2DDB11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  <w:lang w:val="en-IN"/>
        </w:rPr>
      </w:pPr>
      <w:r w:rsidRPr="00A70496">
        <w:rPr>
          <w:rFonts w:ascii="Sari Offc" w:hAnsi="Sari Offc"/>
          <w:sz w:val="24"/>
          <w:szCs w:val="24"/>
        </w:rPr>
        <w:t xml:space="preserve">Renewal Fee (per annum): Rs. </w:t>
      </w:r>
      <w:r w:rsidRPr="00A70496" w:rsidR="00AE161E">
        <w:rPr>
          <w:rFonts w:ascii="Sari Offc" w:hAnsi="Sari Offc"/>
          <w:sz w:val="24"/>
          <w:szCs w:val="24"/>
        </w:rPr>
        <w:t>4</w:t>
      </w:r>
      <w:ins w:author="Upadhyay , Shubham (SBICard)" w:date="2026-01-22T12:16:00Z" w16du:dateUtc="2026-01-22T06:46:00Z" w:id="3">
        <w:r w:rsidR="00A70496">
          <w:rPr>
            <w:rFonts w:ascii="Sari Offc" w:hAnsi="Sari Offc"/>
            <w:sz w:val="24"/>
            <w:szCs w:val="24"/>
          </w:rPr>
          <w:t>,</w:t>
        </w:r>
      </w:ins>
      <w:r w:rsidRPr="00A70496" w:rsidR="003B107B">
        <w:rPr>
          <w:rFonts w:ascii="Sari Offc" w:hAnsi="Sari Offc"/>
          <w:sz w:val="24"/>
          <w:szCs w:val="24"/>
        </w:rPr>
        <w:t>9</w:t>
      </w:r>
      <w:r w:rsidRPr="00A70496" w:rsidR="00A80E72">
        <w:rPr>
          <w:rFonts w:ascii="Sari Offc" w:hAnsi="Sari Offc"/>
          <w:sz w:val="24"/>
          <w:szCs w:val="24"/>
        </w:rPr>
        <w:t>99</w:t>
      </w:r>
      <w:r w:rsidRPr="00A70496">
        <w:rPr>
          <w:rFonts w:ascii="Sari Offc" w:hAnsi="Sari Offc"/>
          <w:sz w:val="24"/>
          <w:szCs w:val="24"/>
        </w:rPr>
        <w:t xml:space="preserve"> + taxes</w:t>
      </w:r>
    </w:p>
    <w:p w:rsidRPr="00A70496" w:rsidR="00E56665" w:rsidP="00E56665" w:rsidRDefault="00A579B5" w14:paraId="0EBF00D7" w14:textId="493D5546">
      <w:pPr>
        <w:rPr>
          <w:rFonts w:ascii="Sari Offc" w:hAnsi="Sari Offc"/>
          <w:b/>
          <w:bCs/>
          <w:sz w:val="24"/>
          <w:szCs w:val="24"/>
        </w:rPr>
      </w:pPr>
      <w:r w:rsidRPr="00A70496">
        <w:rPr>
          <w:rFonts w:ascii="Sari Offc" w:hAnsi="Sari Offc"/>
          <w:b/>
          <w:bCs/>
          <w:sz w:val="24"/>
          <w:szCs w:val="24"/>
        </w:rPr>
        <w:lastRenderedPageBreak/>
        <w:t>Fees</w:t>
      </w:r>
    </w:p>
    <w:p w:rsidRPr="00A70496" w:rsidR="00A579B5" w:rsidRDefault="004D6419" w14:paraId="7060F76E" w14:textId="55D9819F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A70496">
        <w:rPr>
          <w:rFonts w:ascii="Sari Offc" w:hAnsi="Sari Offc"/>
          <w:sz w:val="24"/>
          <w:szCs w:val="24"/>
        </w:rPr>
        <w:t>Annual</w:t>
      </w:r>
      <w:r w:rsidRPr="00A70496" w:rsidR="00A579B5">
        <w:rPr>
          <w:rFonts w:ascii="Sari Offc" w:hAnsi="Sari Offc"/>
          <w:sz w:val="24"/>
          <w:szCs w:val="24"/>
          <w:lang w:val="en-IN"/>
        </w:rPr>
        <w:t xml:space="preserve"> Fee (one-time): </w:t>
      </w:r>
      <w:r w:rsidRPr="00A70496" w:rsidR="00A80E72">
        <w:rPr>
          <w:rFonts w:ascii="Sari Offc" w:hAnsi="Sari Offc"/>
          <w:sz w:val="24"/>
          <w:szCs w:val="24"/>
        </w:rPr>
        <w:t xml:space="preserve">Rs. </w:t>
      </w:r>
      <w:r w:rsidRPr="00A70496" w:rsidR="003B107B">
        <w:rPr>
          <w:rFonts w:ascii="Sari Offc" w:hAnsi="Sari Offc"/>
          <w:sz w:val="24"/>
          <w:szCs w:val="24"/>
        </w:rPr>
        <w:t>4</w:t>
      </w:r>
      <w:ins w:author="Upadhyay , Shubham (SBICard)" w:date="2026-01-22T12:16:00Z" w16du:dateUtc="2026-01-22T06:46:00Z" w:id="4">
        <w:r w:rsidR="00A70496">
          <w:rPr>
            <w:rFonts w:ascii="Sari Offc" w:hAnsi="Sari Offc"/>
            <w:sz w:val="24"/>
            <w:szCs w:val="24"/>
          </w:rPr>
          <w:t>,</w:t>
        </w:r>
      </w:ins>
      <w:r w:rsidRPr="00A70496" w:rsidR="003B107B">
        <w:rPr>
          <w:rFonts w:ascii="Sari Offc" w:hAnsi="Sari Offc"/>
          <w:sz w:val="24"/>
          <w:szCs w:val="24"/>
        </w:rPr>
        <w:t xml:space="preserve">999 </w:t>
      </w:r>
      <w:r w:rsidRPr="00A70496" w:rsidR="00A80E72">
        <w:rPr>
          <w:rFonts w:ascii="Sari Offc" w:hAnsi="Sari Offc"/>
          <w:sz w:val="24"/>
          <w:szCs w:val="24"/>
        </w:rPr>
        <w:t>+ taxes</w:t>
      </w:r>
    </w:p>
    <w:p w:rsidRPr="00A70496" w:rsidR="00A579B5" w:rsidRDefault="00A579B5" w14:paraId="5301376D" w14:textId="05BCEEBD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A70496">
        <w:rPr>
          <w:rFonts w:ascii="Sari Offc" w:hAnsi="Sari Offc"/>
          <w:sz w:val="24"/>
          <w:szCs w:val="24"/>
          <w:lang w:val="en-IN"/>
        </w:rPr>
        <w:t>Renewal Fee (per annum): </w:t>
      </w:r>
      <w:r w:rsidRPr="00A70496" w:rsidR="00A80E72">
        <w:rPr>
          <w:rFonts w:ascii="Sari Offc" w:hAnsi="Sari Offc"/>
          <w:sz w:val="24"/>
          <w:szCs w:val="24"/>
        </w:rPr>
        <w:t xml:space="preserve">Rs. </w:t>
      </w:r>
      <w:r w:rsidRPr="00A70496" w:rsidR="003B107B">
        <w:rPr>
          <w:rFonts w:ascii="Sari Offc" w:hAnsi="Sari Offc"/>
          <w:sz w:val="24"/>
          <w:szCs w:val="24"/>
        </w:rPr>
        <w:t>4</w:t>
      </w:r>
      <w:ins w:author="Upadhyay , Shubham (SBICard)" w:date="2026-01-22T12:16:00Z" w16du:dateUtc="2026-01-22T06:46:00Z" w:id="5">
        <w:r w:rsidR="00A70496">
          <w:rPr>
            <w:rFonts w:ascii="Sari Offc" w:hAnsi="Sari Offc"/>
            <w:sz w:val="24"/>
            <w:szCs w:val="24"/>
          </w:rPr>
          <w:t>,</w:t>
        </w:r>
      </w:ins>
      <w:r w:rsidRPr="00A70496" w:rsidR="003B107B">
        <w:rPr>
          <w:rFonts w:ascii="Sari Offc" w:hAnsi="Sari Offc"/>
          <w:sz w:val="24"/>
          <w:szCs w:val="24"/>
        </w:rPr>
        <w:t xml:space="preserve">999 </w:t>
      </w:r>
      <w:r w:rsidRPr="00A70496" w:rsidR="00A80E72">
        <w:rPr>
          <w:rFonts w:ascii="Sari Offc" w:hAnsi="Sari Offc"/>
          <w:sz w:val="24"/>
          <w:szCs w:val="24"/>
        </w:rPr>
        <w:t>+ taxes</w:t>
      </w:r>
    </w:p>
    <w:p w:rsidRPr="00A70496" w:rsidR="00A579B5" w:rsidRDefault="00A579B5" w14:paraId="099A0E29" w14:textId="65E6F6DD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A70496">
        <w:rPr>
          <w:rFonts w:ascii="Sari Offc" w:hAnsi="Sari Offc"/>
          <w:sz w:val="24"/>
          <w:szCs w:val="24"/>
          <w:lang w:val="en-IN"/>
        </w:rPr>
        <w:t>Add-on</w:t>
      </w:r>
      <w:r w:rsidRPr="00A70496" w:rsidR="00263C8D">
        <w:rPr>
          <w:rFonts w:ascii="Sari Offc" w:hAnsi="Sari Offc"/>
          <w:sz w:val="24"/>
          <w:szCs w:val="24"/>
          <w:lang w:val="en-IN"/>
        </w:rPr>
        <w:t xml:space="preserve"> Card </w:t>
      </w:r>
      <w:r w:rsidRPr="00A70496">
        <w:rPr>
          <w:rFonts w:ascii="Sari Offc" w:hAnsi="Sari Offc"/>
          <w:sz w:val="24"/>
          <w:szCs w:val="24"/>
          <w:lang w:val="en-IN"/>
        </w:rPr>
        <w:t>Fee (per annum): Nil</w:t>
      </w:r>
    </w:p>
    <w:p w:rsidRPr="00A70496" w:rsidR="00A579B5" w:rsidP="00E56665" w:rsidRDefault="00A579B5" w14:paraId="2BD3B2ED" w14:textId="7C3448F9">
      <w:pPr>
        <w:rPr>
          <w:rFonts w:ascii="Sari Offc" w:hAnsi="Sari Offc"/>
          <w:b/>
          <w:bCs/>
          <w:sz w:val="24"/>
          <w:szCs w:val="24"/>
        </w:rPr>
      </w:pPr>
      <w:r w:rsidRPr="00A70496">
        <w:rPr>
          <w:rFonts w:ascii="Sari Offc" w:hAnsi="Sari Offc"/>
          <w:b/>
          <w:bCs/>
          <w:sz w:val="24"/>
          <w:szCs w:val="24"/>
        </w:rPr>
        <w:t>Fees and Charges</w:t>
      </w:r>
    </w:p>
    <w:p w:rsidRPr="00A70496" w:rsidR="009164D7" w:rsidRDefault="009164D7" w14:paraId="00955866" w14:textId="7A171D67">
      <w:pPr>
        <w:numPr>
          <w:ilvl w:val="0"/>
          <w:numId w:val="5"/>
        </w:numPr>
        <w:rPr>
          <w:rStyle w:val="Hyperlink"/>
          <w:rFonts w:ascii="Sari Offc" w:hAnsi="Sari Offc"/>
          <w:color w:val="auto"/>
          <w:sz w:val="24"/>
          <w:szCs w:val="24"/>
          <w:u w:val="none"/>
          <w:lang w:val="en-IN"/>
        </w:rPr>
      </w:pPr>
      <w:r w:rsidRPr="00A70496">
        <w:rPr>
          <w:rFonts w:ascii="Sari Offc" w:hAnsi="Sari Offc"/>
          <w:sz w:val="24"/>
          <w:szCs w:val="24"/>
          <w:lang w:val="en-IN"/>
        </w:rPr>
        <w:t xml:space="preserve">For information regarding fees and other applicable charges, please refer to the </w:t>
      </w:r>
      <w:hyperlink w:tgtFrame="_blank" w:history="1" r:id="rId21">
        <w:r w:rsidRPr="00A70496">
          <w:rPr>
            <w:rStyle w:val="Hyperlink"/>
            <w:rFonts w:ascii="Sari Offc" w:hAnsi="Sari Offc"/>
            <w:sz w:val="24"/>
            <w:szCs w:val="24"/>
            <w:lang w:val="en-IN"/>
          </w:rPr>
          <w:t>Most Important Terms &amp; Conditions</w:t>
        </w:r>
      </w:hyperlink>
    </w:p>
    <w:p w:rsidRPr="00A70496" w:rsidR="007E58A9" w:rsidP="007E58A9" w:rsidRDefault="007E58A9" w14:paraId="7CFB0F8A" w14:textId="77777777">
      <w:pPr>
        <w:rPr>
          <w:rStyle w:val="Hyperlink"/>
          <w:rFonts w:ascii="Sari Offc" w:hAnsi="Sari Offc"/>
          <w:b/>
          <w:bCs/>
          <w:color w:val="auto"/>
          <w:sz w:val="24"/>
          <w:szCs w:val="24"/>
          <w:lang w:val="en-IN"/>
        </w:rPr>
      </w:pPr>
      <w:r w:rsidRPr="00A70496">
        <w:rPr>
          <w:rStyle w:val="Hyperlink"/>
          <w:rFonts w:ascii="Sari Offc" w:hAnsi="Sari Offc"/>
          <w:b/>
          <w:bCs/>
          <w:color w:val="auto"/>
          <w:sz w:val="24"/>
          <w:szCs w:val="24"/>
          <w:lang w:val="en-IN"/>
        </w:rPr>
        <w:t>FAQ</w:t>
      </w:r>
    </w:p>
    <w:p w:rsidRPr="00A70496" w:rsidR="00D9552B" w:rsidP="00D9552B" w:rsidRDefault="00D9552B" w14:paraId="4F4024D6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bookmarkStart w:name="_Hlk219368909" w:id="6"/>
      <w:r w:rsidRPr="00A70496">
        <w:rPr>
          <w:rFonts w:ascii="Sari Offc" w:hAnsi="Sari Offc"/>
          <w:b/>
          <w:bCs/>
          <w:sz w:val="24"/>
          <w:szCs w:val="24"/>
          <w:lang w:val="en-IN"/>
        </w:rPr>
        <w:t>What is Annual Fee and Renewal Fee of the card?</w:t>
      </w:r>
    </w:p>
    <w:p w:rsidRPr="00A70496" w:rsidR="00D9552B" w:rsidP="00D9552B" w:rsidRDefault="00D9552B" w14:paraId="6AD1FFBB" w14:textId="77777777">
      <w:pPr>
        <w:rPr>
          <w:rFonts w:ascii="Sari Offc" w:hAnsi="Sari Offc"/>
          <w:sz w:val="24"/>
          <w:szCs w:val="24"/>
          <w:lang w:val="en-IN"/>
        </w:rPr>
      </w:pPr>
      <w:r w:rsidRPr="00A70496">
        <w:rPr>
          <w:rFonts w:ascii="Sari Offc" w:hAnsi="Sari Offc"/>
          <w:sz w:val="24"/>
          <w:szCs w:val="24"/>
          <w:lang w:val="en-IN"/>
        </w:rPr>
        <w:t>The Annual Fee of the card is Rs. 4,999 + taxes. The Renewal Fee is Rs. 4,999 + taxes from second year onwards.</w:t>
      </w:r>
    </w:p>
    <w:p w:rsidRPr="00A70496" w:rsidR="00D9552B" w:rsidP="00D9552B" w:rsidRDefault="00D9552B" w14:paraId="154C888C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A70496">
        <w:rPr>
          <w:rFonts w:ascii="Sari Offc" w:hAnsi="Sari Offc"/>
          <w:b/>
          <w:bCs/>
          <w:sz w:val="24"/>
          <w:szCs w:val="24"/>
          <w:lang w:val="en-IN"/>
        </w:rPr>
        <w:t>Can I use my card internationally?</w:t>
      </w:r>
    </w:p>
    <w:p w:rsidRPr="00A70496" w:rsidR="00D9552B" w:rsidP="00D9552B" w:rsidRDefault="00D9552B" w14:paraId="341F0DA5" w14:textId="7397A2AE">
      <w:pPr>
        <w:rPr>
          <w:rFonts w:ascii="Sari Offc" w:hAnsi="Sari Offc"/>
          <w:sz w:val="24"/>
          <w:szCs w:val="24"/>
          <w:lang w:val="en-IN"/>
        </w:rPr>
      </w:pPr>
      <w:r w:rsidRPr="00A70496">
        <w:rPr>
          <w:rFonts w:ascii="Sari Offc" w:hAnsi="Sari Offc"/>
          <w:sz w:val="24"/>
          <w:szCs w:val="24"/>
          <w:lang w:val="en-IN"/>
        </w:rPr>
        <w:t xml:space="preserve">Yes, you can use your </w:t>
      </w:r>
      <w:r w:rsidRPr="00A70496">
        <w:rPr>
          <w:rFonts w:ascii="Sari Offc" w:hAnsi="Sari Offc"/>
          <w:sz w:val="24"/>
          <w:szCs w:val="24"/>
        </w:rPr>
        <w:t xml:space="preserve">Air India SBI Signature Card </w:t>
      </w:r>
      <w:del w:author="Upadhyay , Shubham (SBICard)" w:date="2026-01-22T12:16:00Z" w16du:dateUtc="2026-01-22T06:46:00Z" w:id="7">
        <w:r w:rsidRPr="00A70496" w:rsidDel="00A70496">
          <w:rPr>
            <w:rFonts w:ascii="Sari Offc" w:hAnsi="Sari Offc"/>
            <w:sz w:val="24"/>
            <w:szCs w:val="24"/>
            <w:lang w:val="en-IN"/>
          </w:rPr>
          <w:delText xml:space="preserve">in </w:delText>
        </w:r>
      </w:del>
      <w:ins w:author="Upadhyay , Shubham (SBICard)" w:date="2026-01-22T12:16:00Z" w16du:dateUtc="2026-01-22T06:46:00Z" w:id="8">
        <w:r w:rsidR="00A70496">
          <w:rPr>
            <w:rFonts w:ascii="Sari Offc" w:hAnsi="Sari Offc"/>
            <w:sz w:val="24"/>
            <w:szCs w:val="24"/>
            <w:lang w:val="en-IN"/>
          </w:rPr>
          <w:t xml:space="preserve">at </w:t>
        </w:r>
      </w:ins>
      <w:r w:rsidRPr="00A70496">
        <w:rPr>
          <w:rFonts w:ascii="Sari Offc" w:hAnsi="Sari Offc"/>
          <w:sz w:val="24"/>
          <w:szCs w:val="24"/>
          <w:lang w:val="en-IN"/>
        </w:rPr>
        <w:t xml:space="preserve">over </w:t>
      </w:r>
      <w:r w:rsidRPr="00A70496">
        <w:rPr>
          <w:rFonts w:ascii="Sari Offc" w:hAnsi="Sari Offc"/>
          <w:sz w:val="24"/>
          <w:szCs w:val="24"/>
        </w:rPr>
        <w:t>2 million Visa outlets </w:t>
      </w:r>
      <w:r w:rsidRPr="00A70496">
        <w:rPr>
          <w:rFonts w:ascii="Sari Offc" w:hAnsi="Sari Offc"/>
          <w:sz w:val="24"/>
          <w:szCs w:val="24"/>
          <w:lang w:val="en-IN"/>
        </w:rPr>
        <w:t xml:space="preserve">across the globe, including </w:t>
      </w:r>
      <w:r w:rsidRPr="00A70496">
        <w:rPr>
          <w:rFonts w:ascii="Sari Offc" w:hAnsi="Sari Offc"/>
          <w:sz w:val="24"/>
          <w:szCs w:val="24"/>
        </w:rPr>
        <w:t xml:space="preserve">2,85,000 </w:t>
      </w:r>
      <w:r w:rsidRPr="00A70496">
        <w:rPr>
          <w:rFonts w:ascii="Sari Offc" w:hAnsi="Sari Offc"/>
          <w:sz w:val="24"/>
          <w:szCs w:val="24"/>
          <w:lang w:val="en-IN"/>
        </w:rPr>
        <w:t>in India. You can withdraw cash from over 1 million Visa ATMs across the globe.</w:t>
      </w:r>
    </w:p>
    <w:p w:rsidRPr="00A70496" w:rsidR="00D9552B" w:rsidP="00D9552B" w:rsidRDefault="00D9552B" w14:paraId="265B41EB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A70496">
        <w:rPr>
          <w:rFonts w:ascii="Sari Offc" w:hAnsi="Sari Offc"/>
          <w:b/>
          <w:bCs/>
          <w:sz w:val="24"/>
          <w:szCs w:val="24"/>
          <w:lang w:val="en-IN"/>
        </w:rPr>
        <w:t>How can I apply for the card?</w:t>
      </w:r>
    </w:p>
    <w:p w:rsidRPr="00A70496" w:rsidR="00D9552B" w:rsidP="00D9552B" w:rsidRDefault="00D9552B" w14:paraId="15FC9915" w14:textId="77777777">
      <w:pPr>
        <w:rPr>
          <w:rFonts w:ascii="Sari Offc" w:hAnsi="Sari Offc"/>
          <w:sz w:val="24"/>
          <w:szCs w:val="24"/>
          <w:lang w:val="en-IN"/>
        </w:rPr>
      </w:pPr>
      <w:r w:rsidRPr="00A70496">
        <w:rPr>
          <w:rFonts w:ascii="Sari Offc" w:hAnsi="Sari Offc"/>
          <w:sz w:val="24"/>
          <w:szCs w:val="24"/>
          <w:lang w:val="en-IN"/>
        </w:rPr>
        <w:t>You can apply for an SBI Credit Card through our Website </w:t>
      </w:r>
      <w:hyperlink w:tgtFrame="_blank" w:history="1" r:id="rId22">
        <w:r w:rsidRPr="00A70496">
          <w:rPr>
            <w:rFonts w:ascii="Sari Offc" w:hAnsi="Sari Offc"/>
            <w:sz w:val="24"/>
            <w:szCs w:val="24"/>
          </w:rPr>
          <w:t>sbicard.com</w:t>
        </w:r>
      </w:hyperlink>
      <w:r w:rsidRPr="00A70496">
        <w:rPr>
          <w:rFonts w:ascii="Sari Offc" w:hAnsi="Sari Offc"/>
          <w:sz w:val="24"/>
          <w:szCs w:val="24"/>
          <w:lang w:val="en-IN"/>
        </w:rPr>
        <w:t xml:space="preserve"> or via our Chatbot ILA. Alternatively, you can call SBI Card Helpline 39 02 02 02 (prefix your city STD code) or visit the nearest SBI branch.</w:t>
      </w:r>
      <w:bookmarkEnd w:id="6"/>
    </w:p>
    <w:p w:rsidRPr="00A70496" w:rsidR="00D9552B" w:rsidP="007E58A9" w:rsidRDefault="00D9552B" w14:paraId="53CCFD5A" w14:textId="77777777">
      <w:pPr>
        <w:rPr>
          <w:rStyle w:val="Hyperlink"/>
          <w:rFonts w:ascii="Sari Offc" w:hAnsi="Sari Offc"/>
          <w:b/>
          <w:bCs/>
          <w:color w:val="auto"/>
          <w:sz w:val="24"/>
          <w:szCs w:val="24"/>
        </w:rPr>
      </w:pPr>
    </w:p>
    <w:p w:rsidRPr="00A70496" w:rsidR="009164D7" w:rsidP="004C50CB" w:rsidRDefault="004C50CB" w14:paraId="7415B9E1" w14:textId="0CCC133D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A70496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 xml:space="preserve">Other </w:t>
      </w:r>
      <w:r w:rsidRPr="00A70496">
        <w:rPr>
          <w:rFonts w:ascii="Sari Offc" w:hAnsi="Sari Offc"/>
          <w:b/>
          <w:bCs/>
          <w:sz w:val="24"/>
          <w:szCs w:val="24"/>
          <w:u w:val="single"/>
          <w:lang w:val="en-IN"/>
        </w:rPr>
        <w:t>FEATURES</w:t>
      </w:r>
    </w:p>
    <w:p w:rsidRPr="00A70496" w:rsidR="004B491E" w:rsidP="004B491E" w:rsidRDefault="004B491E" w14:paraId="0A2FFF7B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A70496">
        <w:rPr>
          <w:rFonts w:ascii="Sari Offc" w:hAnsi="Sari Offc"/>
          <w:b/>
          <w:bCs/>
          <w:sz w:val="24"/>
          <w:szCs w:val="24"/>
          <w:lang w:val="en-IN"/>
        </w:rPr>
        <w:t>Lost Card Liability Cover</w:t>
      </w:r>
    </w:p>
    <w:p w:rsidRPr="00A70496" w:rsidR="004B491E" w:rsidP="004B491E" w:rsidRDefault="004B491E" w14:paraId="6E68D797" w14:textId="37BE23C3">
      <w:pPr>
        <w:pStyle w:val="ListParagraph"/>
        <w:numPr>
          <w:ilvl w:val="0"/>
          <w:numId w:val="44"/>
        </w:numPr>
        <w:rPr>
          <w:rFonts w:ascii="Sari Offc" w:hAnsi="Sari Offc"/>
          <w:sz w:val="24"/>
          <w:szCs w:val="24"/>
          <w:lang w:val="en-IN"/>
        </w:rPr>
      </w:pPr>
      <w:r w:rsidRPr="00A70496">
        <w:rPr>
          <w:rFonts w:ascii="Sari Offc" w:hAnsi="Sari Offc"/>
          <w:sz w:val="24"/>
          <w:szCs w:val="24"/>
          <w:lang w:val="en-IN"/>
        </w:rPr>
        <w:t>Lost card liability cover of Rs. 1 lakh</w:t>
      </w:r>
    </w:p>
    <w:p w:rsidRPr="00A70496" w:rsidR="00F318DC" w:rsidP="00F318DC" w:rsidRDefault="00F318DC" w14:paraId="118D6FFE" w14:textId="5C4A49B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A70496">
        <w:rPr>
          <w:rFonts w:ascii="Sari Offc" w:hAnsi="Sari Offc"/>
          <w:b/>
          <w:bCs/>
          <w:sz w:val="24"/>
          <w:szCs w:val="24"/>
          <w:lang w:val="en-IN"/>
        </w:rPr>
        <w:t>Global Acceptance</w:t>
      </w:r>
    </w:p>
    <w:p w:rsidRPr="00A70496" w:rsidR="00F318DC" w:rsidP="003D0064" w:rsidRDefault="00F318DC" w14:paraId="019B45E5" w14:textId="1B50DE9A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A70496">
        <w:rPr>
          <w:rFonts w:ascii="Sari Offc" w:hAnsi="Sari Offc"/>
          <w:sz w:val="24"/>
          <w:szCs w:val="24"/>
          <w:lang w:val="en-IN"/>
        </w:rPr>
        <w:t>Accepted </w:t>
      </w:r>
      <w:r w:rsidRPr="00A70496" w:rsidR="002B31E9">
        <w:rPr>
          <w:rFonts w:ascii="Sari Offc" w:hAnsi="Sari Offc"/>
          <w:sz w:val="24"/>
          <w:szCs w:val="24"/>
          <w:lang w:val="en-IN"/>
        </w:rPr>
        <w:t>at</w:t>
      </w:r>
      <w:r w:rsidRPr="00A70496">
        <w:rPr>
          <w:rFonts w:ascii="Sari Offc" w:hAnsi="Sari Offc"/>
          <w:sz w:val="24"/>
          <w:szCs w:val="24"/>
          <w:lang w:val="en-IN"/>
        </w:rPr>
        <w:t xml:space="preserve"> over 2 million </w:t>
      </w:r>
      <w:r w:rsidRPr="00A70496" w:rsidR="004B491E">
        <w:rPr>
          <w:rFonts w:ascii="Sari Offc" w:hAnsi="Sari Offc"/>
          <w:sz w:val="24"/>
          <w:szCs w:val="24"/>
          <w:lang w:val="en-IN"/>
        </w:rPr>
        <w:t xml:space="preserve">Visa </w:t>
      </w:r>
      <w:r w:rsidRPr="00A70496">
        <w:rPr>
          <w:rFonts w:ascii="Sari Offc" w:hAnsi="Sari Offc"/>
          <w:sz w:val="24"/>
          <w:szCs w:val="24"/>
          <w:lang w:val="en-IN"/>
        </w:rPr>
        <w:t xml:space="preserve">outlets </w:t>
      </w:r>
      <w:r w:rsidRPr="00A70496" w:rsidR="005827FD">
        <w:rPr>
          <w:rFonts w:ascii="Sari Offc" w:hAnsi="Sari Offc"/>
          <w:sz w:val="24"/>
          <w:szCs w:val="24"/>
        </w:rPr>
        <w:t>worldwide and over 2,85,000 outlets in India</w:t>
      </w:r>
    </w:p>
    <w:p w:rsidRPr="00A70496" w:rsidR="003D0064" w:rsidP="003D0064" w:rsidRDefault="003D0064" w14:paraId="5D8BA404" w14:textId="77777777">
      <w:pPr>
        <w:rPr>
          <w:rFonts w:ascii="Sari Offc" w:hAnsi="Sari Offc"/>
          <w:b/>
          <w:bCs/>
          <w:sz w:val="24"/>
          <w:szCs w:val="24"/>
          <w:lang w:val="en-IN" w:eastAsia="en-IN"/>
        </w:rPr>
      </w:pPr>
      <w:r w:rsidRPr="00A70496">
        <w:rPr>
          <w:rFonts w:ascii="Sari Offc" w:hAnsi="Sari Offc"/>
          <w:b/>
          <w:bCs/>
          <w:sz w:val="24"/>
          <w:szCs w:val="24"/>
          <w:lang w:val="en-IN" w:eastAsia="en-IN"/>
        </w:rPr>
        <w:t>Cash Access Across the World</w:t>
      </w:r>
    </w:p>
    <w:p w:rsidRPr="00A70496" w:rsidR="004B491E" w:rsidP="003D0064" w:rsidRDefault="003D0064" w14:paraId="5B4B409F" w14:textId="70FAF4B7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 w:eastAsia="en-IN"/>
        </w:rPr>
      </w:pPr>
      <w:r w:rsidRPr="00A70496">
        <w:rPr>
          <w:rFonts w:ascii="Sari Offc" w:hAnsi="Sari Offc"/>
          <w:sz w:val="24"/>
          <w:szCs w:val="24"/>
          <w:lang w:val="en-IN" w:eastAsia="en-IN"/>
        </w:rPr>
        <w:t xml:space="preserve">Withdraw cash from over 1 million Visa ATMs </w:t>
      </w:r>
      <w:r w:rsidRPr="00A70496" w:rsidR="004B491E">
        <w:rPr>
          <w:rFonts w:ascii="Sari Offc" w:hAnsi="Sari Offc"/>
          <w:sz w:val="24"/>
          <w:szCs w:val="24"/>
          <w:lang w:eastAsia="en-IN"/>
        </w:rPr>
        <w:t xml:space="preserve">worldwide, including over 18,000 Visa ATMs in India. </w:t>
      </w:r>
    </w:p>
    <w:p w:rsidRPr="00A70496" w:rsidR="003D0064" w:rsidP="003D0064" w:rsidRDefault="004B491E" w14:paraId="421EE6BE" w14:textId="0669EAE2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 w:eastAsia="en-IN"/>
        </w:rPr>
      </w:pPr>
      <w:r w:rsidRPr="00A70496">
        <w:rPr>
          <w:rFonts w:ascii="Sari Offc" w:hAnsi="Sari Offc"/>
          <w:sz w:val="24"/>
          <w:szCs w:val="24"/>
          <w:lang w:eastAsia="en-IN"/>
        </w:rPr>
        <w:t>Withdraw from 10,000 State Bank of India ATMs across 100 cities in India.</w:t>
      </w:r>
    </w:p>
    <w:p w:rsidRPr="00A70496" w:rsidR="00AE161E" w:rsidP="00AE161E" w:rsidRDefault="00AE161E" w14:paraId="4C1612D8" w14:textId="36567E7D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A70496">
        <w:rPr>
          <w:rFonts w:ascii="Sari Offc" w:hAnsi="Sari Offc"/>
          <w:b/>
          <w:bCs/>
          <w:sz w:val="24"/>
          <w:szCs w:val="24"/>
          <w:lang w:val="en-IN"/>
        </w:rPr>
        <w:t>Flexipay</w:t>
      </w:r>
      <w:r w:rsidRPr="00A70496" w:rsidR="002B31E9">
        <w:rPr>
          <w:rFonts w:ascii="Sari Offc" w:hAnsi="Sari Offc"/>
          <w:b/>
          <w:bCs/>
          <w:sz w:val="24"/>
          <w:szCs w:val="24"/>
          <w:lang w:val="en-IN"/>
        </w:rPr>
        <w:t xml:space="preserve"> EMI</w:t>
      </w:r>
    </w:p>
    <w:p w:rsidRPr="00A70496" w:rsidR="00AE161E" w:rsidRDefault="00AE161E" w14:paraId="3DB9ACE9" w14:textId="77777777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  <w:lang w:val="en-IN"/>
        </w:rPr>
      </w:pPr>
      <w:r w:rsidRPr="00A70496">
        <w:rPr>
          <w:rFonts w:ascii="Sari Offc" w:hAnsi="Sari Offc"/>
          <w:sz w:val="24"/>
          <w:szCs w:val="24"/>
          <w:lang w:val="en-IN"/>
        </w:rPr>
        <w:t>Convert eligible purchases into easy monthly EMIs</w:t>
      </w:r>
    </w:p>
    <w:p w:rsidRPr="00A70496" w:rsidR="00AE161E" w:rsidRDefault="00AE161E" w14:paraId="172B2E0E" w14:textId="77777777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  <w:lang w:val="en-IN"/>
        </w:rPr>
      </w:pPr>
      <w:r w:rsidRPr="00A70496">
        <w:rPr>
          <w:rFonts w:ascii="Sari Offc" w:hAnsi="Sari Offc"/>
          <w:sz w:val="24"/>
          <w:szCs w:val="24"/>
          <w:lang w:val="en-IN"/>
        </w:rPr>
        <w:lastRenderedPageBreak/>
        <w:t>Applicable on transactions of Rs. 2,500 or more</w:t>
      </w:r>
    </w:p>
    <w:p w:rsidRPr="00A70496" w:rsidR="00C71606" w:rsidRDefault="00C71606" w14:paraId="56E72D6A" w14:textId="706B92D3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</w:rPr>
      </w:pPr>
      <w:r w:rsidRPr="00A70496">
        <w:rPr>
          <w:rFonts w:ascii="Sari Offc" w:hAnsi="Sari Offc"/>
          <w:sz w:val="24"/>
          <w:szCs w:val="24"/>
        </w:rPr>
        <w:t>Click </w:t>
      </w:r>
      <w:hyperlink w:history="1" r:id="rId23">
        <w:r w:rsidRPr="00A70496">
          <w:rPr>
            <w:rStyle w:val="Hyperlink"/>
            <w:rFonts w:ascii="Sari Offc" w:hAnsi="Sari Offc"/>
            <w:sz w:val="24"/>
            <w:szCs w:val="24"/>
          </w:rPr>
          <w:t>here </w:t>
        </w:r>
      </w:hyperlink>
      <w:r w:rsidRPr="00A70496">
        <w:rPr>
          <w:rFonts w:ascii="Sari Offc" w:hAnsi="Sari Offc"/>
          <w:sz w:val="24"/>
          <w:szCs w:val="24"/>
        </w:rPr>
        <w:t>to learn how to apply for Flexipay</w:t>
      </w:r>
      <w:ins w:author="Upadhyay , Shubham (SBICard)" w:date="2026-01-22T12:16:00Z" w16du:dateUtc="2026-01-22T06:46:00Z" w:id="9">
        <w:r w:rsidR="00A70496">
          <w:rPr>
            <w:rFonts w:ascii="Sari Offc" w:hAnsi="Sari Offc"/>
            <w:sz w:val="24"/>
            <w:szCs w:val="24"/>
          </w:rPr>
          <w:t xml:space="preserve"> EMI </w:t>
        </w:r>
      </w:ins>
    </w:p>
    <w:p w:rsidRPr="00A70496" w:rsidR="00D9552B" w:rsidP="00D9552B" w:rsidRDefault="00D9552B" w14:paraId="3CAF9E74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bookmarkStart w:name="_Hlk219369010" w:id="10"/>
      <w:r w:rsidRPr="00A70496">
        <w:rPr>
          <w:rFonts w:ascii="Sari Offc" w:hAnsi="Sari Offc"/>
          <w:b/>
          <w:bCs/>
          <w:sz w:val="24"/>
          <w:szCs w:val="24"/>
          <w:lang w:val="en-IN"/>
        </w:rPr>
        <w:t>Emergency Card Replacement</w:t>
      </w:r>
    </w:p>
    <w:p w:rsidRPr="00A70496" w:rsidR="00D9552B" w:rsidP="00D9552B" w:rsidRDefault="00D9552B" w14:paraId="385E9F48" w14:textId="6780BF18">
      <w:pPr>
        <w:pStyle w:val="ListParagraph"/>
        <w:numPr>
          <w:ilvl w:val="0"/>
          <w:numId w:val="46"/>
        </w:numPr>
        <w:rPr>
          <w:rFonts w:ascii="Sari Offc" w:hAnsi="Sari Offc"/>
          <w:sz w:val="24"/>
          <w:szCs w:val="24"/>
        </w:rPr>
      </w:pPr>
      <w:r w:rsidRPr="00A70496">
        <w:rPr>
          <w:rFonts w:ascii="Sari Offc" w:hAnsi="Sari Offc"/>
          <w:sz w:val="24"/>
          <w:szCs w:val="24"/>
        </w:rPr>
        <w:t>Get your Air India SBI Signature Card replaced anywhere in the world</w:t>
      </w:r>
    </w:p>
    <w:p w:rsidRPr="00A70496" w:rsidR="00D9552B" w:rsidP="00D9552B" w:rsidRDefault="00D9552B" w14:paraId="21117083" w14:textId="77777777">
      <w:pPr>
        <w:pStyle w:val="ListParagraph"/>
        <w:numPr>
          <w:ilvl w:val="0"/>
          <w:numId w:val="46"/>
        </w:numPr>
        <w:rPr>
          <w:rFonts w:ascii="Sari Offc" w:hAnsi="Sari Offc"/>
          <w:sz w:val="24"/>
          <w:szCs w:val="24"/>
        </w:rPr>
      </w:pPr>
      <w:r w:rsidRPr="00A70496">
        <w:rPr>
          <w:rFonts w:ascii="Sari Offc" w:hAnsi="Sari Offc"/>
          <w:sz w:val="24"/>
          <w:szCs w:val="24"/>
        </w:rPr>
        <w:t xml:space="preserve">24x7 Helpline for emergency card replacement even while travelling abroad. Click </w:t>
      </w:r>
      <w:hyperlink w:tgtFrame="_blank" w:history="1" r:id="rId24">
        <w:r w:rsidRPr="00A70496">
          <w:rPr>
            <w:rStyle w:val="Hyperlink"/>
            <w:rFonts w:ascii="Sari Offc" w:hAnsi="Sari Offc"/>
            <w:sz w:val="24"/>
            <w:szCs w:val="24"/>
          </w:rPr>
          <w:t>here</w:t>
        </w:r>
      </w:hyperlink>
      <w:r w:rsidRPr="00A70496">
        <w:rPr>
          <w:rFonts w:ascii="Sari Offc" w:hAnsi="Sari Offc"/>
          <w:sz w:val="24"/>
          <w:szCs w:val="24"/>
        </w:rPr>
        <w:t xml:space="preserve"> for Visa Helpline Numbers</w:t>
      </w:r>
    </w:p>
    <w:p w:rsidRPr="00A70496" w:rsidR="00D9552B" w:rsidP="00D9552B" w:rsidRDefault="00D9552B" w14:paraId="351625E3" w14:textId="77777777">
      <w:pPr>
        <w:pStyle w:val="ListParagraph"/>
        <w:numPr>
          <w:ilvl w:val="0"/>
          <w:numId w:val="46"/>
        </w:numPr>
        <w:rPr>
          <w:rFonts w:ascii="Sari Offc" w:hAnsi="Sari Offc"/>
          <w:sz w:val="24"/>
          <w:szCs w:val="24"/>
        </w:rPr>
      </w:pPr>
      <w:r w:rsidRPr="00A70496">
        <w:rPr>
          <w:rFonts w:ascii="Sari Offc" w:hAnsi="Sari Offc"/>
          <w:sz w:val="24"/>
          <w:szCs w:val="24"/>
        </w:rPr>
        <w:t>In case your card is lost in India, please call 39 02 02 02 (prefix local STD code) or 1860 180 1290</w:t>
      </w:r>
    </w:p>
    <w:p w:rsidRPr="00A70496" w:rsidR="00D9552B" w:rsidP="00D9552B" w:rsidRDefault="00D9552B" w14:paraId="2DB83634" w14:textId="77777777">
      <w:pPr>
        <w:rPr>
          <w:rFonts w:ascii="Sari Offc" w:hAnsi="Sari Offc"/>
          <w:b/>
          <w:bCs/>
          <w:sz w:val="24"/>
          <w:szCs w:val="24"/>
        </w:rPr>
      </w:pPr>
      <w:r w:rsidRPr="00A70496">
        <w:rPr>
          <w:rFonts w:ascii="Sari Offc" w:hAnsi="Sari Offc"/>
          <w:b/>
          <w:bCs/>
          <w:sz w:val="24"/>
          <w:szCs w:val="24"/>
        </w:rPr>
        <w:t>Safe and Secure</w:t>
      </w:r>
    </w:p>
    <w:p w:rsidRPr="00A70496" w:rsidR="00D9552B" w:rsidP="00D9552B" w:rsidRDefault="00D9552B" w14:paraId="0F044056" w14:textId="510DBC9A">
      <w:pPr>
        <w:pStyle w:val="ListParagraph"/>
        <w:numPr>
          <w:ilvl w:val="0"/>
          <w:numId w:val="47"/>
        </w:numPr>
        <w:rPr>
          <w:rFonts w:ascii="Sari Offc" w:hAnsi="Sari Offc"/>
          <w:sz w:val="24"/>
          <w:szCs w:val="24"/>
        </w:rPr>
      </w:pPr>
      <w:r w:rsidRPr="00A70496">
        <w:rPr>
          <w:rFonts w:ascii="Sari Offc" w:hAnsi="Sari Offc"/>
          <w:sz w:val="24"/>
          <w:szCs w:val="24"/>
        </w:rPr>
        <w:t xml:space="preserve">Get enhanced security against counterfeiting and skimming with the chip and pin enabled Air India SBI Signature Card </w:t>
      </w:r>
    </w:p>
    <w:p w:rsidRPr="00A70496" w:rsidR="00D9552B" w:rsidP="00D9552B" w:rsidRDefault="00D9552B" w14:paraId="3124D5BF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bookmarkStart w:name="_Hlk219363897" w:id="11"/>
      <w:r w:rsidRPr="00A70496">
        <w:rPr>
          <w:rFonts w:ascii="Sari Offc" w:hAnsi="Sari Offc"/>
          <w:b/>
          <w:bCs/>
          <w:sz w:val="24"/>
          <w:szCs w:val="24"/>
          <w:lang w:val="en-IN"/>
        </w:rPr>
        <w:t>Add-on Cards</w:t>
      </w:r>
    </w:p>
    <w:p w:rsidRPr="00A70496" w:rsidR="00D9552B" w:rsidP="00D9552B" w:rsidRDefault="00D9552B" w14:paraId="6D28C432" w14:textId="77777777">
      <w:pPr>
        <w:pStyle w:val="ListParagraph"/>
        <w:numPr>
          <w:ilvl w:val="0"/>
          <w:numId w:val="47"/>
        </w:numPr>
        <w:rPr>
          <w:rFonts w:ascii="Sari Offc" w:hAnsi="Sari Offc"/>
          <w:sz w:val="24"/>
          <w:szCs w:val="24"/>
        </w:rPr>
      </w:pPr>
      <w:r w:rsidRPr="00A70496">
        <w:rPr>
          <w:rFonts w:ascii="Sari Offc" w:hAnsi="Sari Offc"/>
          <w:sz w:val="24"/>
          <w:szCs w:val="24"/>
        </w:rPr>
        <w:t>Empower your family with </w:t>
      </w:r>
      <w:hyperlink w:history="1" r:id="rId25">
        <w:r w:rsidRPr="00A70496">
          <w:rPr>
            <w:rStyle w:val="Hyperlink"/>
            <w:rFonts w:ascii="Sari Offc" w:hAnsi="Sari Offc"/>
            <w:sz w:val="24"/>
            <w:szCs w:val="24"/>
          </w:rPr>
          <w:t>add-on cards</w:t>
        </w:r>
      </w:hyperlink>
      <w:r w:rsidRPr="00A70496">
        <w:rPr>
          <w:rFonts w:ascii="Sari Offc" w:hAnsi="Sari Offc"/>
          <w:sz w:val="24"/>
          <w:szCs w:val="24"/>
        </w:rPr>
        <w:t xml:space="preserve"> for your parents, spouse, children or siblings above the age of 18</w:t>
      </w:r>
    </w:p>
    <w:p w:rsidRPr="00A70496" w:rsidR="00D9552B" w:rsidP="00D9552B" w:rsidRDefault="00D9552B" w14:paraId="4FFB9AC3" w14:textId="77777777">
      <w:pPr>
        <w:rPr>
          <w:rFonts w:ascii="Sari Offc" w:hAnsi="Sari Offc"/>
          <w:b/>
          <w:bCs/>
          <w:sz w:val="24"/>
          <w:szCs w:val="24"/>
        </w:rPr>
      </w:pPr>
      <w:r w:rsidRPr="00A70496">
        <w:rPr>
          <w:rFonts w:ascii="Sari Offc" w:hAnsi="Sari Offc"/>
          <w:b/>
          <w:bCs/>
          <w:sz w:val="24"/>
          <w:szCs w:val="24"/>
        </w:rPr>
        <w:t>Easy Bill Pay Facility</w:t>
      </w:r>
    </w:p>
    <w:p w:rsidRPr="00A70496" w:rsidR="00D9552B" w:rsidP="00D9552B" w:rsidRDefault="00D9552B" w14:paraId="026D1A90" w14:textId="77777777">
      <w:pPr>
        <w:pStyle w:val="ListParagraph"/>
        <w:numPr>
          <w:ilvl w:val="0"/>
          <w:numId w:val="47"/>
        </w:numPr>
        <w:rPr>
          <w:rFonts w:ascii="Sari Offc" w:hAnsi="Sari Offc"/>
          <w:sz w:val="24"/>
          <w:szCs w:val="24"/>
        </w:rPr>
      </w:pPr>
      <w:r w:rsidRPr="00A70496">
        <w:rPr>
          <w:rFonts w:ascii="Sari Offc" w:hAnsi="Sari Offc"/>
          <w:sz w:val="24"/>
          <w:szCs w:val="24"/>
        </w:rPr>
        <w:t xml:space="preserve">Pay your electricity, telephone, mobile and other utility bills using the Easy Bill Pay facility. Click </w:t>
      </w:r>
      <w:hyperlink w:history="1" w:anchor="area5" r:id="rId26">
        <w:r w:rsidRPr="00A70496">
          <w:rPr>
            <w:rStyle w:val="Hyperlink"/>
            <w:rFonts w:ascii="Sari Offc" w:hAnsi="Sari Offc"/>
            <w:sz w:val="24"/>
            <w:szCs w:val="24"/>
          </w:rPr>
          <w:t>here</w:t>
        </w:r>
      </w:hyperlink>
      <w:r w:rsidRPr="00A70496">
        <w:rPr>
          <w:rFonts w:ascii="Sari Offc" w:hAnsi="Sari Offc"/>
          <w:sz w:val="24"/>
          <w:szCs w:val="24"/>
        </w:rPr>
        <w:t xml:space="preserve"> to know more</w:t>
      </w:r>
    </w:p>
    <w:p w:rsidRPr="00A70496" w:rsidR="00D9552B" w:rsidP="00D9552B" w:rsidRDefault="00D9552B" w14:paraId="2EA0B31F" w14:textId="77777777">
      <w:pPr>
        <w:rPr>
          <w:rFonts w:ascii="Sari Offc" w:hAnsi="Sari Offc"/>
          <w:b/>
          <w:bCs/>
          <w:sz w:val="24"/>
          <w:szCs w:val="24"/>
        </w:rPr>
      </w:pPr>
      <w:r w:rsidRPr="00A70496">
        <w:rPr>
          <w:rFonts w:ascii="Sari Offc" w:hAnsi="Sari Offc"/>
          <w:b/>
          <w:bCs/>
          <w:sz w:val="24"/>
          <w:szCs w:val="24"/>
        </w:rPr>
        <w:t>Balance Transfer on EMI</w:t>
      </w:r>
    </w:p>
    <w:p w:rsidRPr="00A70496" w:rsidR="00D9552B" w:rsidP="00D9552B" w:rsidRDefault="00D9552B" w14:paraId="66047791" w14:textId="77777777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</w:rPr>
      </w:pPr>
      <w:r w:rsidRPr="00A70496">
        <w:rPr>
          <w:rFonts w:ascii="Sari Offc" w:hAnsi="Sari Offc"/>
          <w:sz w:val="24"/>
          <w:szCs w:val="24"/>
        </w:rPr>
        <w:t xml:space="preserve">Save money on your credit card repayments. </w:t>
      </w:r>
    </w:p>
    <w:bookmarkEnd w:id="10"/>
    <w:p w:rsidRPr="00A70496" w:rsidR="00D9552B" w:rsidP="00D9552B" w:rsidRDefault="00D9552B" w14:paraId="546BD535" w14:textId="59BE0864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</w:rPr>
      </w:pPr>
      <w:r w:rsidRPr="00A70496">
        <w:rPr>
          <w:rFonts w:ascii="Sari Offc" w:hAnsi="Sari Offc"/>
          <w:sz w:val="24"/>
          <w:szCs w:val="24"/>
        </w:rPr>
        <w:t xml:space="preserve">Transfer outstanding balances of other banks’ credit cards to your Air India SBI Signature Card at a lower interest rate and repay in easy EMIs. </w:t>
      </w:r>
      <w:hyperlink w:tgtFrame="_blank" w:history="1" r:id="rId27">
        <w:r w:rsidRPr="00A70496">
          <w:rPr>
            <w:rStyle w:val="Hyperlink"/>
            <w:rFonts w:ascii="Sari Offc" w:hAnsi="Sari Offc"/>
            <w:sz w:val="24"/>
            <w:szCs w:val="24"/>
          </w:rPr>
          <w:t>Click here</w:t>
        </w:r>
      </w:hyperlink>
      <w:r w:rsidRPr="00A70496">
        <w:rPr>
          <w:rFonts w:ascii="Sari Offc" w:hAnsi="Sari Offc"/>
          <w:sz w:val="24"/>
          <w:szCs w:val="24"/>
        </w:rPr>
        <w:t xml:space="preserve"> to know about Balance Transfer on EMI.</w:t>
      </w:r>
    </w:p>
    <w:p w:rsidRPr="00A70496" w:rsidR="00D9552B" w:rsidP="00D9552B" w:rsidRDefault="00D9552B" w14:paraId="47DF42CC" w14:textId="77777777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</w:rPr>
      </w:pPr>
      <w:r w:rsidRPr="00A70496">
        <w:rPr>
          <w:rFonts w:ascii="Sari Offc" w:hAnsi="Sari Offc"/>
          <w:sz w:val="24"/>
          <w:szCs w:val="24"/>
        </w:rPr>
        <w:t>Login to your account to avail this facility.</w:t>
      </w:r>
    </w:p>
    <w:bookmarkEnd w:id="11"/>
    <w:p w:rsidRPr="00A70496" w:rsidR="00C71606" w:rsidP="00C71606" w:rsidRDefault="00C71606" w14:paraId="353BDCF3" w14:textId="77777777">
      <w:pPr>
        <w:rPr>
          <w:rFonts w:ascii="Sari Offc" w:hAnsi="Sari Offc"/>
          <w:sz w:val="24"/>
          <w:szCs w:val="24"/>
          <w:lang w:val="en-IN"/>
        </w:rPr>
      </w:pPr>
    </w:p>
    <w:p w:rsidRPr="00A70496" w:rsidR="00C71606" w:rsidP="003C1523" w:rsidRDefault="00C71606" w14:paraId="0CA22D9E" w14:textId="77777777">
      <w:pPr>
        <w:rPr>
          <w:rFonts w:ascii="Sari Offc" w:hAnsi="Sari Offc"/>
          <w:sz w:val="24"/>
          <w:szCs w:val="24"/>
          <w:lang w:val="en-IN"/>
        </w:rPr>
      </w:pPr>
    </w:p>
    <w:p w:rsidRPr="00A70496" w:rsidR="00AE161E" w:rsidP="00AE161E" w:rsidRDefault="00AE161E" w14:paraId="4E008819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</w:p>
    <w:p w:rsidRPr="00A70496" w:rsidR="00AE161E" w:rsidP="00AE161E" w:rsidRDefault="00AE161E" w14:paraId="1B1F21AC" w14:textId="77777777">
      <w:pPr>
        <w:rPr>
          <w:rFonts w:ascii="Sari Offc" w:hAnsi="Sari Offc"/>
          <w:sz w:val="24"/>
          <w:szCs w:val="24"/>
          <w:lang w:val="en-IN"/>
        </w:rPr>
      </w:pPr>
    </w:p>
    <w:sectPr w:rsidRPr="00A70496" w:rsidR="00AE161E">
      <w:footerReference w:type="even" r:id="rId32"/>
      <w:footerReference w:type="default" r:id="rId33"/>
      <w:footerReference w:type="first" r:id="rId34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3DB1" w:rsidP="00E405C7" w:rsidRDefault="00F53DB1" w14:paraId="78DCDBB1" w14:textId="77777777">
      <w:pPr>
        <w:spacing w:after="0" w:line="240" w:lineRule="auto"/>
      </w:pPr>
      <w:r>
        <w:separator/>
      </w:r>
    </w:p>
  </w:endnote>
  <w:endnote w:type="continuationSeparator" w:id="0">
    <w:p w:rsidR="00F53DB1" w:rsidP="00E405C7" w:rsidRDefault="00F53DB1" w14:paraId="2DA2112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panose1 w:val="020B0504040101020102"/>
    <w:charset w:val="00"/>
    <w:family w:val="swiss"/>
    <w:pitch w:val="variable"/>
    <w:sig w:usb0="800000EF" w:usb1="40002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DD4B89B" w14:textId="3E4274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6D2AEB" wp14:editId="3C32DD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22853457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A0535F1" w14:textId="64F360E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66D2AEB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">
              <v:textbox style="mso-fit-shape-to-text:t" inset="0,0,0,15pt">
                <w:txbxContent>
                  <w:p w:rsidRPr="00E405C7" w:rsidR="00E405C7" w:rsidP="00E405C7" w:rsidRDefault="00E405C7" w14:paraId="6A0535F1" w14:textId="64F360E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75EA928B" w14:textId="55AB3B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275AB4" wp14:editId="35BB4639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08443431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9DB7BFF" w14:textId="2430C4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275AB4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">
              <v:textbox style="mso-fit-shape-to-text:t" inset="0,0,0,15pt">
                <w:txbxContent>
                  <w:p w:rsidRPr="00E405C7" w:rsidR="00E405C7" w:rsidP="00E405C7" w:rsidRDefault="00E405C7" w14:paraId="69DB7BFF" w14:textId="2430C4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405C7" w:rsidRDefault="00E405C7" w14:paraId="49FE02B4" w14:textId="3FA938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D91AC6" wp14:editId="7EA721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053094162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2C33ECC8" w14:textId="5F0F6E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D91AC6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">
              <v:textbox style="mso-fit-shape-to-text:t" inset="0,0,0,15pt">
                <w:txbxContent>
                  <w:p w:rsidRPr="00E405C7" w:rsidR="00E405C7" w:rsidP="00E405C7" w:rsidRDefault="00E405C7" w14:paraId="2C33ECC8" w14:textId="5F0F6E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3DB1" w:rsidP="00E405C7" w:rsidRDefault="00F53DB1" w14:paraId="79BD7494" w14:textId="77777777">
      <w:pPr>
        <w:spacing w:after="0" w:line="240" w:lineRule="auto"/>
      </w:pPr>
      <w:r>
        <w:separator/>
      </w:r>
    </w:p>
  </w:footnote>
  <w:footnote w:type="continuationSeparator" w:id="0">
    <w:p w:rsidR="00F53DB1" w:rsidP="00E405C7" w:rsidRDefault="00F53DB1" w14:paraId="2E6A9BAB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8665BA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2463AAC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45E0AB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8A24178"/>
    <w:multiLevelType w:val="hybridMultilevel"/>
    <w:tmpl w:val="A3AC7E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A6F3B4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C4C4062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DC7C1C"/>
    <w:multiLevelType w:val="hybridMultilevel"/>
    <w:tmpl w:val="09FE950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20F4AF6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68B5C5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A1A51C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F9E0B2E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4B41DC7"/>
    <w:multiLevelType w:val="multilevel"/>
    <w:tmpl w:val="4800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6CF61D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8D515A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A8A064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BD04920"/>
    <w:multiLevelType w:val="multilevel"/>
    <w:tmpl w:val="4F7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6737CE8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746106B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D2D035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4E182C65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4F565B3D"/>
    <w:multiLevelType w:val="multilevel"/>
    <w:tmpl w:val="DDA6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3B4794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4F209E3"/>
    <w:multiLevelType w:val="multilevel"/>
    <w:tmpl w:val="0552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5DBD5D4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5DCC2058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5F8834D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6038092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0AC6C1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49C75F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64D5077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7450753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67B26EE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699B3AD9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AF049FF"/>
    <w:multiLevelType w:val="hybridMultilevel"/>
    <w:tmpl w:val="66A8A2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B2E1120"/>
    <w:multiLevelType w:val="hybridMultilevel"/>
    <w:tmpl w:val="49A6BE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B346DB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6D5B0D3E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6DE07D1C"/>
    <w:multiLevelType w:val="multilevel"/>
    <w:tmpl w:val="CF48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758C5C0F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7729207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A69554C"/>
    <w:multiLevelType w:val="hybridMultilevel"/>
    <w:tmpl w:val="C00C0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78007786">
    <w:abstractNumId w:val="5"/>
  </w:num>
  <w:num w:numId="2" w16cid:durableId="487940073">
    <w:abstractNumId w:val="33"/>
  </w:num>
  <w:num w:numId="3" w16cid:durableId="179392596">
    <w:abstractNumId w:val="19"/>
  </w:num>
  <w:num w:numId="4" w16cid:durableId="1630162603">
    <w:abstractNumId w:val="12"/>
  </w:num>
  <w:num w:numId="5" w16cid:durableId="70204191">
    <w:abstractNumId w:val="1"/>
  </w:num>
  <w:num w:numId="6" w16cid:durableId="1369186145">
    <w:abstractNumId w:val="39"/>
  </w:num>
  <w:num w:numId="7" w16cid:durableId="2006011477">
    <w:abstractNumId w:val="0"/>
  </w:num>
  <w:num w:numId="8" w16cid:durableId="429198670">
    <w:abstractNumId w:val="36"/>
  </w:num>
  <w:num w:numId="9" w16cid:durableId="215315213">
    <w:abstractNumId w:val="9"/>
  </w:num>
  <w:num w:numId="10" w16cid:durableId="509566520">
    <w:abstractNumId w:val="24"/>
  </w:num>
  <w:num w:numId="11" w16cid:durableId="249781366">
    <w:abstractNumId w:val="4"/>
  </w:num>
  <w:num w:numId="12" w16cid:durableId="1892106531">
    <w:abstractNumId w:val="25"/>
  </w:num>
  <w:num w:numId="13" w16cid:durableId="866672847">
    <w:abstractNumId w:val="28"/>
  </w:num>
  <w:num w:numId="14" w16cid:durableId="475075390">
    <w:abstractNumId w:val="45"/>
  </w:num>
  <w:num w:numId="15" w16cid:durableId="303892004">
    <w:abstractNumId w:val="10"/>
  </w:num>
  <w:num w:numId="16" w16cid:durableId="61830676">
    <w:abstractNumId w:val="26"/>
  </w:num>
  <w:num w:numId="17" w16cid:durableId="1764572824">
    <w:abstractNumId w:val="13"/>
  </w:num>
  <w:num w:numId="18" w16cid:durableId="1674187109">
    <w:abstractNumId w:val="43"/>
  </w:num>
  <w:num w:numId="19" w16cid:durableId="1952127487">
    <w:abstractNumId w:val="18"/>
  </w:num>
  <w:num w:numId="20" w16cid:durableId="1316644900">
    <w:abstractNumId w:val="32"/>
  </w:num>
  <w:num w:numId="21" w16cid:durableId="433944340">
    <w:abstractNumId w:val="6"/>
  </w:num>
  <w:num w:numId="22" w16cid:durableId="1108503837">
    <w:abstractNumId w:val="23"/>
  </w:num>
  <w:num w:numId="23" w16cid:durableId="544874552">
    <w:abstractNumId w:val="42"/>
  </w:num>
  <w:num w:numId="24" w16cid:durableId="1081171756">
    <w:abstractNumId w:val="7"/>
  </w:num>
  <w:num w:numId="25" w16cid:durableId="913977527">
    <w:abstractNumId w:val="2"/>
  </w:num>
  <w:num w:numId="26" w16cid:durableId="185600852">
    <w:abstractNumId w:val="41"/>
  </w:num>
  <w:num w:numId="27" w16cid:durableId="1300376315">
    <w:abstractNumId w:val="29"/>
  </w:num>
  <w:num w:numId="28" w16cid:durableId="2009865488">
    <w:abstractNumId w:val="35"/>
  </w:num>
  <w:num w:numId="29" w16cid:durableId="1655792320">
    <w:abstractNumId w:val="15"/>
  </w:num>
  <w:num w:numId="30" w16cid:durableId="1811702998">
    <w:abstractNumId w:val="17"/>
  </w:num>
  <w:num w:numId="31" w16cid:durableId="1041594118">
    <w:abstractNumId w:val="20"/>
  </w:num>
  <w:num w:numId="32" w16cid:durableId="1724407869">
    <w:abstractNumId w:val="46"/>
  </w:num>
  <w:num w:numId="33" w16cid:durableId="1461149410">
    <w:abstractNumId w:val="27"/>
  </w:num>
  <w:num w:numId="34" w16cid:durableId="941186722">
    <w:abstractNumId w:val="3"/>
  </w:num>
  <w:num w:numId="35" w16cid:durableId="906036872">
    <w:abstractNumId w:val="14"/>
  </w:num>
  <w:num w:numId="36" w16cid:durableId="256721374">
    <w:abstractNumId w:val="21"/>
  </w:num>
  <w:num w:numId="37" w16cid:durableId="770970904">
    <w:abstractNumId w:val="16"/>
  </w:num>
  <w:num w:numId="38" w16cid:durableId="1765952168">
    <w:abstractNumId w:val="31"/>
  </w:num>
  <w:num w:numId="39" w16cid:durableId="363755193">
    <w:abstractNumId w:val="37"/>
  </w:num>
  <w:num w:numId="40" w16cid:durableId="1773666324">
    <w:abstractNumId w:val="30"/>
  </w:num>
  <w:num w:numId="41" w16cid:durableId="1714036249">
    <w:abstractNumId w:val="34"/>
  </w:num>
  <w:num w:numId="42" w16cid:durableId="925962602">
    <w:abstractNumId w:val="38"/>
  </w:num>
  <w:num w:numId="43" w16cid:durableId="444887797">
    <w:abstractNumId w:val="44"/>
  </w:num>
  <w:num w:numId="44" w16cid:durableId="1335454960">
    <w:abstractNumId w:val="11"/>
  </w:num>
  <w:num w:numId="45" w16cid:durableId="2093697240">
    <w:abstractNumId w:val="8"/>
  </w:num>
  <w:num w:numId="46" w16cid:durableId="1748460499">
    <w:abstractNumId w:val="40"/>
  </w:num>
  <w:num w:numId="47" w16cid:durableId="2140219596">
    <w:abstractNumId w:val="22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Upadhyay , Shubham (SBICard)">
    <w15:presenceInfo w15:providerId="AD" w15:userId="S-1-5-21-1521157601-2888471106-1901687981-658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1005C"/>
    <w:rsid w:val="00061D4B"/>
    <w:rsid w:val="00073462"/>
    <w:rsid w:val="0009775C"/>
    <w:rsid w:val="00122BDC"/>
    <w:rsid w:val="00144E98"/>
    <w:rsid w:val="001535C0"/>
    <w:rsid w:val="001573BC"/>
    <w:rsid w:val="0016440F"/>
    <w:rsid w:val="00183A7E"/>
    <w:rsid w:val="001B4579"/>
    <w:rsid w:val="001C5B69"/>
    <w:rsid w:val="00235F80"/>
    <w:rsid w:val="00263C8D"/>
    <w:rsid w:val="00276983"/>
    <w:rsid w:val="0029715F"/>
    <w:rsid w:val="002B31E9"/>
    <w:rsid w:val="002C53AE"/>
    <w:rsid w:val="002D38D6"/>
    <w:rsid w:val="002F1B1B"/>
    <w:rsid w:val="00311B56"/>
    <w:rsid w:val="00313BA5"/>
    <w:rsid w:val="0032122C"/>
    <w:rsid w:val="0034371F"/>
    <w:rsid w:val="00345E13"/>
    <w:rsid w:val="003974BD"/>
    <w:rsid w:val="003B107B"/>
    <w:rsid w:val="003C1523"/>
    <w:rsid w:val="003C15A8"/>
    <w:rsid w:val="003C18A8"/>
    <w:rsid w:val="003D0064"/>
    <w:rsid w:val="003D2724"/>
    <w:rsid w:val="003D6519"/>
    <w:rsid w:val="003D715C"/>
    <w:rsid w:val="003F3E33"/>
    <w:rsid w:val="003F5BE7"/>
    <w:rsid w:val="00422C71"/>
    <w:rsid w:val="0042325B"/>
    <w:rsid w:val="00442E3F"/>
    <w:rsid w:val="00474DC1"/>
    <w:rsid w:val="004A5805"/>
    <w:rsid w:val="004B102D"/>
    <w:rsid w:val="004B491E"/>
    <w:rsid w:val="004C50CB"/>
    <w:rsid w:val="004D6419"/>
    <w:rsid w:val="004E1A73"/>
    <w:rsid w:val="00513A0B"/>
    <w:rsid w:val="005310B6"/>
    <w:rsid w:val="005643BE"/>
    <w:rsid w:val="00574F86"/>
    <w:rsid w:val="005827FD"/>
    <w:rsid w:val="005A7A2A"/>
    <w:rsid w:val="005D6D88"/>
    <w:rsid w:val="005E4FBA"/>
    <w:rsid w:val="005F07FE"/>
    <w:rsid w:val="00604CC3"/>
    <w:rsid w:val="00637D0A"/>
    <w:rsid w:val="00652C02"/>
    <w:rsid w:val="006657A1"/>
    <w:rsid w:val="00667EEB"/>
    <w:rsid w:val="00681931"/>
    <w:rsid w:val="00685CE6"/>
    <w:rsid w:val="00691EAF"/>
    <w:rsid w:val="006938F5"/>
    <w:rsid w:val="006A2631"/>
    <w:rsid w:val="006D14D8"/>
    <w:rsid w:val="006F6BAC"/>
    <w:rsid w:val="007275A2"/>
    <w:rsid w:val="007550F8"/>
    <w:rsid w:val="0075555C"/>
    <w:rsid w:val="0076337F"/>
    <w:rsid w:val="0077553F"/>
    <w:rsid w:val="00775D0A"/>
    <w:rsid w:val="007E58A9"/>
    <w:rsid w:val="007E6A3E"/>
    <w:rsid w:val="007E7ACE"/>
    <w:rsid w:val="00805273"/>
    <w:rsid w:val="00826C1D"/>
    <w:rsid w:val="0083076E"/>
    <w:rsid w:val="00832A62"/>
    <w:rsid w:val="0084694F"/>
    <w:rsid w:val="00851237"/>
    <w:rsid w:val="0088357A"/>
    <w:rsid w:val="008A33DA"/>
    <w:rsid w:val="008B3D51"/>
    <w:rsid w:val="008E4E96"/>
    <w:rsid w:val="009164D7"/>
    <w:rsid w:val="00922690"/>
    <w:rsid w:val="00931386"/>
    <w:rsid w:val="00932AB1"/>
    <w:rsid w:val="00946831"/>
    <w:rsid w:val="00947F57"/>
    <w:rsid w:val="00987B65"/>
    <w:rsid w:val="009A176A"/>
    <w:rsid w:val="009B6872"/>
    <w:rsid w:val="009C0D9E"/>
    <w:rsid w:val="009D2D1C"/>
    <w:rsid w:val="00A10BF7"/>
    <w:rsid w:val="00A150C5"/>
    <w:rsid w:val="00A23C25"/>
    <w:rsid w:val="00A27FC1"/>
    <w:rsid w:val="00A579B5"/>
    <w:rsid w:val="00A653DF"/>
    <w:rsid w:val="00A70496"/>
    <w:rsid w:val="00A80E72"/>
    <w:rsid w:val="00A90630"/>
    <w:rsid w:val="00AC2D69"/>
    <w:rsid w:val="00AD403E"/>
    <w:rsid w:val="00AE161E"/>
    <w:rsid w:val="00AF4A2A"/>
    <w:rsid w:val="00B149BB"/>
    <w:rsid w:val="00B23A1E"/>
    <w:rsid w:val="00B74F63"/>
    <w:rsid w:val="00BA12D3"/>
    <w:rsid w:val="00BA1C06"/>
    <w:rsid w:val="00BB22C4"/>
    <w:rsid w:val="00BD7285"/>
    <w:rsid w:val="00BF3A60"/>
    <w:rsid w:val="00C0786A"/>
    <w:rsid w:val="00C15516"/>
    <w:rsid w:val="00C37A02"/>
    <w:rsid w:val="00C42307"/>
    <w:rsid w:val="00C63C91"/>
    <w:rsid w:val="00C65BBC"/>
    <w:rsid w:val="00C66F71"/>
    <w:rsid w:val="00C712F6"/>
    <w:rsid w:val="00C71606"/>
    <w:rsid w:val="00C74138"/>
    <w:rsid w:val="00CA5965"/>
    <w:rsid w:val="00CA61DB"/>
    <w:rsid w:val="00CB295E"/>
    <w:rsid w:val="00CB45CF"/>
    <w:rsid w:val="00CD511F"/>
    <w:rsid w:val="00D0663E"/>
    <w:rsid w:val="00D11911"/>
    <w:rsid w:val="00D34CF6"/>
    <w:rsid w:val="00D41563"/>
    <w:rsid w:val="00D86A35"/>
    <w:rsid w:val="00D9552B"/>
    <w:rsid w:val="00DB404C"/>
    <w:rsid w:val="00DB606B"/>
    <w:rsid w:val="00DC2CA4"/>
    <w:rsid w:val="00E03801"/>
    <w:rsid w:val="00E07D94"/>
    <w:rsid w:val="00E21728"/>
    <w:rsid w:val="00E405C7"/>
    <w:rsid w:val="00E47C6A"/>
    <w:rsid w:val="00E56665"/>
    <w:rsid w:val="00E61E30"/>
    <w:rsid w:val="00E62FE6"/>
    <w:rsid w:val="00E83D43"/>
    <w:rsid w:val="00EC17A0"/>
    <w:rsid w:val="00EC5BB5"/>
    <w:rsid w:val="00EF02C5"/>
    <w:rsid w:val="00F23D00"/>
    <w:rsid w:val="00F318DC"/>
    <w:rsid w:val="00F31F00"/>
    <w:rsid w:val="00F53DB1"/>
    <w:rsid w:val="00F54846"/>
    <w:rsid w:val="00F91576"/>
    <w:rsid w:val="00F9240B"/>
    <w:rsid w:val="00FA25BD"/>
    <w:rsid w:val="00FB78C6"/>
    <w:rsid w:val="00FC56CE"/>
    <w:rsid w:val="117FAF2A"/>
    <w:rsid w:val="13413A70"/>
    <w:rsid w:val="17E5DB82"/>
    <w:rsid w:val="1D05F135"/>
    <w:rsid w:val="1EA7CE05"/>
    <w:rsid w:val="2265E783"/>
    <w:rsid w:val="22ED9C0A"/>
    <w:rsid w:val="2AC458BB"/>
    <w:rsid w:val="2F381F7A"/>
    <w:rsid w:val="301C1C99"/>
    <w:rsid w:val="33DC9FF8"/>
    <w:rsid w:val="35556828"/>
    <w:rsid w:val="38EC6E88"/>
    <w:rsid w:val="49CDFEDC"/>
    <w:rsid w:val="4D5D1FCB"/>
    <w:rsid w:val="515A0390"/>
    <w:rsid w:val="54D5DD87"/>
    <w:rsid w:val="6116D9A3"/>
    <w:rsid w:val="62F4101E"/>
    <w:rsid w:val="63DF85E7"/>
    <w:rsid w:val="6A003F4A"/>
    <w:rsid w:val="6AE34766"/>
    <w:rsid w:val="6CE3B65A"/>
    <w:rsid w:val="6DA68020"/>
    <w:rsid w:val="6F02723D"/>
    <w:rsid w:val="7684D3CD"/>
    <w:rsid w:val="7E28B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405C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05C7"/>
    <w:rPr>
      <w:lang w:val="en-GB"/>
    </w:rPr>
  </w:style>
  <w:style w:type="paragraph" w:styleId="Revision">
    <w:name w:val="Revision"/>
    <w:hidden/>
    <w:uiPriority w:val="99"/>
    <w:semiHidden/>
    <w:rsid w:val="00E47C6A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semiHidden/>
    <w:unhideWhenUsed/>
    <w:rsid w:val="0075555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0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visa.co.in/pay-with-visa/offer-detail.html?offerId=114566" TargetMode="External" Id="rId18" /><Relationship Type="http://schemas.openxmlformats.org/officeDocument/2006/relationships/hyperlink" Target="https://www.sbicard.com/en/personal/benefits.page" TargetMode="External" Id="rId26" /><Relationship Type="http://schemas.openxmlformats.org/officeDocument/2006/relationships/hyperlink" Target="https://www.sbicard.com/en/most-important-terms-and-conditions.page" TargetMode="External" Id="rId21" /><Relationship Type="http://schemas.openxmlformats.org/officeDocument/2006/relationships/footer" Target="footer3.xml" Id="rId34" /><Relationship Type="http://schemas.openxmlformats.org/officeDocument/2006/relationships/hyperlink" Target="https://www.sbicard.com/en/personal/credit-cards/travel/air-india-sbi-signature-card.page" TargetMode="External" Id="rId7" /><Relationship Type="http://schemas.openxmlformats.org/officeDocument/2006/relationships/hyperlink" Target="https://www.sbicard.com/sbi-card-en/assets/docs/pdf/personal/credit-cards/travel/air-india-enrollment-faq.pdf" TargetMode="External" Id="rId12" /><Relationship Type="http://schemas.openxmlformats.org/officeDocument/2006/relationships/hyperlink" Target="https://www.sbicard.com/en/personal/benefits/add-on-card.page" TargetMode="External" Id="rId25" /><Relationship Type="http://schemas.openxmlformats.org/officeDocument/2006/relationships/footer" Target="footer2.xml" Id="rId33" /><Relationship Type="http://schemas.openxmlformats.org/officeDocument/2006/relationships/styles" Target="styles.xml" Id="rId2" /><Relationship Type="http://schemas.openxmlformats.org/officeDocument/2006/relationships/hyperlink" Target="https://www.sbicard.com/sbi-card-en/assets/docs/pdf/personal/credit-cards/travel/air-india-reward-point-faq.pdf" TargetMode="External" Id="rId16" /><Relationship Type="http://schemas.openxmlformats.org/officeDocument/2006/relationships/hyperlink" Target="https://www.sbicard.com/en/personal/credit-cards/lifestyle/sbi-card-elite.page" TargetMode="Externa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sbicard.com/sbi-card-en/assets/docs/pdf/personal/cards/gcas-numbers.pdf" TargetMode="External" Id="rId24" /><Relationship Type="http://schemas.openxmlformats.org/officeDocument/2006/relationships/footer" Target="footer1.xml" Id="rId32" /><Relationship Type="http://schemas.openxmlformats.org/officeDocument/2006/relationships/theme" Target="theme/theme1.xml" Id="rId37" /><Relationship Type="http://schemas.openxmlformats.org/officeDocument/2006/relationships/footnotes" Target="footnotes.xml" Id="rId5" /><Relationship Type="http://schemas.openxmlformats.org/officeDocument/2006/relationships/hyperlink" Target="https://www.sbicard.com/en/personal/benefits/lower-interest-option/flexi-pay.page" TargetMode="External" Id="rId23" /><Relationship Type="http://schemas.microsoft.com/office/2011/relationships/people" Target="people.xml" Id="rId36" /><Relationship Type="http://schemas.openxmlformats.org/officeDocument/2006/relationships/webSettings" Target="webSettings.xml" Id="rId4" /><Relationship Type="http://schemas.openxmlformats.org/officeDocument/2006/relationships/hyperlink" Target="https://www.sbicard.com/sbi-card-en/assets/docs/pdf/personal/credit-cards/travel/air-india-sbi-signature-tc.pdf" TargetMode="External" Id="rId14" /><Relationship Type="http://schemas.openxmlformats.org/officeDocument/2006/relationships/hyperlink" Target="https://www.sbicard.com/en/eapply.page" TargetMode="External" Id="rId22" /><Relationship Type="http://schemas.openxmlformats.org/officeDocument/2006/relationships/hyperlink" Target="https://www.sbicard.com/en/personal/benefits/lower-interest-option/balance-transfer-on-emi.page" TargetMode="External" Id="rId27" /><Relationship Type="http://schemas.openxmlformats.org/officeDocument/2006/relationships/fontTable" Target="fontTable.xml" Id="rId35" /><Relationship Type="http://schemas.openxmlformats.org/officeDocument/2006/relationships/settings" Target="settings.xml" Id="rId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3</revision>
  <dcterms:created xsi:type="dcterms:W3CDTF">2026-01-22T06:47:00.0000000Z</dcterms:created>
  <dcterms:modified xsi:type="dcterms:W3CDTF">2026-03-19T05:34:22.7575688Z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7a5fbb12,729c6a51,71c08927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2025-12-30T07:11:13Z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7d287ccb-0526-4da0-bba0-cb3aa58fe714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