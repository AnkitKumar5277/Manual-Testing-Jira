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du="http://schemas.microsoft.com/office/word/2023/wordml/word16du" mc:Ignorable="w14 w15 w16se w16cid w16 w16cex w16sdtdh wp14">
  <w:body>
    <w:p w:rsidRPr="000C5B0C" w:rsidR="005D0784" w:rsidP="004A5805" w:rsidRDefault="005D0784" w14:paraId="530F1DB8" w14:textId="74E8C9EE">
      <w:pPr>
        <w:jc w:val="center"/>
        <w:rPr>
          <w:rFonts w:ascii="Sari Offc" w:hAnsi="Sari Offc"/>
          <w:b/>
          <w:bCs/>
        </w:rPr>
      </w:pPr>
      <w:hyperlink w:history="1" r:id="rId7">
        <w:r w:rsidRPr="000C5B0C">
          <w:rPr>
            <w:rStyle w:val="Hyperlink"/>
            <w:rFonts w:ascii="Sari Offc" w:hAnsi="Sari Offc"/>
            <w:b/>
            <w:bCs/>
          </w:rPr>
          <w:t>PhonePe SBI Card PURPLE</w:t>
        </w:r>
      </w:hyperlink>
    </w:p>
    <w:p w:rsidRPr="000C5B0C" w:rsidR="00361A97" w:rsidP="00361A97" w:rsidRDefault="00361A97" w14:paraId="6DCFA6A4" w14:textId="17D36150">
      <w:pPr>
        <w:spacing w:after="0"/>
        <w:jc w:val="center"/>
        <w:rPr>
          <w:rFonts w:ascii="Sari Offc" w:hAnsi="Sari Offc"/>
          <w:lang w:val="en-IN"/>
        </w:rPr>
      </w:pPr>
      <w:r w:rsidRPr="000C5B0C">
        <w:rPr>
          <w:rFonts w:ascii="Sari Offc" w:hAnsi="Sari Offc"/>
          <w:lang w:val="en-IN"/>
        </w:rPr>
        <w:t xml:space="preserve">Turn </w:t>
      </w:r>
      <w:r w:rsidRPr="000C5B0C" w:rsidR="000C5B0C">
        <w:rPr>
          <w:rFonts w:ascii="Sari Offc" w:hAnsi="Sari Offc"/>
          <w:lang w:val="en-IN"/>
        </w:rPr>
        <w:t xml:space="preserve">Your Wishlist Into Rewards With </w:t>
      </w:r>
      <w:r w:rsidRPr="000C5B0C">
        <w:rPr>
          <w:rFonts w:ascii="Sari Offc" w:hAnsi="Sari Offc"/>
          <w:lang w:val="en-IN"/>
        </w:rPr>
        <w:t xml:space="preserve">3% </w:t>
      </w:r>
      <w:r w:rsidRPr="000C5B0C" w:rsidR="000C5B0C">
        <w:rPr>
          <w:rFonts w:ascii="Sari Offc" w:hAnsi="Sari Offc"/>
          <w:lang w:val="en-IN"/>
        </w:rPr>
        <w:t xml:space="preserve">Value Back </w:t>
      </w:r>
      <w:r w:rsidRPr="000C5B0C">
        <w:rPr>
          <w:rFonts w:ascii="Sari Offc" w:hAnsi="Sari Offc"/>
          <w:lang w:val="en-IN"/>
        </w:rPr>
        <w:t>on PhonePe</w:t>
      </w:r>
      <w:r w:rsidRPr="000C5B0C">
        <w:rPr>
          <w:rFonts w:ascii="Sari Offc" w:hAnsi="Sari Offc"/>
          <w:b/>
          <w:bCs/>
          <w:lang w:val="en-IN"/>
        </w:rPr>
        <w:t xml:space="preserve"> </w:t>
      </w:r>
      <w:r w:rsidRPr="000C5B0C">
        <w:rPr>
          <w:rFonts w:ascii="Sari Offc" w:hAnsi="Sari Offc"/>
          <w:lang w:val="en-IN"/>
        </w:rPr>
        <w:t>App</w:t>
      </w:r>
      <w:r w:rsidR="000C5B0C">
        <w:rPr>
          <w:rFonts w:ascii="Sari Offc" w:hAnsi="Sari Offc"/>
          <w:lang w:val="en-IN"/>
        </w:rPr>
        <w:t xml:space="preserve"> </w:t>
      </w:r>
      <w:r w:rsidRPr="000C5B0C" w:rsidR="000C5B0C">
        <w:rPr>
          <w:rFonts w:ascii="Sari Offc" w:hAnsi="Sari Offc"/>
          <w:lang w:val="en-IN"/>
        </w:rPr>
        <w:t>Spends</w:t>
      </w:r>
    </w:p>
    <w:p w:rsidRPr="000C5B0C" w:rsidR="003D715C" w:rsidP="004A5805" w:rsidRDefault="003D715C" w14:paraId="55587B08" w14:textId="4A8E95B9">
      <w:pPr>
        <w:jc w:val="center"/>
        <w:rPr>
          <w:rFonts w:ascii="Sari Offc" w:hAnsi="Sari Offc"/>
          <w:b/>
          <w:bCs/>
          <w:i/>
          <w:iCs/>
          <w:u w:val="single"/>
          <w:lang w:val="en-IN"/>
        </w:rPr>
      </w:pPr>
      <w:r w:rsidRPr="000C5B0C">
        <w:rPr>
          <w:rFonts w:ascii="Sari Offc" w:hAnsi="Sari Offc"/>
          <w:b/>
          <w:bCs/>
          <w:i/>
          <w:iCs/>
          <w:u w:val="single"/>
          <w:lang w:val="en-IN"/>
        </w:rPr>
        <w:t>Best For</w:t>
      </w:r>
    </w:p>
    <w:p w:rsidRPr="000C5B0C" w:rsidR="00345E13" w:rsidP="00345E13" w:rsidRDefault="00687653" w14:paraId="1CCF3AE9" w14:textId="19DF2454">
      <w:pPr>
        <w:pStyle w:val="ListParagraph"/>
        <w:numPr>
          <w:ilvl w:val="0"/>
          <w:numId w:val="1"/>
        </w:numPr>
        <w:rPr>
          <w:rFonts w:ascii="Sari Offc" w:hAnsi="Sari Offc"/>
          <w:lang w:val="en-IN"/>
        </w:rPr>
      </w:pPr>
      <w:r w:rsidRPr="000C5B0C">
        <w:rPr>
          <w:rFonts w:ascii="Sari Offc" w:hAnsi="Sari Offc"/>
          <w:lang w:val="en-IN"/>
        </w:rPr>
        <w:t xml:space="preserve">Exclusive </w:t>
      </w:r>
      <w:r w:rsidRPr="000C5B0C" w:rsidR="00345E13">
        <w:rPr>
          <w:rFonts w:ascii="Sari Offc" w:hAnsi="Sari Offc"/>
          <w:lang w:val="en-IN"/>
        </w:rPr>
        <w:t xml:space="preserve">Milestone </w:t>
      </w:r>
      <w:r w:rsidRPr="000C5B0C">
        <w:rPr>
          <w:rFonts w:ascii="Sari Offc" w:hAnsi="Sari Offc"/>
          <w:lang w:val="en-IN"/>
        </w:rPr>
        <w:t>Benefits</w:t>
      </w:r>
    </w:p>
    <w:p w:rsidRPr="000C5B0C" w:rsidR="00345E13" w:rsidP="00345E13" w:rsidRDefault="00687653" w14:paraId="1484B046" w14:textId="78DBE727">
      <w:pPr>
        <w:pStyle w:val="ListParagraph"/>
        <w:numPr>
          <w:ilvl w:val="0"/>
          <w:numId w:val="1"/>
        </w:numPr>
        <w:rPr>
          <w:rFonts w:ascii="Sari Offc" w:hAnsi="Sari Offc"/>
          <w:lang w:val="en-IN"/>
        </w:rPr>
      </w:pPr>
      <w:r w:rsidRPr="000C5B0C">
        <w:rPr>
          <w:rFonts w:ascii="Sari Offc" w:hAnsi="Sari Offc"/>
          <w:lang w:val="en-IN"/>
        </w:rPr>
        <w:t xml:space="preserve">PhonePe </w:t>
      </w:r>
      <w:r w:rsidRPr="000C5B0C" w:rsidR="00345E13">
        <w:rPr>
          <w:rFonts w:ascii="Sari Offc" w:hAnsi="Sari Offc"/>
          <w:lang w:val="en-IN"/>
        </w:rPr>
        <w:t>Rewards</w:t>
      </w:r>
    </w:p>
    <w:p w:rsidRPr="006F3A2C" w:rsidR="006F3A2C" w:rsidP="006F3A2C" w:rsidRDefault="000566E3" w14:paraId="08CAF574" w14:textId="1CDAC3E3">
      <w:pPr>
        <w:pStyle w:val="ListParagraph"/>
        <w:numPr>
          <w:ilvl w:val="0"/>
          <w:numId w:val="1"/>
        </w:numPr>
        <w:rPr>
          <w:rFonts w:ascii="Sari Offc" w:hAnsi="Sari Offc"/>
          <w:lang w:val="en-IN"/>
          <w:rPrChange w:author="Singh, Vijaita (SBICard)" w:date="2026-01-21T11:48:00Z" w:id="0">
            <w:rPr>
              <w:lang w:val="en-IN"/>
            </w:rPr>
          </w:rPrChange>
        </w:rPr>
      </w:pPr>
      <w:r w:rsidRPr="000C5B0C">
        <w:rPr>
          <w:rFonts w:ascii="Sari Offc" w:hAnsi="Sari Offc"/>
          <w:lang w:val="en-IN"/>
        </w:rPr>
        <w:t>Welcome Benefits</w:t>
      </w:r>
    </w:p>
    <w:p w:rsidRPr="006F3A2C" w:rsidR="006F3A2C" w:rsidRDefault="006F3A2C" w14:paraId="7852C9DF" w14:textId="77777777">
      <w:pPr>
        <w:rPr>
          <w:ins w:author="Singh, Vijaita (SBICard)" w:date="2026-01-21T11:48:00Z" w:id="1"/>
          <w:lang w:val="en-IN"/>
        </w:rPr>
        <w:pPrChange w:author="Singh, Vijaita (SBICard)" w:date="2026-01-21T11:48:00Z" w:id="2">
          <w:pPr>
            <w:pStyle w:val="ListParagraph"/>
            <w:numPr>
              <w:numId w:val="1"/>
            </w:numPr>
            <w:ind w:hanging="360"/>
          </w:pPr>
        </w:pPrChange>
      </w:pPr>
      <w:ins w:author="Singh, Vijaita (SBICard)" w:date="2026-01-21T11:48:00Z" w:id="3">
        <w:r>
          <w:t>Enjoy unbeatable rewards and exclusive benefits with up to 3x Reward Points.</w:t>
        </w:r>
      </w:ins>
    </w:p>
    <w:p w:rsidRPr="000C5B0C" w:rsidR="00930D0E" w:rsidDel="006F3A2C" w:rsidP="00930D0E" w:rsidRDefault="007B2F33" w14:paraId="30125497" w14:textId="12739CCB">
      <w:pPr>
        <w:rPr>
          <w:del w:author="Singh, Vijaita (SBICard)" w:date="2026-01-21T11:48:00Z" w:id="4"/>
          <w:rFonts w:ascii="Sari Offc" w:hAnsi="Sari Offc"/>
          <w:lang w:val="en-IN"/>
        </w:rPr>
      </w:pPr>
      <w:del w:author="Singh, Vijaita (SBICard)" w:date="2026-01-21T11:48:00Z" w:id="5">
        <w:r w:rsidRPr="000C5B0C" w:rsidDel="006F3A2C">
          <w:rPr>
            <w:rFonts w:ascii="Sari Offc" w:hAnsi="Sari Offc"/>
          </w:rPr>
          <w:delText xml:space="preserve">Enjoy unbeatable rewards and exclusive benefits – </w:delText>
        </w:r>
        <w:r w:rsidRPr="000C5B0C" w:rsidDel="006F3A2C" w:rsidR="000C5B0C">
          <w:rPr>
            <w:rFonts w:ascii="Sari Offc" w:hAnsi="Sari Offc"/>
          </w:rPr>
          <w:delText xml:space="preserve">Onboarding </w:delText>
        </w:r>
        <w:r w:rsidRPr="000C5B0C" w:rsidDel="006F3A2C" w:rsidR="00362A97">
          <w:rPr>
            <w:rFonts w:ascii="Sari Offc" w:hAnsi="Sari Offc"/>
          </w:rPr>
          <w:delText>Gift Card,</w:delText>
        </w:r>
        <w:r w:rsidRPr="000C5B0C" w:rsidDel="006F3A2C">
          <w:rPr>
            <w:rFonts w:ascii="Sari Offc" w:hAnsi="Sari Offc"/>
          </w:rPr>
          <w:delText xml:space="preserve"> </w:delText>
        </w:r>
        <w:r w:rsidRPr="000C5B0C" w:rsidDel="006F3A2C" w:rsidR="000C5B0C">
          <w:rPr>
            <w:rFonts w:ascii="Sari Offc" w:hAnsi="Sari Offc"/>
          </w:rPr>
          <w:delText xml:space="preserve">Up To </w:delText>
        </w:r>
        <w:r w:rsidRPr="000C5B0C" w:rsidDel="006F3A2C">
          <w:rPr>
            <w:rFonts w:ascii="Sari Offc" w:hAnsi="Sari Offc"/>
          </w:rPr>
          <w:delText>3</w:delText>
        </w:r>
        <w:r w:rsidRPr="000C5B0C" w:rsidDel="006F3A2C" w:rsidR="000C5B0C">
          <w:rPr>
            <w:rFonts w:ascii="Sari Offc" w:hAnsi="Sari Offc"/>
          </w:rPr>
          <w:delText>X</w:delText>
        </w:r>
        <w:r w:rsidRPr="000C5B0C" w:rsidDel="006F3A2C">
          <w:rPr>
            <w:rFonts w:ascii="Sari Offc" w:hAnsi="Sari Offc"/>
          </w:rPr>
          <w:delText xml:space="preserve"> Reward Points and much more.</w:delText>
        </w:r>
      </w:del>
    </w:p>
    <w:p w:rsidRPr="000C5B0C" w:rsidR="00345E13" w:rsidP="004A5805" w:rsidRDefault="003D715C" w14:paraId="011E8CF5" w14:textId="0F496C8E">
      <w:pPr>
        <w:jc w:val="center"/>
        <w:rPr>
          <w:rFonts w:ascii="Sari Offc" w:hAnsi="Sari Offc"/>
          <w:b/>
          <w:bCs/>
          <w:u w:val="single"/>
          <w:lang w:val="en-IN"/>
        </w:rPr>
      </w:pPr>
      <w:r w:rsidRPr="000C5B0C">
        <w:rPr>
          <w:rFonts w:ascii="Sari Offc" w:hAnsi="Sari Offc"/>
          <w:b/>
          <w:bCs/>
          <w:i/>
          <w:iCs/>
          <w:u w:val="single"/>
          <w:lang w:val="en-IN"/>
        </w:rPr>
        <w:t>Key</w:t>
      </w:r>
      <w:r w:rsidRPr="000C5B0C">
        <w:rPr>
          <w:rFonts w:ascii="Sari Offc" w:hAnsi="Sari Offc"/>
          <w:b/>
          <w:bCs/>
          <w:u w:val="single"/>
          <w:lang w:val="en-IN"/>
        </w:rPr>
        <w:t xml:space="preserve"> </w:t>
      </w:r>
      <w:r w:rsidRPr="000C5B0C">
        <w:rPr>
          <w:rFonts w:ascii="Sari Offc" w:hAnsi="Sari Offc"/>
          <w:b/>
          <w:bCs/>
          <w:caps/>
          <w:u w:val="single"/>
          <w:lang w:val="en-IN"/>
        </w:rPr>
        <w:t>Benefits</w:t>
      </w:r>
    </w:p>
    <w:p w:rsidRPr="000C5B0C" w:rsidR="003D715C" w:rsidP="2C880CBF" w:rsidRDefault="003A6011" w14:paraId="533512B0" w14:textId="0F2AB988">
      <w:pPr>
        <w:numPr>
          <w:ilvl w:val="0"/>
          <w:numId w:val="2"/>
        </w:numPr>
        <w:spacing w:after="0"/>
        <w:rPr>
          <w:rFonts w:ascii="Sari Offc" w:hAnsi="Sari Offc" w:eastAsia="Calibri" w:cs="Calibri"/>
          <w:lang w:val="en-IN"/>
        </w:rPr>
      </w:pPr>
      <w:r w:rsidRPr="3BA1F44C" w:rsidR="003A6011">
        <w:rPr>
          <w:rFonts w:ascii="Sari Offc" w:hAnsi="Sari Offc"/>
        </w:rPr>
        <w:t>PhonePe</w:t>
      </w:r>
      <w:r w:rsidRPr="3BA1F44C" w:rsidR="003A6011">
        <w:rPr>
          <w:rFonts w:ascii="Sari Offc" w:hAnsi="Sari Offc"/>
        </w:rPr>
        <w:t xml:space="preserve"> </w:t>
      </w:r>
      <w:r w:rsidRPr="3BA1F44C" w:rsidR="00362A97">
        <w:rPr>
          <w:rFonts w:ascii="Sari Offc" w:hAnsi="Sari Offc"/>
          <w:lang w:val="en-IN"/>
        </w:rPr>
        <w:t xml:space="preserve">Gift Card </w:t>
      </w:r>
      <w:r w:rsidRPr="3BA1F44C" w:rsidR="003D715C">
        <w:rPr>
          <w:rFonts w:ascii="Sari Offc" w:hAnsi="Sari Offc"/>
          <w:lang w:val="en-IN"/>
        </w:rPr>
        <w:t>worth Rs. </w:t>
      </w:r>
      <w:r w:rsidRPr="3BA1F44C" w:rsidR="003A6011">
        <w:rPr>
          <w:rFonts w:ascii="Sari Offc" w:hAnsi="Sari Offc"/>
          <w:lang w:val="en-IN"/>
        </w:rPr>
        <w:t>5</w:t>
      </w:r>
      <w:r w:rsidRPr="3BA1F44C" w:rsidR="003D715C">
        <w:rPr>
          <w:rFonts w:ascii="Sari Offc" w:hAnsi="Sari Offc"/>
          <w:lang w:val="en-IN"/>
        </w:rPr>
        <w:t>00</w:t>
      </w:r>
      <w:r w:rsidRPr="3BA1F44C" w:rsidR="3D3B0AAF">
        <w:rPr>
          <w:rFonts w:ascii="Sari Offc" w:hAnsi="Sari Offc"/>
          <w:lang w:val="en-IN"/>
        </w:rPr>
        <w:t xml:space="preserve"> </w:t>
      </w:r>
    </w:p>
    <w:p w:rsidRPr="000C5B0C" w:rsidR="00E8690F" w:rsidP="2C880CBF" w:rsidRDefault="005D0784" w14:paraId="47454E77" w14:textId="281BE2EE">
      <w:pPr>
        <w:pStyle w:val="ListParagraph"/>
        <w:numPr>
          <w:ilvl w:val="0"/>
          <w:numId w:val="2"/>
        </w:numPr>
        <w:rPr>
          <w:rFonts w:ascii="Sari Offc" w:hAnsi="Sari Offc" w:eastAsia="Calibri" w:cs="Calibri"/>
          <w:lang w:val="en-IN"/>
        </w:rPr>
      </w:pPr>
      <w:r w:rsidRPr="3BA1F44C" w:rsidR="005D0784">
        <w:rPr>
          <w:rFonts w:ascii="Sari Offc" w:hAnsi="Sari Offc"/>
          <w:lang w:val="en-IN" w:eastAsia="en-IN"/>
        </w:rPr>
        <w:t>3</w:t>
      </w:r>
      <w:r w:rsidRPr="3BA1F44C" w:rsidR="00E8690F">
        <w:rPr>
          <w:rFonts w:ascii="Sari Offc" w:hAnsi="Sari Offc"/>
          <w:lang w:val="en-IN" w:eastAsia="en-IN"/>
        </w:rPr>
        <w:t xml:space="preserve"> Reward Points per Rs</w:t>
      </w:r>
      <w:ins w:author="Upadhyay , Shubham (SBICard)" w:date="2026-01-15T17:45:00Z" w16du:dateUtc="2026-01-15T17:45:00Z" w:id="1186657230">
        <w:r w:rsidRPr="3BA1F44C" w:rsidR="000C5B0C">
          <w:rPr>
            <w:rFonts w:ascii="Sari Offc" w:hAnsi="Sari Offc"/>
            <w:lang w:val="en-IN" w:eastAsia="en-IN"/>
          </w:rPr>
          <w:t>.</w:t>
        </w:r>
      </w:ins>
      <w:r w:rsidRPr="3BA1F44C" w:rsidR="00E8690F">
        <w:rPr>
          <w:rFonts w:ascii="Sari Offc" w:hAnsi="Sari Offc"/>
          <w:lang w:val="en-IN" w:eastAsia="en-IN"/>
        </w:rPr>
        <w:t xml:space="preserve"> 100 on </w:t>
      </w:r>
      <w:r w:rsidRPr="3BA1F44C" w:rsidR="00E8690F">
        <w:rPr>
          <w:rFonts w:ascii="Sari Offc" w:hAnsi="Sari Offc"/>
          <w:lang w:val="en-IN" w:eastAsia="en-IN"/>
        </w:rPr>
        <w:t>PhonePe</w:t>
      </w:r>
      <w:r w:rsidRPr="3BA1F44C" w:rsidR="00E8690F">
        <w:rPr>
          <w:rFonts w:ascii="Sari Offc" w:hAnsi="Sari Offc"/>
          <w:lang w:val="en-IN" w:eastAsia="en-IN"/>
        </w:rPr>
        <w:t xml:space="preserve"> spends</w:t>
      </w:r>
    </w:p>
    <w:p w:rsidRPr="000C5B0C" w:rsidR="00E8690F" w:rsidP="2C880CBF" w:rsidRDefault="005D0784" w14:paraId="3D8FD16E" w14:textId="4B989897">
      <w:pPr>
        <w:pStyle w:val="ListParagraph"/>
        <w:numPr>
          <w:ilvl w:val="0"/>
          <w:numId w:val="2"/>
        </w:numPr>
        <w:rPr>
          <w:rFonts w:ascii="Sari Offc" w:hAnsi="Sari Offc" w:eastAsia="Calibri" w:cs="Calibri"/>
          <w:lang w:val="en-IN"/>
        </w:rPr>
      </w:pPr>
      <w:r w:rsidRPr="3BA1F44C" w:rsidR="005D0784">
        <w:rPr>
          <w:rFonts w:ascii="Sari Offc" w:hAnsi="Sari Offc"/>
          <w:lang w:val="en-IN" w:eastAsia="en-IN"/>
        </w:rPr>
        <w:t xml:space="preserve">Yatra </w:t>
      </w:r>
      <w:r w:rsidRPr="3BA1F44C" w:rsidR="000C5B0C">
        <w:rPr>
          <w:rFonts w:ascii="Sari Offc" w:hAnsi="Sari Offc"/>
          <w:lang w:val="en-IN" w:eastAsia="en-IN"/>
        </w:rPr>
        <w:t xml:space="preserve">Voucher </w:t>
      </w:r>
      <w:r w:rsidRPr="3BA1F44C" w:rsidR="005D0784">
        <w:rPr>
          <w:rFonts w:ascii="Sari Offc" w:hAnsi="Sari Offc"/>
          <w:lang w:val="en-IN" w:eastAsia="en-IN"/>
        </w:rPr>
        <w:t>worth Rs. 3,000</w:t>
      </w:r>
      <w:r w:rsidRPr="3BA1F44C" w:rsidR="26A634DB">
        <w:rPr>
          <w:rFonts w:ascii="Sari Offc" w:hAnsi="Sari Offc"/>
          <w:lang w:val="en-IN" w:eastAsia="en-IN"/>
        </w:rPr>
        <w:t xml:space="preserve"> </w:t>
      </w:r>
    </w:p>
    <w:p w:rsidR="3BA1F44C" w:rsidP="3BA1F44C" w:rsidRDefault="3BA1F44C" w14:paraId="67115E94" w14:textId="46B46976">
      <w:pPr>
        <w:jc w:val="center"/>
        <w:rPr>
          <w:rFonts w:ascii="Sari Offc" w:hAnsi="Sari Offc"/>
          <w:b w:val="1"/>
          <w:bCs w:val="1"/>
          <w:i w:val="1"/>
          <w:iCs w:val="1"/>
          <w:u w:val="single"/>
        </w:rPr>
      </w:pPr>
    </w:p>
    <w:p w:rsidRPr="000C5B0C" w:rsidR="00CD511F" w:rsidP="004A5805" w:rsidRDefault="00CD511F" w14:paraId="5970C5BD" w14:textId="27E2A990">
      <w:pPr>
        <w:jc w:val="center"/>
        <w:rPr>
          <w:rFonts w:ascii="Sari Offc" w:hAnsi="Sari Offc"/>
          <w:b/>
          <w:bCs/>
          <w:u w:val="single"/>
        </w:rPr>
      </w:pPr>
      <w:r w:rsidRPr="000C5B0C">
        <w:rPr>
          <w:rFonts w:ascii="Sari Offc" w:hAnsi="Sari Offc"/>
          <w:b/>
          <w:bCs/>
          <w:i/>
          <w:iCs/>
          <w:u w:val="single"/>
        </w:rPr>
        <w:t>Exclusive</w:t>
      </w:r>
      <w:r w:rsidRPr="000C5B0C">
        <w:rPr>
          <w:rFonts w:ascii="Sari Offc" w:hAnsi="Sari Offc"/>
          <w:b/>
          <w:bCs/>
          <w:u w:val="single"/>
        </w:rPr>
        <w:t xml:space="preserve"> </w:t>
      </w:r>
      <w:r w:rsidRPr="000C5B0C">
        <w:rPr>
          <w:rFonts w:ascii="Sari Offc" w:hAnsi="Sari Offc"/>
          <w:b/>
          <w:bCs/>
          <w:caps/>
          <w:u w:val="single"/>
        </w:rPr>
        <w:t>Privileges</w:t>
      </w:r>
    </w:p>
    <w:p w:rsidRPr="000C5B0C" w:rsidR="00CD511F" w:rsidP="2C880CBF" w:rsidRDefault="00CD511F" w14:paraId="6A2B893A" w14:textId="5218297C">
      <w:pPr>
        <w:rPr>
          <w:rFonts w:ascii="Sari Offc" w:hAnsi="Sari Offc" w:eastAsia="Calibri" w:cs="Calibri"/>
          <w:lang w:val="en-IN"/>
        </w:rPr>
      </w:pPr>
      <w:r w:rsidRPr="3BA1F44C" w:rsidR="00CD511F">
        <w:rPr>
          <w:rFonts w:ascii="Sari Offc" w:hAnsi="Sari Offc"/>
          <w:b w:val="1"/>
          <w:bCs w:val="1"/>
          <w:lang w:val="en-IN"/>
        </w:rPr>
        <w:t xml:space="preserve">Welcome </w:t>
      </w:r>
      <w:r w:rsidRPr="3BA1F44C" w:rsidR="00E8690F">
        <w:rPr>
          <w:rFonts w:ascii="Sari Offc" w:hAnsi="Sari Offc"/>
          <w:b w:val="1"/>
          <w:bCs w:val="1"/>
          <w:lang w:val="en-IN"/>
        </w:rPr>
        <w:t>Benefit</w:t>
      </w:r>
      <w:r w:rsidRPr="3BA1F44C" w:rsidR="007CF435">
        <w:rPr>
          <w:rFonts w:ascii="Sari Offc" w:hAnsi="Sari Offc"/>
          <w:b w:val="1"/>
          <w:bCs w:val="1"/>
          <w:lang w:val="en-IN"/>
        </w:rPr>
        <w:t xml:space="preserve"> </w:t>
      </w:r>
    </w:p>
    <w:p w:rsidRPr="000C5B0C" w:rsidR="00E8690F" w:rsidP="005C3D5F" w:rsidRDefault="00E8690F" w14:paraId="4BD20ABF" w14:textId="3018C131">
      <w:pPr>
        <w:numPr>
          <w:ilvl w:val="0"/>
          <w:numId w:val="3"/>
        </w:numPr>
        <w:spacing w:after="0"/>
        <w:rPr>
          <w:rFonts w:ascii="Sari Offc" w:hAnsi="Sari Offc"/>
          <w:lang w:val="en-IN"/>
        </w:rPr>
      </w:pPr>
      <w:r w:rsidRPr="000C5B0C">
        <w:rPr>
          <w:rFonts w:ascii="Sari Offc" w:hAnsi="Sari Offc"/>
        </w:rPr>
        <w:t xml:space="preserve">PhonePe </w:t>
      </w:r>
      <w:r w:rsidRPr="000C5B0C" w:rsidR="00362A97">
        <w:rPr>
          <w:rFonts w:ascii="Sari Offc" w:hAnsi="Sari Offc"/>
          <w:lang w:val="en-IN"/>
        </w:rPr>
        <w:t xml:space="preserve">Gift Card </w:t>
      </w:r>
      <w:r w:rsidRPr="000C5B0C">
        <w:rPr>
          <w:rFonts w:ascii="Sari Offc" w:hAnsi="Sari Offc"/>
          <w:lang w:val="en-IN"/>
        </w:rPr>
        <w:t>worth Rs. 500. Please </w:t>
      </w:r>
      <w:hyperlink w:history="1" r:id="rId12">
        <w:r w:rsidRPr="000C5B0C">
          <w:rPr>
            <w:rStyle w:val="Hyperlink"/>
            <w:rFonts w:ascii="Sari Offc" w:hAnsi="Sari Offc"/>
            <w:lang w:val="en-IN"/>
          </w:rPr>
          <w:t>click here</w:t>
        </w:r>
      </w:hyperlink>
      <w:r w:rsidRPr="000C5B0C">
        <w:rPr>
          <w:rFonts w:ascii="Sari Offc" w:hAnsi="Sari Offc"/>
          <w:lang w:val="en-IN"/>
        </w:rPr>
        <w:t> for detailed T&amp;C.</w:t>
      </w:r>
    </w:p>
    <w:p w:rsidRPr="000C5B0C" w:rsidR="00E8690F" w:rsidP="00E8690F" w:rsidRDefault="00E8690F" w14:paraId="4FE86C6F" w14:textId="77777777">
      <w:pPr>
        <w:spacing w:after="0"/>
        <w:rPr>
          <w:rFonts w:ascii="Sari Offc" w:hAnsi="Sari Offc"/>
          <w:lang w:val="en-IN"/>
        </w:rPr>
      </w:pPr>
    </w:p>
    <w:p w:rsidRPr="000C5B0C" w:rsidR="00A11687" w:rsidP="2C880CBF" w:rsidRDefault="00E8690F" w14:paraId="15D06484" w14:textId="5BAAF194">
      <w:pPr>
        <w:spacing w:before="240"/>
        <w:rPr>
          <w:rFonts w:ascii="Sari Offc" w:hAnsi="Sari Offc" w:eastAsia="Calibri" w:cs="Calibri"/>
          <w:lang w:val="en-IN"/>
        </w:rPr>
      </w:pPr>
      <w:r w:rsidRPr="3BA1F44C" w:rsidR="00E8690F">
        <w:rPr>
          <w:rFonts w:ascii="Sari Offc" w:hAnsi="Sari Offc"/>
          <w:b w:val="1"/>
          <w:bCs w:val="1"/>
        </w:rPr>
        <w:t>PhonePe</w:t>
      </w:r>
      <w:r w:rsidRPr="3BA1F44C" w:rsidR="00A11687">
        <w:rPr>
          <w:rFonts w:ascii="Sari Offc" w:hAnsi="Sari Offc"/>
          <w:b w:val="1"/>
          <w:bCs w:val="1"/>
          <w:lang w:val="en-IN"/>
        </w:rPr>
        <w:t xml:space="preserve"> Rewards</w:t>
      </w:r>
      <w:r w:rsidRPr="3BA1F44C" w:rsidR="172814BD">
        <w:rPr>
          <w:rFonts w:ascii="Sari Offc" w:hAnsi="Sari Offc"/>
          <w:b w:val="1"/>
          <w:bCs w:val="1"/>
          <w:lang w:val="en-IN"/>
        </w:rPr>
        <w:t xml:space="preserve"> </w:t>
      </w:r>
    </w:p>
    <w:p w:rsidRPr="000C5B0C" w:rsidR="00E8690F" w:rsidP="005C3D5F" w:rsidRDefault="005D0784" w14:paraId="73D5BF17" w14:textId="738BEAC0">
      <w:pPr>
        <w:pStyle w:val="ListParagraph"/>
        <w:numPr>
          <w:ilvl w:val="0"/>
          <w:numId w:val="3"/>
        </w:numPr>
        <w:rPr>
          <w:rFonts w:ascii="Sari Offc" w:hAnsi="Sari Offc"/>
          <w:lang w:val="en-IN" w:eastAsia="en-IN"/>
        </w:rPr>
      </w:pPr>
      <w:r w:rsidRPr="000C5B0C">
        <w:rPr>
          <w:rFonts w:ascii="Sari Offc" w:hAnsi="Sari Offc"/>
          <w:lang w:val="en-IN" w:eastAsia="en-IN"/>
        </w:rPr>
        <w:t>3</w:t>
      </w:r>
      <w:r w:rsidRPr="000C5B0C" w:rsidR="00E8690F">
        <w:rPr>
          <w:rFonts w:ascii="Sari Offc" w:hAnsi="Sari Offc"/>
          <w:lang w:val="en-IN" w:eastAsia="en-IN"/>
        </w:rPr>
        <w:t xml:space="preserve"> Reward Points per Rs</w:t>
      </w:r>
      <w:r w:rsidRPr="000C5B0C" w:rsidR="001059CE">
        <w:rPr>
          <w:rFonts w:ascii="Sari Offc" w:hAnsi="Sari Offc"/>
          <w:lang w:val="en-IN" w:eastAsia="en-IN"/>
        </w:rPr>
        <w:t>.</w:t>
      </w:r>
      <w:r w:rsidRPr="000C5B0C" w:rsidR="00E8690F">
        <w:rPr>
          <w:rFonts w:ascii="Sari Offc" w:hAnsi="Sari Offc"/>
          <w:lang w:val="en-IN" w:eastAsia="en-IN"/>
        </w:rPr>
        <w:t xml:space="preserve"> 100 on eligible PhonePe spends</w:t>
      </w:r>
    </w:p>
    <w:p w:rsidRPr="000C5B0C" w:rsidR="00E8690F" w:rsidP="005C3D5F" w:rsidRDefault="005D0784" w14:paraId="6A10D76E" w14:textId="59B9CA46">
      <w:pPr>
        <w:pStyle w:val="ListParagraph"/>
        <w:numPr>
          <w:ilvl w:val="0"/>
          <w:numId w:val="3"/>
        </w:numPr>
        <w:rPr>
          <w:rFonts w:ascii="Sari Offc" w:hAnsi="Sari Offc"/>
          <w:lang w:val="en-IN" w:eastAsia="en-IN"/>
        </w:rPr>
      </w:pPr>
      <w:r w:rsidRPr="000C5B0C">
        <w:rPr>
          <w:rFonts w:ascii="Sari Offc" w:hAnsi="Sari Offc"/>
          <w:lang w:val="en-IN" w:eastAsia="en-IN"/>
        </w:rPr>
        <w:t>2</w:t>
      </w:r>
      <w:r w:rsidRPr="000C5B0C" w:rsidR="00E8690F">
        <w:rPr>
          <w:rFonts w:ascii="Sari Offc" w:hAnsi="Sari Offc"/>
          <w:lang w:val="en-IN" w:eastAsia="en-IN"/>
        </w:rPr>
        <w:t xml:space="preserve"> Reward Points per Rs</w:t>
      </w:r>
      <w:r w:rsidRPr="000C5B0C" w:rsidR="001059CE">
        <w:rPr>
          <w:rFonts w:ascii="Sari Offc" w:hAnsi="Sari Offc"/>
          <w:lang w:val="en-IN" w:eastAsia="en-IN"/>
        </w:rPr>
        <w:t>.</w:t>
      </w:r>
      <w:r w:rsidRPr="000C5B0C" w:rsidR="00E8690F">
        <w:rPr>
          <w:rFonts w:ascii="Sari Offc" w:hAnsi="Sari Offc"/>
          <w:lang w:val="en-IN" w:eastAsia="en-IN"/>
        </w:rPr>
        <w:t xml:space="preserve"> 100 on eligible online spends</w:t>
      </w:r>
    </w:p>
    <w:p w:rsidRPr="000C5B0C" w:rsidR="00E8690F" w:rsidP="005C3D5F" w:rsidRDefault="00E8690F" w14:paraId="23257D64" w14:textId="4791C974">
      <w:pPr>
        <w:pStyle w:val="ListParagraph"/>
        <w:numPr>
          <w:ilvl w:val="0"/>
          <w:numId w:val="3"/>
        </w:numPr>
        <w:spacing w:after="0"/>
        <w:rPr>
          <w:rFonts w:ascii="Sari Offc" w:hAnsi="Sari Offc"/>
          <w:lang w:val="en-IN" w:eastAsia="en-IN"/>
        </w:rPr>
      </w:pPr>
      <w:r w:rsidRPr="000C5B0C">
        <w:rPr>
          <w:rFonts w:ascii="Sari Offc" w:hAnsi="Sari Offc"/>
          <w:lang w:val="en-IN" w:eastAsia="en-IN"/>
        </w:rPr>
        <w:t>1 Reward Point per Rs</w:t>
      </w:r>
      <w:r w:rsidRPr="000C5B0C" w:rsidR="001059CE">
        <w:rPr>
          <w:rFonts w:ascii="Sari Offc" w:hAnsi="Sari Offc"/>
          <w:lang w:val="en-IN" w:eastAsia="en-IN"/>
        </w:rPr>
        <w:t>.</w:t>
      </w:r>
      <w:r w:rsidRPr="000C5B0C">
        <w:rPr>
          <w:rFonts w:ascii="Sari Offc" w:hAnsi="Sari Offc"/>
          <w:lang w:val="en-IN" w:eastAsia="en-IN"/>
        </w:rPr>
        <w:t xml:space="preserve"> 100 on other spends</w:t>
      </w:r>
    </w:p>
    <w:p w:rsidRPr="000C5B0C" w:rsidR="00E8690F" w:rsidP="005C3D5F" w:rsidRDefault="00E8690F" w14:paraId="68005245" w14:textId="770CEFC8">
      <w:pPr>
        <w:numPr>
          <w:ilvl w:val="0"/>
          <w:numId w:val="3"/>
        </w:numPr>
        <w:spacing w:after="0" w:line="270" w:lineRule="atLeast"/>
        <w:rPr>
          <w:rFonts w:ascii="Sari Offc" w:hAnsi="Sari Offc"/>
          <w:lang w:val="en-IN"/>
        </w:rPr>
      </w:pPr>
      <w:r w:rsidRPr="000C5B0C">
        <w:rPr>
          <w:rFonts w:ascii="Sari Offc" w:hAnsi="Sari Offc"/>
          <w:lang w:val="en-IN"/>
        </w:rPr>
        <w:t>1 Reward Points = R</w:t>
      </w:r>
      <w:r w:rsidRPr="000C5B0C" w:rsidR="00A15525">
        <w:rPr>
          <w:rFonts w:ascii="Sari Offc" w:hAnsi="Sari Offc"/>
          <w:lang w:val="en-IN"/>
        </w:rPr>
        <w:t>e</w:t>
      </w:r>
      <w:r w:rsidRPr="000C5B0C">
        <w:rPr>
          <w:rFonts w:ascii="Sari Offc" w:hAnsi="Sari Offc"/>
          <w:lang w:val="en-IN"/>
        </w:rPr>
        <w:t>. 1</w:t>
      </w:r>
    </w:p>
    <w:p w:rsidRPr="000C5B0C" w:rsidR="00E8690F" w:rsidP="005C3D5F" w:rsidRDefault="00E8690F" w14:paraId="14359E23" w14:textId="21A89F3B">
      <w:pPr>
        <w:pStyle w:val="ListParagraph"/>
        <w:numPr>
          <w:ilvl w:val="0"/>
          <w:numId w:val="3"/>
        </w:numPr>
        <w:spacing w:after="0"/>
        <w:rPr>
          <w:rFonts w:ascii="Sari Offc" w:hAnsi="Sari Offc"/>
          <w:lang w:val="en-IN" w:eastAsia="en-IN"/>
        </w:rPr>
      </w:pPr>
      <w:r w:rsidRPr="000C5B0C">
        <w:rPr>
          <w:rFonts w:ascii="Sari Offc" w:hAnsi="Sari Offc"/>
        </w:rPr>
        <w:t>R</w:t>
      </w:r>
      <w:r w:rsidRPr="000C5B0C">
        <w:rPr>
          <w:rFonts w:ascii="Sari Offc" w:hAnsi="Sari Offc"/>
          <w:lang w:val="en-IN" w:eastAsia="en-IN"/>
        </w:rPr>
        <w:t>edeem Reward Points against a wide array of vouchers or for cash</w:t>
      </w:r>
    </w:p>
    <w:p w:rsidRPr="000C5B0C" w:rsidR="00E8690F" w:rsidP="005C3D5F" w:rsidRDefault="00E8690F" w14:paraId="47EB5872" w14:textId="71EEA90B">
      <w:pPr>
        <w:pStyle w:val="ListParagraph"/>
        <w:numPr>
          <w:ilvl w:val="0"/>
          <w:numId w:val="3"/>
        </w:numPr>
        <w:spacing w:after="0"/>
        <w:rPr>
          <w:rFonts w:ascii="Sari Offc" w:hAnsi="Sari Offc"/>
        </w:rPr>
      </w:pPr>
      <w:r w:rsidRPr="000C5B0C">
        <w:rPr>
          <w:rFonts w:ascii="Sari Offc" w:hAnsi="Sari Offc"/>
        </w:rPr>
        <w:t xml:space="preserve">Please </w:t>
      </w:r>
      <w:hyperlink w:history="1" r:id="rId14">
        <w:r w:rsidRPr="000C5B0C">
          <w:rPr>
            <w:rStyle w:val="Hyperlink"/>
            <w:rFonts w:ascii="Sari Offc" w:hAnsi="Sari Offc"/>
          </w:rPr>
          <w:t>click here</w:t>
        </w:r>
      </w:hyperlink>
      <w:r w:rsidRPr="000C5B0C">
        <w:rPr>
          <w:rFonts w:ascii="Sari Offc" w:hAnsi="Sari Offc"/>
        </w:rPr>
        <w:t xml:space="preserve"> for detailed </w:t>
      </w:r>
      <w:r w:rsidRPr="000C5B0C">
        <w:rPr>
          <w:rFonts w:ascii="Sari Offc" w:hAnsi="Sari Offc"/>
          <w:lang w:val="en-IN"/>
        </w:rPr>
        <w:t>T</w:t>
      </w:r>
      <w:r w:rsidRPr="000C5B0C">
        <w:rPr>
          <w:rFonts w:ascii="Sari Offc" w:hAnsi="Sari Offc"/>
        </w:rPr>
        <w:t>&amp;</w:t>
      </w:r>
      <w:r w:rsidRPr="000C5B0C">
        <w:rPr>
          <w:rFonts w:ascii="Sari Offc" w:hAnsi="Sari Offc"/>
          <w:lang w:val="en-IN"/>
        </w:rPr>
        <w:t>C</w:t>
      </w:r>
    </w:p>
    <w:p w:rsidRPr="000C5B0C" w:rsidR="00E56665" w:rsidP="2C880CBF" w:rsidRDefault="00E8690F" w14:paraId="0F48B65F" w14:textId="6FA6EB6B">
      <w:pPr>
        <w:spacing w:before="240"/>
        <w:rPr>
          <w:rFonts w:ascii="Sari Offc" w:hAnsi="Sari Offc" w:eastAsia="Calibri" w:cs="Calibri"/>
          <w:lang w:val="en-IN"/>
        </w:rPr>
      </w:pPr>
      <w:r w:rsidRPr="3BA1F44C" w:rsidR="00E8690F">
        <w:rPr>
          <w:rFonts w:ascii="Sari Offc" w:hAnsi="Sari Offc"/>
          <w:b w:val="1"/>
          <w:bCs w:val="1"/>
          <w:lang w:val="en-IN"/>
        </w:rPr>
        <w:t xml:space="preserve">Exclusive </w:t>
      </w:r>
      <w:r w:rsidRPr="3BA1F44C" w:rsidR="00E56665">
        <w:rPr>
          <w:rFonts w:ascii="Sari Offc" w:hAnsi="Sari Offc"/>
          <w:b w:val="1"/>
          <w:bCs w:val="1"/>
          <w:lang w:val="en-IN"/>
        </w:rPr>
        <w:t xml:space="preserve">Milestone </w:t>
      </w:r>
      <w:r w:rsidRPr="3BA1F44C" w:rsidR="00A11687">
        <w:rPr>
          <w:rFonts w:ascii="Sari Offc" w:hAnsi="Sari Offc"/>
          <w:b w:val="1"/>
          <w:bCs w:val="1"/>
          <w:lang w:val="en-IN"/>
        </w:rPr>
        <w:t>Benefits</w:t>
      </w:r>
      <w:r w:rsidRPr="3BA1F44C" w:rsidR="55794C75">
        <w:rPr>
          <w:rFonts w:ascii="Sari Offc" w:hAnsi="Sari Offc"/>
          <w:b w:val="1"/>
          <w:bCs w:val="1"/>
          <w:lang w:val="en-IN"/>
        </w:rPr>
        <w:t xml:space="preserve"> </w:t>
      </w:r>
    </w:p>
    <w:p w:rsidRPr="000C5B0C" w:rsidR="00E8690F" w:rsidP="005C3D5F" w:rsidRDefault="00E8690F" w14:paraId="406BD063" w14:textId="0EA55BD3">
      <w:pPr>
        <w:pStyle w:val="ListParagraph"/>
        <w:numPr>
          <w:ilvl w:val="0"/>
          <w:numId w:val="9"/>
        </w:numPr>
        <w:rPr>
          <w:rFonts w:ascii="Sari Offc" w:hAnsi="Sari Offc"/>
          <w:lang w:val="en-IN" w:eastAsia="en-IN"/>
        </w:rPr>
      </w:pPr>
      <w:r w:rsidRPr="000C5B0C">
        <w:rPr>
          <w:rFonts w:ascii="Sari Offc" w:hAnsi="Sari Offc"/>
          <w:lang w:val="en-IN" w:eastAsia="en-IN"/>
        </w:rPr>
        <w:t xml:space="preserve">Get Yatra voucher worth Rs. </w:t>
      </w:r>
      <w:r w:rsidRPr="000C5B0C" w:rsidR="005D0784">
        <w:rPr>
          <w:rFonts w:ascii="Sari Offc" w:hAnsi="Sari Offc"/>
          <w:lang w:val="en-IN" w:eastAsia="en-IN"/>
        </w:rPr>
        <w:t>3</w:t>
      </w:r>
      <w:r w:rsidRPr="000C5B0C">
        <w:rPr>
          <w:rFonts w:ascii="Sari Offc" w:hAnsi="Sari Offc"/>
          <w:lang w:val="en-IN" w:eastAsia="en-IN"/>
        </w:rPr>
        <w:t xml:space="preserve">,000 on annual spends of Rs. </w:t>
      </w:r>
      <w:r w:rsidRPr="000C5B0C" w:rsidR="005D0784">
        <w:rPr>
          <w:rFonts w:ascii="Sari Offc" w:hAnsi="Sari Offc"/>
          <w:lang w:val="en-IN" w:eastAsia="en-IN"/>
        </w:rPr>
        <w:t>3</w:t>
      </w:r>
      <w:r w:rsidRPr="000C5B0C">
        <w:rPr>
          <w:rFonts w:ascii="Sari Offc" w:hAnsi="Sari Offc"/>
          <w:lang w:val="en-IN" w:eastAsia="en-IN"/>
        </w:rPr>
        <w:t xml:space="preserve"> lakh</w:t>
      </w:r>
      <w:r w:rsidRPr="000C5B0C" w:rsidR="008B45AF">
        <w:rPr>
          <w:rFonts w:ascii="Sari Offc" w:hAnsi="Sari Offc"/>
          <w:lang w:val="en-IN" w:eastAsia="en-IN"/>
        </w:rPr>
        <w:t>s</w:t>
      </w:r>
      <w:r w:rsidRPr="000C5B0C">
        <w:rPr>
          <w:rFonts w:ascii="Sari Offc" w:hAnsi="Sari Offc"/>
          <w:lang w:val="en-IN" w:eastAsia="en-IN"/>
        </w:rPr>
        <w:t>.</w:t>
      </w:r>
    </w:p>
    <w:p w:rsidRPr="000C5B0C" w:rsidR="00E8690F" w:rsidP="005C3D5F" w:rsidRDefault="00E8690F" w14:paraId="60C4FAE7" w14:textId="0980F11B">
      <w:pPr>
        <w:pStyle w:val="ListParagraph"/>
        <w:numPr>
          <w:ilvl w:val="0"/>
          <w:numId w:val="9"/>
        </w:numPr>
        <w:rPr>
          <w:rFonts w:ascii="Sari Offc" w:hAnsi="Sari Offc"/>
        </w:rPr>
      </w:pPr>
      <w:r w:rsidRPr="000C5B0C">
        <w:rPr>
          <w:rFonts w:ascii="Sari Offc" w:hAnsi="Sari Offc"/>
        </w:rPr>
        <w:t>Please </w:t>
      </w:r>
      <w:hyperlink w:history="1" r:id="rId16">
        <w:r w:rsidRPr="000C5B0C">
          <w:rPr>
            <w:rStyle w:val="Hyperlink"/>
            <w:rFonts w:ascii="Sari Offc" w:hAnsi="Sari Offc"/>
          </w:rPr>
          <w:t>click here</w:t>
        </w:r>
      </w:hyperlink>
      <w:r w:rsidRPr="000C5B0C">
        <w:rPr>
          <w:rFonts w:ascii="Sari Offc" w:hAnsi="Sari Offc"/>
        </w:rPr>
        <w:t xml:space="preserve"> for detailed </w:t>
      </w:r>
      <w:r w:rsidRPr="000C5B0C">
        <w:rPr>
          <w:rFonts w:ascii="Sari Offc" w:hAnsi="Sari Offc"/>
          <w:lang w:val="en-IN"/>
        </w:rPr>
        <w:t>T</w:t>
      </w:r>
      <w:r w:rsidRPr="000C5B0C">
        <w:rPr>
          <w:rFonts w:ascii="Sari Offc" w:hAnsi="Sari Offc"/>
        </w:rPr>
        <w:t>&amp;</w:t>
      </w:r>
      <w:r w:rsidRPr="000C5B0C">
        <w:rPr>
          <w:rFonts w:ascii="Sari Offc" w:hAnsi="Sari Offc"/>
          <w:lang w:val="en-IN"/>
        </w:rPr>
        <w:t>C</w:t>
      </w:r>
    </w:p>
    <w:p w:rsidRPr="000C5B0C" w:rsidR="00D62D74" w:rsidP="2C880CBF" w:rsidRDefault="00D62D74" w14:paraId="6F34CA5D" w14:textId="27B49FCF">
      <w:pPr>
        <w:spacing w:before="240" w:after="0"/>
        <w:rPr>
          <w:rFonts w:ascii="Sari Offc" w:hAnsi="Sari Offc" w:eastAsia="Calibri" w:cs="Calibri"/>
          <w:lang w:val="en-IN"/>
        </w:rPr>
      </w:pPr>
      <w:r w:rsidRPr="3BA1F44C" w:rsidR="00D62D74">
        <w:rPr>
          <w:rFonts w:ascii="Sari Offc" w:hAnsi="Sari Offc"/>
          <w:b w:val="1"/>
          <w:bCs w:val="1"/>
          <w:lang w:val="en-IN"/>
        </w:rPr>
        <w:t>Annual Fee Reversal</w:t>
      </w:r>
      <w:r w:rsidRPr="3BA1F44C" w:rsidR="7F518A97">
        <w:rPr>
          <w:rFonts w:ascii="Sari Offc" w:hAnsi="Sari Offc"/>
          <w:b w:val="1"/>
          <w:bCs w:val="1"/>
          <w:lang w:val="en-IN"/>
        </w:rPr>
        <w:t xml:space="preserve"> </w:t>
      </w:r>
    </w:p>
    <w:p w:rsidRPr="000C5B0C" w:rsidR="00D62D74" w:rsidP="005C3D5F" w:rsidRDefault="00D62D74" w14:paraId="30562E7A" w14:textId="330651C0">
      <w:pPr>
        <w:numPr>
          <w:ilvl w:val="0"/>
          <w:numId w:val="10"/>
        </w:numPr>
        <w:spacing w:before="240" w:after="0"/>
        <w:rPr>
          <w:rFonts w:ascii="Sari Offc" w:hAnsi="Sari Offc"/>
          <w:lang w:val="en-IN"/>
        </w:rPr>
      </w:pPr>
      <w:r w:rsidRPr="000C5B0C">
        <w:rPr>
          <w:rFonts w:ascii="Sari Offc" w:hAnsi="Sari Offc"/>
          <w:lang w:val="en-IN"/>
        </w:rPr>
        <w:t xml:space="preserve">Annual Fee reversal on spends of Rs. </w:t>
      </w:r>
      <w:r w:rsidRPr="000C5B0C" w:rsidR="005D0784">
        <w:rPr>
          <w:rFonts w:ascii="Sari Offc" w:hAnsi="Sari Offc"/>
          <w:lang w:val="en-IN"/>
        </w:rPr>
        <w:t>1</w:t>
      </w:r>
      <w:r w:rsidRPr="000C5B0C">
        <w:rPr>
          <w:rFonts w:ascii="Sari Offc" w:hAnsi="Sari Offc"/>
          <w:lang w:val="en-IN"/>
        </w:rPr>
        <w:t xml:space="preserve"> lakh or more in previous membership year</w:t>
      </w:r>
    </w:p>
    <w:p w:rsidRPr="000C5B0C" w:rsidR="00D62D74" w:rsidP="00D62D74" w:rsidRDefault="00D62D74" w14:paraId="17E82CED" w14:textId="77777777">
      <w:pPr>
        <w:spacing w:after="0"/>
        <w:ind w:left="720"/>
        <w:rPr>
          <w:rFonts w:ascii="Sari Offc" w:hAnsi="Sari Offc"/>
          <w:lang w:val="en-IN"/>
        </w:rPr>
      </w:pPr>
    </w:p>
    <w:p w:rsidRPr="000C5B0C" w:rsidR="00D62D74" w:rsidP="2C880CBF" w:rsidRDefault="00D62D74" w14:paraId="73A5A601" w14:textId="3D8D5503">
      <w:pPr>
        <w:spacing w:before="240"/>
        <w:rPr>
          <w:rFonts w:ascii="Sari Offc" w:hAnsi="Sari Offc" w:eastAsia="Calibri" w:cs="Calibri"/>
          <w:lang w:val="en-IN"/>
        </w:rPr>
      </w:pPr>
      <w:r w:rsidRPr="3BA1F44C" w:rsidR="00D62D74">
        <w:rPr>
          <w:rFonts w:ascii="Sari Offc" w:hAnsi="Sari Offc"/>
          <w:b w:val="1"/>
          <w:bCs w:val="1"/>
          <w:lang w:val="en-IN"/>
        </w:rPr>
        <w:t>Fuel Surcharge Waiver</w:t>
      </w:r>
      <w:r w:rsidRPr="3BA1F44C" w:rsidR="623053E9">
        <w:rPr>
          <w:rFonts w:ascii="Sari Offc" w:hAnsi="Sari Offc"/>
          <w:b w:val="1"/>
          <w:bCs w:val="1"/>
          <w:lang w:val="en-IN"/>
        </w:rPr>
        <w:t xml:space="preserve"> </w:t>
      </w:r>
    </w:p>
    <w:p w:rsidRPr="000C5B0C" w:rsidR="00D62D74" w:rsidP="005C3D5F" w:rsidRDefault="00D62D74" w14:paraId="34DE61C2" w14:textId="0E58C78C">
      <w:pPr>
        <w:pStyle w:val="ListParagraph"/>
        <w:numPr>
          <w:ilvl w:val="0"/>
          <w:numId w:val="7"/>
        </w:numPr>
        <w:rPr>
          <w:rFonts w:ascii="Sari Offc" w:hAnsi="Sari Offc"/>
          <w:lang w:val="en-IN"/>
        </w:rPr>
      </w:pPr>
      <w:r w:rsidRPr="000C5B0C">
        <w:rPr>
          <w:rFonts w:ascii="Sari Offc" w:hAnsi="Sari Offc"/>
          <w:lang w:val="en-IN"/>
        </w:rPr>
        <w:t xml:space="preserve">Enjoy a 1% fuel surcharge waiver on every transaction between Rs. 500 and Rs. </w:t>
      </w:r>
      <w:r w:rsidRPr="000C5B0C" w:rsidR="005D0784">
        <w:rPr>
          <w:rFonts w:ascii="Sari Offc" w:hAnsi="Sari Offc"/>
          <w:lang w:val="en-IN"/>
        </w:rPr>
        <w:t>3</w:t>
      </w:r>
      <w:r w:rsidRPr="000C5B0C">
        <w:rPr>
          <w:rFonts w:ascii="Sari Offc" w:hAnsi="Sari Offc"/>
          <w:lang w:val="en-IN"/>
        </w:rPr>
        <w:t>,000 at all petrol pumps across India.</w:t>
      </w:r>
    </w:p>
    <w:p w:rsidRPr="000C5B0C" w:rsidR="00D62D74" w:rsidP="005C3D5F" w:rsidRDefault="00D62D74" w14:paraId="7959A977" w14:textId="1A0BE5B9">
      <w:pPr>
        <w:pStyle w:val="ListParagraph"/>
        <w:numPr>
          <w:ilvl w:val="0"/>
          <w:numId w:val="7"/>
        </w:numPr>
        <w:rPr>
          <w:rFonts w:ascii="Sari Offc" w:hAnsi="Sari Offc"/>
          <w:lang w:val="en-IN"/>
        </w:rPr>
      </w:pPr>
      <w:r w:rsidRPr="000C5B0C">
        <w:rPr>
          <w:rFonts w:ascii="Sari Offc" w:hAnsi="Sari Offc"/>
          <w:lang w:val="en-IN"/>
        </w:rPr>
        <w:t xml:space="preserve">Maximum waiver of Rs. </w:t>
      </w:r>
      <w:r w:rsidRPr="000C5B0C" w:rsidR="005D0784">
        <w:rPr>
          <w:rFonts w:ascii="Sari Offc" w:hAnsi="Sari Offc"/>
          <w:lang w:val="en-IN"/>
        </w:rPr>
        <w:t>10</w:t>
      </w:r>
      <w:r w:rsidRPr="000C5B0C">
        <w:rPr>
          <w:rFonts w:ascii="Sari Offc" w:hAnsi="Sari Offc"/>
          <w:lang w:val="en-IN"/>
        </w:rPr>
        <w:t>0 per statement cycle.</w:t>
      </w:r>
    </w:p>
    <w:p w:rsidRPr="000C5B0C" w:rsidR="007E6A3E" w:rsidP="0009775C" w:rsidRDefault="007E6A3E" w14:paraId="3A985292" w14:textId="77777777">
      <w:pPr>
        <w:spacing w:after="0"/>
        <w:rPr>
          <w:rFonts w:ascii="Sari Offc" w:hAnsi="Sari Offc"/>
          <w:b/>
          <w:bCs/>
          <w:u w:val="single"/>
          <w:lang w:val="en-IN"/>
        </w:rPr>
      </w:pPr>
    </w:p>
    <w:p w:rsidRPr="000C5B0C" w:rsidR="00361A97" w:rsidP="00361A97" w:rsidRDefault="00361A97" w14:paraId="1C497EB5" w14:textId="77777777">
      <w:pPr>
        <w:jc w:val="center"/>
        <w:rPr>
          <w:rFonts w:ascii="Sari Offc" w:hAnsi="Sari Offc"/>
          <w:b/>
          <w:bCs/>
          <w:u w:val="single"/>
          <w:lang w:val="en-IN"/>
        </w:rPr>
      </w:pPr>
      <w:r w:rsidRPr="000C5B0C">
        <w:rPr>
          <w:rFonts w:ascii="Sari Offc" w:hAnsi="Sari Offc"/>
          <w:b/>
          <w:bCs/>
          <w:i/>
          <w:iCs/>
          <w:u w:val="single"/>
          <w:lang w:val="en-IN"/>
        </w:rPr>
        <w:t>Explore</w:t>
      </w:r>
      <w:r w:rsidRPr="000C5B0C">
        <w:rPr>
          <w:rFonts w:ascii="Sari Offc" w:hAnsi="Sari Offc"/>
          <w:b/>
          <w:bCs/>
          <w:u w:val="single"/>
          <w:lang w:val="en-IN"/>
        </w:rPr>
        <w:t xml:space="preserve"> REWARDS</w:t>
      </w:r>
    </w:p>
    <w:p w:rsidRPr="000C5B0C" w:rsidR="00361A97" w:rsidP="00361A97" w:rsidRDefault="00361A97" w14:paraId="58DA3D5E" w14:textId="14FF0046">
      <w:pPr>
        <w:spacing w:before="240"/>
        <w:rPr>
          <w:rFonts w:ascii="Sari Offc" w:hAnsi="Sari Offc" w:eastAsia="Calibri" w:cs="Calibri"/>
          <w:lang w:val="en-IN"/>
        </w:rPr>
      </w:pPr>
      <w:r w:rsidRPr="3BA1F44C" w:rsidR="00361A97">
        <w:rPr>
          <w:rFonts w:ascii="Sari Offc" w:hAnsi="Sari Offc"/>
          <w:b w:val="1"/>
          <w:bCs w:val="1"/>
        </w:rPr>
        <w:t>PhonePe</w:t>
      </w:r>
      <w:r w:rsidRPr="3BA1F44C" w:rsidR="00361A97">
        <w:rPr>
          <w:rFonts w:ascii="Sari Offc" w:hAnsi="Sari Offc"/>
          <w:b w:val="1"/>
          <w:bCs w:val="1"/>
          <w:lang w:val="en-IN"/>
        </w:rPr>
        <w:t xml:space="preserve"> Rewards </w:t>
      </w:r>
    </w:p>
    <w:p w:rsidRPr="000C5B0C" w:rsidR="00361A97" w:rsidP="00361A97" w:rsidRDefault="00361A97" w14:paraId="47712593" w14:textId="501D67FF">
      <w:pPr>
        <w:pStyle w:val="ListParagraph"/>
        <w:numPr>
          <w:ilvl w:val="0"/>
          <w:numId w:val="3"/>
        </w:numPr>
        <w:rPr>
          <w:rFonts w:ascii="Sari Offc" w:hAnsi="Sari Offc"/>
          <w:lang w:val="en-IN" w:eastAsia="en-IN"/>
        </w:rPr>
      </w:pPr>
      <w:r w:rsidRPr="000C5B0C">
        <w:rPr>
          <w:rFonts w:ascii="Sari Offc" w:hAnsi="Sari Offc"/>
          <w:lang w:val="en-IN" w:eastAsia="en-IN"/>
        </w:rPr>
        <w:t>3 Reward Points per Rs</w:t>
      </w:r>
      <w:ins w:author="Upadhyay , Shubham (SBICard)" w:date="2026-01-15T17:46:00Z" w:id="7">
        <w:r w:rsidR="000C5B0C">
          <w:rPr>
            <w:rFonts w:ascii="Sari Offc" w:hAnsi="Sari Offc"/>
            <w:lang w:val="en-IN" w:eastAsia="en-IN"/>
          </w:rPr>
          <w:t>.</w:t>
        </w:r>
      </w:ins>
      <w:r w:rsidRPr="000C5B0C">
        <w:rPr>
          <w:rFonts w:ascii="Sari Offc" w:hAnsi="Sari Offc"/>
          <w:lang w:val="en-IN" w:eastAsia="en-IN"/>
        </w:rPr>
        <w:t xml:space="preserve"> 100 on PhonePe &amp; </w:t>
      </w:r>
      <w:del w:author="Arun Kaushal" w:date="2026-03-03T15:46:00Z" w:id="8">
        <w:r w:rsidRPr="000C5B0C" w:rsidDel="00274163">
          <w:rPr>
            <w:rFonts w:ascii="Sari Offc" w:hAnsi="Sari Offc"/>
            <w:lang w:val="en-IN" w:eastAsia="en-IN"/>
          </w:rPr>
          <w:delText>Pincode</w:delText>
        </w:r>
      </w:del>
      <w:r w:rsidRPr="000C5B0C">
        <w:rPr>
          <w:rFonts w:ascii="Sari Offc" w:hAnsi="Sari Offc"/>
          <w:lang w:val="en-IN" w:eastAsia="en-IN"/>
        </w:rPr>
        <w:t xml:space="preserve"> spends</w:t>
      </w:r>
    </w:p>
    <w:p w:rsidRPr="000C5B0C" w:rsidR="00361A97" w:rsidP="00361A97" w:rsidRDefault="00361A97" w14:paraId="5ABB5DDB" w14:textId="64EA2DE4">
      <w:pPr>
        <w:pStyle w:val="ListParagraph"/>
        <w:numPr>
          <w:ilvl w:val="0"/>
          <w:numId w:val="3"/>
        </w:numPr>
        <w:rPr>
          <w:rFonts w:ascii="Sari Offc" w:hAnsi="Sari Offc"/>
          <w:lang w:val="en-IN" w:eastAsia="en-IN"/>
        </w:rPr>
      </w:pPr>
      <w:r w:rsidRPr="000C5B0C">
        <w:rPr>
          <w:rFonts w:ascii="Sari Offc" w:hAnsi="Sari Offc"/>
          <w:lang w:val="en-IN" w:eastAsia="en-IN"/>
        </w:rPr>
        <w:t>2 Reward Points per Rs</w:t>
      </w:r>
      <w:ins w:author="Upadhyay , Shubham (SBICard)" w:date="2026-01-15T17:46:00Z" w:id="9">
        <w:r w:rsidR="000C5B0C">
          <w:rPr>
            <w:rFonts w:ascii="Sari Offc" w:hAnsi="Sari Offc"/>
            <w:lang w:val="en-IN" w:eastAsia="en-IN"/>
          </w:rPr>
          <w:t>.</w:t>
        </w:r>
      </w:ins>
      <w:r w:rsidRPr="000C5B0C">
        <w:rPr>
          <w:rFonts w:ascii="Sari Offc" w:hAnsi="Sari Offc"/>
          <w:lang w:val="en-IN" w:eastAsia="en-IN"/>
        </w:rPr>
        <w:t xml:space="preserve"> 100 on online spends</w:t>
      </w:r>
    </w:p>
    <w:p w:rsidRPr="000C5B0C" w:rsidR="00361A97" w:rsidP="00361A97" w:rsidRDefault="00361A97" w14:paraId="610C7226" w14:textId="2A64918C">
      <w:pPr>
        <w:pStyle w:val="ListParagraph"/>
        <w:numPr>
          <w:ilvl w:val="0"/>
          <w:numId w:val="3"/>
        </w:numPr>
        <w:spacing w:after="0"/>
        <w:rPr>
          <w:rFonts w:ascii="Sari Offc" w:hAnsi="Sari Offc"/>
          <w:lang w:val="en-IN" w:eastAsia="en-IN"/>
        </w:rPr>
      </w:pPr>
      <w:r w:rsidRPr="000C5B0C">
        <w:rPr>
          <w:rFonts w:ascii="Sari Offc" w:hAnsi="Sari Offc"/>
          <w:lang w:val="en-IN" w:eastAsia="en-IN"/>
        </w:rPr>
        <w:t>1 Reward Point per Rs</w:t>
      </w:r>
      <w:ins w:author="Upadhyay , Shubham (SBICard)" w:date="2026-01-15T17:46:00Z" w:id="10">
        <w:r w:rsidR="000C5B0C">
          <w:rPr>
            <w:rFonts w:ascii="Sari Offc" w:hAnsi="Sari Offc"/>
            <w:lang w:val="en-IN" w:eastAsia="en-IN"/>
          </w:rPr>
          <w:t>.</w:t>
        </w:r>
      </w:ins>
      <w:r w:rsidRPr="000C5B0C">
        <w:rPr>
          <w:rFonts w:ascii="Sari Offc" w:hAnsi="Sari Offc"/>
          <w:lang w:val="en-IN" w:eastAsia="en-IN"/>
        </w:rPr>
        <w:t xml:space="preserve"> 100 on other spends</w:t>
      </w:r>
    </w:p>
    <w:p w:rsidRPr="000C5B0C" w:rsidR="00361A97" w:rsidP="00361A97" w:rsidRDefault="00361A97" w14:paraId="673B22E6" w14:textId="48745265">
      <w:pPr>
        <w:spacing w:before="240"/>
        <w:rPr>
          <w:rFonts w:ascii="Sari Offc" w:hAnsi="Sari Offc" w:eastAsia="Calibri" w:cs="Calibri"/>
          <w:lang w:val="en-IN"/>
        </w:rPr>
      </w:pPr>
      <w:r w:rsidRPr="3BA1F44C" w:rsidR="00361A97">
        <w:rPr>
          <w:rFonts w:ascii="Sari Offc" w:hAnsi="Sari Offc"/>
          <w:b w:val="1"/>
          <w:bCs w:val="1"/>
          <w:lang w:val="en-IN"/>
        </w:rPr>
        <w:t xml:space="preserve">Exclusive Milestone Benefits </w:t>
      </w:r>
    </w:p>
    <w:p w:rsidRPr="000C5B0C" w:rsidR="00361A97" w:rsidP="00361A97" w:rsidRDefault="00361A97" w14:paraId="62B6C83D" w14:textId="77E63C59">
      <w:pPr>
        <w:pStyle w:val="ListParagraph"/>
        <w:numPr>
          <w:ilvl w:val="0"/>
          <w:numId w:val="9"/>
        </w:numPr>
        <w:rPr>
          <w:rFonts w:ascii="Sari Offc" w:hAnsi="Sari Offc"/>
          <w:lang w:val="en-IN" w:eastAsia="en-IN"/>
        </w:rPr>
      </w:pPr>
      <w:r w:rsidRPr="000C5B0C">
        <w:rPr>
          <w:rFonts w:ascii="Sari Offc" w:hAnsi="Sari Offc"/>
          <w:lang w:val="en-IN" w:eastAsia="en-IN"/>
        </w:rPr>
        <w:t xml:space="preserve">Yatra </w:t>
      </w:r>
      <w:r w:rsidRPr="000C5B0C" w:rsidR="000C5B0C">
        <w:rPr>
          <w:rFonts w:ascii="Sari Offc" w:hAnsi="Sari Offc"/>
          <w:lang w:val="en-IN" w:eastAsia="en-IN"/>
        </w:rPr>
        <w:t xml:space="preserve">Voucher </w:t>
      </w:r>
      <w:r w:rsidRPr="000C5B0C">
        <w:rPr>
          <w:rFonts w:ascii="Sari Offc" w:hAnsi="Sari Offc"/>
          <w:lang w:val="en-IN" w:eastAsia="en-IN"/>
        </w:rPr>
        <w:t>worth Rs. 3,000 on annual spends of Rs. 3 lakh</w:t>
      </w:r>
      <w:ins w:author="Upadhyay , Shubham (SBICard)" w:date="2026-01-15T17:47:00Z" w:id="11">
        <w:r w:rsidR="000C5B0C">
          <w:rPr>
            <w:rFonts w:ascii="Sari Offc" w:hAnsi="Sari Offc"/>
            <w:lang w:val="en-IN" w:eastAsia="en-IN"/>
          </w:rPr>
          <w:t>s</w:t>
        </w:r>
      </w:ins>
      <w:r w:rsidRPr="000C5B0C">
        <w:rPr>
          <w:rFonts w:ascii="Sari Offc" w:hAnsi="Sari Offc"/>
          <w:lang w:val="en-IN" w:eastAsia="en-IN"/>
        </w:rPr>
        <w:t>.</w:t>
      </w:r>
    </w:p>
    <w:p w:rsidRPr="000C5B0C" w:rsidR="00361A97" w:rsidP="0009775C" w:rsidRDefault="00361A97" w14:paraId="7FADAB4D" w14:textId="243EE7A6">
      <w:pPr>
        <w:spacing w:after="0"/>
        <w:rPr>
          <w:rFonts w:ascii="Sari Offc" w:hAnsi="Sari Offc"/>
          <w:b/>
          <w:bCs/>
          <w:u w:val="single"/>
          <w:lang w:val="en-IN"/>
        </w:rPr>
      </w:pPr>
    </w:p>
    <w:p w:rsidRPr="000C5B0C" w:rsidR="002D38D6" w:rsidP="004A5805" w:rsidRDefault="00844075" w14:paraId="5605250A" w14:textId="5BBE8F2A">
      <w:pPr>
        <w:jc w:val="center"/>
        <w:rPr>
          <w:rFonts w:ascii="Sari Offc" w:hAnsi="Sari Offc"/>
          <w:b/>
          <w:bCs/>
          <w:u w:val="single"/>
          <w:lang w:val="en-IN"/>
        </w:rPr>
      </w:pPr>
      <w:r w:rsidRPr="000C5B0C">
        <w:rPr>
          <w:rFonts w:ascii="Sari Offc" w:hAnsi="Sari Offc"/>
          <w:b/>
          <w:bCs/>
          <w:i/>
          <w:iCs/>
          <w:u w:val="single"/>
          <w:lang w:val="en-IN"/>
        </w:rPr>
        <w:t>Credit Card</w:t>
      </w:r>
      <w:r w:rsidRPr="000C5B0C">
        <w:rPr>
          <w:rFonts w:ascii="Sari Offc" w:hAnsi="Sari Offc"/>
          <w:b/>
          <w:bCs/>
          <w:u w:val="single"/>
          <w:lang w:val="en-IN"/>
        </w:rPr>
        <w:t xml:space="preserve"> </w:t>
      </w:r>
      <w:r w:rsidRPr="000C5B0C" w:rsidR="002D38D6">
        <w:rPr>
          <w:rFonts w:ascii="Sari Offc" w:hAnsi="Sari Offc"/>
          <w:b/>
          <w:bCs/>
          <w:caps/>
          <w:u w:val="single"/>
          <w:lang w:val="en-IN"/>
        </w:rPr>
        <w:t>Fee &amp; Charges</w:t>
      </w:r>
    </w:p>
    <w:p w:rsidRPr="000C5B0C" w:rsidR="002D38D6" w:rsidP="005C3D5F" w:rsidRDefault="002D38D6" w14:paraId="07E865B8" w14:textId="0B9682D7">
      <w:pPr>
        <w:pStyle w:val="ListParagraph"/>
        <w:numPr>
          <w:ilvl w:val="0"/>
          <w:numId w:val="4"/>
        </w:numPr>
        <w:rPr>
          <w:rFonts w:ascii="Sari Offc" w:hAnsi="Sari Offc"/>
        </w:rPr>
      </w:pPr>
      <w:r w:rsidRPr="000C5B0C">
        <w:rPr>
          <w:rFonts w:ascii="Sari Offc" w:hAnsi="Sari Offc"/>
        </w:rPr>
        <w:t xml:space="preserve">Annual Fee (one-time): Rs. </w:t>
      </w:r>
      <w:r w:rsidRPr="000C5B0C" w:rsidR="00C009E7">
        <w:rPr>
          <w:rFonts w:ascii="Sari Offc" w:hAnsi="Sari Offc"/>
        </w:rPr>
        <w:t>4</w:t>
      </w:r>
      <w:r w:rsidRPr="000C5B0C">
        <w:rPr>
          <w:rFonts w:ascii="Sari Offc" w:hAnsi="Sari Offc"/>
        </w:rPr>
        <w:t xml:space="preserve">99 </w:t>
      </w:r>
      <w:bookmarkStart w:name="_Hlk217726084" w:id="12"/>
      <w:r w:rsidRPr="000C5B0C">
        <w:rPr>
          <w:rFonts w:ascii="Sari Offc" w:hAnsi="Sari Offc"/>
        </w:rPr>
        <w:t>+ taxes </w:t>
      </w:r>
      <w:bookmarkEnd w:id="12"/>
    </w:p>
    <w:p w:rsidRPr="000C5B0C" w:rsidR="002D38D6" w:rsidP="005C3D5F" w:rsidRDefault="002D38D6" w14:paraId="3CCA290E" w14:textId="5C48821B">
      <w:pPr>
        <w:pStyle w:val="ListParagraph"/>
        <w:numPr>
          <w:ilvl w:val="0"/>
          <w:numId w:val="4"/>
        </w:numPr>
        <w:rPr>
          <w:rFonts w:ascii="Sari Offc" w:hAnsi="Sari Offc"/>
          <w:lang w:val="en-IN"/>
        </w:rPr>
      </w:pPr>
      <w:r w:rsidRPr="000C5B0C">
        <w:rPr>
          <w:rFonts w:ascii="Sari Offc" w:hAnsi="Sari Offc"/>
        </w:rPr>
        <w:t xml:space="preserve">Renewal Fee (per annum): Rs. </w:t>
      </w:r>
      <w:r w:rsidRPr="000C5B0C" w:rsidR="00C009E7">
        <w:rPr>
          <w:rFonts w:ascii="Sari Offc" w:hAnsi="Sari Offc"/>
        </w:rPr>
        <w:t>499</w:t>
      </w:r>
      <w:r w:rsidRPr="000C5B0C">
        <w:rPr>
          <w:rFonts w:ascii="Sari Offc" w:hAnsi="Sari Offc"/>
        </w:rPr>
        <w:t xml:space="preserve"> + taxes</w:t>
      </w:r>
    </w:p>
    <w:p w:rsidRPr="000C5B0C" w:rsidR="00E56665" w:rsidP="00E56665" w:rsidRDefault="00A579B5" w14:paraId="0EBF00D7" w14:textId="493D5546">
      <w:pPr>
        <w:rPr>
          <w:rFonts w:ascii="Sari Offc" w:hAnsi="Sari Offc"/>
          <w:b/>
          <w:bCs/>
        </w:rPr>
      </w:pPr>
      <w:r w:rsidRPr="000C5B0C">
        <w:rPr>
          <w:rFonts w:ascii="Sari Offc" w:hAnsi="Sari Offc"/>
          <w:b/>
          <w:bCs/>
        </w:rPr>
        <w:t>Fees</w:t>
      </w:r>
    </w:p>
    <w:p w:rsidRPr="000C5B0C" w:rsidR="00A579B5" w:rsidP="005C3D5F" w:rsidRDefault="00A579B5" w14:paraId="7060F76E" w14:textId="71C97FF3">
      <w:pPr>
        <w:pStyle w:val="ListParagraph"/>
        <w:numPr>
          <w:ilvl w:val="0"/>
          <w:numId w:val="5"/>
        </w:numPr>
        <w:rPr>
          <w:rFonts w:ascii="Sari Offc" w:hAnsi="Sari Offc"/>
          <w:lang w:val="en-IN"/>
        </w:rPr>
      </w:pPr>
      <w:r w:rsidRPr="000C5B0C">
        <w:rPr>
          <w:rFonts w:ascii="Sari Offc" w:hAnsi="Sari Offc"/>
          <w:lang w:val="en-IN"/>
        </w:rPr>
        <w:t>Annual Fee (one-time): Rs. </w:t>
      </w:r>
      <w:r w:rsidRPr="000C5B0C" w:rsidR="00C009E7">
        <w:rPr>
          <w:rFonts w:ascii="Sari Offc" w:hAnsi="Sari Offc"/>
        </w:rPr>
        <w:t xml:space="preserve">499 </w:t>
      </w:r>
      <w:r w:rsidRPr="000C5B0C" w:rsidR="000F1B2A">
        <w:rPr>
          <w:rFonts w:ascii="Sari Offc" w:hAnsi="Sari Offc"/>
        </w:rPr>
        <w:t>+ taxes </w:t>
      </w:r>
    </w:p>
    <w:p w:rsidRPr="000C5B0C" w:rsidR="00A579B5" w:rsidP="005C3D5F" w:rsidRDefault="00A579B5" w14:paraId="5301376D" w14:textId="2C75FD0E">
      <w:pPr>
        <w:pStyle w:val="ListParagraph"/>
        <w:numPr>
          <w:ilvl w:val="0"/>
          <w:numId w:val="5"/>
        </w:numPr>
        <w:rPr>
          <w:rFonts w:ascii="Sari Offc" w:hAnsi="Sari Offc"/>
          <w:lang w:val="en-IN"/>
        </w:rPr>
      </w:pPr>
      <w:r w:rsidRPr="000C5B0C">
        <w:rPr>
          <w:rFonts w:ascii="Sari Offc" w:hAnsi="Sari Offc"/>
          <w:lang w:val="en-IN"/>
        </w:rPr>
        <w:t>Renewal Fee (per annum): Rs. </w:t>
      </w:r>
      <w:r w:rsidRPr="000C5B0C" w:rsidR="00C009E7">
        <w:rPr>
          <w:rFonts w:ascii="Sari Offc" w:hAnsi="Sari Offc"/>
        </w:rPr>
        <w:t xml:space="preserve">499 </w:t>
      </w:r>
      <w:r w:rsidRPr="000C5B0C" w:rsidR="000F1B2A">
        <w:rPr>
          <w:rFonts w:ascii="Sari Offc" w:hAnsi="Sari Offc"/>
        </w:rPr>
        <w:t>+ taxes </w:t>
      </w:r>
      <w:r w:rsidRPr="000C5B0C">
        <w:rPr>
          <w:rFonts w:ascii="Sari Offc" w:hAnsi="Sari Offc"/>
          <w:lang w:val="en-IN"/>
        </w:rPr>
        <w:t>from second year onwards</w:t>
      </w:r>
    </w:p>
    <w:p w:rsidRPr="000C5B0C" w:rsidR="00A579B5" w:rsidP="005C3D5F" w:rsidRDefault="00A579B5" w14:paraId="099A0E29" w14:textId="7BC554BF">
      <w:pPr>
        <w:pStyle w:val="ListParagraph"/>
        <w:numPr>
          <w:ilvl w:val="0"/>
          <w:numId w:val="5"/>
        </w:numPr>
        <w:rPr>
          <w:rFonts w:ascii="Sari Offc" w:hAnsi="Sari Offc"/>
          <w:lang w:val="en-IN"/>
        </w:rPr>
      </w:pPr>
      <w:r w:rsidRPr="000C5B0C">
        <w:rPr>
          <w:rFonts w:ascii="Sari Offc" w:hAnsi="Sari Offc"/>
          <w:lang w:val="en-IN"/>
        </w:rPr>
        <w:t xml:space="preserve">Add-on </w:t>
      </w:r>
      <w:r w:rsidRPr="000C5B0C" w:rsidR="00930D0E">
        <w:rPr>
          <w:rFonts w:ascii="Sari Offc" w:hAnsi="Sari Offc"/>
          <w:lang w:val="en-IN"/>
        </w:rPr>
        <w:t xml:space="preserve">Card </w:t>
      </w:r>
      <w:r w:rsidRPr="000C5B0C">
        <w:rPr>
          <w:rFonts w:ascii="Sari Offc" w:hAnsi="Sari Offc"/>
          <w:lang w:val="en-IN"/>
        </w:rPr>
        <w:t>Fee (per annum): Nil</w:t>
      </w:r>
    </w:p>
    <w:p w:rsidRPr="000C5B0C" w:rsidR="00A579B5" w:rsidP="00E56665" w:rsidRDefault="00A579B5" w14:paraId="2BD3B2ED" w14:textId="7C3448F9">
      <w:pPr>
        <w:rPr>
          <w:rFonts w:ascii="Sari Offc" w:hAnsi="Sari Offc"/>
          <w:b/>
          <w:bCs/>
        </w:rPr>
      </w:pPr>
      <w:r w:rsidRPr="000C5B0C">
        <w:rPr>
          <w:rFonts w:ascii="Sari Offc" w:hAnsi="Sari Offc"/>
          <w:b/>
          <w:bCs/>
        </w:rPr>
        <w:t>Fees and Charges</w:t>
      </w:r>
    </w:p>
    <w:p w:rsidRPr="000C5B0C" w:rsidR="009164D7" w:rsidP="005C3D5F" w:rsidRDefault="009164D7" w14:paraId="00955866" w14:textId="5EDBBCF1">
      <w:pPr>
        <w:numPr>
          <w:ilvl w:val="0"/>
          <w:numId w:val="6"/>
        </w:numPr>
        <w:rPr>
          <w:rStyle w:val="Hyperlink"/>
          <w:rFonts w:ascii="Sari Offc" w:hAnsi="Sari Offc"/>
          <w:color w:val="auto"/>
          <w:u w:val="none"/>
          <w:lang w:val="en-IN"/>
        </w:rPr>
      </w:pPr>
      <w:r w:rsidRPr="000C5B0C">
        <w:rPr>
          <w:rFonts w:ascii="Sari Offc" w:hAnsi="Sari Offc"/>
          <w:lang w:val="en-IN"/>
        </w:rPr>
        <w:t xml:space="preserve">For information regarding fees and other applicable charges, please refer to the </w:t>
      </w:r>
      <w:hyperlink w:tgtFrame="_blank" w:history="1" r:id="rId19">
        <w:r w:rsidRPr="000C5B0C">
          <w:rPr>
            <w:rStyle w:val="Hyperlink"/>
            <w:rFonts w:ascii="Sari Offc" w:hAnsi="Sari Offc"/>
            <w:lang w:val="en-IN"/>
          </w:rPr>
          <w:t>Most Important Terms &amp; Conditions</w:t>
        </w:r>
      </w:hyperlink>
    </w:p>
    <w:p w:rsidRPr="000C5B0C" w:rsidR="005C3D5F" w:rsidP="005C3D5F" w:rsidRDefault="005C3D5F" w14:paraId="23DB5773" w14:textId="77777777">
      <w:pPr>
        <w:rPr>
          <w:rStyle w:val="Hyperlink"/>
          <w:rFonts w:ascii="Sari Offc" w:hAnsi="Sari Offc"/>
          <w:b/>
          <w:bCs/>
          <w:lang w:val="en-IN"/>
        </w:rPr>
      </w:pPr>
      <w:r w:rsidRPr="000C5B0C">
        <w:rPr>
          <w:rStyle w:val="Hyperlink"/>
          <w:rFonts w:ascii="Sari Offc" w:hAnsi="Sari Offc"/>
          <w:b/>
          <w:bCs/>
          <w:lang w:val="en-IN"/>
        </w:rPr>
        <w:t>FAQ</w:t>
      </w:r>
    </w:p>
    <w:p w:rsidRPr="000C5B0C" w:rsidR="0024176B" w:rsidP="0024176B" w:rsidRDefault="0024176B" w14:paraId="5FEABAC3" w14:textId="77777777">
      <w:pPr>
        <w:rPr>
          <w:rFonts w:ascii="Sari Offc" w:hAnsi="Sari Offc"/>
          <w:b/>
          <w:bCs/>
          <w:lang w:val="en-IN"/>
        </w:rPr>
      </w:pPr>
      <w:bookmarkStart w:name="_Hlk219368909" w:id="13"/>
      <w:r w:rsidRPr="000C5B0C">
        <w:rPr>
          <w:rFonts w:ascii="Sari Offc" w:hAnsi="Sari Offc"/>
          <w:b/>
          <w:bCs/>
          <w:lang w:val="en-IN"/>
        </w:rPr>
        <w:t>What is Annual Fee and Renewal Fee of the card?</w:t>
      </w:r>
    </w:p>
    <w:p w:rsidRPr="000C5B0C" w:rsidR="0024176B" w:rsidP="0024176B" w:rsidRDefault="0024176B" w14:paraId="4B0BA9D9" w14:textId="31AEBF40">
      <w:pPr>
        <w:rPr>
          <w:rFonts w:ascii="Sari Offc" w:hAnsi="Sari Offc"/>
          <w:lang w:val="en-IN"/>
        </w:rPr>
      </w:pPr>
      <w:r w:rsidRPr="000C5B0C">
        <w:rPr>
          <w:rFonts w:ascii="Sari Offc" w:hAnsi="Sari Offc"/>
          <w:lang w:val="en-IN"/>
        </w:rPr>
        <w:t>The Annual Fee of the card is Rs. 499 + taxes. The Renewal Fee is Rs. 499 + taxes from second year onwards.</w:t>
      </w:r>
    </w:p>
    <w:p w:rsidRPr="000C5B0C" w:rsidR="0024176B" w:rsidP="0024176B" w:rsidRDefault="0024176B" w14:paraId="197FCFF6" w14:textId="77777777">
      <w:pPr>
        <w:rPr>
          <w:rFonts w:ascii="Sari Offc" w:hAnsi="Sari Offc"/>
          <w:b/>
          <w:bCs/>
          <w:lang w:val="en-IN"/>
        </w:rPr>
      </w:pPr>
      <w:r w:rsidRPr="000C5B0C">
        <w:rPr>
          <w:rFonts w:ascii="Sari Offc" w:hAnsi="Sari Offc"/>
          <w:b/>
          <w:bCs/>
          <w:lang w:val="en-IN"/>
        </w:rPr>
        <w:t>Can I use my card internationally?</w:t>
      </w:r>
    </w:p>
    <w:p w:rsidRPr="000C5B0C" w:rsidR="0024176B" w:rsidP="0024176B" w:rsidRDefault="0024176B" w14:paraId="5759D9F2" w14:textId="5CF96633">
      <w:pPr>
        <w:rPr>
          <w:rFonts w:ascii="Sari Offc" w:hAnsi="Sari Offc"/>
          <w:lang w:val="en-IN" w:eastAsia="en-IN"/>
        </w:rPr>
      </w:pPr>
      <w:r w:rsidRPr="000C5B0C">
        <w:rPr>
          <w:rFonts w:ascii="Sari Offc" w:hAnsi="Sari Offc"/>
          <w:lang w:val="en-IN"/>
        </w:rPr>
        <w:t xml:space="preserve">Yes, you can withdraw cash from over </w:t>
      </w:r>
      <w:r w:rsidRPr="000C5B0C">
        <w:rPr>
          <w:rFonts w:ascii="Sari Offc" w:hAnsi="Sari Offc"/>
          <w:lang w:val="en-IN" w:eastAsia="en-IN"/>
        </w:rPr>
        <w:t xml:space="preserve">1 million </w:t>
      </w:r>
      <w:r w:rsidRPr="000C5B0C">
        <w:rPr>
          <w:rFonts w:ascii="Sari Offc" w:hAnsi="Sari Offc"/>
          <w:lang w:eastAsia="en-IN"/>
        </w:rPr>
        <w:t>Visa</w:t>
      </w:r>
      <w:ins w:author="Upadhyay , Shubham (SBICard)" w:date="2026-01-15T17:47:00Z" w:id="14">
        <w:r w:rsidR="000C5B0C">
          <w:rPr>
            <w:rFonts w:ascii="Sari Offc" w:hAnsi="Sari Offc"/>
            <w:lang w:eastAsia="en-IN"/>
          </w:rPr>
          <w:t xml:space="preserve"> </w:t>
        </w:r>
      </w:ins>
      <w:r w:rsidRPr="000C5B0C">
        <w:rPr>
          <w:rFonts w:ascii="Sari Offc" w:hAnsi="Sari Offc"/>
          <w:lang w:eastAsia="en-IN"/>
        </w:rPr>
        <w:t>/</w:t>
      </w:r>
      <w:ins w:author="Upadhyay , Shubham (SBICard)" w:date="2026-01-15T17:47:00Z" w:id="15">
        <w:r w:rsidR="000C5B0C">
          <w:rPr>
            <w:rFonts w:ascii="Sari Offc" w:hAnsi="Sari Offc"/>
            <w:lang w:eastAsia="en-IN"/>
          </w:rPr>
          <w:t xml:space="preserve"> </w:t>
        </w:r>
      </w:ins>
      <w:r w:rsidRPr="000C5B0C">
        <w:rPr>
          <w:rFonts w:ascii="Sari Offc" w:hAnsi="Sari Offc"/>
          <w:lang w:eastAsia="en-IN"/>
        </w:rPr>
        <w:t>Mastercard</w:t>
      </w:r>
      <w:ins w:author="Upadhyay , Shubham (SBICard)" w:date="2026-01-15T17:47:00Z" w:id="16">
        <w:r w:rsidR="000C5B0C">
          <w:rPr>
            <w:rFonts w:ascii="Sari Offc" w:hAnsi="Sari Offc"/>
            <w:lang w:eastAsia="en-IN"/>
          </w:rPr>
          <w:t xml:space="preserve"> </w:t>
        </w:r>
      </w:ins>
      <w:r w:rsidRPr="000C5B0C">
        <w:rPr>
          <w:rFonts w:ascii="Sari Offc" w:hAnsi="Sari Offc"/>
          <w:lang w:eastAsia="en-IN"/>
        </w:rPr>
        <w:t>/</w:t>
      </w:r>
      <w:ins w:author="Upadhyay , Shubham (SBICard)" w:date="2026-01-15T17:47:00Z" w:id="17">
        <w:r w:rsidR="000C5B0C">
          <w:rPr>
            <w:rFonts w:ascii="Sari Offc" w:hAnsi="Sari Offc"/>
            <w:lang w:eastAsia="en-IN"/>
          </w:rPr>
          <w:t xml:space="preserve"> </w:t>
        </w:r>
      </w:ins>
      <w:r w:rsidRPr="000C5B0C">
        <w:rPr>
          <w:rFonts w:ascii="Sari Offc" w:hAnsi="Sari Offc"/>
          <w:lang w:eastAsia="en-IN"/>
        </w:rPr>
        <w:t xml:space="preserve">American Express </w:t>
      </w:r>
      <w:r w:rsidRPr="000C5B0C">
        <w:rPr>
          <w:rFonts w:ascii="Sari Offc" w:hAnsi="Sari Offc"/>
          <w:lang w:val="en-IN" w:eastAsia="en-IN"/>
        </w:rPr>
        <w:t>ATMs across the globe.</w:t>
      </w:r>
    </w:p>
    <w:p w:rsidRPr="000C5B0C" w:rsidR="0024176B" w:rsidP="0024176B" w:rsidRDefault="0024176B" w14:paraId="2D0B00FE" w14:textId="77777777">
      <w:pPr>
        <w:rPr>
          <w:rFonts w:ascii="Sari Offc" w:hAnsi="Sari Offc"/>
          <w:b/>
          <w:bCs/>
          <w:lang w:val="en-IN"/>
        </w:rPr>
      </w:pPr>
      <w:r w:rsidRPr="000C5B0C">
        <w:rPr>
          <w:rFonts w:ascii="Sari Offc" w:hAnsi="Sari Offc"/>
          <w:b/>
          <w:bCs/>
          <w:lang w:val="en-IN"/>
        </w:rPr>
        <w:t>How can I apply for the card?</w:t>
      </w:r>
    </w:p>
    <w:p w:rsidRPr="000C5B0C" w:rsidR="0024176B" w:rsidP="0024176B" w:rsidRDefault="0024176B" w14:paraId="1A31CF37" w14:textId="77777777">
      <w:pPr>
        <w:rPr>
          <w:rFonts w:ascii="Sari Offc" w:hAnsi="Sari Offc"/>
          <w:lang w:val="en-IN"/>
        </w:rPr>
      </w:pPr>
      <w:r w:rsidRPr="000C5B0C">
        <w:rPr>
          <w:rFonts w:ascii="Sari Offc" w:hAnsi="Sari Offc"/>
          <w:lang w:val="en-IN"/>
        </w:rPr>
        <w:t>You can apply for an SBI Credit Card through our Website </w:t>
      </w:r>
      <w:hyperlink w:tgtFrame="_blank" w:history="1" r:id="rId20">
        <w:r w:rsidRPr="000C5B0C">
          <w:rPr>
            <w:rFonts w:ascii="Sari Offc" w:hAnsi="Sari Offc"/>
          </w:rPr>
          <w:t>sbicard.com</w:t>
        </w:r>
      </w:hyperlink>
      <w:r w:rsidRPr="000C5B0C">
        <w:rPr>
          <w:rFonts w:ascii="Sari Offc" w:hAnsi="Sari Offc"/>
          <w:lang w:val="en-IN"/>
        </w:rPr>
        <w:t xml:space="preserve"> or via our Chatbot ILA. Alternatively, you can call SBI Card Helpline 39 02 02 02 (prefix your city STD code) or visit the nearest SBI branch.</w:t>
      </w:r>
      <w:bookmarkEnd w:id="13"/>
    </w:p>
    <w:p w:rsidRPr="000C5B0C" w:rsidR="0024176B" w:rsidP="005C3D5F" w:rsidRDefault="0024176B" w14:paraId="026F3D9C" w14:textId="77777777">
      <w:pPr>
        <w:rPr>
          <w:rStyle w:val="Hyperlink"/>
          <w:rFonts w:ascii="Sari Offc" w:hAnsi="Sari Offc"/>
          <w:b/>
          <w:bCs/>
          <w:u w:val="none"/>
        </w:rPr>
      </w:pPr>
    </w:p>
    <w:p w:rsidRPr="000C5B0C" w:rsidR="009164D7" w:rsidP="004A5805" w:rsidRDefault="009164D7" w14:paraId="7415B9E1" w14:textId="0088E17B">
      <w:pPr>
        <w:jc w:val="center"/>
        <w:rPr>
          <w:rFonts w:ascii="Sari Offc" w:hAnsi="Sari Offc"/>
          <w:b/>
          <w:bCs/>
          <w:u w:val="single"/>
          <w:lang w:val="en-IN"/>
        </w:rPr>
      </w:pPr>
      <w:r w:rsidRPr="000C5B0C">
        <w:rPr>
          <w:rFonts w:ascii="Sari Offc" w:hAnsi="Sari Offc"/>
          <w:b/>
          <w:bCs/>
          <w:i/>
          <w:iCs/>
          <w:u w:val="single"/>
          <w:lang w:val="en-IN"/>
        </w:rPr>
        <w:t>Other</w:t>
      </w:r>
      <w:r w:rsidRPr="000C5B0C">
        <w:rPr>
          <w:rFonts w:ascii="Sari Offc" w:hAnsi="Sari Offc"/>
          <w:b/>
          <w:bCs/>
          <w:u w:val="single"/>
          <w:lang w:val="en-IN"/>
        </w:rPr>
        <w:t xml:space="preserve"> </w:t>
      </w:r>
      <w:r w:rsidRPr="000C5B0C">
        <w:rPr>
          <w:rFonts w:ascii="Sari Offc" w:hAnsi="Sari Offc"/>
          <w:b/>
          <w:bCs/>
          <w:caps/>
          <w:u w:val="single"/>
          <w:lang w:val="en-IN"/>
        </w:rPr>
        <w:t>Features</w:t>
      </w:r>
    </w:p>
    <w:p w:rsidRPr="000C5B0C" w:rsidR="004A5805" w:rsidP="004A5805" w:rsidRDefault="004A5805" w14:paraId="5C097B34" w14:textId="77777777">
      <w:pPr>
        <w:rPr>
          <w:rFonts w:ascii="Sari Offc" w:hAnsi="Sari Offc"/>
          <w:b/>
          <w:bCs/>
          <w:lang w:val="en-IN"/>
        </w:rPr>
      </w:pPr>
      <w:r w:rsidRPr="000C5B0C">
        <w:rPr>
          <w:rFonts w:ascii="Sari Offc" w:hAnsi="Sari Offc"/>
          <w:b/>
          <w:bCs/>
          <w:lang w:val="en-IN"/>
        </w:rPr>
        <w:t>Cash Access Across the World</w:t>
      </w:r>
    </w:p>
    <w:p w:rsidRPr="000C5B0C" w:rsidR="004A5805" w:rsidP="005C3D5F" w:rsidRDefault="004A5805" w14:paraId="72C8542D" w14:textId="1E52D946">
      <w:pPr>
        <w:pStyle w:val="ListParagraph"/>
        <w:numPr>
          <w:ilvl w:val="0"/>
          <w:numId w:val="8"/>
        </w:numPr>
        <w:rPr>
          <w:rFonts w:ascii="Sari Offc" w:hAnsi="Sari Offc"/>
          <w:lang w:val="en-IN" w:eastAsia="en-IN"/>
        </w:rPr>
      </w:pPr>
      <w:r w:rsidRPr="000C5B0C">
        <w:rPr>
          <w:rFonts w:ascii="Sari Offc" w:hAnsi="Sari Offc"/>
          <w:lang w:val="en-IN" w:eastAsia="en-IN"/>
        </w:rPr>
        <w:t xml:space="preserve">Withdraw cash from over 1 million </w:t>
      </w:r>
      <w:r w:rsidRPr="000C5B0C" w:rsidR="005D0784">
        <w:rPr>
          <w:rFonts w:ascii="Sari Offc" w:hAnsi="Sari Offc"/>
          <w:lang w:eastAsia="en-IN"/>
        </w:rPr>
        <w:t>Visa</w:t>
      </w:r>
      <w:ins w:author="Upadhyay , Shubham (SBICard)" w:date="2026-01-15T17:47:00Z" w:id="18">
        <w:r w:rsidR="000C5B0C">
          <w:rPr>
            <w:rFonts w:ascii="Sari Offc" w:hAnsi="Sari Offc"/>
            <w:lang w:eastAsia="en-IN"/>
          </w:rPr>
          <w:t xml:space="preserve"> </w:t>
        </w:r>
      </w:ins>
      <w:r w:rsidRPr="000C5B0C" w:rsidR="005D0784">
        <w:rPr>
          <w:rFonts w:ascii="Sari Offc" w:hAnsi="Sari Offc"/>
          <w:lang w:eastAsia="en-IN"/>
        </w:rPr>
        <w:t>/</w:t>
      </w:r>
      <w:ins w:author="Upadhyay , Shubham (SBICard)" w:date="2026-01-15T17:47:00Z" w:id="19">
        <w:r w:rsidR="000C5B0C">
          <w:rPr>
            <w:rFonts w:ascii="Sari Offc" w:hAnsi="Sari Offc"/>
            <w:lang w:eastAsia="en-IN"/>
          </w:rPr>
          <w:t xml:space="preserve"> </w:t>
        </w:r>
      </w:ins>
      <w:r w:rsidRPr="000C5B0C" w:rsidR="005D0784">
        <w:rPr>
          <w:rFonts w:ascii="Sari Offc" w:hAnsi="Sari Offc"/>
          <w:lang w:eastAsia="en-IN"/>
        </w:rPr>
        <w:t>Mastercard</w:t>
      </w:r>
      <w:ins w:author="Upadhyay , Shubham (SBICard)" w:date="2026-01-15T17:47:00Z" w:id="20">
        <w:r w:rsidR="000C5B0C">
          <w:rPr>
            <w:rFonts w:ascii="Sari Offc" w:hAnsi="Sari Offc"/>
            <w:lang w:eastAsia="en-IN"/>
          </w:rPr>
          <w:t xml:space="preserve"> </w:t>
        </w:r>
      </w:ins>
      <w:r w:rsidRPr="000C5B0C" w:rsidR="005D0784">
        <w:rPr>
          <w:rFonts w:ascii="Sari Offc" w:hAnsi="Sari Offc"/>
          <w:lang w:eastAsia="en-IN"/>
        </w:rPr>
        <w:t>/</w:t>
      </w:r>
      <w:ins w:author="Upadhyay , Shubham (SBICard)" w:date="2026-01-15T17:47:00Z" w:id="21">
        <w:r w:rsidR="000C5B0C">
          <w:rPr>
            <w:rFonts w:ascii="Sari Offc" w:hAnsi="Sari Offc"/>
            <w:lang w:eastAsia="en-IN"/>
          </w:rPr>
          <w:t xml:space="preserve"> </w:t>
        </w:r>
      </w:ins>
      <w:r w:rsidRPr="000C5B0C" w:rsidR="005D0784">
        <w:rPr>
          <w:rFonts w:ascii="Sari Offc" w:hAnsi="Sari Offc"/>
          <w:lang w:eastAsia="en-IN"/>
        </w:rPr>
        <w:t xml:space="preserve">American Express </w:t>
      </w:r>
      <w:r w:rsidRPr="000C5B0C">
        <w:rPr>
          <w:rFonts w:ascii="Sari Offc" w:hAnsi="Sari Offc"/>
          <w:lang w:val="en-IN" w:eastAsia="en-IN"/>
        </w:rPr>
        <w:t>ATMs across the globe</w:t>
      </w:r>
    </w:p>
    <w:p w:rsidRPr="000C5B0C" w:rsidR="004A5805" w:rsidP="004A5805" w:rsidRDefault="004A5805" w14:paraId="7435F394" w14:textId="37616527">
      <w:pPr>
        <w:rPr>
          <w:rFonts w:ascii="Sari Offc" w:hAnsi="Sari Offc"/>
          <w:b/>
          <w:bCs/>
          <w:lang w:val="en-IN"/>
        </w:rPr>
      </w:pPr>
      <w:r w:rsidRPr="000C5B0C">
        <w:rPr>
          <w:rFonts w:ascii="Sari Offc" w:hAnsi="Sari Offc"/>
          <w:b/>
          <w:bCs/>
          <w:lang w:val="en-IN"/>
        </w:rPr>
        <w:t>Flexipay</w:t>
      </w:r>
      <w:r w:rsidRPr="000C5B0C" w:rsidR="00050AAC">
        <w:rPr>
          <w:rFonts w:ascii="Sari Offc" w:hAnsi="Sari Offc"/>
          <w:b/>
          <w:bCs/>
          <w:lang w:val="en-IN"/>
        </w:rPr>
        <w:t xml:space="preserve"> EMI</w:t>
      </w:r>
    </w:p>
    <w:p w:rsidRPr="000C5B0C" w:rsidR="004A5805" w:rsidP="005C3D5F" w:rsidRDefault="004A5805" w14:paraId="037EB0CB" w14:textId="31F0991C">
      <w:pPr>
        <w:pStyle w:val="ListParagraph"/>
        <w:numPr>
          <w:ilvl w:val="0"/>
          <w:numId w:val="8"/>
        </w:numPr>
        <w:rPr>
          <w:rFonts w:ascii="Sari Offc" w:hAnsi="Sari Offc"/>
          <w:lang w:val="en-IN"/>
        </w:rPr>
      </w:pPr>
      <w:r w:rsidRPr="000C5B0C">
        <w:rPr>
          <w:rFonts w:ascii="Sari Offc" w:hAnsi="Sari Offc"/>
          <w:lang w:val="en-IN"/>
        </w:rPr>
        <w:t>Convert eligible purchases into easy monthly EMIs.</w:t>
      </w:r>
    </w:p>
    <w:p w:rsidRPr="000C5B0C" w:rsidR="009164D7" w:rsidP="005C3D5F" w:rsidRDefault="004A5805" w14:paraId="1621E434" w14:textId="1897D0DB">
      <w:pPr>
        <w:pStyle w:val="ListParagraph"/>
        <w:numPr>
          <w:ilvl w:val="0"/>
          <w:numId w:val="8"/>
        </w:numPr>
        <w:rPr>
          <w:rFonts w:ascii="Sari Offc" w:hAnsi="Sari Offc"/>
          <w:lang w:val="en-IN"/>
        </w:rPr>
      </w:pPr>
      <w:r w:rsidRPr="000C5B0C">
        <w:rPr>
          <w:rFonts w:ascii="Sari Offc" w:hAnsi="Sari Offc"/>
          <w:lang w:val="en-IN"/>
        </w:rPr>
        <w:t>Applicable on transactions of Rs. 2,500 or more.</w:t>
      </w:r>
    </w:p>
    <w:p w:rsidRPr="000C5B0C" w:rsidR="00CA2AD8" w:rsidP="005C3D5F" w:rsidRDefault="00274163" w14:paraId="5AE5B97A" w14:textId="67DF0F7F">
      <w:pPr>
        <w:pStyle w:val="ListParagraph"/>
        <w:numPr>
          <w:ilvl w:val="0"/>
          <w:numId w:val="8"/>
        </w:numPr>
        <w:rPr>
          <w:rFonts w:ascii="Sari Offc" w:hAnsi="Sari Offc"/>
        </w:rPr>
      </w:pPr>
      <w:hyperlink w:tgtFrame="_blank" w:history="1" r:id="rId21">
        <w:r w:rsidRPr="000C5B0C" w:rsidR="00CA2AD8">
          <w:rPr>
            <w:rStyle w:val="Hyperlink"/>
            <w:rFonts w:ascii="Sari Offc" w:hAnsi="Sari Offc"/>
          </w:rPr>
          <w:t>Click here</w:t>
        </w:r>
      </w:hyperlink>
      <w:r w:rsidRPr="000C5B0C" w:rsidR="00CA2AD8">
        <w:rPr>
          <w:rFonts w:ascii="Sari Offc" w:hAnsi="Sari Offc"/>
        </w:rPr>
        <w:t xml:space="preserve"> to know more.</w:t>
      </w:r>
    </w:p>
    <w:p w:rsidRPr="000C5B0C" w:rsidR="0024176B" w:rsidP="0024176B" w:rsidRDefault="0024176B" w14:paraId="7CD5679C" w14:textId="77777777">
      <w:pPr>
        <w:rPr>
          <w:rFonts w:ascii="Sari Offc" w:hAnsi="Sari Offc"/>
          <w:b/>
          <w:bCs/>
        </w:rPr>
      </w:pPr>
      <w:r w:rsidRPr="000C5B0C">
        <w:rPr>
          <w:rFonts w:ascii="Sari Offc" w:hAnsi="Sari Offc"/>
          <w:b/>
          <w:bCs/>
        </w:rPr>
        <w:t>Safe and Secure</w:t>
      </w:r>
    </w:p>
    <w:p w:rsidRPr="000C5B0C" w:rsidR="0024176B" w:rsidP="0024176B" w:rsidRDefault="0024176B" w14:paraId="21F4BC24" w14:textId="62B96348">
      <w:pPr>
        <w:pStyle w:val="ListParagraph"/>
        <w:numPr>
          <w:ilvl w:val="0"/>
          <w:numId w:val="11"/>
        </w:numPr>
        <w:rPr>
          <w:rFonts w:ascii="Sari Offc" w:hAnsi="Sari Offc"/>
        </w:rPr>
      </w:pPr>
      <w:r w:rsidRPr="000C5B0C">
        <w:rPr>
          <w:rFonts w:ascii="Sari Offc" w:hAnsi="Sari Offc"/>
        </w:rPr>
        <w:t>Get enhanced security against counterfeiting and skimming with the chip and pin enabled PhonePe SBI Card PURPLE</w:t>
      </w:r>
    </w:p>
    <w:p w:rsidRPr="000C5B0C" w:rsidR="0024176B" w:rsidP="0024176B" w:rsidRDefault="0024176B" w14:paraId="44E27D48" w14:textId="77777777">
      <w:pPr>
        <w:rPr>
          <w:rFonts w:ascii="Sari Offc" w:hAnsi="Sari Offc"/>
          <w:b/>
          <w:bCs/>
          <w:lang w:val="en-IN"/>
        </w:rPr>
      </w:pPr>
      <w:bookmarkStart w:name="_Hlk219363897" w:id="22"/>
      <w:r w:rsidRPr="000C5B0C">
        <w:rPr>
          <w:rFonts w:ascii="Sari Offc" w:hAnsi="Sari Offc"/>
          <w:b/>
          <w:bCs/>
          <w:lang w:val="en-IN"/>
        </w:rPr>
        <w:t>Add-on Cards</w:t>
      </w:r>
    </w:p>
    <w:p w:rsidRPr="000C5B0C" w:rsidR="0024176B" w:rsidP="0024176B" w:rsidRDefault="0024176B" w14:paraId="3FED0295" w14:textId="77777777">
      <w:pPr>
        <w:pStyle w:val="ListParagraph"/>
        <w:numPr>
          <w:ilvl w:val="0"/>
          <w:numId w:val="11"/>
        </w:numPr>
        <w:rPr>
          <w:rFonts w:ascii="Sari Offc" w:hAnsi="Sari Offc"/>
        </w:rPr>
      </w:pPr>
      <w:r w:rsidRPr="000C5B0C">
        <w:rPr>
          <w:rFonts w:ascii="Sari Offc" w:hAnsi="Sari Offc"/>
        </w:rPr>
        <w:t>Empower your family with </w:t>
      </w:r>
      <w:hyperlink w:history="1" r:id="rId22">
        <w:r w:rsidRPr="000C5B0C">
          <w:rPr>
            <w:rStyle w:val="Hyperlink"/>
            <w:rFonts w:ascii="Sari Offc" w:hAnsi="Sari Offc"/>
          </w:rPr>
          <w:t>add-on cards</w:t>
        </w:r>
      </w:hyperlink>
      <w:r w:rsidRPr="000C5B0C">
        <w:rPr>
          <w:rFonts w:ascii="Sari Offc" w:hAnsi="Sari Offc"/>
        </w:rPr>
        <w:t xml:space="preserve"> for your parents, spouse, children or siblings above the age of 18</w:t>
      </w:r>
    </w:p>
    <w:p w:rsidRPr="000C5B0C" w:rsidR="0024176B" w:rsidP="0024176B" w:rsidRDefault="0024176B" w14:paraId="0288D64A" w14:textId="77777777">
      <w:pPr>
        <w:rPr>
          <w:rFonts w:ascii="Sari Offc" w:hAnsi="Sari Offc"/>
          <w:b/>
          <w:bCs/>
        </w:rPr>
      </w:pPr>
      <w:r w:rsidRPr="000C5B0C">
        <w:rPr>
          <w:rFonts w:ascii="Sari Offc" w:hAnsi="Sari Offc"/>
          <w:b/>
          <w:bCs/>
        </w:rPr>
        <w:t>Easy Bill Pay Facility</w:t>
      </w:r>
    </w:p>
    <w:p w:rsidRPr="000C5B0C" w:rsidR="0024176B" w:rsidP="0024176B" w:rsidRDefault="0024176B" w14:paraId="56918549" w14:textId="77777777">
      <w:pPr>
        <w:pStyle w:val="ListParagraph"/>
        <w:numPr>
          <w:ilvl w:val="0"/>
          <w:numId w:val="11"/>
        </w:numPr>
        <w:rPr>
          <w:rFonts w:ascii="Sari Offc" w:hAnsi="Sari Offc"/>
        </w:rPr>
      </w:pPr>
      <w:r w:rsidRPr="000C5B0C">
        <w:rPr>
          <w:rFonts w:ascii="Sari Offc" w:hAnsi="Sari Offc"/>
        </w:rPr>
        <w:t xml:space="preserve">Pay your electricity, telephone, mobile and other utility bills using the Easy Bill Pay facility. Click </w:t>
      </w:r>
      <w:hyperlink w:history="1" w:anchor="area5" r:id="rId23">
        <w:r w:rsidRPr="000C5B0C">
          <w:rPr>
            <w:rStyle w:val="Hyperlink"/>
            <w:rFonts w:ascii="Sari Offc" w:hAnsi="Sari Offc"/>
          </w:rPr>
          <w:t>here</w:t>
        </w:r>
      </w:hyperlink>
      <w:r w:rsidRPr="000C5B0C">
        <w:rPr>
          <w:rFonts w:ascii="Sari Offc" w:hAnsi="Sari Offc"/>
        </w:rPr>
        <w:t xml:space="preserve"> to know more</w:t>
      </w:r>
    </w:p>
    <w:p w:rsidRPr="000C5B0C" w:rsidR="0024176B" w:rsidP="0024176B" w:rsidRDefault="0024176B" w14:paraId="27B32866" w14:textId="77777777">
      <w:pPr>
        <w:rPr>
          <w:rFonts w:ascii="Sari Offc" w:hAnsi="Sari Offc"/>
          <w:b/>
          <w:bCs/>
        </w:rPr>
      </w:pPr>
      <w:r w:rsidRPr="000C5B0C">
        <w:rPr>
          <w:rFonts w:ascii="Sari Offc" w:hAnsi="Sari Offc"/>
          <w:b/>
          <w:bCs/>
        </w:rPr>
        <w:t>Balance Transfer on EMI</w:t>
      </w:r>
    </w:p>
    <w:p w:rsidRPr="000C5B0C" w:rsidR="0024176B" w:rsidP="0024176B" w:rsidRDefault="0024176B" w14:paraId="1F21AA99" w14:textId="77777777">
      <w:pPr>
        <w:pStyle w:val="ListParagraph"/>
        <w:numPr>
          <w:ilvl w:val="0"/>
          <w:numId w:val="8"/>
        </w:numPr>
        <w:rPr>
          <w:rFonts w:ascii="Sari Offc" w:hAnsi="Sari Offc"/>
        </w:rPr>
      </w:pPr>
      <w:r w:rsidRPr="000C5B0C">
        <w:rPr>
          <w:rFonts w:ascii="Sari Offc" w:hAnsi="Sari Offc"/>
        </w:rPr>
        <w:t xml:space="preserve">Save money on your credit card repayments. </w:t>
      </w:r>
    </w:p>
    <w:p w:rsidRPr="000C5B0C" w:rsidR="0024176B" w:rsidP="0024176B" w:rsidRDefault="0024176B" w14:paraId="699A6561" w14:textId="61A6A2F4">
      <w:pPr>
        <w:pStyle w:val="ListParagraph"/>
        <w:numPr>
          <w:ilvl w:val="0"/>
          <w:numId w:val="8"/>
        </w:numPr>
        <w:rPr>
          <w:rFonts w:ascii="Sari Offc" w:hAnsi="Sari Offc"/>
        </w:rPr>
      </w:pPr>
      <w:r w:rsidRPr="000C5B0C">
        <w:rPr>
          <w:rFonts w:ascii="Sari Offc" w:hAnsi="Sari Offc"/>
        </w:rPr>
        <w:t xml:space="preserve">Transfer outstanding balances of other banks’ credit cards to your PhonePe SBI Card PURPLE at a lower interest rate and repay in easy EMIs. </w:t>
      </w:r>
      <w:hyperlink w:tgtFrame="_blank" w:history="1" r:id="rId24">
        <w:r w:rsidRPr="000C5B0C">
          <w:rPr>
            <w:rStyle w:val="Hyperlink"/>
            <w:rFonts w:ascii="Sari Offc" w:hAnsi="Sari Offc"/>
          </w:rPr>
          <w:t>Click here</w:t>
        </w:r>
      </w:hyperlink>
      <w:r w:rsidRPr="000C5B0C">
        <w:rPr>
          <w:rFonts w:ascii="Sari Offc" w:hAnsi="Sari Offc"/>
        </w:rPr>
        <w:t xml:space="preserve"> to know about Balance Transfer on EMI.</w:t>
      </w:r>
    </w:p>
    <w:p w:rsidRPr="000C5B0C" w:rsidR="0024176B" w:rsidP="0024176B" w:rsidRDefault="0024176B" w14:paraId="6330241C" w14:textId="77777777">
      <w:pPr>
        <w:pStyle w:val="ListParagraph"/>
        <w:numPr>
          <w:ilvl w:val="0"/>
          <w:numId w:val="8"/>
        </w:numPr>
        <w:rPr>
          <w:rFonts w:ascii="Sari Offc" w:hAnsi="Sari Offc"/>
        </w:rPr>
      </w:pPr>
      <w:r w:rsidRPr="3BA1F44C" w:rsidR="0024176B">
        <w:rPr>
          <w:rFonts w:ascii="Sari Offc" w:hAnsi="Sari Offc"/>
        </w:rPr>
        <w:t>Login to your account to avail this facility.</w:t>
      </w:r>
    </w:p>
    <w:bookmarkEnd w:id="22"/>
    <w:p w:rsidRPr="000C5B0C" w:rsidR="00361A97" w:rsidP="3BA1F44C" w:rsidRDefault="00361A97" w14:paraId="13E3773D" w14:textId="34D7ADFD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Sari Offc" w:hAnsi="Sari Offc"/>
        </w:rPr>
      </w:pPr>
    </w:p>
    <w:p w:rsidRPr="000C5B0C" w:rsidR="00361A97" w:rsidP="00361A97" w:rsidRDefault="00361A97" w14:paraId="000754B3" w14:textId="77777777">
      <w:pPr>
        <w:rPr>
          <w:rFonts w:ascii="Sari Offc" w:hAnsi="Sari Offc"/>
        </w:rPr>
      </w:pPr>
    </w:p>
    <w:sectPr w:rsidRPr="000C5B0C" w:rsidR="00361A97">
      <w:footerReference w:type="even" r:id="rId29"/>
      <w:footerReference w:type="default" r:id="rId30"/>
      <w:footerReference w:type="first" r:id="rId31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8303D" w:rsidP="00810CEF" w:rsidRDefault="00C8303D" w14:paraId="2CB28D8E" w14:textId="77777777">
      <w:pPr>
        <w:spacing w:after="0" w:line="240" w:lineRule="auto"/>
      </w:pPr>
      <w:r>
        <w:separator/>
      </w:r>
    </w:p>
  </w:endnote>
  <w:endnote w:type="continuationSeparator" w:id="0">
    <w:p w:rsidR="00C8303D" w:rsidP="00810CEF" w:rsidRDefault="00C8303D" w14:paraId="20E1853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ri Offc">
    <w:altName w:val="Calibri"/>
    <w:charset w:val="00"/>
    <w:family w:val="swiss"/>
    <w:pitch w:val="variable"/>
    <w:sig w:usb0="800000EF" w:usb1="4000205B" w:usb2="00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810CEF" w:rsidRDefault="00810CEF" w14:paraId="7C936A42" w14:textId="6C2BD5F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8BD6363" wp14:editId="10B8D35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870811270" name="Text Box 2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810CEF" w:rsidR="00810CEF" w:rsidP="00810CEF" w:rsidRDefault="00810CEF" w14:paraId="245146C1" w14:textId="5D143034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810CEF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8BD6363">
              <v:stroke joinstyle="miter"/>
              <v:path gradientshapeok="t" o:connecttype="rect"/>
            </v:shapetype>
            <v:shape id="Text Box 2" style="position:absolute;margin-left:0;margin-top:0;width:87.35pt;height:30.8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">
              <v:textbox style="mso-fit-shape-to-text:t" inset="0,0,0,15pt">
                <w:txbxContent>
                  <w:p w:rsidRPr="00810CEF" w:rsidR="00810CEF" w:rsidP="00810CEF" w:rsidRDefault="00810CEF" w14:paraId="245146C1" w14:textId="5D143034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810CEF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810CEF" w:rsidRDefault="00810CEF" w14:paraId="14FA507D" w14:textId="5D474ED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3A90CF1" wp14:editId="22E5BB1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514628640" name="Text Box 3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810CEF" w:rsidR="00810CEF" w:rsidP="00810CEF" w:rsidRDefault="00810CEF" w14:paraId="2C8C31D2" w14:textId="19600BF3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810CEF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3A90CF1">
              <v:stroke joinstyle="miter"/>
              <v:path gradientshapeok="t" o:connecttype="rect"/>
            </v:shapetype>
            <v:shape id="Text Box 3" style="position:absolute;margin-left:0;margin-top:0;width:87.35pt;height:30.8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">
              <v:textbox style="mso-fit-shape-to-text:t" inset="0,0,0,15pt">
                <w:txbxContent>
                  <w:p w:rsidRPr="00810CEF" w:rsidR="00810CEF" w:rsidP="00810CEF" w:rsidRDefault="00810CEF" w14:paraId="2C8C31D2" w14:textId="19600BF3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810CEF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810CEF" w:rsidRDefault="00810CEF" w14:paraId="3DE934F8" w14:textId="0CDF42D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C1486D3" wp14:editId="67FAE76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2122121965" name="Text Box 1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810CEF" w:rsidR="00810CEF" w:rsidP="00810CEF" w:rsidRDefault="00810CEF" w14:paraId="6D44139A" w14:textId="67B0F633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810CEF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C1486D3">
              <v:stroke joinstyle="miter"/>
              <v:path gradientshapeok="t" o:connecttype="rect"/>
            </v:shapetype>
            <v:shape id="Text Box 1" style="position:absolute;margin-left:0;margin-top:0;width:87.35pt;height:30.8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">
              <v:textbox style="mso-fit-shape-to-text:t" inset="0,0,0,15pt">
                <w:txbxContent>
                  <w:p w:rsidRPr="00810CEF" w:rsidR="00810CEF" w:rsidP="00810CEF" w:rsidRDefault="00810CEF" w14:paraId="6D44139A" w14:textId="67B0F633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810CEF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8303D" w:rsidP="00810CEF" w:rsidRDefault="00C8303D" w14:paraId="525E2A87" w14:textId="77777777">
      <w:pPr>
        <w:spacing w:after="0" w:line="240" w:lineRule="auto"/>
      </w:pPr>
      <w:r>
        <w:separator/>
      </w:r>
    </w:p>
  </w:footnote>
  <w:footnote w:type="continuationSeparator" w:id="0">
    <w:p w:rsidR="00C8303D" w:rsidP="00810CEF" w:rsidRDefault="00C8303D" w14:paraId="673880F8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8620F"/>
    <w:multiLevelType w:val="hybridMultilevel"/>
    <w:tmpl w:val="A9C471B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153CDE"/>
    <w:multiLevelType w:val="multilevel"/>
    <w:tmpl w:val="B7CE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8A24178"/>
    <w:multiLevelType w:val="hybridMultilevel"/>
    <w:tmpl w:val="BA08361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E541A83"/>
    <w:multiLevelType w:val="hybridMultilevel"/>
    <w:tmpl w:val="ADB6B4E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0CE6891"/>
    <w:multiLevelType w:val="hybridMultilevel"/>
    <w:tmpl w:val="86665FA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5A9399F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B356DBB"/>
    <w:multiLevelType w:val="hybridMultilevel"/>
    <w:tmpl w:val="AB16E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F7B74E3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72C7321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318660D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6AF049FF"/>
    <w:multiLevelType w:val="hybridMultilevel"/>
    <w:tmpl w:val="0CB4A57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8"/>
  </w:num>
  <w:num w:numId="3">
    <w:abstractNumId w:val="9"/>
  </w:num>
  <w:num w:numId="4">
    <w:abstractNumId w:val="4"/>
  </w:num>
  <w:num w:numId="5">
    <w:abstractNumId w:val="3"/>
  </w:num>
  <w:num w:numId="6">
    <w:abstractNumId w:val="1"/>
  </w:num>
  <w:num w:numId="7">
    <w:abstractNumId w:val="10"/>
  </w:num>
  <w:num w:numId="8">
    <w:abstractNumId w:val="0"/>
  </w:num>
  <w:num w:numId="9">
    <w:abstractNumId w:val="5"/>
  </w:num>
  <w:num w:numId="10">
    <w:abstractNumId w:val="7"/>
  </w:num>
  <w:num w:numId="11">
    <w:abstractNumId w:val="6"/>
  </w:num>
  <w:numIdMacAtCleanup w:val="1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ingh, Vijaita (SBICard)">
    <w15:presenceInfo w15:providerId="AD" w15:userId="S::vijaita.singh@sbicard.com::dd49b732-6158-484b-8de9-5f3ea56aaa99"/>
  </w15:person>
  <w15:person w15:author="Upadhyay , Shubham (SBICard)">
    <w15:presenceInfo w15:providerId="AD" w15:userId="S-1-5-21-1521157601-2888471106-1901687981-65808"/>
  </w15:person>
  <w15:person w15:author="Arun Kaushal">
    <w15:presenceInfo w15:providerId="None" w15:userId="Arun Kausha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C6"/>
    <w:rsid w:val="00050AAC"/>
    <w:rsid w:val="000560E9"/>
    <w:rsid w:val="000566E3"/>
    <w:rsid w:val="000707DF"/>
    <w:rsid w:val="0009775C"/>
    <w:rsid w:val="000C5B0C"/>
    <w:rsid w:val="000F1B2A"/>
    <w:rsid w:val="001059CE"/>
    <w:rsid w:val="00122AB2"/>
    <w:rsid w:val="00143FFA"/>
    <w:rsid w:val="001535C0"/>
    <w:rsid w:val="001573BC"/>
    <w:rsid w:val="00163268"/>
    <w:rsid w:val="00217F8A"/>
    <w:rsid w:val="0024176B"/>
    <w:rsid w:val="002534CC"/>
    <w:rsid w:val="00274163"/>
    <w:rsid w:val="002953BA"/>
    <w:rsid w:val="00295B5E"/>
    <w:rsid w:val="0029715F"/>
    <w:rsid w:val="002D38D6"/>
    <w:rsid w:val="002D4E0B"/>
    <w:rsid w:val="00311B56"/>
    <w:rsid w:val="003342B7"/>
    <w:rsid w:val="00345E13"/>
    <w:rsid w:val="00361A97"/>
    <w:rsid w:val="00362A97"/>
    <w:rsid w:val="003A6011"/>
    <w:rsid w:val="003D715C"/>
    <w:rsid w:val="0042325B"/>
    <w:rsid w:val="0049200C"/>
    <w:rsid w:val="004A5805"/>
    <w:rsid w:val="004E0868"/>
    <w:rsid w:val="00513A0B"/>
    <w:rsid w:val="0052757C"/>
    <w:rsid w:val="00530930"/>
    <w:rsid w:val="005310B6"/>
    <w:rsid w:val="005643BE"/>
    <w:rsid w:val="00564DCE"/>
    <w:rsid w:val="005C3D5F"/>
    <w:rsid w:val="005D0784"/>
    <w:rsid w:val="0060209E"/>
    <w:rsid w:val="0063055D"/>
    <w:rsid w:val="00641D77"/>
    <w:rsid w:val="00687653"/>
    <w:rsid w:val="006938F5"/>
    <w:rsid w:val="006978A4"/>
    <w:rsid w:val="006A2631"/>
    <w:rsid w:val="006F3A2C"/>
    <w:rsid w:val="007275A2"/>
    <w:rsid w:val="007550F8"/>
    <w:rsid w:val="007B2F33"/>
    <w:rsid w:val="007B70DA"/>
    <w:rsid w:val="007CF435"/>
    <w:rsid w:val="007D37D9"/>
    <w:rsid w:val="007E6A3E"/>
    <w:rsid w:val="007E74A7"/>
    <w:rsid w:val="00810CEF"/>
    <w:rsid w:val="00832A62"/>
    <w:rsid w:val="00844075"/>
    <w:rsid w:val="008B45AF"/>
    <w:rsid w:val="009164D7"/>
    <w:rsid w:val="00930D0E"/>
    <w:rsid w:val="00931386"/>
    <w:rsid w:val="00960941"/>
    <w:rsid w:val="009A176A"/>
    <w:rsid w:val="00A11687"/>
    <w:rsid w:val="00A150C5"/>
    <w:rsid w:val="00A15525"/>
    <w:rsid w:val="00A5515C"/>
    <w:rsid w:val="00A579B5"/>
    <w:rsid w:val="00A77CB4"/>
    <w:rsid w:val="00AC2D69"/>
    <w:rsid w:val="00AF4A2A"/>
    <w:rsid w:val="00B1628D"/>
    <w:rsid w:val="00B74F63"/>
    <w:rsid w:val="00BA17BD"/>
    <w:rsid w:val="00C009E7"/>
    <w:rsid w:val="00C0786A"/>
    <w:rsid w:val="00C37A02"/>
    <w:rsid w:val="00C42307"/>
    <w:rsid w:val="00C63C91"/>
    <w:rsid w:val="00C74138"/>
    <w:rsid w:val="00C8303D"/>
    <w:rsid w:val="00CA2AD8"/>
    <w:rsid w:val="00CA5965"/>
    <w:rsid w:val="00CD511F"/>
    <w:rsid w:val="00CE5DB4"/>
    <w:rsid w:val="00D34CF6"/>
    <w:rsid w:val="00D41F6C"/>
    <w:rsid w:val="00D62D74"/>
    <w:rsid w:val="00DA32DD"/>
    <w:rsid w:val="00DB606B"/>
    <w:rsid w:val="00DF306C"/>
    <w:rsid w:val="00E56665"/>
    <w:rsid w:val="00E62FE6"/>
    <w:rsid w:val="00E8690F"/>
    <w:rsid w:val="00F23D00"/>
    <w:rsid w:val="00F31F00"/>
    <w:rsid w:val="00FB6CC8"/>
    <w:rsid w:val="00FB78C6"/>
    <w:rsid w:val="04786532"/>
    <w:rsid w:val="1407464B"/>
    <w:rsid w:val="172814BD"/>
    <w:rsid w:val="1896D7CD"/>
    <w:rsid w:val="1FD7CD2F"/>
    <w:rsid w:val="26A634DB"/>
    <w:rsid w:val="2C880CBF"/>
    <w:rsid w:val="36803DBC"/>
    <w:rsid w:val="37C232C4"/>
    <w:rsid w:val="3BA1F44C"/>
    <w:rsid w:val="3D3B0AAF"/>
    <w:rsid w:val="3DA3977D"/>
    <w:rsid w:val="43BA345A"/>
    <w:rsid w:val="464E3802"/>
    <w:rsid w:val="4CC97F7C"/>
    <w:rsid w:val="5056588F"/>
    <w:rsid w:val="50F24FEC"/>
    <w:rsid w:val="51950160"/>
    <w:rsid w:val="55794C75"/>
    <w:rsid w:val="5A3251BC"/>
    <w:rsid w:val="623053E9"/>
    <w:rsid w:val="69910545"/>
    <w:rsid w:val="7B11C091"/>
    <w:rsid w:val="7F518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BAFBF"/>
  <w15:chartTrackingRefBased/>
  <w15:docId w15:val="{DE81B38F-E4B2-497A-992E-F21A27A6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78C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8C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B78C6"/>
    <w:rPr>
      <w:rFonts w:asciiTheme="majorHAnsi" w:hAnsiTheme="majorHAnsi" w:eastAsiaTheme="majorEastAsia" w:cstheme="majorBidi"/>
      <w:color w:val="2F5496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B78C6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rsid w:val="00FB78C6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B78C6"/>
    <w:rPr>
      <w:rFonts w:eastAsiaTheme="majorEastAsia" w:cstheme="majorBidi"/>
      <w:i/>
      <w:iCs/>
      <w:color w:val="2F5496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B78C6"/>
    <w:rPr>
      <w:rFonts w:eastAsiaTheme="majorEastAsia" w:cstheme="majorBidi"/>
      <w:color w:val="2F5496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B78C6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B78C6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B78C6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B78C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B78C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B78C6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B78C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B78C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B78C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B7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8C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B78C6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B78C6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D715C"/>
    <w:rPr>
      <w:i/>
      <w:iCs/>
    </w:rPr>
  </w:style>
  <w:style w:type="character" w:styleId="Hyperlink">
    <w:name w:val="Hyperlink"/>
    <w:basedOn w:val="DefaultParagraphFont"/>
    <w:uiPriority w:val="99"/>
    <w:unhideWhenUsed/>
    <w:rsid w:val="00E566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66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9775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2D38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38D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D38D6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38D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D38D6"/>
    <w:rPr>
      <w:b/>
      <w:bCs/>
      <w:sz w:val="20"/>
      <w:szCs w:val="20"/>
      <w:lang w:val="en-GB"/>
    </w:rPr>
  </w:style>
  <w:style w:type="paragraph" w:styleId="NormalWeb">
    <w:name w:val="Normal (Web)"/>
    <w:basedOn w:val="Normal"/>
    <w:uiPriority w:val="99"/>
    <w:semiHidden/>
    <w:unhideWhenUsed/>
    <w:rsid w:val="00B1628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IN"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10CE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10CEF"/>
    <w:rPr>
      <w:lang w:val="en-GB"/>
    </w:rPr>
  </w:style>
  <w:style w:type="paragraph" w:styleId="Revision">
    <w:name w:val="Revision"/>
    <w:hidden/>
    <w:uiPriority w:val="99"/>
    <w:semiHidden/>
    <w:rsid w:val="000C5B0C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090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hyperlink" Target="https://www.sbicard.com/en/personal/benefits/lower-interest-option/flexi-pay.page" TargetMode="External" Id="rId21" /><Relationship Type="http://schemas.openxmlformats.org/officeDocument/2006/relationships/theme" Target="theme/theme1.xml" Id="rId34" /><Relationship Type="http://schemas.openxmlformats.org/officeDocument/2006/relationships/hyperlink" Target="https://www.sbicard.com/en/personal/credit-cards/rewards/phonepe-sbi-card-purple.page" TargetMode="External" Id="rId7" /><Relationship Type="http://schemas.openxmlformats.org/officeDocument/2006/relationships/hyperlink" Target="https://www.sbicard.com/sbi-card-en/assets/media/images/personal/credit-cards/rewards/phonepe/tnc/PhonePe-SBI-Card-Welcome-Benefit-TnC.pdf" TargetMode="External" Id="rId12" /><Relationship Type="http://schemas.microsoft.com/office/2011/relationships/people" Target="people.xml" Id="rId33" /><Relationship Type="http://schemas.openxmlformats.org/officeDocument/2006/relationships/styles" Target="styles.xml" Id="rId2" /><Relationship Type="http://schemas.openxmlformats.org/officeDocument/2006/relationships/hyperlink" Target="https://www.sbicard.com/sbi-card-en/assets/media/images/personal/credit-cards/rewards/phonepe/tnc/milestone-TnC-PhonePe-SBI-Card.pdf" TargetMode="External" Id="rId16" /><Relationship Type="http://schemas.openxmlformats.org/officeDocument/2006/relationships/hyperlink" Target="https://www.sbicard.com/en/eapply.page" TargetMode="External" Id="rId20" /><Relationship Type="http://schemas.openxmlformats.org/officeDocument/2006/relationships/footer" Target="footer1.xml" Id="rId29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yperlink" Target="https://www.sbicard.com/en/personal/benefits/lower-interest-option/balance-transfer-on-emi.page" TargetMode="External" Id="rId24" /><Relationship Type="http://schemas.openxmlformats.org/officeDocument/2006/relationships/fontTable" Target="fontTable.xml" Id="rId32" /><Relationship Type="http://schemas.openxmlformats.org/officeDocument/2006/relationships/footnotes" Target="footnotes.xml" Id="rId5" /><Relationship Type="http://schemas.openxmlformats.org/officeDocument/2006/relationships/hyperlink" Target="https://www.sbicard.com/en/personal/benefits.page" TargetMode="External" Id="rId23" /><Relationship Type="http://schemas.openxmlformats.org/officeDocument/2006/relationships/hyperlink" Target="https://www.sbicard.com/en/most-important-terms-and-conditions.page" TargetMode="External" Id="rId19" /><Relationship Type="http://schemas.openxmlformats.org/officeDocument/2006/relationships/footer" Target="footer3.xml" Id="rId31" /><Relationship Type="http://schemas.openxmlformats.org/officeDocument/2006/relationships/webSettings" Target="webSettings.xml" Id="rId4" /><Relationship Type="http://schemas.openxmlformats.org/officeDocument/2006/relationships/hyperlink" Target="https://www.sbicard.com/sbi-card-en/assets/media/images/personal/credit-cards/rewards/phonepe/tnc/PhonePe-SBI-Card-PURPLE-Reward-Program-TnC.pdf" TargetMode="External" Id="rId14" /><Relationship Type="http://schemas.openxmlformats.org/officeDocument/2006/relationships/hyperlink" Target="https://www.sbicard.com/en/personal/benefits/add-on-card.page" TargetMode="External" Id="rId22" /><Relationship Type="http://schemas.openxmlformats.org/officeDocument/2006/relationships/footer" Target="footer2.xml" Id="rId3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Namita Salgiya</dc:creator>
  <keywords/>
  <dc:description/>
  <lastModifiedBy>Prajjwal Singh</lastModifiedBy>
  <revision>4</revision>
  <dcterms:created xsi:type="dcterms:W3CDTF">2026-01-21T06:20:00.0000000Z</dcterms:created>
  <dcterms:modified xsi:type="dcterms:W3CDTF">2026-03-19T06:42:52.5430074Z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ff339155-fab3-4acf-8c27-77f67983fb52</vt:lpwstr>
  </property>
  <property fmtid="{D5CDD505-2E9C-101B-9397-08002B2CF9AE}" pid="3" name="ClassificationContentMarkingFooterShapeIds">
    <vt:lpwstr>7e7d02ed,33e78686,5a476620</vt:lpwstr>
  </property>
  <property fmtid="{D5CDD505-2E9C-101B-9397-08002B2CF9AE}" pid="4" name="ClassificationContentMarkingFooterFontProps">
    <vt:lpwstr>#000000,12,Aptos</vt:lpwstr>
  </property>
  <property fmtid="{D5CDD505-2E9C-101B-9397-08002B2CF9AE}" pid="5" name="ClassificationContentMarkingFooterText">
    <vt:lpwstr>SBI Card Internal</vt:lpwstr>
  </property>
  <property fmtid="{D5CDD505-2E9C-101B-9397-08002B2CF9AE}" pid="6" name="MSIP_Label_952a70d6-3766-43cb-8698-0840c6b20a20_Enabled">
    <vt:lpwstr>true</vt:lpwstr>
  </property>
  <property fmtid="{D5CDD505-2E9C-101B-9397-08002B2CF9AE}" pid="7" name="MSIP_Label_952a70d6-3766-43cb-8698-0840c6b20a20_SetDate">
    <vt:lpwstr>2026-01-09T06:22:29Z</vt:lpwstr>
  </property>
  <property fmtid="{D5CDD505-2E9C-101B-9397-08002B2CF9AE}" pid="8" name="MSIP_Label_952a70d6-3766-43cb-8698-0840c6b20a20_Method">
    <vt:lpwstr>Standard</vt:lpwstr>
  </property>
  <property fmtid="{D5CDD505-2E9C-101B-9397-08002B2CF9AE}" pid="9" name="MSIP_Label_952a70d6-3766-43cb-8698-0840c6b20a20_Name">
    <vt:lpwstr>SBI Card Internal</vt:lpwstr>
  </property>
  <property fmtid="{D5CDD505-2E9C-101B-9397-08002B2CF9AE}" pid="10" name="MSIP_Label_952a70d6-3766-43cb-8698-0840c6b20a20_SiteId">
    <vt:lpwstr>80940975-4f68-45c3-b5b6-4f9a76a187e2</vt:lpwstr>
  </property>
  <property fmtid="{D5CDD505-2E9C-101B-9397-08002B2CF9AE}" pid="11" name="MSIP_Label_952a70d6-3766-43cb-8698-0840c6b20a20_ActionId">
    <vt:lpwstr>c908fd7a-0e23-43e4-a294-2372aa14fc42</vt:lpwstr>
  </property>
  <property fmtid="{D5CDD505-2E9C-101B-9397-08002B2CF9AE}" pid="12" name="MSIP_Label_952a70d6-3766-43cb-8698-0840c6b20a20_ContentBits">
    <vt:lpwstr>2</vt:lpwstr>
  </property>
  <property fmtid="{D5CDD505-2E9C-101B-9397-08002B2CF9AE}" pid="13" name="MSIP_Label_952a70d6-3766-43cb-8698-0840c6b20a20_Tag">
    <vt:lpwstr>10, 3, 0, 1</vt:lpwstr>
  </property>
</Properties>
</file>