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F73B4" w:rsidR="00345E13" w:rsidP="00345E13" w:rsidRDefault="00494EF1" w14:paraId="52FBBC3C" w14:textId="37C69A49">
      <w:pPr>
        <w:jc w:val="center"/>
        <w:rPr>
          <w:b/>
          <w:bCs/>
          <w:lang w:val="en-IN"/>
        </w:rPr>
      </w:pPr>
      <w:ins w:author="Namita Salgiya" w:date="2026-01-13T14:01:00Z" w16du:dateUtc="2026-01-13T08:31:00Z" w:id="0">
        <w:r w:rsidRPr="00B97C8D">
          <w:rPr>
            <w:b/>
            <w:bCs/>
            <w:lang w:val="en-IN"/>
          </w:rPr>
          <w:fldChar w:fldCharType="begin"/>
        </w:r>
        <w:r w:rsidRPr="001F73B4">
          <w:rPr>
            <w:b/>
            <w:bCs/>
            <w:lang w:val="en-IN"/>
          </w:rPr>
          <w:instrText>HYPERLINK "https://www.sbicard.com/en/personal/credit-cards/lifestyle/sbi-card-elite.page"</w:instrText>
        </w:r>
        <w:r w:rsidRPr="001F73B4">
          <w:rPr>
            <w:b/>
            <w:bCs/>
            <w:lang w:val="en-IN"/>
          </w:rPr>
        </w:r>
        <w:r w:rsidRPr="001F73B4">
          <w:rPr>
            <w:b/>
            <w:bCs/>
            <w:lang w:val="en-IN"/>
          </w:rPr>
          <w:fldChar w:fldCharType="separate"/>
        </w:r>
        <w:r w:rsidRPr="001F73B4" w:rsidR="00345E13">
          <w:rPr>
            <w:rStyle w:val="Hyperlink"/>
            <w:b/>
            <w:bCs/>
            <w:lang w:val="en-IN"/>
          </w:rPr>
          <w:t xml:space="preserve">SBI </w:t>
        </w:r>
        <w:r w:rsidRPr="001F73B4" w:rsidR="00345E13">
          <w:rPr>
            <w:rStyle w:val="Hyperlink"/>
            <w:b/>
            <w:bCs/>
            <w:caps/>
            <w:rPrChange w:author="Namita Salgiya" w:date="2026-01-20T19:30:00Z" w16du:dateUtc="2026-01-20T14:00:00Z" w:id="1">
              <w:rPr>
                <w:b/>
                <w:bCs/>
                <w:lang w:val="en-IN"/>
              </w:rPr>
            </w:rPrChange>
          </w:rPr>
          <w:t>Card</w:t>
        </w:r>
        <w:r w:rsidRPr="001F73B4" w:rsidR="00345E13">
          <w:rPr>
            <w:rStyle w:val="Hyperlink"/>
            <w:b/>
            <w:bCs/>
            <w:lang w:val="en-IN"/>
          </w:rPr>
          <w:t xml:space="preserve"> ELITE</w:t>
        </w:r>
        <w:r w:rsidRPr="001F73B4">
          <w:rPr>
            <w:b/>
            <w:bCs/>
            <w:lang w:val="en-IN"/>
          </w:rPr>
          <w:fldChar w:fldCharType="end"/>
        </w:r>
      </w:ins>
    </w:p>
    <w:p w:rsidR="004D4BA2" w:rsidP="003D715C" w:rsidRDefault="004D4BA2" w14:paraId="259DD24A" w14:textId="77777777">
      <w:pPr>
        <w:jc w:val="center"/>
        <w:rPr>
          <w:ins w:author="Namita Salgiya" w:date="2025-12-31T18:10:00Z" w:id="2"/>
          <w:lang w:val="en-IN"/>
        </w:rPr>
      </w:pPr>
      <w:r w:rsidRPr="0052757C">
        <w:rPr>
          <w:lang w:val="en-IN"/>
        </w:rPr>
        <w:t>An exclusive and exquisitely crafted card for those who live beyond ordinary</w:t>
      </w:r>
    </w:p>
    <w:p w:rsidRPr="00EA15B8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  <w:rPrChange w:author="Arun Kaushal" w:date="2026-01-01T09:48:00Z" w:id="3">
            <w:rPr>
              <w:b/>
              <w:bCs/>
              <w:u w:val="single"/>
              <w:lang w:val="en-IN"/>
            </w:rPr>
          </w:rPrChange>
        </w:rPr>
      </w:pPr>
      <w:r w:rsidRPr="00EA15B8">
        <w:rPr>
          <w:b/>
          <w:bCs/>
          <w:i/>
          <w:iCs/>
          <w:u w:val="single"/>
          <w:lang w:val="en-IN"/>
          <w:rPrChange w:author="Arun Kaushal" w:date="2026-01-01T09:48:00Z" w:id="4">
            <w:rPr>
              <w:b/>
              <w:bCs/>
              <w:u w:val="single"/>
              <w:lang w:val="en-IN"/>
            </w:rPr>
          </w:rPrChange>
        </w:rPr>
        <w:t>Best For</w:t>
      </w:r>
    </w:p>
    <w:p w:rsidRPr="00345E13" w:rsidR="00345E13" w:rsidP="00345E13" w:rsidRDefault="00345E13" w14:paraId="1CCF3AE9" w14:textId="77777777">
      <w:pPr>
        <w:pStyle w:val="ListParagraph"/>
        <w:numPr>
          <w:ilvl w:val="0"/>
          <w:numId w:val="1"/>
        </w:numPr>
        <w:rPr>
          <w:lang w:val="en-IN"/>
        </w:rPr>
      </w:pPr>
      <w:r w:rsidRPr="00345E13">
        <w:rPr>
          <w:lang w:val="en-IN"/>
        </w:rPr>
        <w:t>Milestone Privileges</w:t>
      </w:r>
    </w:p>
    <w:p w:rsidRPr="00345E13" w:rsidR="00345E13" w:rsidP="00345E13" w:rsidRDefault="008B2C96" w14:paraId="1484B046" w14:textId="18618AA6">
      <w:pPr>
        <w:pStyle w:val="ListParagraph"/>
        <w:numPr>
          <w:ilvl w:val="0"/>
          <w:numId w:val="1"/>
        </w:numPr>
        <w:rPr>
          <w:lang w:val="en-IN"/>
        </w:rPr>
      </w:pPr>
      <w:r w:rsidRPr="00345E13">
        <w:rPr>
          <w:lang w:val="en-IN"/>
        </w:rPr>
        <w:t xml:space="preserve">ELITE </w:t>
      </w:r>
      <w:r w:rsidRPr="00345E13" w:rsidR="00345E13">
        <w:rPr>
          <w:lang w:val="en-IN"/>
        </w:rPr>
        <w:t>Rewards</w:t>
      </w:r>
    </w:p>
    <w:p w:rsidRPr="0052757C" w:rsidR="00345E13" w:rsidP="00345E13" w:rsidRDefault="00345E13" w14:paraId="3FD5BFD9" w14:textId="2457D61B">
      <w:pPr>
        <w:pStyle w:val="ListParagraph"/>
        <w:numPr>
          <w:ilvl w:val="0"/>
          <w:numId w:val="1"/>
        </w:numPr>
        <w:rPr>
          <w:lang w:val="en-IN"/>
        </w:rPr>
      </w:pPr>
      <w:r w:rsidRPr="00345E13">
        <w:t>Lounge Access</w:t>
      </w:r>
    </w:p>
    <w:p w:rsidRPr="0052757C" w:rsidR="00846C21" w:rsidP="0052757C" w:rsidRDefault="00846C21" w14:paraId="61C8B750" w14:textId="5DAB25CA">
      <w:pPr>
        <w:ind w:left="360"/>
        <w:rPr>
          <w:lang w:val="en-IN"/>
        </w:rPr>
      </w:pPr>
      <w:ins w:author="Namita Salgiya" w:date="2026-01-13T18:38:00Z" w:id="5">
        <w:r w:rsidRPr="00846C21">
          <w:t xml:space="preserve">Enjoy </w:t>
        </w:r>
        <w:r w:rsidRPr="00846C21" w:rsidR="002D29B6">
          <w:t xml:space="preserve">Welcome </w:t>
        </w:r>
        <w:r w:rsidRPr="00846C21">
          <w:t xml:space="preserve">e-Gift </w:t>
        </w:r>
        <w:r w:rsidRPr="00846C21" w:rsidR="00135CEC">
          <w:t>Voucher</w:t>
        </w:r>
        <w:r w:rsidRPr="00846C21">
          <w:t xml:space="preserve">, free movie tickets, and </w:t>
        </w:r>
        <w:del w:author="Upadhyay , Shubham (SBICard)" w:date="2026-01-14T13:40:00Z" w16du:dateUtc="2026-01-14T08:10:00Z" w:id="6">
          <w:r w:rsidRPr="00846C21" w:rsidDel="002D29B6">
            <w:delText xml:space="preserve">generous </w:delText>
          </w:r>
        </w:del>
        <w:r w:rsidRPr="00846C21" w:rsidR="002D29B6">
          <w:t xml:space="preserve">Bonus </w:t>
        </w:r>
        <w:r w:rsidRPr="00846C21" w:rsidR="00135CEC">
          <w:t>Reward Points</w:t>
        </w:r>
      </w:ins>
      <w:ins w:author="Namita Salgiya" w:date="2026-01-13T18:39:00Z" w16du:dateUtc="2026-01-13T13:09:00Z" w:id="7">
        <w:r>
          <w:t>.</w:t>
        </w:r>
      </w:ins>
    </w:p>
    <w:p w:rsidRPr="007E6A3E" w:rsidR="00345E13" w:rsidP="004A5805" w:rsidRDefault="003D715C" w14:paraId="011E8CF5" w14:textId="69D700C3">
      <w:pPr>
        <w:jc w:val="center"/>
        <w:rPr>
          <w:b/>
          <w:bCs/>
          <w:u w:val="single"/>
          <w:lang w:val="en-IN"/>
        </w:rPr>
      </w:pPr>
      <w:r w:rsidRPr="002C7E94">
        <w:rPr>
          <w:b/>
          <w:bCs/>
          <w:i/>
          <w:iCs/>
          <w:u w:val="single"/>
          <w:lang w:val="en-IN"/>
          <w:rPrChange w:author="Arun Kaushal" w:date="2026-01-01T09:48:00Z" w:id="8">
            <w:rPr>
              <w:b/>
              <w:bCs/>
              <w:u w:val="single"/>
              <w:lang w:val="en-IN"/>
            </w:rPr>
          </w:rPrChange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C23BCB">
        <w:rPr>
          <w:b/>
          <w:bCs/>
          <w:caps/>
          <w:u w:val="single"/>
          <w:lang w:val="en-IN"/>
          <w:rPrChange w:author="Arun Kaushal" w:date="2026-01-01T09:50:00Z" w:id="9">
            <w:rPr>
              <w:b/>
              <w:bCs/>
              <w:u w:val="single"/>
              <w:lang w:val="en-IN"/>
            </w:rPr>
          </w:rPrChange>
        </w:rPr>
        <w:t>Benefits</w:t>
      </w:r>
    </w:p>
    <w:p w:rsidRPr="003D715C" w:rsidR="003D715C" w:rsidP="71C75990" w:rsidRDefault="003D715C" w14:paraId="533512B0" w14:textId="42DF18D9">
      <w:pPr>
        <w:numPr>
          <w:ilvl w:val="0"/>
          <w:numId w:val="2"/>
        </w:num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3D715C">
        <w:rPr>
          <w:lang w:val="en-IN"/>
        </w:rPr>
        <w:t>Welcome e</w:t>
      </w:r>
      <w:r w:rsidRPr="22948623" w:rsidR="00E56665">
        <w:rPr>
          <w:lang w:val="en-IN"/>
        </w:rPr>
        <w:t>-</w:t>
      </w:r>
      <w:r w:rsidRPr="22948623" w:rsidR="001F09C3">
        <w:rPr>
          <w:lang w:val="en-IN"/>
        </w:rPr>
        <w:t xml:space="preserve">Gift </w:t>
      </w:r>
      <w:r w:rsidRPr="22948623" w:rsidR="00135CEC">
        <w:rPr>
          <w:lang w:val="en-IN"/>
        </w:rPr>
        <w:t xml:space="preserve">Voucher </w:t>
      </w:r>
      <w:r w:rsidRPr="22948623" w:rsidR="003D715C">
        <w:rPr>
          <w:lang w:val="en-IN"/>
        </w:rPr>
        <w:t>worth Rs. 5,000</w:t>
      </w:r>
    </w:p>
    <w:p w:rsidRPr="00E56665" w:rsidR="003D715C" w:rsidP="71C75990" w:rsidRDefault="003D715C" w14:paraId="04FF2534" w14:textId="06C86D0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3D715C">
        <w:rPr>
          <w:lang w:val="en-IN" w:eastAsia="en-IN"/>
        </w:rPr>
        <w:t xml:space="preserve">Free </w:t>
      </w:r>
      <w:r w:rsidRPr="22948623" w:rsidR="00E56665">
        <w:rPr>
          <w:lang w:val="en-IN" w:eastAsia="en-IN"/>
        </w:rPr>
        <w:t xml:space="preserve">movie tickets </w:t>
      </w:r>
      <w:r w:rsidRPr="22948623" w:rsidR="003D715C">
        <w:rPr>
          <w:lang w:val="en-IN" w:eastAsia="en-IN"/>
        </w:rPr>
        <w:t>worth Rs. 6,000</w:t>
      </w:r>
      <w:del w:author="Namita Salgiya" w:date="2026-01-13T18:40:00Z" w16du:dateUtc="2026-01-13T13:10:00Z" w:id="129985527">
        <w:r w:rsidRPr="22948623" w:rsidDel="003D715C">
          <w:rPr>
            <w:lang w:val="en-IN" w:eastAsia="en-IN"/>
          </w:rPr>
          <w:delText xml:space="preserve"> every year</w:delText>
        </w:r>
      </w:del>
    </w:p>
    <w:p w:rsidRPr="00E56665" w:rsidR="00CD511F" w:rsidP="71C75990" w:rsidRDefault="001F09C3" w14:paraId="29FC772D" w14:textId="1E0E7BC4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1F09C3">
        <w:rPr>
          <w:lang w:val="en-IN" w:eastAsia="en-IN"/>
        </w:rPr>
        <w:t>U</w:t>
      </w:r>
      <w:r w:rsidRPr="22948623" w:rsidR="00CD511F">
        <w:rPr>
          <w:lang w:val="en-IN" w:eastAsia="en-IN"/>
        </w:rPr>
        <w:t xml:space="preserve">p to 50,000 </w:t>
      </w:r>
      <w:r w:rsidRPr="22948623" w:rsidR="002D29B6">
        <w:rPr>
          <w:lang w:val="en-IN" w:eastAsia="en-IN"/>
        </w:rPr>
        <w:t xml:space="preserve">Bonus </w:t>
      </w:r>
      <w:r w:rsidRPr="22948623" w:rsidR="00135CEC">
        <w:rPr>
          <w:lang w:val="en-IN" w:eastAsia="en-IN"/>
        </w:rPr>
        <w:t xml:space="preserve">Reward Points </w:t>
      </w:r>
      <w:r w:rsidRPr="22948623" w:rsidR="00CD511F">
        <w:rPr>
          <w:lang w:val="en-IN" w:eastAsia="en-IN"/>
        </w:rPr>
        <w:t>worth Rs. 12,500</w:t>
      </w:r>
      <w:del w:author="Namita Salgiya" w:date="2026-01-13T18:40:00Z" w16du:dateUtc="2026-01-13T13:10:00Z" w:id="700616060">
        <w:r w:rsidRPr="22948623" w:rsidDel="001F09C3">
          <w:rPr>
            <w:lang w:val="en-IN" w:eastAsia="en-IN"/>
          </w:rPr>
          <w:delText xml:space="preserve"> every </w:delText>
        </w:r>
        <w:r w:rsidRPr="22948623" w:rsidDel="00CD511F">
          <w:rPr>
            <w:lang w:val="en-IN" w:eastAsia="en-IN"/>
          </w:rPr>
          <w:delText>year</w:delText>
        </w:r>
      </w:del>
      <w:r>
        <w:br/>
      </w:r>
      <w:r>
        <w:br/>
      </w:r>
    </w:p>
    <w:p w:rsidRPr="007E6A3E" w:rsidR="00CD511F" w:rsidP="004A5805" w:rsidRDefault="00CD511F" w14:paraId="5970C5BD" w14:textId="114421C9">
      <w:pPr>
        <w:jc w:val="center"/>
        <w:rPr>
          <w:b/>
          <w:bCs/>
          <w:u w:val="single"/>
        </w:rPr>
      </w:pPr>
      <w:r w:rsidRPr="00C23BCB">
        <w:rPr>
          <w:b/>
          <w:bCs/>
          <w:i/>
          <w:iCs/>
          <w:u w:val="single"/>
          <w:rPrChange w:author="Arun Kaushal" w:date="2026-01-01T09:50:00Z" w:id="15">
            <w:rPr>
              <w:b/>
              <w:bCs/>
              <w:u w:val="single"/>
            </w:rPr>
          </w:rPrChange>
        </w:rPr>
        <w:t>Exclusive</w:t>
      </w:r>
      <w:r w:rsidRPr="007E6A3E">
        <w:rPr>
          <w:b/>
          <w:bCs/>
          <w:u w:val="single"/>
        </w:rPr>
        <w:t xml:space="preserve"> </w:t>
      </w:r>
      <w:r w:rsidRPr="00C23BCB">
        <w:rPr>
          <w:b/>
          <w:bCs/>
          <w:caps/>
          <w:u w:val="single"/>
          <w:rPrChange w:author="Arun Kaushal" w:date="2026-01-01T09:50:00Z" w:id="16">
            <w:rPr>
              <w:b/>
              <w:bCs/>
              <w:u w:val="single"/>
            </w:rPr>
          </w:rPrChange>
        </w:rPr>
        <w:t>Privileges</w:t>
      </w:r>
    </w:p>
    <w:p w:rsidRPr="00CD511F" w:rsidR="00CD511F" w:rsidP="22948623" w:rsidRDefault="00CD511F" w14:paraId="6A2B893A" w14:textId="6F9E3A80">
      <w:pPr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CD511F">
        <w:rPr>
          <w:b w:val="1"/>
          <w:bCs w:val="1"/>
          <w:lang w:val="en-IN"/>
        </w:rPr>
        <w:t>Welcome Gift</w:t>
      </w:r>
    </w:p>
    <w:p w:rsidRPr="00CD511F" w:rsidR="00CD511F" w:rsidP="007275A2" w:rsidRDefault="00CD511F" w14:paraId="59891C80" w14:textId="1579D785">
      <w:pPr>
        <w:numPr>
          <w:ilvl w:val="0"/>
          <w:numId w:val="5"/>
        </w:numPr>
        <w:spacing w:after="0"/>
        <w:rPr>
          <w:lang w:val="en-IN"/>
        </w:rPr>
      </w:pPr>
      <w:r w:rsidRPr="00CD511F">
        <w:rPr>
          <w:lang w:val="en-IN"/>
        </w:rPr>
        <w:t>Welcome e-</w:t>
      </w:r>
      <w:r w:rsidRPr="00CD511F" w:rsidR="001F09C3">
        <w:rPr>
          <w:lang w:val="en-IN"/>
        </w:rPr>
        <w:t xml:space="preserve">Gift </w:t>
      </w:r>
      <w:r w:rsidRPr="00CD511F" w:rsidR="00135CEC">
        <w:rPr>
          <w:lang w:val="en-IN"/>
        </w:rPr>
        <w:t xml:space="preserve">Voucher </w:t>
      </w:r>
      <w:r w:rsidRPr="00CD511F">
        <w:rPr>
          <w:lang w:val="en-IN"/>
        </w:rPr>
        <w:t>worth Rs. 5,000</w:t>
      </w:r>
    </w:p>
    <w:p w:rsidR="00E56665" w:rsidP="007275A2" w:rsidRDefault="00CD511F" w14:paraId="2D7F5BBB" w14:textId="42097644">
      <w:pPr>
        <w:numPr>
          <w:ilvl w:val="0"/>
          <w:numId w:val="5"/>
        </w:numPr>
        <w:spacing w:after="0"/>
        <w:rPr>
          <w:lang w:val="en-IN"/>
        </w:rPr>
      </w:pPr>
      <w:r w:rsidRPr="00CD511F">
        <w:rPr>
          <w:lang w:val="en-IN"/>
        </w:rPr>
        <w:t>Choose from an array of travel and lifestyle brands: Yatra, Hush Puppies</w:t>
      </w:r>
      <w:ins w:author="Upadhyay , Shubham (SBICard)" w:date="2025-12-30T13:10:00Z" w:id="18">
        <w:r w:rsidR="001F09C3">
          <w:rPr>
            <w:lang w:val="en-IN"/>
          </w:rPr>
          <w:t xml:space="preserve"> </w:t>
        </w:r>
      </w:ins>
      <w:r w:rsidRPr="00CD511F">
        <w:rPr>
          <w:lang w:val="en-IN"/>
        </w:rPr>
        <w:t>/</w:t>
      </w:r>
      <w:ins w:author="Upadhyay , Shubham (SBICard)" w:date="2025-12-30T13:10:00Z" w:id="19">
        <w:r w:rsidR="001F09C3">
          <w:rPr>
            <w:lang w:val="en-IN"/>
          </w:rPr>
          <w:t xml:space="preserve"> </w:t>
        </w:r>
      </w:ins>
      <w:r w:rsidRPr="00CD511F">
        <w:rPr>
          <w:lang w:val="en-IN"/>
        </w:rPr>
        <w:t>Bata, Pantaloons, Aditya Birla Fashion and Shoppers Stop</w:t>
      </w:r>
    </w:p>
    <w:p w:rsidRPr="00E56665" w:rsidR="00E56665" w:rsidP="71C75990" w:rsidRDefault="00E56665" w14:paraId="4CE5ED3C" w14:textId="2E577293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E56665">
        <w:rPr>
          <w:b w:val="1"/>
          <w:bCs w:val="1"/>
          <w:lang w:val="en-IN"/>
        </w:rPr>
        <w:t>Complimentary Movie Tickets</w:t>
      </w:r>
    </w:p>
    <w:p w:rsidRPr="00E56665" w:rsidR="0029715F" w:rsidP="0029715F" w:rsidRDefault="0029715F" w14:paraId="0E9049C7" w14:textId="1840B058">
      <w:pPr>
        <w:pStyle w:val="ListParagraph"/>
        <w:numPr>
          <w:ilvl w:val="0"/>
          <w:numId w:val="6"/>
        </w:numPr>
        <w:spacing w:after="0"/>
        <w:rPr>
          <w:lang w:val="en-IN" w:eastAsia="en-IN"/>
        </w:rPr>
      </w:pPr>
      <w:r w:rsidRPr="003D715C">
        <w:rPr>
          <w:lang w:val="en-IN" w:eastAsia="en-IN"/>
        </w:rPr>
        <w:t>Free movie tickets worth R</w:t>
      </w:r>
      <w:r w:rsidRPr="00E56665">
        <w:rPr>
          <w:lang w:val="en-IN" w:eastAsia="en-IN"/>
        </w:rPr>
        <w:t>s. 6,000</w:t>
      </w:r>
      <w:del w:author="Upadhyay , Shubham (SBICard)" w:date="2025-12-30T13:11:00Z" w:id="21">
        <w:r w:rsidDel="001F09C3" w:rsidR="00C63C91">
          <w:rPr>
            <w:lang w:val="en-IN" w:eastAsia="en-IN"/>
          </w:rPr>
          <w:delText>/</w:delText>
        </w:r>
      </w:del>
      <w:ins w:author="Upadhyay , Shubham (SBICard)" w:date="2025-12-30T13:11:00Z" w:id="22">
        <w:r w:rsidR="001F09C3">
          <w:rPr>
            <w:lang w:val="en-IN" w:eastAsia="en-IN"/>
          </w:rPr>
          <w:t xml:space="preserve"> every </w:t>
        </w:r>
      </w:ins>
      <w:r w:rsidRPr="00E56665">
        <w:rPr>
          <w:lang w:val="en-IN" w:eastAsia="en-IN"/>
        </w:rPr>
        <w:t>year</w:t>
      </w:r>
    </w:p>
    <w:p w:rsidRPr="001F09C3" w:rsidR="00E56665" w:rsidP="007275A2" w:rsidRDefault="00E56665" w14:paraId="2BCAE8FF" w14:textId="6BB587F8">
      <w:pPr>
        <w:numPr>
          <w:ilvl w:val="0"/>
          <w:numId w:val="6"/>
        </w:numPr>
        <w:spacing w:after="0"/>
        <w:rPr>
          <w:lang w:val="en-IN"/>
          <w:rPrChange w:author="Upadhyay , Shubham (SBICard)" w:date="2025-12-30T13:12:00Z" w:id="23">
            <w:rPr>
              <w:highlight w:val="yellow"/>
              <w:lang w:val="en-IN"/>
            </w:rPr>
          </w:rPrChange>
        </w:rPr>
      </w:pPr>
      <w:r w:rsidRPr="001F09C3">
        <w:rPr>
          <w:lang w:val="en-IN"/>
          <w:rPrChange w:author="Upadhyay , Shubham (SBICard)" w:date="2025-12-30T13:12:00Z" w:id="24">
            <w:rPr>
              <w:highlight w:val="yellow"/>
              <w:lang w:val="en-IN"/>
            </w:rPr>
          </w:rPrChange>
        </w:rPr>
        <w:t>This offer is valid on primary cards only</w:t>
      </w:r>
    </w:p>
    <w:p w:rsidRPr="004D4BA2" w:rsidR="00E56665" w:rsidP="007275A2" w:rsidRDefault="00E56665" w14:paraId="22593C14" w14:textId="6ABF7F05">
      <w:pPr>
        <w:numPr>
          <w:ilvl w:val="0"/>
          <w:numId w:val="6"/>
        </w:numPr>
        <w:spacing w:after="0"/>
        <w:rPr>
          <w:lang w:val="en-IN"/>
          <w:rPrChange w:author="Namita Salgiya" w:date="2025-12-31T18:08:00Z" w:id="25">
            <w:rPr>
              <w:highlight w:val="yellow"/>
              <w:lang w:val="en-IN"/>
            </w:rPr>
          </w:rPrChange>
        </w:rPr>
      </w:pPr>
      <w:r w:rsidRPr="004D4BA2">
        <w:rPr>
          <w:lang w:val="en-IN"/>
          <w:rPrChange w:author="Namita Salgiya" w:date="2025-12-31T18:08:00Z" w:id="26">
            <w:rPr>
              <w:highlight w:val="yellow"/>
              <w:lang w:val="en-IN"/>
            </w:rPr>
          </w:rPrChange>
        </w:rPr>
        <w:t xml:space="preserve">To know the redemption process, </w:t>
      </w:r>
      <w:r w:rsidRPr="004D4BA2">
        <w:fldChar w:fldCharType="begin"/>
      </w:r>
      <w:r w:rsidRPr="004D4BA2">
        <w:instrText>HYPERLINK "https://in.bookmyshow.com/offers/sbi-inr-500-off-on-signature-credit-card/SBI0613" \t "_blank"</w:instrText>
      </w:r>
      <w:r w:rsidRPr="004D4BA2">
        <w:fldChar w:fldCharType="separate"/>
      </w:r>
      <w:r w:rsidRPr="004D4BA2">
        <w:rPr>
          <w:rStyle w:val="Hyperlink"/>
          <w:color w:val="auto"/>
          <w:lang w:val="en-IN"/>
          <w:rPrChange w:author="Namita Salgiya" w:date="2025-12-31T18:08:00Z" w:id="27">
            <w:rPr>
              <w:rStyle w:val="Hyperlink"/>
              <w:color w:val="auto"/>
              <w:highlight w:val="yellow"/>
              <w:lang w:val="en-IN"/>
            </w:rPr>
          </w:rPrChange>
        </w:rPr>
        <w:t>click here</w:t>
      </w:r>
      <w:r w:rsidRPr="004D4BA2">
        <w:fldChar w:fldCharType="end"/>
      </w:r>
    </w:p>
    <w:p w:rsidRPr="00E56665" w:rsidR="00E56665" w:rsidP="71C75990" w:rsidRDefault="00E56665" w14:paraId="0F48B65F" w14:textId="0C864594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E56665">
        <w:rPr>
          <w:b w:val="1"/>
          <w:bCs w:val="1"/>
          <w:lang w:val="en-IN"/>
        </w:rPr>
        <w:t>Milestone Privileges</w:t>
      </w:r>
    </w:p>
    <w:p w:rsidRPr="00E56665" w:rsidR="00E56665" w:rsidP="00E56665" w:rsidRDefault="00E56665" w14:paraId="73890179" w14:textId="10E998B9">
      <w:pPr>
        <w:pStyle w:val="ListParagraph"/>
        <w:numPr>
          <w:ilvl w:val="0"/>
          <w:numId w:val="9"/>
        </w:numPr>
        <w:rPr>
          <w:lang w:val="en-IN"/>
        </w:rPr>
      </w:pPr>
      <w:del w:author="Namita Salgiya" w:date="2026-01-13T18:41:00Z" w16du:dateUtc="2026-01-13T13:11:00Z" w:id="29">
        <w:r w:rsidRPr="00E56665" w:rsidDel="00F97946">
          <w:rPr>
            <w:lang w:val="en-IN"/>
          </w:rPr>
          <w:delText>Earn u</w:delText>
        </w:r>
      </w:del>
      <w:ins w:author="Namita Salgiya" w:date="2026-01-13T18:41:00Z" w16du:dateUtc="2026-01-13T13:11:00Z" w:id="30">
        <w:r w:rsidR="00F97946">
          <w:rPr>
            <w:lang w:val="en-IN"/>
          </w:rPr>
          <w:t>U</w:t>
        </w:r>
      </w:ins>
      <w:r w:rsidRPr="00E56665">
        <w:rPr>
          <w:lang w:val="en-IN"/>
        </w:rPr>
        <w:t>p</w:t>
      </w:r>
      <w:r>
        <w:rPr>
          <w:lang w:val="en-IN"/>
        </w:rPr>
        <w:t xml:space="preserve"> </w:t>
      </w:r>
      <w:r w:rsidRPr="00E56665">
        <w:rPr>
          <w:lang w:val="en-IN"/>
        </w:rPr>
        <w:t xml:space="preserve">to 50,000 </w:t>
      </w:r>
      <w:r w:rsidRPr="00E56665" w:rsidR="00C20907">
        <w:rPr>
          <w:lang w:val="en-IN"/>
        </w:rPr>
        <w:t xml:space="preserve">Bonus Reward Points </w:t>
      </w:r>
      <w:r w:rsidRPr="00E56665">
        <w:rPr>
          <w:lang w:val="en-IN"/>
        </w:rPr>
        <w:t>worth Rs. 12,500</w:t>
      </w:r>
      <w:del w:author="Upadhyay , Shubham (SBICard)" w:date="2025-12-30T13:26:00Z" w:id="31">
        <w:r w:rsidRPr="00E56665" w:rsidDel="00C20907">
          <w:rPr>
            <w:lang w:val="en-IN"/>
          </w:rPr>
          <w:delText>/</w:delText>
        </w:r>
      </w:del>
      <w:ins w:author="Upadhyay , Shubham (SBICard)" w:date="2025-12-30T13:26:00Z" w:id="32">
        <w:r w:rsidR="00C20907">
          <w:rPr>
            <w:lang w:val="en-IN"/>
          </w:rPr>
          <w:t xml:space="preserve"> every </w:t>
        </w:r>
      </w:ins>
      <w:r w:rsidRPr="00E56665">
        <w:rPr>
          <w:lang w:val="en-IN"/>
        </w:rPr>
        <w:t>year</w:t>
      </w:r>
    </w:p>
    <w:p w:rsidRPr="00E56665" w:rsidR="00E56665" w:rsidP="00E56665" w:rsidRDefault="00E56665" w14:paraId="6A0A6A2D" w14:textId="613E65B8">
      <w:pPr>
        <w:pStyle w:val="ListParagraph"/>
        <w:numPr>
          <w:ilvl w:val="0"/>
          <w:numId w:val="9"/>
        </w:numPr>
        <w:rPr>
          <w:lang w:val="en-IN"/>
        </w:rPr>
      </w:pPr>
      <w:del w:author="Namita Salgiya" w:date="2026-01-13T18:41:00Z" w16du:dateUtc="2026-01-13T13:11:00Z" w:id="33">
        <w:r w:rsidRPr="00E56665" w:rsidDel="00F97946">
          <w:rPr>
            <w:lang w:val="en-IN"/>
          </w:rPr>
          <w:delText xml:space="preserve">Earn </w:delText>
        </w:r>
      </w:del>
      <w:r w:rsidRPr="00E56665">
        <w:rPr>
          <w:lang w:val="en-IN"/>
        </w:rPr>
        <w:t xml:space="preserve">10,000 </w:t>
      </w:r>
      <w:r w:rsidRPr="00E56665" w:rsidR="00C20907">
        <w:rPr>
          <w:lang w:val="en-IN"/>
        </w:rPr>
        <w:t xml:space="preserve">Bonus Reward Points </w:t>
      </w:r>
      <w:r w:rsidRPr="00E56665">
        <w:rPr>
          <w:lang w:val="en-IN"/>
        </w:rPr>
        <w:t xml:space="preserve">on </w:t>
      </w:r>
      <w:del w:author="Namita Salgiya" w:date="2026-01-13T18:41:00Z" w16du:dateUtc="2026-01-13T13:11:00Z" w:id="34">
        <w:r w:rsidRPr="00E56665" w:rsidDel="00F97946">
          <w:rPr>
            <w:lang w:val="en-IN"/>
          </w:rPr>
          <w:delText xml:space="preserve">achieving </w:delText>
        </w:r>
      </w:del>
      <w:r w:rsidRPr="00E56665">
        <w:rPr>
          <w:lang w:val="en-IN"/>
        </w:rPr>
        <w:t>annual spends of Rs. 3 lakhs and 4 lakhs</w:t>
      </w:r>
    </w:p>
    <w:p w:rsidRPr="00E56665" w:rsidR="00E56665" w:rsidP="00E56665" w:rsidRDefault="00E56665" w14:paraId="0752B134" w14:textId="4664B059">
      <w:pPr>
        <w:pStyle w:val="ListParagraph"/>
        <w:numPr>
          <w:ilvl w:val="0"/>
          <w:numId w:val="9"/>
        </w:numPr>
        <w:rPr>
          <w:lang w:val="en-IN" w:eastAsia="en-IN"/>
        </w:rPr>
      </w:pPr>
      <w:del w:author="Namita Salgiya" w:date="2026-01-13T18:41:00Z" w16du:dateUtc="2026-01-13T13:11:00Z" w:id="35">
        <w:r w:rsidRPr="00E56665" w:rsidDel="00F97946">
          <w:rPr>
            <w:lang w:val="en-IN" w:eastAsia="en-IN"/>
          </w:rPr>
          <w:delText xml:space="preserve">Earn </w:delText>
        </w:r>
      </w:del>
      <w:r w:rsidRPr="00E56665">
        <w:rPr>
          <w:lang w:val="en-IN" w:eastAsia="en-IN"/>
        </w:rPr>
        <w:t xml:space="preserve">15,000 </w:t>
      </w:r>
      <w:r w:rsidRPr="00E56665" w:rsidR="008B2C96">
        <w:rPr>
          <w:lang w:val="en-IN" w:eastAsia="en-IN"/>
        </w:rPr>
        <w:t xml:space="preserve">Bonus Reward Points </w:t>
      </w:r>
      <w:r w:rsidRPr="00E56665">
        <w:rPr>
          <w:lang w:val="en-IN" w:eastAsia="en-IN"/>
        </w:rPr>
        <w:t xml:space="preserve">on </w:t>
      </w:r>
      <w:del w:author="Namita Salgiya" w:date="2026-01-13T18:41:00Z" w16du:dateUtc="2026-01-13T13:11:00Z" w:id="36">
        <w:r w:rsidRPr="00E56665" w:rsidDel="00F97946">
          <w:rPr>
            <w:lang w:val="en-IN" w:eastAsia="en-IN"/>
          </w:rPr>
          <w:delText xml:space="preserve">achieving </w:delText>
        </w:r>
      </w:del>
      <w:r w:rsidRPr="00E56665">
        <w:rPr>
          <w:lang w:val="en-IN" w:eastAsia="en-IN"/>
        </w:rPr>
        <w:t>annual spends of Rs. 5 lakhs and 8 lakhs</w:t>
      </w:r>
    </w:p>
    <w:p w:rsidRPr="00E56665" w:rsidR="00E56665" w:rsidP="00E56665" w:rsidRDefault="00E56665" w14:paraId="0A64BF28" w14:textId="25C3D4A1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E56665">
        <w:rPr>
          <w:lang w:val="en-IN" w:eastAsia="en-IN"/>
        </w:rPr>
        <w:t xml:space="preserve">Spend based reversal of </w:t>
      </w:r>
      <w:r w:rsidRPr="00E56665" w:rsidR="008B2C96">
        <w:rPr>
          <w:lang w:val="en-IN" w:eastAsia="en-IN"/>
        </w:rPr>
        <w:t xml:space="preserve">Annual Fee </w:t>
      </w:r>
      <w:r w:rsidRPr="00E56665">
        <w:rPr>
          <w:lang w:val="en-IN" w:eastAsia="en-IN"/>
        </w:rPr>
        <w:t xml:space="preserve">on spends of Rs. 10 </w:t>
      </w:r>
      <w:r>
        <w:rPr>
          <w:lang w:val="en-IN" w:eastAsia="en-IN"/>
        </w:rPr>
        <w:t>l</w:t>
      </w:r>
      <w:r w:rsidRPr="00E56665">
        <w:rPr>
          <w:lang w:val="en-IN" w:eastAsia="en-IN"/>
        </w:rPr>
        <w:t>akhs</w:t>
      </w:r>
    </w:p>
    <w:p w:rsidRPr="00E56665" w:rsidR="00E56665" w:rsidP="71C75990" w:rsidRDefault="00E56665" w14:paraId="6445415F" w14:textId="4562032F">
      <w:pPr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E56665">
        <w:rPr>
          <w:b w:val="1"/>
          <w:bCs w:val="1"/>
          <w:lang w:val="en-IN"/>
        </w:rPr>
        <w:t>ELITE Rewards</w:t>
      </w:r>
    </w:p>
    <w:p w:rsidRPr="00E56665" w:rsidR="00E56665" w:rsidP="00E56665" w:rsidRDefault="00E56665" w14:paraId="4FE9BC44" w14:textId="645977D8">
      <w:pPr>
        <w:numPr>
          <w:ilvl w:val="0"/>
          <w:numId w:val="10"/>
        </w:numPr>
        <w:spacing w:after="0"/>
        <w:rPr>
          <w:lang w:val="en-IN"/>
        </w:rPr>
      </w:pPr>
      <w:del w:author="Namita Salgiya" w:date="2026-01-13T18:41:00Z" w16du:dateUtc="2026-01-13T13:11:00Z" w:id="41">
        <w:r w:rsidRPr="00E56665" w:rsidDel="00F97946">
          <w:rPr>
            <w:lang w:val="en-IN"/>
          </w:rPr>
          <w:delText xml:space="preserve">Get </w:delText>
        </w:r>
      </w:del>
      <w:r w:rsidRPr="00E56665">
        <w:rPr>
          <w:lang w:val="en-IN"/>
        </w:rPr>
        <w:t xml:space="preserve">5X </w:t>
      </w:r>
      <w:r w:rsidRPr="00E56665" w:rsidR="008B2C96">
        <w:rPr>
          <w:lang w:val="en-IN"/>
        </w:rPr>
        <w:t xml:space="preserve">Reward Points </w:t>
      </w:r>
      <w:r w:rsidRPr="00E56665">
        <w:rPr>
          <w:lang w:val="en-IN"/>
        </w:rPr>
        <w:t>on dining, departmental stores and grocery spends</w:t>
      </w:r>
    </w:p>
    <w:p w:rsidRPr="00E56665" w:rsidR="00E56665" w:rsidP="00E56665" w:rsidRDefault="00E56665" w14:paraId="54E865FA" w14:textId="0A31D38D">
      <w:pPr>
        <w:numPr>
          <w:ilvl w:val="0"/>
          <w:numId w:val="10"/>
        </w:numPr>
        <w:spacing w:after="0"/>
        <w:rPr>
          <w:lang w:val="en-IN"/>
        </w:rPr>
      </w:pPr>
      <w:del w:author="Namita Salgiya" w:date="2026-01-13T18:41:00Z" w16du:dateUtc="2026-01-13T13:11:00Z" w:id="42">
        <w:r w:rsidRPr="00E56665" w:rsidDel="00F97946">
          <w:rPr>
            <w:lang w:val="en-IN"/>
          </w:rPr>
          <w:delText xml:space="preserve">Earn </w:delText>
        </w:r>
      </w:del>
      <w:r w:rsidRPr="00E56665">
        <w:rPr>
          <w:lang w:val="en-IN"/>
        </w:rPr>
        <w:t xml:space="preserve">2 </w:t>
      </w:r>
      <w:r w:rsidRPr="00E56665" w:rsidR="008B2C96">
        <w:rPr>
          <w:lang w:val="en-IN"/>
        </w:rPr>
        <w:t xml:space="preserve">Reward Points </w:t>
      </w:r>
      <w:r w:rsidRPr="00E56665">
        <w:rPr>
          <w:lang w:val="en-IN"/>
        </w:rPr>
        <w:t>per Rs. 100 on all other spends, except fuel</w:t>
      </w:r>
    </w:p>
    <w:p w:rsidRPr="00E56665" w:rsidR="00E56665" w:rsidP="00E56665" w:rsidRDefault="00E56665" w14:paraId="384B88B5" w14:textId="5B297361">
      <w:pPr>
        <w:numPr>
          <w:ilvl w:val="0"/>
          <w:numId w:val="10"/>
        </w:numPr>
        <w:spacing w:after="0" w:line="270" w:lineRule="atLeast"/>
        <w:rPr>
          <w:lang w:val="en-IN"/>
        </w:rPr>
      </w:pPr>
      <w:r w:rsidRPr="00E56665">
        <w:t>Pay your outstanding</w:t>
      </w:r>
      <w:r>
        <w:t xml:space="preserve"> card</w:t>
      </w:r>
      <w:r w:rsidRPr="00E56665">
        <w:t xml:space="preserve"> bill using </w:t>
      </w:r>
      <w:r w:rsidRPr="00E56665" w:rsidR="008B2C96">
        <w:t>Reward Points</w:t>
      </w:r>
      <w:r w:rsidRPr="00E56665">
        <w:t xml:space="preserve">. </w:t>
      </w:r>
      <w:r w:rsidRPr="00E56665">
        <w:rPr>
          <w:lang w:val="en-IN"/>
        </w:rPr>
        <w:t>4 Reward Points = R</w:t>
      </w:r>
      <w:del w:author="Upadhyay , Shubham (SBICard)" w:date="2025-12-30T13:33:00Z" w:id="43">
        <w:r w:rsidRPr="00E56665" w:rsidDel="008B2C96">
          <w:rPr>
            <w:lang w:val="en-IN"/>
          </w:rPr>
          <w:delText>s</w:delText>
        </w:r>
      </w:del>
      <w:ins w:author="Upadhyay , Shubham (SBICard)" w:date="2025-12-30T13:33:00Z" w:id="44">
        <w:r w:rsidR="008B2C96">
          <w:rPr>
            <w:lang w:val="en-IN"/>
          </w:rPr>
          <w:t>e</w:t>
        </w:r>
      </w:ins>
      <w:r w:rsidRPr="00E56665">
        <w:rPr>
          <w:lang w:val="en-IN"/>
        </w:rPr>
        <w:t>. 1</w:t>
      </w:r>
    </w:p>
    <w:p w:rsidR="0042325B" w:rsidP="00E56665" w:rsidRDefault="00E56665" w14:paraId="78C16A0B" w14:textId="6FF1885D">
      <w:pPr>
        <w:numPr>
          <w:ilvl w:val="0"/>
          <w:numId w:val="10"/>
        </w:numPr>
        <w:spacing w:after="0" w:line="270" w:lineRule="atLeast"/>
        <w:rPr>
          <w:lang w:val="en-IN"/>
        </w:rPr>
      </w:pPr>
      <w:r w:rsidRPr="00E56665">
        <w:rPr>
          <w:lang w:val="en-IN"/>
        </w:rPr>
        <w:t xml:space="preserve">1% </w:t>
      </w:r>
      <w:r w:rsidRPr="00E56665" w:rsidR="008B2C96">
        <w:rPr>
          <w:lang w:val="en-IN"/>
        </w:rPr>
        <w:t xml:space="preserve">Fuel Surcharge Waiver </w:t>
      </w:r>
      <w:r w:rsidRPr="00E56665">
        <w:rPr>
          <w:lang w:val="en-IN"/>
        </w:rPr>
        <w:t>across all petrol pumps. (</w:t>
      </w:r>
      <w:r w:rsidR="0042325B">
        <w:rPr>
          <w:lang w:val="en-IN"/>
        </w:rPr>
        <w:t>Extra s</w:t>
      </w:r>
      <w:r w:rsidRPr="00E56665" w:rsidR="0042325B">
        <w:rPr>
          <w:lang w:val="en-IN"/>
        </w:rPr>
        <w:t>ervice tax</w:t>
      </w:r>
      <w:r w:rsidR="0042325B">
        <w:rPr>
          <w:lang w:val="en-IN"/>
        </w:rPr>
        <w:t xml:space="preserve"> </w:t>
      </w:r>
      <w:r w:rsidRPr="00E56665">
        <w:rPr>
          <w:lang w:val="en-IN"/>
        </w:rPr>
        <w:t>as applicable</w:t>
      </w:r>
      <w:r>
        <w:rPr>
          <w:lang w:val="en-IN"/>
        </w:rPr>
        <w:t xml:space="preserve">) </w:t>
      </w:r>
    </w:p>
    <w:p w:rsidRPr="00E56665" w:rsidR="00E56665" w:rsidP="00E56665" w:rsidRDefault="00E56665" w14:paraId="44C84CD6" w14:textId="4A743D84">
      <w:pPr>
        <w:numPr>
          <w:ilvl w:val="0"/>
          <w:numId w:val="10"/>
        </w:numPr>
        <w:spacing w:after="0" w:line="270" w:lineRule="atLeast"/>
        <w:rPr>
          <w:lang w:val="en-IN"/>
        </w:rPr>
      </w:pPr>
      <w:r w:rsidRPr="00E56665">
        <w:rPr>
          <w:lang w:val="en-IN"/>
        </w:rPr>
        <w:t xml:space="preserve">Maximum </w:t>
      </w:r>
      <w:r w:rsidRPr="00E56665" w:rsidR="0042325B">
        <w:rPr>
          <w:lang w:val="en-IN"/>
        </w:rPr>
        <w:t xml:space="preserve">surcharge waiver </w:t>
      </w:r>
      <w:r w:rsidRPr="00E56665">
        <w:rPr>
          <w:lang w:val="en-IN"/>
        </w:rPr>
        <w:t>of Rs. 250 per month, per statement cycle</w:t>
      </w:r>
    </w:p>
    <w:p w:rsidRPr="00D34CF6" w:rsidR="00D34CF6" w:rsidP="71C75990" w:rsidRDefault="00D34CF6" w14:paraId="13C392C1" w14:textId="1C452EA7">
      <w:pPr>
        <w:spacing w:before="240"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D34CF6">
        <w:rPr>
          <w:b w:val="1"/>
          <w:bCs w:val="1"/>
          <w:lang w:val="en-IN"/>
        </w:rPr>
        <w:t>International Lounge Program</w:t>
      </w:r>
    </w:p>
    <w:p w:rsidR="0042325B" w:rsidP="0042325B" w:rsidRDefault="00D34CF6" w14:paraId="7CF39677" w14:textId="77777777">
      <w:pPr>
        <w:pStyle w:val="ListParagraph"/>
        <w:numPr>
          <w:ilvl w:val="0"/>
          <w:numId w:val="20"/>
        </w:numPr>
        <w:rPr>
          <w:lang w:val="en-IN"/>
        </w:rPr>
      </w:pPr>
      <w:r w:rsidRPr="0042325B">
        <w:rPr>
          <w:lang w:val="en-IN"/>
        </w:rPr>
        <w:t>Complimentary membership to the Priority Pass Program worth $99</w:t>
      </w:r>
    </w:p>
    <w:p w:rsidRPr="0042325B" w:rsidR="00D34CF6" w:rsidP="0042325B" w:rsidRDefault="00D34CF6" w14:paraId="7EAF1AF1" w14:textId="08F302DD">
      <w:pPr>
        <w:pStyle w:val="ListParagraph"/>
        <w:numPr>
          <w:ilvl w:val="0"/>
          <w:numId w:val="20"/>
        </w:numPr>
        <w:rPr>
          <w:lang w:val="en-IN"/>
        </w:rPr>
      </w:pPr>
      <w:r w:rsidRPr="0042325B">
        <w:rPr>
          <w:lang w:val="en-IN"/>
        </w:rPr>
        <w:t xml:space="preserve">6 complimentary </w:t>
      </w:r>
      <w:r w:rsidRPr="0042325B" w:rsidR="0042325B">
        <w:rPr>
          <w:lang w:val="en-IN"/>
        </w:rPr>
        <w:t xml:space="preserve">airport lounge visits </w:t>
      </w:r>
      <w:r w:rsidRPr="0042325B">
        <w:rPr>
          <w:lang w:val="en-IN"/>
        </w:rPr>
        <w:t>per calendar year, outside India (max. 2 visits per quarter)</w:t>
      </w:r>
      <w:del w:author="Namita Salgiya" w:date="2026-01-13T14:17:00Z" w16du:dateUtc="2026-01-13T08:47:00Z" w:id="46">
        <w:r w:rsidRPr="0042325B" w:rsidDel="00CE263C">
          <w:rPr>
            <w:lang w:val="en-IN"/>
          </w:rPr>
          <w:delText xml:space="preserve"> </w:delText>
        </w:r>
        <w:commentRangeStart w:id="47"/>
        <w:r w:rsidRPr="0042325B" w:rsidDel="00CE263C">
          <w:rPr>
            <w:highlight w:val="yellow"/>
            <w:lang w:val="en-IN"/>
          </w:rPr>
          <w:delText>w.e.f. 1st July 2017</w:delText>
        </w:r>
        <w:commentRangeEnd w:id="47"/>
        <w:r w:rsidRPr="0042325B" w:rsidDel="00CE263C" w:rsidR="002D38D6">
          <w:rPr>
            <w:rStyle w:val="CommentReference"/>
            <w:sz w:val="22"/>
            <w:szCs w:val="22"/>
            <w:lang w:val="en-IN"/>
          </w:rPr>
          <w:commentReference w:id="47"/>
        </w:r>
      </w:del>
    </w:p>
    <w:p w:rsidRPr="0042325B" w:rsidR="00D34CF6" w:rsidP="00D34CF6" w:rsidRDefault="00D34CF6" w14:paraId="1EA99945" w14:textId="75148211">
      <w:pPr>
        <w:pStyle w:val="ListParagraph"/>
        <w:numPr>
          <w:ilvl w:val="0"/>
          <w:numId w:val="20"/>
        </w:numPr>
      </w:pPr>
      <w:r w:rsidRPr="00D34CF6">
        <w:rPr>
          <w:lang w:val="en-IN"/>
        </w:rPr>
        <w:lastRenderedPageBreak/>
        <w:t xml:space="preserve">Access </w:t>
      </w:r>
      <w:r w:rsidRPr="00D34CF6">
        <w:t xml:space="preserve">to </w:t>
      </w:r>
      <w:r w:rsidRPr="00D34CF6">
        <w:rPr>
          <w:lang w:val="en-IN"/>
        </w:rPr>
        <w:t>over 1</w:t>
      </w:r>
      <w:ins w:author="Upadhyay , Shubham (SBICard)" w:date="2025-12-30T13:34:00Z" w:id="48">
        <w:r w:rsidR="008B2C96">
          <w:rPr>
            <w:lang w:val="en-IN"/>
          </w:rPr>
          <w:t>,</w:t>
        </w:r>
      </w:ins>
      <w:r w:rsidRPr="00D34CF6">
        <w:rPr>
          <w:lang w:val="en-IN"/>
        </w:rPr>
        <w:t>000 Airport Lounges worldwide</w:t>
      </w:r>
    </w:p>
    <w:p w:rsidR="0042325B" w:rsidP="00D34CF6" w:rsidRDefault="0042325B" w14:paraId="578F3729" w14:textId="39B152D4">
      <w:pPr>
        <w:pStyle w:val="ListParagraph"/>
        <w:numPr>
          <w:ilvl w:val="0"/>
          <w:numId w:val="20"/>
        </w:numPr>
      </w:pPr>
      <w:r w:rsidRPr="0042325B">
        <w:t xml:space="preserve">Post complimentary visits, </w:t>
      </w:r>
      <w:r>
        <w:t xml:space="preserve">a usage fee of </w:t>
      </w:r>
      <w:r w:rsidRPr="0042325B">
        <w:t>$27 + applicable taxes will be charged per Priority Pass lounge visit.</w:t>
      </w:r>
    </w:p>
    <w:p w:rsidRPr="004D4BA2" w:rsidR="0042325B" w:rsidP="0042325B" w:rsidRDefault="0042325B" w14:paraId="658EF751" w14:textId="7C4DD2F0">
      <w:pPr>
        <w:pStyle w:val="ListParagraph"/>
        <w:numPr>
          <w:ilvl w:val="0"/>
          <w:numId w:val="20"/>
        </w:numPr>
      </w:pPr>
      <w:r w:rsidRPr="004D4BA2">
        <w:t>Priority Pass and complimentary membership will be valid for 2 years only.</w:t>
      </w:r>
    </w:p>
    <w:p w:rsidRPr="004D4BA2" w:rsidR="00D34CF6" w:rsidP="00D34CF6" w:rsidRDefault="00D34CF6" w14:paraId="652A4592" w14:textId="77777777">
      <w:pPr>
        <w:pStyle w:val="ListParagraph"/>
        <w:numPr>
          <w:ilvl w:val="0"/>
          <w:numId w:val="20"/>
        </w:numPr>
        <w:rPr>
          <w:rPrChange w:author="Namita Salgiya" w:date="2025-12-31T18:08:00Z" w:id="49">
            <w:rPr>
              <w:highlight w:val="yellow"/>
            </w:rPr>
          </w:rPrChange>
        </w:rPr>
      </w:pPr>
      <w:r w:rsidRPr="004D4BA2">
        <w:fldChar w:fldCharType="begin"/>
      </w:r>
      <w:r w:rsidRPr="004D4BA2">
        <w:instrText>HYPERLINK "https://www.prioritypass.com/" \t "_blank"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8:00Z" w:id="50">
            <w:rPr>
              <w:rStyle w:val="Hyperlink"/>
              <w:highlight w:val="yellow"/>
            </w:rPr>
          </w:rPrChange>
        </w:rPr>
        <w:t>Click here</w:t>
      </w:r>
      <w:r w:rsidRPr="004D4BA2">
        <w:fldChar w:fldCharType="end"/>
      </w:r>
      <w:r w:rsidRPr="004D4BA2">
        <w:rPr>
          <w:rPrChange w:author="Namita Salgiya" w:date="2025-12-31T18:08:00Z" w:id="51">
            <w:rPr>
              <w:highlight w:val="yellow"/>
            </w:rPr>
          </w:rPrChange>
        </w:rPr>
        <w:t> to know more about Priority Pass member Lounges</w:t>
      </w:r>
    </w:p>
    <w:p w:rsidRPr="00D34CF6" w:rsidR="00D34CF6" w:rsidP="71C75990" w:rsidRDefault="00D34CF6" w14:paraId="2884B436" w14:textId="5A50AAFD">
      <w:pPr>
        <w:spacing w:before="240"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D34CF6">
        <w:rPr>
          <w:b w:val="1"/>
          <w:bCs w:val="1"/>
          <w:lang w:val="en-IN"/>
        </w:rPr>
        <w:t>Domestic Lounge Program</w:t>
      </w:r>
    </w:p>
    <w:p w:rsidRPr="004A5805" w:rsidR="00D34CF6" w:rsidP="00D34CF6" w:rsidRDefault="00D34CF6" w14:paraId="060232EB" w14:textId="3680FCF8">
      <w:pPr>
        <w:pStyle w:val="ListParagraph"/>
        <w:numPr>
          <w:ilvl w:val="0"/>
          <w:numId w:val="23"/>
        </w:numPr>
        <w:rPr>
          <w:lang w:val="en-IN"/>
        </w:rPr>
      </w:pPr>
      <w:r w:rsidRPr="00D34CF6">
        <w:rPr>
          <w:lang w:val="en-IN"/>
        </w:rPr>
        <w:t xml:space="preserve">2 complimentary </w:t>
      </w:r>
      <w:r w:rsidRPr="00D34CF6" w:rsidR="00C74138">
        <w:rPr>
          <w:lang w:val="en-IN"/>
        </w:rPr>
        <w:t xml:space="preserve">domestic airport lounge </w:t>
      </w:r>
      <w:r w:rsidRPr="00D34CF6">
        <w:rPr>
          <w:lang w:val="en-IN"/>
        </w:rPr>
        <w:t xml:space="preserve">visits every </w:t>
      </w:r>
      <w:r w:rsidRPr="004A5805">
        <w:rPr>
          <w:lang w:val="en-IN"/>
        </w:rPr>
        <w:t>quarter</w:t>
      </w:r>
      <w:del w:author="Namita Salgiya" w:date="2026-01-13T14:04:00Z" w16du:dateUtc="2026-01-13T08:34:00Z" w:id="53">
        <w:r w:rsidRPr="004A5805" w:rsidDel="00494EF1">
          <w:rPr>
            <w:lang w:val="en-IN"/>
          </w:rPr>
          <w:delText xml:space="preserve"> </w:delText>
        </w:r>
        <w:commentRangeStart w:id="54"/>
        <w:r w:rsidRPr="004A5805" w:rsidDel="00494EF1">
          <w:rPr>
            <w:highlight w:val="yellow"/>
            <w:lang w:val="en-IN"/>
          </w:rPr>
          <w:delText>in India</w:delText>
        </w:r>
        <w:commentRangeEnd w:id="54"/>
        <w:r w:rsidRPr="004A5805" w:rsidDel="00494EF1" w:rsidR="002D38D6">
          <w:rPr>
            <w:rStyle w:val="CommentReference"/>
            <w:sz w:val="22"/>
            <w:szCs w:val="22"/>
            <w:lang w:val="en-IN"/>
          </w:rPr>
          <w:commentReference w:id="54"/>
        </w:r>
      </w:del>
    </w:p>
    <w:p w:rsidRPr="004D4BA2" w:rsidR="00D34CF6" w:rsidP="00D34CF6" w:rsidRDefault="00D34CF6" w14:paraId="64E54D7E" w14:textId="68D08077">
      <w:pPr>
        <w:pStyle w:val="ListParagraph"/>
        <w:numPr>
          <w:ilvl w:val="0"/>
          <w:numId w:val="23"/>
        </w:numPr>
        <w:rPr>
          <w:rPrChange w:author="Namita Salgiya" w:date="2025-12-31T18:09:00Z" w:id="55">
            <w:rPr>
              <w:highlight w:val="yellow"/>
            </w:rPr>
          </w:rPrChange>
        </w:rPr>
      </w:pPr>
      <w:r w:rsidRPr="004D4BA2">
        <w:rPr>
          <w:rPrChange w:author="Namita Salgiya" w:date="2025-12-31T18:09:00Z" w:id="56">
            <w:rPr>
              <w:highlight w:val="yellow"/>
            </w:rPr>
          </w:rPrChange>
        </w:rPr>
        <w:t xml:space="preserve">For </w:t>
      </w:r>
      <w:r w:rsidRPr="004D4BA2" w:rsidR="002D38D6">
        <w:rPr>
          <w:rPrChange w:author="Namita Salgiya" w:date="2025-12-31T18:09:00Z" w:id="57">
            <w:rPr>
              <w:highlight w:val="yellow"/>
            </w:rPr>
          </w:rPrChange>
        </w:rPr>
        <w:t xml:space="preserve">the complete </w:t>
      </w:r>
      <w:r w:rsidRPr="004D4BA2">
        <w:rPr>
          <w:rPrChange w:author="Namita Salgiya" w:date="2025-12-31T18:09:00Z" w:id="58">
            <w:rPr>
              <w:highlight w:val="yellow"/>
            </w:rPr>
          </w:rPrChange>
        </w:rPr>
        <w:t>list of lounges</w:t>
      </w:r>
      <w:r w:rsidRPr="004D4BA2" w:rsidR="002D38D6">
        <w:rPr>
          <w:rPrChange w:author="Namita Salgiya" w:date="2025-12-31T18:09:00Z" w:id="59">
            <w:rPr>
              <w:highlight w:val="yellow"/>
            </w:rPr>
          </w:rPrChange>
        </w:rPr>
        <w:t>,</w:t>
      </w:r>
      <w:r w:rsidRPr="004D4BA2">
        <w:rPr>
          <w:rPrChange w:author="Namita Salgiya" w:date="2025-12-31T18:09:00Z" w:id="60">
            <w:rPr>
              <w:highlight w:val="yellow"/>
            </w:rPr>
          </w:rPrChange>
        </w:rPr>
        <w:t xml:space="preserve"> visit </w:t>
      </w:r>
      <w:r w:rsidRPr="004D4BA2">
        <w:fldChar w:fldCharType="begin"/>
      </w:r>
      <w:r w:rsidRPr="004D4BA2">
        <w:instrText>HYPERLINK "https://in.review.visa.com/content/dam/VCOM/regional/ap/india/global-elements/documents/in-participating-airport-lounges.pdf" \t "_blank"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9:00Z" w:id="61">
            <w:rPr>
              <w:rStyle w:val="Hyperlink"/>
              <w:highlight w:val="yellow"/>
            </w:rPr>
          </w:rPrChange>
        </w:rPr>
        <w:t>Visa</w:t>
      </w:r>
      <w:r w:rsidRPr="004D4BA2">
        <w:fldChar w:fldCharType="end"/>
      </w:r>
      <w:ins w:author="Upadhyay , Shubham (SBICard)" w:date="2025-12-30T13:38:00Z" w:id="62">
        <w:r w:rsidRPr="004D4BA2" w:rsidR="008B2C96">
          <w:t xml:space="preserve"> </w:t>
        </w:r>
      </w:ins>
      <w:r w:rsidRPr="004D4BA2">
        <w:rPr>
          <w:rPrChange w:author="Namita Salgiya" w:date="2025-12-31T18:09:00Z" w:id="63">
            <w:rPr>
              <w:highlight w:val="yellow"/>
            </w:rPr>
          </w:rPrChange>
        </w:rPr>
        <w:t>/</w:t>
      </w:r>
      <w:ins w:author="Upadhyay , Shubham (SBICard)" w:date="2025-12-30T13:38:00Z" w:id="64">
        <w:r w:rsidRPr="004D4BA2" w:rsidR="008B2C96">
          <w:t xml:space="preserve"> </w:t>
        </w:r>
      </w:ins>
      <w:r w:rsidRPr="004D4BA2">
        <w:fldChar w:fldCharType="begin"/>
      </w:r>
      <w:r w:rsidRPr="004D4BA2">
        <w:instrText>HYPERLINK "https://specials.priceless.com/mastercard/images/05c74b3e-7c36-477c-8665-8d62e4aa62cf.pdf" \t "_blank"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9:00Z" w:id="65">
            <w:rPr>
              <w:rStyle w:val="Hyperlink"/>
              <w:highlight w:val="yellow"/>
            </w:rPr>
          </w:rPrChange>
        </w:rPr>
        <w:t>Mastercard</w:t>
      </w:r>
      <w:r w:rsidRPr="004D4BA2">
        <w:fldChar w:fldCharType="end"/>
      </w:r>
      <w:ins w:author="Upadhyay , Shubham (SBICard)" w:date="2025-12-30T13:38:00Z" w:id="66">
        <w:r w:rsidRPr="004D4BA2" w:rsidR="008B2C96">
          <w:t xml:space="preserve"> </w:t>
        </w:r>
      </w:ins>
      <w:r w:rsidRPr="004D4BA2">
        <w:rPr>
          <w:rPrChange w:author="Namita Salgiya" w:date="2025-12-31T18:09:00Z" w:id="67">
            <w:rPr>
              <w:highlight w:val="yellow"/>
            </w:rPr>
          </w:rPrChange>
        </w:rPr>
        <w:t>/</w:t>
      </w:r>
      <w:ins w:author="Upadhyay , Shubham (SBICard)" w:date="2025-12-30T13:38:00Z" w:id="68">
        <w:r w:rsidRPr="004D4BA2" w:rsidR="008B2C96">
          <w:t xml:space="preserve"> </w:t>
        </w:r>
      </w:ins>
      <w:r w:rsidRPr="004D4BA2">
        <w:fldChar w:fldCharType="begin"/>
      </w:r>
      <w:r w:rsidRPr="004D4BA2">
        <w:instrText>HYPERLINK "https://www.sbicard.com/sbi-card-en/assets/docs/pdf/elite-lounge-list.pdf"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9:00Z" w:id="69">
            <w:rPr>
              <w:rStyle w:val="Hyperlink"/>
              <w:highlight w:val="yellow"/>
            </w:rPr>
          </w:rPrChange>
        </w:rPr>
        <w:t>American Express</w:t>
      </w:r>
      <w:r w:rsidRPr="004D4BA2">
        <w:fldChar w:fldCharType="end"/>
      </w:r>
      <w:ins w:author="Upadhyay , Shubham (SBICard)" w:date="2025-12-30T13:38:00Z" w:id="70">
        <w:r w:rsidRPr="004D4BA2" w:rsidR="008B2C96">
          <w:t xml:space="preserve"> </w:t>
        </w:r>
      </w:ins>
      <w:commentRangeStart w:id="71"/>
      <w:r w:rsidRPr="004D4BA2">
        <w:rPr>
          <w:rPrChange w:author="Namita Salgiya" w:date="2025-12-31T18:09:00Z" w:id="72">
            <w:rPr>
              <w:highlight w:val="yellow"/>
            </w:rPr>
          </w:rPrChange>
        </w:rPr>
        <w:t>/</w:t>
      </w:r>
      <w:ins w:author="Upadhyay , Shubham (SBICard)" w:date="2025-12-30T13:38:00Z" w:id="73">
        <w:r w:rsidRPr="004D4BA2" w:rsidR="008B2C96">
          <w:t xml:space="preserve"> </w:t>
        </w:r>
      </w:ins>
      <w:r w:rsidRPr="004D4BA2">
        <w:fldChar w:fldCharType="begin"/>
      </w:r>
      <w:r w:rsidRPr="004D4BA2">
        <w:instrText>HYPERLINK "https://www.rupay.co.in/lounges" \t "_blank"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9:00Z" w:id="74">
            <w:rPr>
              <w:rStyle w:val="Hyperlink"/>
              <w:highlight w:val="yellow"/>
            </w:rPr>
          </w:rPrChange>
        </w:rPr>
        <w:t>RuPay</w:t>
      </w:r>
      <w:r w:rsidRPr="004D4BA2">
        <w:fldChar w:fldCharType="end"/>
      </w:r>
      <w:commentRangeEnd w:id="71"/>
      <w:r w:rsidRPr="004D4BA2" w:rsidR="008B2C96">
        <w:rPr>
          <w:rStyle w:val="CommentReference"/>
          <w:sz w:val="22"/>
          <w:szCs w:val="22"/>
          <w:rPrChange w:author="Namita Salgiya" w:date="2025-12-31T18:09:00Z" w:id="75">
            <w:rPr>
              <w:rStyle w:val="CommentReference"/>
              <w:sz w:val="22"/>
              <w:szCs w:val="22"/>
              <w:highlight w:val="yellow"/>
            </w:rPr>
          </w:rPrChange>
        </w:rPr>
        <w:commentReference w:id="71"/>
      </w:r>
    </w:p>
    <w:p w:rsidRPr="007275A2" w:rsidR="007275A2" w:rsidP="71C75990" w:rsidRDefault="007275A2" w14:paraId="4C7C1BAB" w14:textId="3F5F4AC4">
      <w:pPr>
        <w:spacing w:before="240"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7275A2">
        <w:rPr>
          <w:b w:val="1"/>
          <w:bCs w:val="1"/>
          <w:lang w:val="en-IN"/>
        </w:rPr>
        <w:t>Lowest Forex Markup</w:t>
      </w:r>
    </w:p>
    <w:p w:rsidRPr="007275A2" w:rsidR="007275A2" w:rsidP="007275A2" w:rsidRDefault="007275A2" w14:paraId="503E3FE5" w14:textId="323A4480">
      <w:pPr>
        <w:numPr>
          <w:ilvl w:val="0"/>
          <w:numId w:val="12"/>
        </w:numPr>
        <w:spacing w:after="0"/>
        <w:rPr>
          <w:lang w:val="en-IN"/>
        </w:rPr>
      </w:pPr>
      <w:r>
        <w:rPr>
          <w:lang w:val="en-IN"/>
        </w:rPr>
        <w:t>L</w:t>
      </w:r>
      <w:r w:rsidRPr="007275A2">
        <w:rPr>
          <w:lang w:val="en-IN"/>
        </w:rPr>
        <w:t>owest foreign currency mark-up charge of 1.99% on international usage</w:t>
      </w:r>
    </w:p>
    <w:p w:rsidR="007275A2" w:rsidP="007275A2" w:rsidRDefault="0009775C" w14:paraId="7F2606AF" w14:textId="2BE13A98">
      <w:pPr>
        <w:numPr>
          <w:ilvl w:val="0"/>
          <w:numId w:val="12"/>
        </w:numPr>
        <w:spacing w:after="0"/>
        <w:rPr>
          <w:lang w:val="en-IN"/>
        </w:rPr>
      </w:pPr>
      <w:r>
        <w:rPr>
          <w:lang w:val="en-IN"/>
        </w:rPr>
        <w:t>Earn</w:t>
      </w:r>
      <w:r w:rsidRPr="007275A2" w:rsidR="007275A2">
        <w:rPr>
          <w:lang w:val="en-IN"/>
        </w:rPr>
        <w:t xml:space="preserve"> 2 Reward Points on every Rs. 100 spent on </w:t>
      </w:r>
      <w:r w:rsidRPr="007275A2">
        <w:rPr>
          <w:lang w:val="en-IN"/>
        </w:rPr>
        <w:t>international</w:t>
      </w:r>
      <w:r w:rsidRPr="007275A2" w:rsidR="007275A2">
        <w:rPr>
          <w:lang w:val="en-IN"/>
        </w:rPr>
        <w:t xml:space="preserve"> transactions</w:t>
      </w:r>
    </w:p>
    <w:p w:rsidR="0009775C" w:rsidP="0009775C" w:rsidRDefault="0009775C" w14:paraId="417844AA" w14:textId="77777777">
      <w:pPr>
        <w:spacing w:after="0"/>
        <w:rPr>
          <w:lang w:val="en-IN"/>
        </w:rPr>
      </w:pPr>
    </w:p>
    <w:p w:rsidRPr="0009775C" w:rsidR="0009775C" w:rsidP="71C75990" w:rsidRDefault="0009775C" w14:paraId="010E7851" w14:textId="760B8AC9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09775C">
        <w:rPr>
          <w:b w:val="1"/>
          <w:bCs w:val="1"/>
          <w:lang w:val="en-IN"/>
        </w:rPr>
        <w:t>ITC Silver Tier Membership</w:t>
      </w:r>
    </w:p>
    <w:p w:rsidRPr="004D4BA2" w:rsidR="0009775C" w:rsidP="0009775C" w:rsidRDefault="0009775C" w14:paraId="232A7366" w14:textId="0AA60E93">
      <w:pPr>
        <w:numPr>
          <w:ilvl w:val="0"/>
          <w:numId w:val="13"/>
        </w:numPr>
        <w:spacing w:after="0"/>
        <w:rPr>
          <w:lang w:val="en-IN"/>
        </w:rPr>
      </w:pPr>
      <w:r w:rsidRPr="004D4BA2">
        <w:rPr>
          <w:lang w:val="en-IN"/>
        </w:rPr>
        <w:t>Complimentary 1-year Club ITC Silver Tier Membership</w:t>
      </w:r>
    </w:p>
    <w:p w:rsidRPr="004D4BA2" w:rsidR="004D4BA2" w:rsidP="0009775C" w:rsidRDefault="0009775C" w14:paraId="2D56A38F" w14:textId="77777777">
      <w:pPr>
        <w:pStyle w:val="ListParagraph"/>
        <w:numPr>
          <w:ilvl w:val="0"/>
          <w:numId w:val="13"/>
        </w:numPr>
        <w:rPr>
          <w:ins w:author="Namita Salgiya" w:date="2025-12-31T18:09:00Z" w:id="79"/>
        </w:rPr>
      </w:pPr>
      <w:r w:rsidRPr="004D4BA2">
        <w:t xml:space="preserve">Cardholders will be eligible for membership after their first transaction within 60 days of card issuance. </w:t>
      </w:r>
    </w:p>
    <w:p w:rsidRPr="004D4BA2" w:rsidR="0009775C" w:rsidP="0009775C" w:rsidRDefault="0009775C" w14:paraId="269EBE06" w14:textId="306BA99C">
      <w:pPr>
        <w:pStyle w:val="ListParagraph"/>
        <w:numPr>
          <w:ilvl w:val="0"/>
          <w:numId w:val="13"/>
        </w:numPr>
        <w:rPr>
          <w:rPrChange w:author="Namita Salgiya" w:date="2025-12-31T18:09:00Z" w:id="80">
            <w:rPr>
              <w:highlight w:val="yellow"/>
            </w:rPr>
          </w:rPrChange>
        </w:rPr>
      </w:pPr>
      <w:r w:rsidRPr="004D4BA2">
        <w:rPr>
          <w:rPrChange w:author="Namita Salgiya" w:date="2025-12-31T18:09:00Z" w:id="81">
            <w:rPr>
              <w:highlight w:val="yellow"/>
            </w:rPr>
          </w:rPrChange>
        </w:rPr>
        <w:t xml:space="preserve">For detailed Terms &amp; Conditions, refer to the </w:t>
      </w:r>
      <w:r w:rsidRPr="004D4BA2">
        <w:fldChar w:fldCharType="begin"/>
      </w:r>
      <w:r w:rsidRPr="004D4BA2">
        <w:instrText>HYPERLINK "https://www.sbicard.com/sbi-card-en/assets/docs/pdf/Detailed-offer-TnC.pdf" \t "_blank"</w:instrText>
      </w:r>
      <w:r w:rsidRPr="004D4BA2">
        <w:fldChar w:fldCharType="separate"/>
      </w:r>
      <w:r w:rsidRPr="004D4BA2">
        <w:rPr>
          <w:rStyle w:val="Hyperlink"/>
          <w:rPrChange w:author="Namita Salgiya" w:date="2025-12-31T18:09:00Z" w:id="82">
            <w:rPr>
              <w:rStyle w:val="Hyperlink"/>
              <w:highlight w:val="yellow"/>
            </w:rPr>
          </w:rPrChange>
        </w:rPr>
        <w:t>link.</w:t>
      </w:r>
      <w:r w:rsidRPr="004D4BA2">
        <w:fldChar w:fldCharType="end"/>
      </w:r>
    </w:p>
    <w:p w:rsidRPr="0009775C" w:rsidR="0009775C" w:rsidP="71C75990" w:rsidRDefault="0009775C" w14:paraId="79DF558E" w14:textId="65F280D4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22948623" w:rsidR="0009775C">
        <w:rPr>
          <w:b w:val="1"/>
          <w:bCs w:val="1"/>
          <w:lang w:val="en-IN"/>
        </w:rPr>
        <w:t>Exclusive Concierge Service</w:t>
      </w:r>
    </w:p>
    <w:p w:rsidRPr="007E6A3E" w:rsidR="0009775C" w:rsidP="007E6A3E" w:rsidRDefault="0009775C" w14:paraId="07E210F7" w14:textId="510CB901">
      <w:pPr>
        <w:pStyle w:val="ListParagraph"/>
        <w:numPr>
          <w:ilvl w:val="0"/>
          <w:numId w:val="26"/>
        </w:numPr>
      </w:pPr>
      <w:r w:rsidRPr="007E6A3E">
        <w:t xml:space="preserve">Dedicated assistance on </w:t>
      </w:r>
      <w:r w:rsidRPr="007E6A3E" w:rsidR="002D38D6">
        <w:t>flower delivery, gift delivery, and online doctor consultation.</w:t>
      </w:r>
    </w:p>
    <w:p w:rsidRPr="007E6A3E" w:rsidR="0009775C" w:rsidP="007E6A3E" w:rsidRDefault="0009775C" w14:paraId="20D808DD" w14:textId="53F44F0E">
      <w:pPr>
        <w:pStyle w:val="ListParagraph"/>
        <w:numPr>
          <w:ilvl w:val="0"/>
          <w:numId w:val="26"/>
        </w:numPr>
      </w:pPr>
      <w:r w:rsidRPr="007E6A3E">
        <w:t xml:space="preserve">To avail </w:t>
      </w:r>
      <w:r w:rsidRPr="007E6A3E" w:rsidR="002D38D6">
        <w:t>concierge services</w:t>
      </w:r>
      <w:r w:rsidRPr="007E6A3E">
        <w:t xml:space="preserve">, call 1800-2121-68168 or </w:t>
      </w:r>
      <w:del w:author="Upadhyay , Shubham (SBICard)" w:date="2025-12-30T13:40:00Z" w:id="84">
        <w:r w:rsidRPr="007E6A3E" w:rsidDel="00827952">
          <w:delText>e</w:delText>
        </w:r>
      </w:del>
      <w:ins w:author="Upadhyay , Shubham (SBICard)" w:date="2025-12-30T13:40:00Z" w:id="85">
        <w:del w:author="Namita Salgiya" w:date="2026-01-13T18:42:00Z" w16du:dateUtc="2026-01-13T13:12:00Z" w:id="86">
          <w:r w:rsidDel="00F97946" w:rsidR="00827952">
            <w:delText>E-</w:delText>
          </w:r>
        </w:del>
      </w:ins>
      <w:del w:author="Namita Salgiya" w:date="2026-01-13T18:42:00Z" w16du:dateUtc="2026-01-13T13:12:00Z" w:id="87">
        <w:r w:rsidRPr="007E6A3E" w:rsidDel="00F97946">
          <w:delText xml:space="preserve">mail </w:delText>
        </w:r>
        <w:r w:rsidDel="00F97946" w:rsidR="002D38D6">
          <w:delText>at</w:delText>
        </w:r>
      </w:del>
      <w:ins w:author="Namita Salgiya" w:date="2026-01-13T18:42:00Z" w16du:dateUtc="2026-01-13T13:12:00Z" w:id="88">
        <w:del w:author="Upadhyay , Shubham (SBICard)" w:date="2026-01-14T13:45:00Z" w16du:dateUtc="2026-01-14T08:15:00Z" w:id="89">
          <w:r w:rsidDel="002D29B6" w:rsidR="00F97946">
            <w:delText>e</w:delText>
          </w:r>
        </w:del>
      </w:ins>
      <w:ins w:author="Upadhyay , Shubham (SBICard)" w:date="2026-01-14T13:45:00Z" w16du:dateUtc="2026-01-14T08:15:00Z" w:id="90">
        <w:r w:rsidR="002D29B6">
          <w:t>E-</w:t>
        </w:r>
      </w:ins>
      <w:ins w:author="Namita Salgiya" w:date="2026-01-13T18:42:00Z" w16du:dateUtc="2026-01-13T13:12:00Z" w:id="91">
        <w:r w:rsidR="00F97946">
          <w:t>mail</w:t>
        </w:r>
      </w:ins>
      <w:r w:rsidR="002D38D6">
        <w:t xml:space="preserve"> </w:t>
      </w:r>
      <w:hyperlink w:history="1" r:id="rId21">
        <w:r w:rsidRPr="007E6A3E">
          <w:rPr>
            <w:rStyle w:val="Hyperlink"/>
          </w:rPr>
          <w:t>support@premiumconcierge.in</w:t>
        </w:r>
      </w:hyperlink>
    </w:p>
    <w:p w:rsidR="007E6A3E" w:rsidP="0009775C" w:rsidRDefault="007E6A3E" w14:paraId="3A985292" w14:textId="77777777">
      <w:pPr>
        <w:spacing w:after="0"/>
        <w:rPr>
          <w:b/>
          <w:bCs/>
          <w:u w:val="single"/>
          <w:lang w:val="en-IN"/>
        </w:rPr>
      </w:pPr>
    </w:p>
    <w:p w:rsidRPr="007E6A3E" w:rsidR="0009775C" w:rsidP="004A5805" w:rsidRDefault="007E6A3E" w14:paraId="4FC1B3A9" w14:textId="60731924">
      <w:pPr>
        <w:spacing w:after="0"/>
        <w:jc w:val="center"/>
        <w:rPr>
          <w:b/>
          <w:bCs/>
          <w:u w:val="single"/>
          <w:lang w:val="en-IN"/>
        </w:rPr>
      </w:pPr>
      <w:r w:rsidRPr="00615827">
        <w:rPr>
          <w:b/>
          <w:bCs/>
          <w:i/>
          <w:iCs/>
          <w:u w:val="single"/>
          <w:lang w:val="en-IN"/>
          <w:rPrChange w:author="Arun Kaushal" w:date="2026-01-01T09:51:00Z" w:id="92">
            <w:rPr>
              <w:b/>
              <w:bCs/>
              <w:u w:val="single"/>
              <w:lang w:val="en-IN"/>
            </w:rPr>
          </w:rPrChange>
        </w:rPr>
        <w:t>Network</w:t>
      </w:r>
      <w:r w:rsidRPr="007E6A3E">
        <w:rPr>
          <w:b/>
          <w:bCs/>
          <w:u w:val="single"/>
          <w:lang w:val="en-IN"/>
        </w:rPr>
        <w:t xml:space="preserve"> </w:t>
      </w:r>
      <w:r w:rsidRPr="00615827">
        <w:rPr>
          <w:b/>
          <w:bCs/>
          <w:caps/>
          <w:u w:val="single"/>
          <w:lang w:val="en-IN"/>
          <w:rPrChange w:author="Arun Kaushal" w:date="2026-01-01T09:51:00Z" w:id="93">
            <w:rPr>
              <w:b/>
              <w:bCs/>
              <w:u w:val="single"/>
              <w:lang w:val="en-IN"/>
            </w:rPr>
          </w:rPrChange>
        </w:rPr>
        <w:t>Privileges</w:t>
      </w:r>
    </w:p>
    <w:p w:rsidR="007E6A3E" w:rsidP="007E6A3E" w:rsidRDefault="007E6A3E" w14:paraId="12EBB2D7" w14:textId="77777777">
      <w:pPr>
        <w:spacing w:after="0"/>
        <w:rPr>
          <w:b/>
          <w:bCs/>
          <w:lang w:val="en-IN"/>
        </w:rPr>
      </w:pPr>
    </w:p>
    <w:p w:rsidRPr="007E6A3E" w:rsidR="007E6A3E" w:rsidP="007E6A3E" w:rsidRDefault="007E6A3E" w14:paraId="466149C5" w14:textId="55C57378">
      <w:pPr>
        <w:spacing w:after="0"/>
        <w:rPr>
          <w:b/>
          <w:bCs/>
          <w:lang w:val="en-IN"/>
        </w:rPr>
      </w:pPr>
      <w:r w:rsidRPr="007E6A3E">
        <w:rPr>
          <w:b/>
          <w:bCs/>
          <w:lang w:val="en-IN"/>
        </w:rPr>
        <w:t>Mastercard</w:t>
      </w:r>
    </w:p>
    <w:p w:rsidRPr="007E6A3E" w:rsidR="007E6A3E" w:rsidP="007E6A3E" w:rsidRDefault="007E6A3E" w14:paraId="1D57D5B9" w14:textId="7CB8BC49">
      <w:pPr>
        <w:pStyle w:val="ListParagraph"/>
        <w:numPr>
          <w:ilvl w:val="0"/>
          <w:numId w:val="27"/>
        </w:numPr>
        <w:rPr>
          <w:lang w:val="en-IN"/>
        </w:rPr>
      </w:pPr>
      <w:r w:rsidRPr="007E6A3E">
        <w:rPr>
          <w:lang w:val="en-IN"/>
        </w:rPr>
        <w:t>Enjoy 4 rounds of complimentary green fees access and up to 50% off on golf games</w:t>
      </w:r>
      <w:r>
        <w:rPr>
          <w:lang w:val="en-IN"/>
        </w:rPr>
        <w:t>,</w:t>
      </w:r>
      <w:r w:rsidRPr="007E6A3E">
        <w:rPr>
          <w:lang w:val="en-IN"/>
        </w:rPr>
        <w:t xml:space="preserve"> along with 1 complimentary lesson per month at selected golf courses across India. Click</w:t>
      </w:r>
      <w:r>
        <w:rPr>
          <w:lang w:val="en-IN"/>
        </w:rPr>
        <w:t xml:space="preserve"> </w:t>
      </w:r>
      <w:hyperlink w:history="1" r:id="rId22">
        <w:r w:rsidRPr="007E6A3E">
          <w:rPr>
            <w:rStyle w:val="Hyperlink"/>
            <w:lang w:val="en-IN"/>
          </w:rPr>
          <w:t>here</w:t>
        </w:r>
      </w:hyperlink>
      <w:r>
        <w:t xml:space="preserve"> </w:t>
      </w:r>
      <w:r w:rsidRPr="007E6A3E">
        <w:rPr>
          <w:lang w:val="en-IN"/>
        </w:rPr>
        <w:t>to know more</w:t>
      </w:r>
    </w:p>
    <w:p w:rsidRPr="007E6A3E" w:rsidR="007E6A3E" w:rsidP="007E6A3E" w:rsidRDefault="007E6A3E" w14:paraId="4DAED4CD" w14:textId="67F40DBA">
      <w:pPr>
        <w:pStyle w:val="ListParagraph"/>
        <w:numPr>
          <w:ilvl w:val="0"/>
          <w:numId w:val="27"/>
        </w:numPr>
        <w:rPr>
          <w:lang w:val="en-IN"/>
        </w:rPr>
      </w:pPr>
      <w:r w:rsidRPr="007E6A3E">
        <w:rPr>
          <w:lang w:val="en-IN"/>
        </w:rPr>
        <w:t xml:space="preserve">Enjoy up to 15% discount on </w:t>
      </w:r>
      <w:r>
        <w:rPr>
          <w:lang w:val="en-IN"/>
        </w:rPr>
        <w:t xml:space="preserve">the </w:t>
      </w:r>
      <w:r w:rsidRPr="007E6A3E">
        <w:rPr>
          <w:lang w:val="en-IN"/>
        </w:rPr>
        <w:t>best available room rates and up to 15% discount on F&amp;B at Lalit Hotels</w:t>
      </w:r>
    </w:p>
    <w:p w:rsidRPr="007E6A3E" w:rsidR="007E6A3E" w:rsidP="007E6A3E" w:rsidRDefault="007E6A3E" w14:paraId="472697F6" w14:textId="77777777">
      <w:pPr>
        <w:spacing w:after="0"/>
        <w:rPr>
          <w:b/>
          <w:bCs/>
          <w:lang w:val="en-IN"/>
        </w:rPr>
      </w:pPr>
      <w:r w:rsidRPr="007E6A3E">
        <w:rPr>
          <w:b/>
          <w:bCs/>
          <w:lang w:val="en-IN"/>
        </w:rPr>
        <w:t>Visa</w:t>
      </w:r>
    </w:p>
    <w:p w:rsidRPr="007E6A3E" w:rsidR="007E6A3E" w:rsidP="007E6A3E" w:rsidRDefault="007E6A3E" w14:paraId="2EA089E4" w14:textId="7B6F2F39">
      <w:pPr>
        <w:pStyle w:val="ListParagraph"/>
        <w:numPr>
          <w:ilvl w:val="0"/>
          <w:numId w:val="28"/>
        </w:numPr>
        <w:rPr>
          <w:lang w:val="en-IN"/>
        </w:rPr>
      </w:pPr>
      <w:r w:rsidRPr="007E6A3E">
        <w:rPr>
          <w:lang w:val="en-IN"/>
        </w:rPr>
        <w:t>MMT -</w:t>
      </w:r>
      <w:r>
        <w:rPr>
          <w:lang w:val="en-IN"/>
        </w:rPr>
        <w:t xml:space="preserve"> </w:t>
      </w:r>
      <w:hyperlink w:tgtFrame="_blank" w:history="1" r:id="rId23">
        <w:r w:rsidRPr="007E6A3E">
          <w:rPr>
            <w:rStyle w:val="Hyperlink"/>
            <w:lang w:val="en-IN"/>
          </w:rPr>
          <w:t>MMT Visa Signature</w:t>
        </w:r>
      </w:hyperlink>
    </w:p>
    <w:p w:rsidRPr="007E6A3E" w:rsidR="007E6A3E" w:rsidP="007E6A3E" w:rsidRDefault="007E6A3E" w14:paraId="5FD6BB48" w14:textId="73738C73">
      <w:pPr>
        <w:pStyle w:val="ListParagraph"/>
        <w:numPr>
          <w:ilvl w:val="0"/>
          <w:numId w:val="28"/>
        </w:numPr>
        <w:rPr>
          <w:lang w:val="en-IN"/>
        </w:rPr>
      </w:pPr>
      <w:r w:rsidRPr="007E6A3E">
        <w:rPr>
          <w:lang w:val="en-IN"/>
        </w:rPr>
        <w:t>Times Prime -</w:t>
      </w:r>
      <w:r>
        <w:rPr>
          <w:lang w:val="en-IN"/>
        </w:rPr>
        <w:t xml:space="preserve"> </w:t>
      </w:r>
      <w:hyperlink w:tgtFrame="_blank" w:history="1" r:id="rId24">
        <w:r w:rsidRPr="007E6A3E">
          <w:rPr>
            <w:rStyle w:val="Hyperlink"/>
            <w:lang w:val="en-IN"/>
          </w:rPr>
          <w:t>Times Prime Visa Signature</w:t>
        </w:r>
      </w:hyperlink>
    </w:p>
    <w:p w:rsidRPr="007E6A3E" w:rsidR="007E6A3E" w:rsidP="007E6A3E" w:rsidRDefault="007E6A3E" w14:paraId="4BDB8FA0" w14:textId="3E853EE3">
      <w:pPr>
        <w:pStyle w:val="ListParagraph"/>
        <w:numPr>
          <w:ilvl w:val="0"/>
          <w:numId w:val="28"/>
        </w:numPr>
        <w:rPr>
          <w:lang w:val="en-IN"/>
        </w:rPr>
      </w:pPr>
      <w:r w:rsidRPr="007E6A3E">
        <w:rPr>
          <w:lang w:val="en-IN"/>
        </w:rPr>
        <w:t>Alaya Stays -</w:t>
      </w:r>
      <w:r>
        <w:rPr>
          <w:lang w:val="en-IN"/>
        </w:rPr>
        <w:t xml:space="preserve"> </w:t>
      </w:r>
      <w:hyperlink w:history="1" r:id="rId25">
        <w:r w:rsidRPr="00C61F56">
          <w:rPr>
            <w:rStyle w:val="Hyperlink"/>
            <w:lang w:val="en-IN"/>
          </w:rPr>
          <w:t>https://www.elivaas.com/explore/visa-offers</w:t>
        </w:r>
      </w:hyperlink>
    </w:p>
    <w:p w:rsidRPr="007E6A3E" w:rsidR="007E6A3E" w:rsidP="007E6A3E" w:rsidRDefault="007E6A3E" w14:paraId="4121B821" w14:textId="77777777">
      <w:pPr>
        <w:spacing w:after="0"/>
        <w:rPr>
          <w:b/>
          <w:bCs/>
          <w:lang w:val="en-IN"/>
        </w:rPr>
      </w:pPr>
      <w:r w:rsidRPr="007E6A3E">
        <w:rPr>
          <w:b/>
          <w:bCs/>
          <w:lang w:val="en-IN"/>
        </w:rPr>
        <w:t>American Express</w:t>
      </w:r>
    </w:p>
    <w:p w:rsidRPr="007E6A3E" w:rsidR="007E6A3E" w:rsidP="007E6A3E" w:rsidRDefault="007E6A3E" w14:paraId="45A19D02" w14:textId="33CFF708">
      <w:pPr>
        <w:pStyle w:val="ListParagraph"/>
        <w:numPr>
          <w:ilvl w:val="0"/>
          <w:numId w:val="29"/>
        </w:numPr>
        <w:rPr>
          <w:lang w:val="en-IN"/>
        </w:rPr>
      </w:pPr>
      <w:r w:rsidRPr="007E6A3E">
        <w:rPr>
          <w:lang w:val="en-IN"/>
        </w:rPr>
        <w:t>American Express Dining Platform - Discover delectable dining offers &amp; enjoy up to 25% discount</w:t>
      </w:r>
      <w:r w:rsidR="00A150C5">
        <w:rPr>
          <w:lang w:val="en-IN"/>
        </w:rPr>
        <w:t xml:space="preserve"> </w:t>
      </w:r>
      <w:r w:rsidRPr="00A150C5" w:rsidR="00A150C5">
        <w:t>at select restaurants in your city</w:t>
      </w:r>
    </w:p>
    <w:p w:rsidRPr="007E6A3E" w:rsidR="007E6A3E" w:rsidP="007E6A3E" w:rsidRDefault="007E6A3E" w14:paraId="64113974" w14:textId="74C657F0">
      <w:pPr>
        <w:pStyle w:val="ListParagraph"/>
        <w:numPr>
          <w:ilvl w:val="0"/>
          <w:numId w:val="29"/>
        </w:numPr>
        <w:rPr>
          <w:lang w:val="en-IN"/>
        </w:rPr>
      </w:pPr>
      <w:r w:rsidRPr="007E6A3E">
        <w:rPr>
          <w:lang w:val="en-IN"/>
        </w:rPr>
        <w:t xml:space="preserve">Complimentary Tablet plus membership - </w:t>
      </w:r>
      <w:r w:rsidR="002D38D6">
        <w:rPr>
          <w:lang w:val="en-IN"/>
        </w:rPr>
        <w:t>A</w:t>
      </w:r>
      <w:r w:rsidRPr="007E6A3E">
        <w:rPr>
          <w:lang w:val="en-IN"/>
        </w:rPr>
        <w:t>ccess to VIP upgrades and privileges at hotels in India and around the world</w:t>
      </w:r>
    </w:p>
    <w:p w:rsidRPr="007E6A3E" w:rsidR="00A150C5" w:rsidP="004A5805" w:rsidRDefault="00A150C5" w14:paraId="50FE5B5C" w14:textId="693F7B08">
      <w:pPr>
        <w:spacing w:after="0"/>
        <w:jc w:val="center"/>
        <w:rPr>
          <w:b/>
          <w:bCs/>
          <w:u w:val="single"/>
          <w:lang w:val="en-IN"/>
        </w:rPr>
      </w:pPr>
      <w:r w:rsidRPr="00627501">
        <w:rPr>
          <w:b/>
          <w:bCs/>
          <w:i/>
          <w:iCs/>
          <w:u w:val="single"/>
          <w:lang w:val="en-IN"/>
          <w:rPrChange w:author="Arun Kaushal" w:date="2026-01-01T09:52:00Z" w:id="94">
            <w:rPr>
              <w:b/>
              <w:bCs/>
              <w:u w:val="single"/>
              <w:lang w:val="en-IN"/>
            </w:rPr>
          </w:rPrChange>
        </w:rPr>
        <w:t>Explore</w:t>
      </w:r>
      <w:r w:rsidRPr="00A150C5">
        <w:rPr>
          <w:b/>
          <w:bCs/>
          <w:u w:val="single"/>
          <w:lang w:val="en-IN"/>
        </w:rPr>
        <w:t xml:space="preserve"> </w:t>
      </w:r>
      <w:del w:author="Arun Kaushal" w:date="2026-01-01T11:33:00Z" w:id="95">
        <w:r w:rsidRPr="00627501" w:rsidDel="00FA2331">
          <w:rPr>
            <w:b/>
            <w:bCs/>
            <w:caps/>
            <w:u w:val="single"/>
            <w:lang w:val="en-IN"/>
            <w:rPrChange w:author="Arun Kaushal" w:date="2026-01-01T09:52:00Z" w:id="96">
              <w:rPr>
                <w:b/>
                <w:bCs/>
                <w:u w:val="single"/>
                <w:lang w:val="en-IN"/>
              </w:rPr>
            </w:rPrChange>
          </w:rPr>
          <w:delText>Rewards</w:delText>
        </w:r>
      </w:del>
      <w:ins w:author="Namita Salgiya" w:date="2026-01-13T18:42:00Z" w16du:dateUtc="2026-01-13T13:12:00Z" w:id="97">
        <w:r w:rsidR="00F97946">
          <w:rPr>
            <w:b/>
            <w:bCs/>
            <w:caps/>
            <w:u w:val="single"/>
            <w:lang w:val="en-IN"/>
          </w:rPr>
          <w:t>rewards</w:t>
        </w:r>
      </w:ins>
      <w:ins w:author="Arun Kaushal" w:date="2026-01-01T11:33:00Z" w:id="98">
        <w:del w:author="Namita Salgiya" w:date="2026-01-13T18:42:00Z" w16du:dateUtc="2026-01-13T13:12:00Z" w:id="99">
          <w:r w:rsidDel="00F97946" w:rsidR="00FA2331">
            <w:rPr>
              <w:b/>
              <w:bCs/>
              <w:caps/>
              <w:u w:val="single"/>
              <w:lang w:val="en-IN"/>
            </w:rPr>
            <w:delText>C</w:delText>
          </w:r>
        </w:del>
      </w:ins>
    </w:p>
    <w:p w:rsidRPr="00756459" w:rsidR="00756459" w:rsidRDefault="00E56665" w14:paraId="7D8C1DCD" w14:textId="04B1FC75">
      <w:pPr>
        <w:rPr>
          <w:ins w:author="Namita Salgiya" w:date="2025-12-31T18:13:00Z" w:id="100"/>
          <w:b/>
          <w:bCs/>
          <w:rPrChange w:author="Namita Salgiya" w:date="2025-12-31T18:14:00Z" w:id="101">
            <w:rPr>
              <w:ins w:author="Namita Salgiya" w:date="2025-12-31T18:13:00Z" w:id="102"/>
              <w:b/>
              <w:bCs/>
              <w:lang w:val="en-IN"/>
            </w:rPr>
          </w:rPrChange>
        </w:rPr>
        <w:pPrChange w:author="Namita Salgiya" w:date="2025-12-31T18:14:00Z" w:id="103">
          <w:pPr>
            <w:spacing w:before="240"/>
          </w:pPr>
        </w:pPrChange>
      </w:pPr>
      <w:r w:rsidRPr="00756459">
        <w:rPr>
          <w:rPrChange w:author="Namita Salgiya" w:date="2025-12-31T18:14:00Z" w:id="104">
            <w:rPr>
              <w:rStyle w:val="Hyperlink"/>
              <w:b/>
              <w:bCs/>
              <w:lang w:val="en-IN"/>
            </w:rPr>
          </w:rPrChange>
        </w:rPr>
        <w:br/>
      </w:r>
      <w:ins w:author="Namita Salgiya" w:date="2025-12-31T18:13:00Z" w:id="105">
        <w:r w:rsidRPr="00E56665" w:rsidR="00756459">
          <w:rPr>
            <w:b/>
            <w:bCs/>
            <w:lang w:val="en-IN"/>
          </w:rPr>
          <w:t>Milestone Privileges</w:t>
        </w:r>
      </w:ins>
    </w:p>
    <w:p w:rsidR="00135CEC" w:rsidP="00135CEC" w:rsidRDefault="00135CEC" w14:paraId="7217ACB7" w14:textId="77777777">
      <w:pPr>
        <w:pStyle w:val="ListParagraph"/>
        <w:numPr>
          <w:ilvl w:val="0"/>
          <w:numId w:val="60"/>
        </w:numPr>
        <w:rPr>
          <w:ins w:author="Namita Salgiya" w:date="2026-01-13T18:44:00Z" w16du:dateUtc="2026-01-13T13:14:00Z" w:id="106"/>
        </w:rPr>
      </w:pPr>
      <w:ins w:author="Namita Salgiya" w:date="2026-01-13T18:44:00Z" w:id="107">
        <w:r w:rsidRPr="00135CEC">
          <w:rPr>
            <w:rPrChange w:author="Namita Salgiya" w:date="2026-01-13T18:44:00Z" w16du:dateUtc="2026-01-13T13:14:00Z" w:id="108">
              <w:rPr>
                <w:lang w:eastAsia="en-IN"/>
              </w:rPr>
            </w:rPrChange>
          </w:rPr>
          <w:lastRenderedPageBreak/>
          <w:t>Earn up to 50,000 Bonus Reward Points every year.</w:t>
        </w:r>
      </w:ins>
    </w:p>
    <w:p w:rsidR="00135CEC" w:rsidP="00135CEC" w:rsidRDefault="00135CEC" w14:paraId="1B33ACCA" w14:textId="2166C64D">
      <w:pPr>
        <w:pStyle w:val="ListParagraph"/>
        <w:numPr>
          <w:ilvl w:val="0"/>
          <w:numId w:val="60"/>
        </w:numPr>
        <w:rPr>
          <w:ins w:author="Namita Salgiya" w:date="2026-01-13T18:44:00Z" w16du:dateUtc="2026-01-13T13:14:00Z" w:id="109"/>
        </w:rPr>
      </w:pPr>
      <w:ins w:author="Namita Salgiya" w:date="2026-01-13T18:44:00Z" w:id="110">
        <w:r w:rsidRPr="00135CEC">
          <w:rPr>
            <w:rPrChange w:author="Namita Salgiya" w:date="2026-01-13T18:44:00Z" w16du:dateUtc="2026-01-13T13:14:00Z" w:id="111">
              <w:rPr>
                <w:lang w:eastAsia="en-IN"/>
              </w:rPr>
            </w:rPrChange>
          </w:rPr>
          <w:t xml:space="preserve">Get 10,000 Bonus Reward Points on reaching </w:t>
        </w:r>
      </w:ins>
      <w:ins w:author="Namita Salgiya" w:date="2026-01-13T18:44:00Z" w16du:dateUtc="2026-01-13T13:14:00Z" w:id="112">
        <w:r>
          <w:t xml:space="preserve">Rs. </w:t>
        </w:r>
      </w:ins>
      <w:ins w:author="Namita Salgiya" w:date="2026-01-13T18:44:00Z" w:id="113">
        <w:r w:rsidRPr="00135CEC">
          <w:rPr>
            <w:rPrChange w:author="Namita Salgiya" w:date="2026-01-13T18:44:00Z" w16du:dateUtc="2026-01-13T13:14:00Z" w:id="114">
              <w:rPr>
                <w:lang w:eastAsia="en-IN"/>
              </w:rPr>
            </w:rPrChange>
          </w:rPr>
          <w:t xml:space="preserve">3 lakh and </w:t>
        </w:r>
      </w:ins>
      <w:ins w:author="Namita Salgiya" w:date="2026-01-13T18:44:00Z" w16du:dateUtc="2026-01-13T13:14:00Z" w:id="115">
        <w:r>
          <w:t xml:space="preserve">Rs. </w:t>
        </w:r>
      </w:ins>
      <w:ins w:author="Namita Salgiya" w:date="2026-01-13T18:44:00Z" w:id="116">
        <w:r w:rsidRPr="00135CEC">
          <w:rPr>
            <w:rPrChange w:author="Namita Salgiya" w:date="2026-01-13T18:44:00Z" w16du:dateUtc="2026-01-13T13:14:00Z" w:id="117">
              <w:rPr>
                <w:lang w:eastAsia="en-IN"/>
              </w:rPr>
            </w:rPrChange>
          </w:rPr>
          <w:t>4 lakh annual spends.</w:t>
        </w:r>
      </w:ins>
    </w:p>
    <w:p w:rsidR="00135CEC" w:rsidP="00135CEC" w:rsidRDefault="00135CEC" w14:paraId="0D6AAFF6" w14:textId="3DD3B7CF">
      <w:pPr>
        <w:pStyle w:val="ListParagraph"/>
        <w:numPr>
          <w:ilvl w:val="0"/>
          <w:numId w:val="60"/>
        </w:numPr>
        <w:rPr>
          <w:ins w:author="Namita Salgiya" w:date="2026-01-13T18:44:00Z" w16du:dateUtc="2026-01-13T13:14:00Z" w:id="118"/>
        </w:rPr>
      </w:pPr>
      <w:ins w:author="Namita Salgiya" w:date="2026-01-13T18:44:00Z" w:id="119">
        <w:r w:rsidRPr="00135CEC">
          <w:rPr>
            <w:rPrChange w:author="Namita Salgiya" w:date="2026-01-13T18:44:00Z" w16du:dateUtc="2026-01-13T13:14:00Z" w:id="120">
              <w:rPr>
                <w:lang w:eastAsia="en-IN"/>
              </w:rPr>
            </w:rPrChange>
          </w:rPr>
          <w:t xml:space="preserve">Get 15,000 Bonus Reward Points on reaching </w:t>
        </w:r>
      </w:ins>
      <w:ins w:author="Namita Salgiya" w:date="2026-01-13T18:45:00Z" w16du:dateUtc="2026-01-13T13:15:00Z" w:id="121">
        <w:r>
          <w:t xml:space="preserve">Rs. </w:t>
        </w:r>
      </w:ins>
      <w:ins w:author="Namita Salgiya" w:date="2026-01-13T18:44:00Z" w:id="122">
        <w:r w:rsidRPr="00135CEC">
          <w:rPr>
            <w:rPrChange w:author="Namita Salgiya" w:date="2026-01-13T18:44:00Z" w16du:dateUtc="2026-01-13T13:14:00Z" w:id="123">
              <w:rPr>
                <w:lang w:eastAsia="en-IN"/>
              </w:rPr>
            </w:rPrChange>
          </w:rPr>
          <w:t xml:space="preserve">5 lakh and </w:t>
        </w:r>
      </w:ins>
      <w:ins w:author="Namita Salgiya" w:date="2026-01-13T18:45:00Z" w16du:dateUtc="2026-01-13T13:15:00Z" w:id="124">
        <w:r>
          <w:t xml:space="preserve">Rs. </w:t>
        </w:r>
      </w:ins>
      <w:ins w:author="Namita Salgiya" w:date="2026-01-13T18:44:00Z" w:id="125">
        <w:r w:rsidRPr="00135CEC">
          <w:rPr>
            <w:rPrChange w:author="Namita Salgiya" w:date="2026-01-13T18:44:00Z" w16du:dateUtc="2026-01-13T13:14:00Z" w:id="126">
              <w:rPr>
                <w:lang w:eastAsia="en-IN"/>
              </w:rPr>
            </w:rPrChange>
          </w:rPr>
          <w:t>8 lakh annual spends.</w:t>
        </w:r>
      </w:ins>
    </w:p>
    <w:p w:rsidRPr="00135CEC" w:rsidR="00135CEC" w:rsidRDefault="00135CEC" w14:paraId="32AEDF2B" w14:textId="01324EDD">
      <w:pPr>
        <w:pStyle w:val="ListParagraph"/>
        <w:numPr>
          <w:ilvl w:val="0"/>
          <w:numId w:val="60"/>
        </w:numPr>
        <w:rPr>
          <w:ins w:author="Namita Salgiya" w:date="2025-12-31T18:13:00Z" w:id="127"/>
          <w:rPrChange w:author="Namita Salgiya" w:date="2026-01-13T18:44:00Z" w16du:dateUtc="2026-01-13T13:14:00Z" w:id="128">
            <w:rPr>
              <w:ins w:author="Namita Salgiya" w:date="2025-12-31T18:13:00Z" w:id="129"/>
              <w:lang w:val="en-IN" w:eastAsia="en-IN"/>
            </w:rPr>
          </w:rPrChange>
        </w:rPr>
        <w:pPrChange w:author="Namita Salgiya" w:date="2026-01-13T18:44:00Z" w16du:dateUtc="2026-01-13T13:14:00Z" w:id="130">
          <w:pPr>
            <w:pStyle w:val="ListParagraph"/>
            <w:numPr>
              <w:numId w:val="9"/>
            </w:numPr>
            <w:tabs>
              <w:tab w:val="num" w:pos="720"/>
            </w:tabs>
            <w:ind w:hanging="360"/>
          </w:pPr>
        </w:pPrChange>
      </w:pPr>
      <w:ins w:author="Namita Salgiya" w:date="2026-01-13T18:44:00Z" w:id="131">
        <w:r w:rsidRPr="00135CEC">
          <w:rPr>
            <w:rPrChange w:author="Namita Salgiya" w:date="2026-01-13T18:44:00Z" w16du:dateUtc="2026-01-13T13:14:00Z" w:id="132">
              <w:rPr>
                <w:lang w:eastAsia="en-IN"/>
              </w:rPr>
            </w:rPrChange>
          </w:rPr>
          <w:t xml:space="preserve">Annual fee reversal on annual spends of </w:t>
        </w:r>
      </w:ins>
      <w:ins w:author="Namita Salgiya" w:date="2026-01-13T18:45:00Z" w16du:dateUtc="2026-01-13T13:15:00Z" w:id="133">
        <w:r>
          <w:t xml:space="preserve">Rs. </w:t>
        </w:r>
      </w:ins>
      <w:ins w:author="Namita Salgiya" w:date="2026-01-13T18:44:00Z" w:id="134">
        <w:r w:rsidRPr="00135CEC">
          <w:rPr>
            <w:rPrChange w:author="Namita Salgiya" w:date="2026-01-13T18:44:00Z" w16du:dateUtc="2026-01-13T13:14:00Z" w:id="135">
              <w:rPr>
                <w:lang w:eastAsia="en-IN"/>
              </w:rPr>
            </w:rPrChange>
          </w:rPr>
          <w:t>10 lakh.</w:t>
        </w:r>
      </w:ins>
    </w:p>
    <w:p w:rsidRPr="00E56665" w:rsidR="00756459" w:rsidP="00756459" w:rsidRDefault="00756459" w14:paraId="7DEB8047" w14:textId="77777777">
      <w:pPr>
        <w:rPr>
          <w:ins w:author="Namita Salgiya" w:date="2025-12-31T18:13:00Z" w:id="136"/>
          <w:b/>
          <w:bCs/>
          <w:lang w:val="en-IN"/>
        </w:rPr>
      </w:pPr>
      <w:ins w:author="Namita Salgiya" w:date="2025-12-31T18:13:00Z" w:id="137">
        <w:r w:rsidRPr="00E56665">
          <w:rPr>
            <w:b/>
            <w:bCs/>
            <w:lang w:val="en-IN"/>
          </w:rPr>
          <w:t>ELITE Rewards</w:t>
        </w:r>
      </w:ins>
    </w:p>
    <w:p w:rsidRPr="00E56665" w:rsidR="00756459" w:rsidP="00756459" w:rsidRDefault="00756459" w14:paraId="4EA51396" w14:textId="0AE9910A">
      <w:pPr>
        <w:numPr>
          <w:ilvl w:val="0"/>
          <w:numId w:val="10"/>
        </w:numPr>
        <w:spacing w:after="0"/>
        <w:rPr>
          <w:ins w:author="Namita Salgiya" w:date="2025-12-31T18:13:00Z" w:id="138"/>
          <w:lang w:val="en-IN"/>
        </w:rPr>
      </w:pPr>
      <w:ins w:author="Namita Salgiya" w:date="2025-12-31T18:13:00Z" w:id="139">
        <w:r w:rsidRPr="00E56665">
          <w:rPr>
            <w:lang w:val="en-IN"/>
          </w:rPr>
          <w:t>5X Reward Points on dining, departmental stores and grocery spends</w:t>
        </w:r>
      </w:ins>
    </w:p>
    <w:p w:rsidRPr="00E56665" w:rsidR="00756459" w:rsidP="00756459" w:rsidRDefault="00756459" w14:paraId="2DED3BA2" w14:textId="244291DE">
      <w:pPr>
        <w:numPr>
          <w:ilvl w:val="0"/>
          <w:numId w:val="10"/>
        </w:numPr>
        <w:spacing w:after="0"/>
        <w:rPr>
          <w:ins w:author="Namita Salgiya" w:date="2025-12-31T18:13:00Z" w:id="140"/>
          <w:lang w:val="en-IN"/>
        </w:rPr>
      </w:pPr>
      <w:ins w:author="Namita Salgiya" w:date="2025-12-31T18:13:00Z" w:id="141">
        <w:r w:rsidRPr="00E56665">
          <w:rPr>
            <w:lang w:val="en-IN"/>
          </w:rPr>
          <w:t>2 Reward Points per Rs. 100 on all other spends, except fuel</w:t>
        </w:r>
      </w:ins>
    </w:p>
    <w:p w:rsidRPr="00E56665" w:rsidR="00756459" w:rsidP="00756459" w:rsidRDefault="00756459" w14:paraId="01157D0A" w14:textId="77777777">
      <w:pPr>
        <w:numPr>
          <w:ilvl w:val="0"/>
          <w:numId w:val="10"/>
        </w:numPr>
        <w:spacing w:after="0" w:line="270" w:lineRule="atLeast"/>
        <w:rPr>
          <w:ins w:author="Namita Salgiya" w:date="2025-12-31T18:13:00Z" w:id="142"/>
          <w:lang w:val="en-IN"/>
        </w:rPr>
      </w:pPr>
      <w:ins w:author="Namita Salgiya" w:date="2025-12-31T18:13:00Z" w:id="143">
        <w:r w:rsidRPr="00E56665">
          <w:t>Pay your outstanding</w:t>
        </w:r>
        <w:r>
          <w:t xml:space="preserve"> card</w:t>
        </w:r>
        <w:r w:rsidRPr="00E56665">
          <w:t xml:space="preserve"> bill using Reward Points. </w:t>
        </w:r>
        <w:r w:rsidRPr="00E56665">
          <w:rPr>
            <w:lang w:val="en-IN"/>
          </w:rPr>
          <w:t>4 Reward Points = R</w:t>
        </w:r>
        <w:r>
          <w:rPr>
            <w:lang w:val="en-IN"/>
          </w:rPr>
          <w:t>e</w:t>
        </w:r>
        <w:r w:rsidRPr="00E56665">
          <w:rPr>
            <w:lang w:val="en-IN"/>
          </w:rPr>
          <w:t>. 1</w:t>
        </w:r>
      </w:ins>
    </w:p>
    <w:p w:rsidR="00756459" w:rsidP="00756459" w:rsidRDefault="00756459" w14:paraId="306A8B2D" w14:textId="1EBBDC2E">
      <w:pPr>
        <w:numPr>
          <w:ilvl w:val="0"/>
          <w:numId w:val="10"/>
        </w:numPr>
        <w:spacing w:after="0" w:line="270" w:lineRule="atLeast"/>
        <w:rPr>
          <w:ins w:author="Namita Salgiya" w:date="2025-12-31T18:13:00Z" w:id="144"/>
          <w:lang w:val="en-IN"/>
        </w:rPr>
      </w:pPr>
      <w:ins w:author="Namita Salgiya" w:date="2025-12-31T18:13:00Z" w:id="145">
        <w:r w:rsidRPr="00E56665">
          <w:rPr>
            <w:lang w:val="en-IN"/>
          </w:rPr>
          <w:t>1% Fuel Surcharge Waiver across all petrol pumps.</w:t>
        </w:r>
        <w:r>
          <w:rPr>
            <w:lang w:val="en-IN"/>
          </w:rPr>
          <w:t xml:space="preserve"> </w:t>
        </w:r>
      </w:ins>
    </w:p>
    <w:p w:rsidRPr="00BA1382" w:rsidR="00756459" w:rsidP="00756459" w:rsidRDefault="00756459" w14:paraId="026A0D14" w14:textId="77777777">
      <w:pPr>
        <w:numPr>
          <w:ilvl w:val="0"/>
          <w:numId w:val="10"/>
        </w:numPr>
        <w:spacing w:after="0" w:line="270" w:lineRule="atLeast"/>
        <w:rPr>
          <w:ins w:author="Namita Salgiya" w:date="2025-12-31T18:13:00Z" w:id="146"/>
          <w:i/>
          <w:iCs/>
          <w:lang w:val="en-IN"/>
          <w:rPrChange w:author="Arun Kaushal" w:date="2026-01-01T11:33:00Z" w:id="147">
            <w:rPr>
              <w:ins w:author="Namita Salgiya" w:date="2025-12-31T18:13:00Z" w:id="148"/>
              <w:lang w:val="en-IN"/>
            </w:rPr>
          </w:rPrChange>
        </w:rPr>
      </w:pPr>
      <w:ins w:author="Namita Salgiya" w:date="2025-12-31T18:13:00Z" w:id="149">
        <w:r w:rsidRPr="00E56665">
          <w:rPr>
            <w:lang w:val="en-IN"/>
          </w:rPr>
          <w:t>Maximum surcharge waiver of Rs. 250 per month, per statement cycle</w:t>
        </w:r>
      </w:ins>
    </w:p>
    <w:p w:rsidRPr="00BA1382" w:rsidR="00756459" w:rsidP="002D38D6" w:rsidRDefault="00756459" w14:paraId="2A314ADD" w14:textId="77777777">
      <w:pPr>
        <w:rPr>
          <w:b/>
          <w:bCs/>
          <w:i/>
          <w:iCs/>
          <w:rPrChange w:author="Arun Kaushal" w:date="2026-01-01T11:33:00Z" w:id="150">
            <w:rPr>
              <w:b/>
              <w:bCs/>
            </w:rPr>
          </w:rPrChange>
        </w:rPr>
      </w:pPr>
    </w:p>
    <w:p w:rsidRPr="002D38D6" w:rsidR="002D38D6" w:rsidP="004A5805" w:rsidRDefault="00FA2331" w14:paraId="5605250A" w14:textId="0C036ED6">
      <w:pPr>
        <w:jc w:val="center"/>
        <w:rPr>
          <w:b/>
          <w:bCs/>
          <w:u w:val="single"/>
          <w:lang w:val="en-IN"/>
        </w:rPr>
      </w:pPr>
      <w:ins w:author="Arun Kaushal" w:date="2026-01-01T11:33:00Z" w:id="151">
        <w:r w:rsidRPr="00BA1382">
          <w:rPr>
            <w:b/>
            <w:bCs/>
            <w:i/>
            <w:iCs/>
            <w:color w:val="000000" w:themeColor="text1"/>
            <w:u w:val="single"/>
            <w:lang w:val="en-IN"/>
            <w:rPrChange w:author="Arun Kaushal" w:date="2026-01-01T11:33:00Z" w:id="152">
              <w:rPr>
                <w:b/>
                <w:bCs/>
                <w:u w:val="single"/>
                <w:lang w:val="en-IN"/>
              </w:rPr>
            </w:rPrChange>
          </w:rPr>
          <w:t>Credit Card</w:t>
        </w:r>
        <w:r w:rsidRPr="00BA1382" w:rsidR="00BA1382">
          <w:rPr>
            <w:b/>
            <w:bCs/>
            <w:i/>
            <w:iCs/>
            <w:color w:val="000000" w:themeColor="text1"/>
            <w:u w:val="single"/>
            <w:lang w:val="en-IN"/>
            <w:rPrChange w:author="Arun Kaushal" w:date="2026-01-01T11:33:00Z" w:id="153">
              <w:rPr>
                <w:b/>
                <w:bCs/>
                <w:u w:val="single"/>
                <w:lang w:val="en-IN"/>
              </w:rPr>
            </w:rPrChange>
          </w:rPr>
          <w:t xml:space="preserve"> </w:t>
        </w:r>
      </w:ins>
      <w:r w:rsidRPr="00BA1382" w:rsidR="002D38D6">
        <w:rPr>
          <w:b/>
          <w:bCs/>
          <w:caps/>
          <w:u w:val="single"/>
          <w:lang w:val="en-IN"/>
          <w:rPrChange w:author="Arun Kaushal" w:date="2026-01-01T11:33:00Z" w:id="154">
            <w:rPr>
              <w:b/>
              <w:bCs/>
              <w:u w:val="single"/>
              <w:lang w:val="en-IN"/>
            </w:rPr>
          </w:rPrChange>
        </w:rPr>
        <w:t>Fee &amp; Charges</w:t>
      </w:r>
    </w:p>
    <w:p w:rsidRPr="002D38D6" w:rsidR="002D38D6" w:rsidP="002D38D6" w:rsidRDefault="002D38D6" w14:paraId="07E865B8" w14:textId="565071A6">
      <w:pPr>
        <w:pStyle w:val="ListParagraph"/>
        <w:numPr>
          <w:ilvl w:val="0"/>
          <w:numId w:val="30"/>
        </w:numPr>
      </w:pPr>
      <w:r w:rsidRPr="002D38D6">
        <w:t>Annual Fee (one-time): Rs.</w:t>
      </w:r>
      <w:r>
        <w:t xml:space="preserve"> </w:t>
      </w:r>
      <w:r w:rsidRPr="002D38D6">
        <w:t xml:space="preserve">4,999 </w:t>
      </w:r>
      <w:bookmarkStart w:name="_Hlk217726084" w:id="155"/>
      <w:r w:rsidRPr="002D38D6">
        <w:t>+ taxes </w:t>
      </w:r>
      <w:bookmarkEnd w:id="155"/>
    </w:p>
    <w:p w:rsidRPr="002D38D6" w:rsidR="002D38D6" w:rsidP="002D38D6" w:rsidRDefault="002D38D6" w14:paraId="3CCA290E" w14:textId="79DE0AC7">
      <w:pPr>
        <w:pStyle w:val="ListParagraph"/>
        <w:numPr>
          <w:ilvl w:val="0"/>
          <w:numId w:val="30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Pr="002D38D6">
        <w:t>4,999 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579B5" w:rsidRDefault="00A579B5" w14:paraId="7060F76E" w14:textId="38299B37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>Annual Fee (one-time):</w:t>
      </w:r>
      <w:r>
        <w:rPr>
          <w:lang w:val="en-IN"/>
        </w:rPr>
        <w:t xml:space="preserve"> </w:t>
      </w:r>
      <w:r w:rsidRPr="00A579B5">
        <w:rPr>
          <w:lang w:val="en-IN"/>
        </w:rPr>
        <w:t>Rs. 4,999</w:t>
      </w:r>
      <w:r w:rsidR="000F1B2A">
        <w:rPr>
          <w:lang w:val="en-IN"/>
        </w:rPr>
        <w:t xml:space="preserve"> </w:t>
      </w:r>
      <w:r w:rsidRPr="002D38D6" w:rsidR="000F1B2A">
        <w:t>+ taxes </w:t>
      </w:r>
    </w:p>
    <w:p w:rsidRPr="00A579B5" w:rsidR="00A579B5" w:rsidP="00A579B5" w:rsidRDefault="00A579B5" w14:paraId="5301376D" w14:textId="2F547D9B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Renewal Fee (per annum): Rs. 4,999 </w:t>
      </w:r>
      <w:r w:rsidRPr="002D38D6" w:rsidR="000F1B2A">
        <w:t>+ taxes </w:t>
      </w:r>
      <w:r w:rsidRPr="00A579B5">
        <w:rPr>
          <w:lang w:val="en-IN"/>
        </w:rPr>
        <w:t>from second year onwards</w:t>
      </w:r>
    </w:p>
    <w:p w:rsidRPr="00A579B5" w:rsidR="00A579B5" w:rsidP="00E56665" w:rsidRDefault="00A579B5" w14:paraId="099A0E29" w14:textId="23A92ECB">
      <w:pPr>
        <w:pStyle w:val="ListParagraph"/>
        <w:numPr>
          <w:ilvl w:val="0"/>
          <w:numId w:val="32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3T18:51:00Z" w16du:dateUtc="2026-01-13T13:21:00Z" w:id="156">
        <w:r w:rsidR="00135CEC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3C17CF" w:rsidR="009164D7" w:rsidP="009164D7" w:rsidRDefault="009164D7" w14:paraId="00955866" w14:textId="7A171D67">
      <w:pPr>
        <w:numPr>
          <w:ilvl w:val="0"/>
          <w:numId w:val="33"/>
        </w:numPr>
        <w:rPr>
          <w:ins w:author="Arun Kaushal" w:date="2026-01-02T15:02:00Z" w:id="157"/>
          <w:rStyle w:val="Hyperlink"/>
          <w:color w:val="auto"/>
          <w:u w:val="none"/>
          <w:lang w:val="en-IN"/>
          <w:rPrChange w:author="Arun Kaushal" w:date="2026-01-02T15:02:00Z" w:id="158">
            <w:rPr>
              <w:ins w:author="Arun Kaushal" w:date="2026-01-02T15:02:00Z" w:id="159"/>
              <w:rStyle w:val="Hyperlink"/>
              <w:lang w:val="en-IN"/>
            </w:rPr>
          </w:rPrChange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26">
        <w:r w:rsidRPr="009164D7">
          <w:rPr>
            <w:rStyle w:val="Hyperlink"/>
            <w:lang w:val="en-IN"/>
          </w:rPr>
          <w:t>Most Important Terms &amp; Conditions</w:t>
        </w:r>
      </w:hyperlink>
    </w:p>
    <w:p w:rsidRPr="00B1333F" w:rsidR="00553781" w:rsidRDefault="00553781" w14:paraId="08669149" w14:textId="77777777">
      <w:pPr>
        <w:rPr>
          <w:ins w:author="Arun Kaushal" w:date="2026-01-02T15:03:00Z" w:id="160"/>
          <w:rFonts w:cstheme="minorHAnsi"/>
          <w:b/>
          <w:bCs/>
          <w:rPrChange w:author="Arun Kaushal" w:date="2026-01-02T15:05:00Z" w:id="161">
            <w:rPr>
              <w:ins w:author="Arun Kaushal" w:date="2026-01-02T15:03:00Z" w:id="162"/>
            </w:rPr>
          </w:rPrChange>
        </w:rPr>
        <w:pPrChange w:author="Arun Kaushal" w:date="2026-01-02T15:03:00Z" w:id="163">
          <w:pPr>
            <w:pStyle w:val="ListParagraph"/>
            <w:numPr>
              <w:numId w:val="33"/>
            </w:numPr>
            <w:tabs>
              <w:tab w:val="num" w:pos="720"/>
            </w:tabs>
            <w:ind w:hanging="360"/>
          </w:pPr>
        </w:pPrChange>
      </w:pPr>
      <w:ins w:author="Arun Kaushal" w:date="2026-01-02T15:03:00Z" w:id="164">
        <w:r w:rsidRPr="00B1333F">
          <w:rPr>
            <w:rFonts w:cstheme="minorHAnsi"/>
            <w:b/>
            <w:bCs/>
            <w:rPrChange w:author="Arun Kaushal" w:date="2026-01-02T15:05:00Z" w:id="165">
              <w:rPr/>
            </w:rPrChange>
          </w:rPr>
          <w:t>FAQs</w:t>
        </w:r>
      </w:ins>
    </w:p>
    <w:p w:rsidRPr="00E60433" w:rsidR="00135CEC" w:rsidP="00135CEC" w:rsidRDefault="00135CEC" w14:paraId="6E9E4F7F" w14:textId="6F191F06">
      <w:pPr>
        <w:rPr>
          <w:ins w:author="Namita Salgiya" w:date="2026-01-13T18:52:00Z" w16du:dateUtc="2026-01-13T13:22:00Z" w:id="166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3T18:52:00Z" w16du:dateUtc="2026-01-13T13:22:00Z" w:id="167"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What is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Annual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 xml:space="preserve">Fee 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and Renewal Fee of </w:t>
        </w:r>
        <w:r>
          <w:rPr>
            <w:rFonts w:ascii="Sari Offc" w:hAnsi="Sari Offc"/>
            <w:b/>
            <w:bCs/>
            <w:sz w:val="24"/>
            <w:szCs w:val="24"/>
            <w:lang w:val="en-IN"/>
          </w:rPr>
          <w:t>the card</w:t>
        </w:r>
        <w:r w:rsidRPr="00E60433">
          <w:rPr>
            <w:rFonts w:ascii="Sari Offc" w:hAnsi="Sari Offc"/>
            <w:b/>
            <w:bCs/>
            <w:sz w:val="24"/>
            <w:szCs w:val="24"/>
            <w:lang w:val="en-IN"/>
          </w:rPr>
          <w:t>?</w:t>
        </w:r>
      </w:ins>
    </w:p>
    <w:p w:rsidRPr="005E66AE" w:rsidR="00135CEC" w:rsidP="00135CEC" w:rsidRDefault="00135CEC" w14:paraId="4A5CA3A9" w14:textId="62937046">
      <w:pPr>
        <w:rPr>
          <w:ins w:author="Namita Salgiya" w:date="2026-01-13T18:52:00Z" w16du:dateUtc="2026-01-13T13:22:00Z" w:id="168"/>
          <w:rFonts w:ascii="Sari Offc" w:hAnsi="Sari Offc"/>
          <w:sz w:val="24"/>
          <w:szCs w:val="24"/>
          <w:lang w:val="en-IN"/>
        </w:rPr>
      </w:pPr>
      <w:ins w:author="Namita Salgiya" w:date="2026-01-13T18:52:00Z" w16du:dateUtc="2026-01-13T13:22:00Z" w:id="169">
        <w:r>
          <w:rPr>
            <w:rFonts w:ascii="Sari Offc" w:hAnsi="Sari Offc"/>
            <w:sz w:val="24"/>
            <w:szCs w:val="24"/>
            <w:lang w:val="en-IN"/>
          </w:rPr>
          <w:t xml:space="preserve">The Annual Fee of the card is </w:t>
        </w:r>
        <w:r w:rsidRPr="00AF67E5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4</w:t>
        </w:r>
      </w:ins>
      <w:ins w:author="Upadhyay , Shubham (SBICard)" w:date="2026-01-14T13:46:00Z" w16du:dateUtc="2026-01-14T08:16:00Z" w:id="170">
        <w:r w:rsidR="002D29B6">
          <w:rPr>
            <w:rFonts w:ascii="Sari Offc" w:hAnsi="Sari Offc"/>
            <w:sz w:val="24"/>
            <w:szCs w:val="24"/>
          </w:rPr>
          <w:t>,</w:t>
        </w:r>
      </w:ins>
      <w:ins w:author="Namita Salgiya" w:date="2026-01-13T18:52:00Z" w16du:dateUtc="2026-01-13T13:22:00Z" w:id="171">
        <w:r w:rsidRPr="00AF67E5">
          <w:rPr>
            <w:rFonts w:ascii="Sari Offc" w:hAnsi="Sari Offc"/>
            <w:sz w:val="24"/>
            <w:szCs w:val="24"/>
          </w:rPr>
          <w:t>999 + taxes</w:t>
        </w:r>
        <w:r>
          <w:rPr>
            <w:rFonts w:ascii="Sari Offc" w:hAnsi="Sari Offc"/>
            <w:sz w:val="24"/>
            <w:szCs w:val="24"/>
            <w:lang w:val="en-IN"/>
          </w:rPr>
          <w:t xml:space="preserve">.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The </w:t>
        </w:r>
        <w:r w:rsidRPr="00CF51F6">
          <w:rPr>
            <w:rFonts w:ascii="Sari Offc" w:hAnsi="Sari Offc"/>
            <w:sz w:val="24"/>
            <w:szCs w:val="24"/>
            <w:lang w:val="en-IN"/>
          </w:rPr>
          <w:t xml:space="preserve">Renewal Fee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is </w:t>
        </w:r>
        <w:r w:rsidRPr="005E66AE">
          <w:rPr>
            <w:rFonts w:ascii="Sari Offc" w:hAnsi="Sari Offc"/>
            <w:sz w:val="24"/>
            <w:szCs w:val="24"/>
          </w:rPr>
          <w:t xml:space="preserve">Rs. </w:t>
        </w:r>
        <w:r>
          <w:rPr>
            <w:rFonts w:ascii="Sari Offc" w:hAnsi="Sari Offc"/>
            <w:sz w:val="24"/>
            <w:szCs w:val="24"/>
          </w:rPr>
          <w:t>4</w:t>
        </w:r>
      </w:ins>
      <w:ins w:author="Upadhyay , Shubham (SBICard)" w:date="2026-01-14T13:46:00Z" w16du:dateUtc="2026-01-14T08:16:00Z" w:id="172">
        <w:r w:rsidR="002D29B6">
          <w:rPr>
            <w:rFonts w:ascii="Sari Offc" w:hAnsi="Sari Offc"/>
            <w:sz w:val="24"/>
            <w:szCs w:val="24"/>
          </w:rPr>
          <w:t>,</w:t>
        </w:r>
      </w:ins>
      <w:ins w:author="Namita Salgiya" w:date="2026-01-13T18:52:00Z" w16du:dateUtc="2026-01-13T13:22:00Z" w:id="173">
        <w:r w:rsidRPr="005E66AE">
          <w:rPr>
            <w:rFonts w:ascii="Sari Offc" w:hAnsi="Sari Offc"/>
            <w:sz w:val="24"/>
            <w:szCs w:val="24"/>
          </w:rPr>
          <w:t xml:space="preserve">999 + taxes </w:t>
        </w:r>
        <w:r w:rsidRPr="005E66AE">
          <w:rPr>
            <w:rFonts w:ascii="Sari Offc" w:hAnsi="Sari Offc"/>
            <w:sz w:val="24"/>
            <w:szCs w:val="24"/>
            <w:lang w:val="en-IN"/>
          </w:rPr>
          <w:t xml:space="preserve">from </w:t>
        </w:r>
        <w:del w:author="Upadhyay , Shubham (SBICard)" w:date="2026-01-14T13:46:00Z" w16du:dateUtc="2026-01-14T08:16:00Z" w:id="174">
          <w:r w:rsidRPr="005E66AE" w:rsidDel="002D29B6">
            <w:rPr>
              <w:rFonts w:ascii="Sari Offc" w:hAnsi="Sari Offc"/>
              <w:sz w:val="24"/>
              <w:szCs w:val="24"/>
              <w:lang w:val="en-IN"/>
            </w:rPr>
            <w:delText xml:space="preserve">the </w:delText>
          </w:r>
        </w:del>
        <w:r w:rsidRPr="005E66AE">
          <w:rPr>
            <w:rFonts w:ascii="Sari Offc" w:hAnsi="Sari Offc"/>
            <w:sz w:val="24"/>
            <w:szCs w:val="24"/>
            <w:lang w:val="en-IN"/>
          </w:rPr>
          <w:t>second year onwards.</w:t>
        </w:r>
      </w:ins>
    </w:p>
    <w:p w:rsidRPr="005E66AE" w:rsidR="00135CEC" w:rsidP="00135CEC" w:rsidRDefault="00135CEC" w14:paraId="5EFF7338" w14:textId="77777777">
      <w:pPr>
        <w:rPr>
          <w:ins w:author="Namita Salgiya" w:date="2026-01-13T18:52:00Z" w16du:dateUtc="2026-01-13T13:22:00Z" w:id="175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3T18:52:00Z" w16du:dateUtc="2026-01-13T13:22:00Z" w:id="176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Can I use my card internationally?</w:t>
        </w:r>
      </w:ins>
    </w:p>
    <w:p w:rsidRPr="009C753C" w:rsidR="00135CEC" w:rsidP="00135CEC" w:rsidRDefault="00135CEC" w14:paraId="21126A57" w14:textId="77777777">
      <w:pPr>
        <w:rPr>
          <w:ins w:author="Namita Salgiya" w:date="2026-01-13T18:53:00Z" w16du:dateUtc="2026-01-13T13:23:00Z" w:id="177"/>
          <w:rFonts w:ascii="Sari Offc" w:hAnsi="Sari Offc"/>
          <w:sz w:val="24"/>
          <w:szCs w:val="24"/>
          <w:lang w:val="en-IN"/>
        </w:rPr>
      </w:pPr>
      <w:ins w:author="Namita Salgiya" w:date="2026-01-13T18:53:00Z" w16du:dateUtc="2026-01-13T13:23:00Z" w:id="178">
        <w:r>
          <w:rPr>
            <w:rFonts w:ascii="Sari Offc" w:hAnsi="Sari Offc"/>
            <w:sz w:val="24"/>
            <w:szCs w:val="24"/>
            <w:lang w:val="en-IN"/>
          </w:rPr>
          <w:t xml:space="preserve">Yes, </w:t>
        </w:r>
        <w:r w:rsidRPr="00377F55">
          <w:rPr>
            <w:rFonts w:ascii="Sari Offc" w:hAnsi="Sari Offc"/>
            <w:sz w:val="24"/>
            <w:szCs w:val="24"/>
          </w:rPr>
          <w:t xml:space="preserve">you can use your </w:t>
        </w:r>
        <w:r w:rsidRPr="00C37A02">
          <w:t>SBI Card ELITE</w:t>
        </w:r>
        <w:r w:rsidRPr="00377F55">
          <w:rPr>
            <w:rFonts w:ascii="Sari Offc" w:hAnsi="Sari Offc"/>
            <w:sz w:val="24"/>
            <w:szCs w:val="24"/>
          </w:rPr>
          <w:t xml:space="preserve"> in over 24 million outlets across the globe</w:t>
        </w:r>
        <w:r w:rsidRPr="009C753C">
          <w:rPr>
            <w:rFonts w:ascii="Sari Offc" w:hAnsi="Sari Offc"/>
            <w:sz w:val="24"/>
            <w:szCs w:val="24"/>
          </w:rPr>
          <w:t>,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9C753C">
          <w:rPr>
            <w:rFonts w:ascii="Sari Offc" w:hAnsi="Sari Offc"/>
            <w:sz w:val="24"/>
            <w:szCs w:val="24"/>
          </w:rPr>
          <w:t>including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9C753C">
          <w:rPr>
            <w:rFonts w:ascii="Sari Offc" w:hAnsi="Sari Offc"/>
            <w:sz w:val="24"/>
            <w:szCs w:val="24"/>
          </w:rPr>
          <w:t>3,25,000 outlets in India</w:t>
        </w:r>
        <w:r>
          <w:rPr>
            <w:rFonts w:ascii="Sari Offc" w:hAnsi="Sari Offc"/>
            <w:sz w:val="24"/>
            <w:szCs w:val="24"/>
            <w:lang w:val="en-IN"/>
          </w:rPr>
          <w:t>. You can w</w:t>
        </w:r>
        <w:r w:rsidRPr="009C753C">
          <w:rPr>
            <w:rFonts w:ascii="Sari Offc" w:hAnsi="Sari Offc"/>
            <w:sz w:val="24"/>
            <w:szCs w:val="24"/>
            <w:lang w:val="en-IN"/>
          </w:rPr>
          <w:t xml:space="preserve">ithdraw cash from over 1 million </w:t>
        </w:r>
        <w:r w:rsidRPr="00494EF1">
          <w:rPr>
            <w:rFonts w:ascii="Sari Offc" w:hAnsi="Sari Offc"/>
            <w:sz w:val="24"/>
            <w:szCs w:val="24"/>
            <w:lang w:val="en-IN"/>
          </w:rPr>
          <w:t>Visa or Mastercard or American Express ATMs</w:t>
        </w:r>
        <w:r w:rsidRPr="00AF67E5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  <w:r w:rsidRPr="009C753C">
          <w:rPr>
            <w:rFonts w:ascii="Sari Offc" w:hAnsi="Sari Offc"/>
            <w:sz w:val="24"/>
            <w:szCs w:val="24"/>
            <w:lang w:val="en-IN"/>
          </w:rPr>
          <w:t>across the globe</w:t>
        </w:r>
        <w:r>
          <w:rPr>
            <w:rFonts w:ascii="Sari Offc" w:hAnsi="Sari Offc"/>
            <w:sz w:val="24"/>
            <w:szCs w:val="24"/>
            <w:lang w:val="en-IN"/>
          </w:rPr>
          <w:t>.</w:t>
        </w:r>
      </w:ins>
    </w:p>
    <w:p w:rsidRPr="005E66AE" w:rsidR="00135CEC" w:rsidP="00135CEC" w:rsidRDefault="00135CEC" w14:paraId="1521461E" w14:textId="77777777">
      <w:pPr>
        <w:rPr>
          <w:ins w:author="Namita Salgiya" w:date="2026-01-13T18:52:00Z" w16du:dateUtc="2026-01-13T13:22:00Z" w:id="179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3T18:52:00Z" w16du:dateUtc="2026-01-13T13:22:00Z" w:id="180">
        <w:r w:rsidRPr="005E66AE">
          <w:rPr>
            <w:rFonts w:ascii="Sari Offc" w:hAnsi="Sari Offc"/>
            <w:b/>
            <w:bCs/>
            <w:sz w:val="24"/>
            <w:szCs w:val="24"/>
            <w:lang w:val="en-IN"/>
          </w:rPr>
          <w:t>How can I apply for the card?</w:t>
        </w:r>
      </w:ins>
    </w:p>
    <w:p w:rsidR="00135CEC" w:rsidP="00135CEC" w:rsidRDefault="00135CEC" w14:paraId="388BB953" w14:textId="4D35ABEF">
      <w:pPr>
        <w:rPr>
          <w:ins w:author="Namita Salgiya" w:date="2026-01-13T18:52:00Z" w16du:dateUtc="2026-01-13T13:22:00Z" w:id="181"/>
          <w:rFonts w:ascii="Sari Offc" w:hAnsi="Sari Offc"/>
          <w:sz w:val="24"/>
          <w:szCs w:val="24"/>
          <w:lang w:val="en-IN"/>
        </w:rPr>
      </w:pPr>
      <w:ins w:author="Namita Salgiya" w:date="2026-01-13T18:52:00Z" w16du:dateUtc="2026-01-13T13:22:00Z" w:id="182">
        <w:r>
          <w:rPr>
            <w:rFonts w:ascii="Sari Offc" w:hAnsi="Sari Offc"/>
            <w:sz w:val="24"/>
            <w:szCs w:val="24"/>
          </w:rPr>
          <w:t>You can a</w:t>
        </w:r>
        <w:r w:rsidRPr="00E60433">
          <w:rPr>
            <w:rFonts w:ascii="Sari Offc" w:hAnsi="Sari Offc"/>
            <w:sz w:val="24"/>
            <w:szCs w:val="24"/>
          </w:rPr>
          <w:t xml:space="preserve">pply for </w:t>
        </w:r>
        <w:r>
          <w:rPr>
            <w:rFonts w:ascii="Sari Offc" w:hAnsi="Sari Offc"/>
            <w:sz w:val="24"/>
            <w:szCs w:val="24"/>
          </w:rPr>
          <w:t>an</w:t>
        </w:r>
        <w:r w:rsidRPr="00E60433">
          <w:rPr>
            <w:rFonts w:ascii="Sari Offc" w:hAnsi="Sari Offc"/>
            <w:sz w:val="24"/>
            <w:szCs w:val="24"/>
          </w:rPr>
          <w:t xml:space="preserve"> SBI </w:t>
        </w:r>
        <w:r>
          <w:rPr>
            <w:rFonts w:ascii="Sari Offc" w:hAnsi="Sari Offc"/>
            <w:sz w:val="24"/>
            <w:szCs w:val="24"/>
          </w:rPr>
          <w:t xml:space="preserve">Credit </w:t>
        </w:r>
        <w:r w:rsidRPr="00E60433">
          <w:rPr>
            <w:rFonts w:ascii="Sari Offc" w:hAnsi="Sari Offc"/>
            <w:sz w:val="24"/>
            <w:szCs w:val="24"/>
          </w:rPr>
          <w:t xml:space="preserve">Card </w:t>
        </w:r>
        <w:r w:rsidRPr="00E60433">
          <w:rPr>
            <w:rFonts w:ascii="Sari Offc" w:hAnsi="Sari Offc"/>
            <w:sz w:val="24"/>
            <w:szCs w:val="24"/>
            <w:lang w:val="en-IN"/>
          </w:rPr>
          <w:t>through our Website 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begin"/>
        </w:r>
        <w:r w:rsidRPr="00E60433">
          <w:rPr>
            <w:rFonts w:ascii="Sari Offc" w:hAnsi="Sari Offc"/>
            <w:sz w:val="24"/>
            <w:szCs w:val="24"/>
            <w:lang w:val="en-IN"/>
          </w:rPr>
          <w:instrText>HYPERLINK "https://www.sbicard.com/en/eapply.page" \t "_blank"</w:instrText>
        </w:r>
        <w:r w:rsidRPr="00E60433">
          <w:rPr>
            <w:rFonts w:ascii="Sari Offc" w:hAnsi="Sari Offc"/>
            <w:sz w:val="24"/>
            <w:szCs w:val="24"/>
            <w:lang w:val="en-IN"/>
          </w:rPr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separate"/>
        </w:r>
        <w:r w:rsidRPr="00E60433">
          <w:rPr>
            <w:rStyle w:val="Hyperlink"/>
            <w:rFonts w:ascii="Sari Offc" w:hAnsi="Sari Offc"/>
            <w:sz w:val="24"/>
            <w:szCs w:val="24"/>
            <w:lang w:val="en-IN"/>
          </w:rPr>
          <w:t>sbicard.com</w:t>
        </w:r>
        <w:r w:rsidRPr="00E60433">
          <w:rPr>
            <w:rFonts w:ascii="Sari Offc" w:hAnsi="Sari Offc"/>
            <w:sz w:val="24"/>
            <w:szCs w:val="24"/>
            <w:lang w:val="en-IN"/>
          </w:rPr>
          <w:fldChar w:fldCharType="end"/>
        </w:r>
        <w:r>
          <w:rPr>
            <w:rFonts w:ascii="Sari Offc" w:hAnsi="Sari Offc"/>
            <w:sz w:val="24"/>
            <w:szCs w:val="24"/>
          </w:rPr>
          <w:t xml:space="preserve"> or</w:t>
        </w:r>
        <w:r w:rsidRPr="00E60433">
          <w:rPr>
            <w:rFonts w:ascii="Sari Offc" w:hAnsi="Sari Offc"/>
            <w:sz w:val="24"/>
            <w:szCs w:val="24"/>
          </w:rPr>
          <w:t xml:space="preserve"> via our Chatbot </w:t>
        </w:r>
        <w:r>
          <w:rPr>
            <w:rFonts w:ascii="Sari Offc" w:hAnsi="Sari Offc"/>
            <w:sz w:val="24"/>
            <w:szCs w:val="24"/>
          </w:rPr>
          <w:t>I</w:t>
        </w:r>
        <w:r w:rsidRPr="00E60433">
          <w:rPr>
            <w:rFonts w:ascii="Sari Offc" w:hAnsi="Sari Offc"/>
            <w:sz w:val="24"/>
            <w:szCs w:val="24"/>
          </w:rPr>
          <w:t>LA</w:t>
        </w:r>
        <w:r>
          <w:rPr>
            <w:rFonts w:ascii="Sari Offc" w:hAnsi="Sari Offc"/>
            <w:sz w:val="24"/>
            <w:szCs w:val="24"/>
          </w:rPr>
          <w:t xml:space="preserve">. </w:t>
        </w:r>
        <w:r w:rsidRPr="00E60433">
          <w:rPr>
            <w:rFonts w:ascii="Sari Offc" w:hAnsi="Sari Offc"/>
            <w:sz w:val="24"/>
            <w:szCs w:val="24"/>
            <w:lang w:val="en-IN"/>
          </w:rPr>
          <w:t xml:space="preserve">Alternatively, you can </w:t>
        </w:r>
        <w:r>
          <w:rPr>
            <w:rFonts w:ascii="Sari Offc" w:hAnsi="Sari Offc"/>
            <w:sz w:val="24"/>
            <w:szCs w:val="24"/>
            <w:lang w:val="en-IN"/>
          </w:rPr>
          <w:t>c</w:t>
        </w:r>
        <w:r w:rsidRPr="00E60433">
          <w:rPr>
            <w:rFonts w:ascii="Sari Offc" w:hAnsi="Sari Offc"/>
            <w:sz w:val="24"/>
            <w:szCs w:val="24"/>
            <w:lang w:val="en-IN"/>
          </w:rPr>
          <w:t>all SBI Card Helpline 39 02 02 02</w:t>
        </w:r>
        <w:r>
          <w:rPr>
            <w:rFonts w:ascii="Sari Offc" w:hAnsi="Sari Offc"/>
            <w:sz w:val="24"/>
            <w:szCs w:val="24"/>
            <w:lang w:val="en-IN"/>
          </w:rPr>
          <w:t xml:space="preserve"> </w:t>
        </w:r>
        <w:r w:rsidRPr="00E60433">
          <w:rPr>
            <w:rFonts w:ascii="Sari Offc" w:hAnsi="Sari Offc"/>
            <w:sz w:val="24"/>
            <w:szCs w:val="24"/>
          </w:rPr>
          <w:t>(</w:t>
        </w:r>
        <w:r w:rsidRPr="00E60433">
          <w:rPr>
            <w:rFonts w:ascii="Sari Offc" w:hAnsi="Sari Offc"/>
            <w:sz w:val="24"/>
            <w:szCs w:val="24"/>
            <w:lang w:val="en-IN"/>
          </w:rPr>
          <w:t>prefix</w:t>
        </w:r>
        <w:r w:rsidRPr="00E60433">
          <w:rPr>
            <w:rFonts w:ascii="Sari Offc" w:hAnsi="Sari Offc"/>
            <w:sz w:val="24"/>
            <w:szCs w:val="24"/>
          </w:rPr>
          <w:t xml:space="preserve"> your city STD code)</w:t>
        </w:r>
        <w:r>
          <w:rPr>
            <w:rFonts w:ascii="Sari Offc" w:hAnsi="Sari Offc"/>
            <w:sz w:val="24"/>
            <w:szCs w:val="24"/>
          </w:rPr>
          <w:t xml:space="preserve"> </w:t>
        </w:r>
        <w:r w:rsidRPr="00E60433">
          <w:rPr>
            <w:rFonts w:ascii="Sari Offc" w:hAnsi="Sari Offc"/>
            <w:sz w:val="24"/>
            <w:szCs w:val="24"/>
            <w:lang w:val="en-IN"/>
          </w:rPr>
          <w:t>or visit the nearest SBI branch</w:t>
        </w:r>
        <w:del w:author="Upadhyay , Shubham (SBICard)" w:date="2026-01-14T14:27:00Z" w16du:dateUtc="2026-01-14T08:57:00Z" w:id="183">
          <w:r w:rsidRPr="00E60433" w:rsidDel="008E78B3">
            <w:rPr>
              <w:rFonts w:ascii="Sari Offc" w:hAnsi="Sari Offc"/>
              <w:sz w:val="24"/>
              <w:szCs w:val="24"/>
              <w:lang w:val="en-IN"/>
            </w:rPr>
            <w:delText xml:space="preserve"> to apply for an SBI </w:delText>
          </w:r>
          <w:r w:rsidDel="008E78B3">
            <w:rPr>
              <w:rFonts w:ascii="Sari Offc" w:hAnsi="Sari Offc"/>
              <w:sz w:val="24"/>
              <w:szCs w:val="24"/>
              <w:lang w:val="en-IN"/>
            </w:rPr>
            <w:delText xml:space="preserve">Credit </w:delText>
          </w:r>
          <w:r w:rsidRPr="00E60433" w:rsidDel="008E78B3">
            <w:rPr>
              <w:rFonts w:ascii="Sari Offc" w:hAnsi="Sari Offc"/>
              <w:sz w:val="24"/>
              <w:szCs w:val="24"/>
              <w:lang w:val="en-IN"/>
            </w:rPr>
            <w:delText>Card</w:delText>
          </w:r>
        </w:del>
        <w:r w:rsidRPr="00E60433">
          <w:rPr>
            <w:rFonts w:ascii="Sari Offc" w:hAnsi="Sari Offc"/>
            <w:sz w:val="24"/>
            <w:szCs w:val="24"/>
            <w:lang w:val="en-IN"/>
          </w:rPr>
          <w:t>.</w:t>
        </w:r>
      </w:ins>
    </w:p>
    <w:p w:rsidRPr="00494EF1" w:rsidR="00494EF1" w:rsidRDefault="00494EF1" w14:paraId="7E6F62D4" w14:textId="77777777">
      <w:pPr>
        <w:rPr>
          <w:lang w:val="en-IN"/>
        </w:rPr>
        <w:pPrChange w:author="Namita Salgiya" w:date="2026-01-13T14:05:00Z" w16du:dateUtc="2026-01-13T08:35:00Z" w:id="184">
          <w:pPr>
            <w:numPr>
              <w:numId w:val="33"/>
            </w:numPr>
            <w:tabs>
              <w:tab w:val="num" w:pos="720"/>
            </w:tabs>
            <w:ind w:left="720" w:hanging="360"/>
          </w:pPr>
        </w:pPrChange>
      </w:pPr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1D62F7">
        <w:rPr>
          <w:b/>
          <w:bCs/>
          <w:i/>
          <w:iCs/>
          <w:u w:val="single"/>
          <w:lang w:val="en-IN"/>
          <w:rPrChange w:author="Arun Kaushal" w:date="2026-01-01T11:34:00Z" w:id="185">
            <w:rPr>
              <w:b/>
              <w:bCs/>
              <w:u w:val="single"/>
              <w:lang w:val="en-IN"/>
            </w:rPr>
          </w:rPrChange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1D62F7">
        <w:rPr>
          <w:b/>
          <w:bCs/>
          <w:caps/>
          <w:u w:val="single"/>
          <w:lang w:val="en-IN"/>
          <w:rPrChange w:author="Arun Kaushal" w:date="2026-01-01T11:34:00Z" w:id="186">
            <w:rPr>
              <w:b/>
              <w:bCs/>
              <w:u w:val="single"/>
              <w:lang w:val="en-IN"/>
            </w:rPr>
          </w:rPrChange>
        </w:rPr>
        <w:t>Features</w:t>
      </w:r>
    </w:p>
    <w:p w:rsidR="009164D7" w:rsidP="009164D7" w:rsidRDefault="009164D7" w14:paraId="289EDF4C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Contactless Advantage</w:t>
      </w:r>
    </w:p>
    <w:p w:rsidRPr="00C37A02" w:rsidR="00C37A02" w:rsidP="00C37A02" w:rsidRDefault="00AC2D69" w14:paraId="1D076BAA" w14:textId="0B091994">
      <w:pPr>
        <w:pStyle w:val="ListParagraph"/>
        <w:numPr>
          <w:ilvl w:val="0"/>
          <w:numId w:val="33"/>
        </w:numPr>
      </w:pPr>
      <w:r w:rsidRPr="00AC2D69">
        <w:rPr>
          <w:b/>
          <w:bCs/>
          <w:lang w:val="en-IN"/>
        </w:rPr>
        <w:lastRenderedPageBreak/>
        <w:t>Tap &amp; Pay with Ease:</w:t>
      </w:r>
      <w:r w:rsidRPr="00AC2D69">
        <w:rPr>
          <w:lang w:val="en-IN"/>
        </w:rPr>
        <w:t xml:space="preserve"> </w:t>
      </w:r>
      <w:r w:rsidRPr="00C37A02" w:rsidR="00C37A02">
        <w:t>Make everyday payments effortlessly with SBI Card ELITE. Simply tap your card on a secure reader for instant transactions.</w:t>
      </w:r>
    </w:p>
    <w:p w:rsidRPr="00AC2D69" w:rsidR="00AC2D69" w:rsidP="00AC2D69" w:rsidRDefault="00AC2D69" w14:paraId="1D300E79" w14:textId="4CF9D76B">
      <w:pPr>
        <w:pStyle w:val="ListParagraph"/>
        <w:numPr>
          <w:ilvl w:val="0"/>
          <w:numId w:val="33"/>
        </w:numPr>
        <w:rPr>
          <w:lang w:val="en-IN"/>
        </w:rPr>
      </w:pPr>
      <w:r w:rsidRPr="00AC2D69">
        <w:rPr>
          <w:b/>
          <w:bCs/>
          <w:lang w:val="en-IN"/>
        </w:rPr>
        <w:t>Fast &amp; Convenient:</w:t>
      </w:r>
      <w:r w:rsidRPr="00AC2D69">
        <w:rPr>
          <w:lang w:val="en-IN"/>
        </w:rPr>
        <w:t xml:space="preserve"> No need to hand over your card or fumble for cash or coins. Tap and go for small, everyday payments in seconds.</w:t>
      </w:r>
    </w:p>
    <w:p w:rsidR="00AC2D69" w:rsidP="00AC2D69" w:rsidRDefault="00AC2D69" w14:paraId="57A801E9" w14:textId="08A8D294">
      <w:pPr>
        <w:pStyle w:val="ListParagraph"/>
        <w:numPr>
          <w:ilvl w:val="0"/>
          <w:numId w:val="45"/>
        </w:numPr>
        <w:rPr>
          <w:ins w:author="Namita Salgiya" w:date="2026-01-13T14:05:00Z" w16du:dateUtc="2026-01-13T08:35:00Z" w:id="187"/>
          <w:lang w:val="en-IN"/>
        </w:rPr>
      </w:pPr>
      <w:r w:rsidRPr="00AC2D69">
        <w:rPr>
          <w:b/>
          <w:bCs/>
          <w:lang w:val="en-IN"/>
        </w:rPr>
        <w:t>Secure Transactions:</w:t>
      </w:r>
      <w:r w:rsidRPr="00AC2D69">
        <w:rPr>
          <w:lang w:val="en-IN"/>
        </w:rPr>
        <w:t xml:space="preserve"> Your card stays in your hand during the transaction, reducing the risk of loss or fraud. Visa </w:t>
      </w:r>
      <w:del w:author="Upadhyay , Shubham (SBICard)" w:date="2025-12-30T13:43:00Z" w:id="188">
        <w:r w:rsidRPr="00AC2D69" w:rsidDel="00827952">
          <w:rPr>
            <w:lang w:val="en-IN"/>
          </w:rPr>
          <w:delText xml:space="preserve">payWave’s </w:delText>
        </w:r>
      </w:del>
      <w:ins w:author="Upadhyay , Shubham (SBICard)" w:date="2025-12-30T13:43:00Z" w:id="189">
        <w:r w:rsidR="00827952">
          <w:rPr>
            <w:lang w:val="en-IN"/>
          </w:rPr>
          <w:t>P</w:t>
        </w:r>
        <w:r w:rsidRPr="00AC2D69" w:rsidR="00827952">
          <w:rPr>
            <w:lang w:val="en-IN"/>
          </w:rPr>
          <w:t xml:space="preserve">ayWave’s </w:t>
        </w:r>
      </w:ins>
      <w:r w:rsidRPr="00AC2D69">
        <w:rPr>
          <w:lang w:val="en-IN"/>
        </w:rPr>
        <w:t>unique security key ensures that even if the card is tapped multiple times, only one transaction is processed.</w:t>
      </w:r>
    </w:p>
    <w:p w:rsidRPr="001A04C4" w:rsidR="00494EF1" w:rsidP="00494EF1" w:rsidRDefault="00494EF1" w14:paraId="3618768A" w14:textId="77777777">
      <w:pPr>
        <w:pStyle w:val="ListParagraph"/>
        <w:numPr>
          <w:ilvl w:val="0"/>
          <w:numId w:val="45"/>
        </w:numPr>
        <w:rPr>
          <w:ins w:author="Namita Salgiya" w:date="2026-01-13T14:05:00Z" w16du:dateUtc="2026-01-13T08:35:00Z" w:id="190"/>
        </w:rPr>
      </w:pPr>
      <w:ins w:author="Namita Salgiya" w:date="2026-01-13T14:05:00Z" w16du:dateUtc="2026-01-13T08:35:00Z" w:id="191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494EF1" w:rsidR="00494EF1" w:rsidP="00494EF1" w:rsidRDefault="00494EF1" w14:paraId="1FCD39C7" w14:textId="2A45E995">
      <w:pPr>
        <w:pStyle w:val="ListParagraph"/>
        <w:numPr>
          <w:ilvl w:val="0"/>
          <w:numId w:val="45"/>
        </w:numPr>
        <w:rPr>
          <w:rPrChange w:author="Namita Salgiya" w:date="2026-01-13T14:05:00Z" w16du:dateUtc="2026-01-13T08:35:00Z" w:id="192">
            <w:rPr>
              <w:lang w:val="en-IN"/>
            </w:rPr>
          </w:rPrChange>
        </w:rPr>
      </w:pPr>
      <w:ins w:author="Namita Salgiya" w:date="2026-01-13T14:05:00Z" w16du:dateUtc="2026-01-13T08:35:00Z" w:id="193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</w:ins>
      <w:ins w:author="Namita Salgiya" w:date="2026-01-13T18:53:00Z" w16du:dateUtc="2026-01-13T13:23:00Z" w:id="194">
        <w:r w:rsidR="009F11F9">
          <w:t xml:space="preserve"> contactless</w:t>
        </w:r>
      </w:ins>
      <w:ins w:author="Namita Salgiya" w:date="2026-01-13T14:05:00Z" w16du:dateUtc="2026-01-13T08:35:00Z" w:id="195">
        <w:r w:rsidRPr="001A04C4">
          <w:t xml:space="preserve"> transactions.</w:t>
        </w:r>
      </w:ins>
    </w:p>
    <w:p w:rsidRPr="009164D7" w:rsidR="009164D7" w:rsidP="009164D7" w:rsidRDefault="009164D7" w14:paraId="4450ED9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Pr="00F23D00" w:rsidR="009164D7" w:rsidP="00F23D00" w:rsidRDefault="00F23D00" w14:paraId="6FB6FA9D" w14:textId="37BD753C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>A</w:t>
      </w:r>
      <w:r w:rsidRPr="00F23D00" w:rsidR="009164D7">
        <w:rPr>
          <w:lang w:val="en-IN"/>
        </w:rPr>
        <w:t>ccepted in over 24 million outlets glob</w:t>
      </w:r>
      <w:r>
        <w:rPr>
          <w:lang w:val="en-IN"/>
        </w:rPr>
        <w:t>ally</w:t>
      </w:r>
      <w:r w:rsidRPr="00F23D00" w:rsidR="009164D7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 w:rsidR="009164D7">
        <w:rPr>
          <w:lang w:val="en-IN"/>
        </w:rPr>
        <w:t>India</w:t>
      </w:r>
    </w:p>
    <w:p w:rsidRPr="009164D7" w:rsidR="009164D7" w:rsidP="009164D7" w:rsidRDefault="009164D7" w14:paraId="59B94D8C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Fuel Surcharge Waiver</w:t>
      </w:r>
    </w:p>
    <w:p w:rsidRPr="00F23D00" w:rsidR="00F23D00" w:rsidP="00F23D00" w:rsidRDefault="00F23D00" w14:paraId="6324BD16" w14:textId="64D4E126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Enjoy a 1% fuel surcharge waiver on </w:t>
      </w:r>
      <w:r>
        <w:rPr>
          <w:lang w:val="en-IN"/>
        </w:rPr>
        <w:t xml:space="preserve">every </w:t>
      </w:r>
      <w:r w:rsidRPr="00F23D00">
        <w:rPr>
          <w:lang w:val="en-IN"/>
        </w:rPr>
        <w:t xml:space="preserve">transaction between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500 and </w:t>
      </w:r>
      <w:r>
        <w:rPr>
          <w:lang w:val="en-IN"/>
        </w:rPr>
        <w:t xml:space="preserve">Rs. </w:t>
      </w:r>
      <w:r w:rsidRPr="00F23D00">
        <w:rPr>
          <w:lang w:val="en-IN"/>
        </w:rPr>
        <w:t xml:space="preserve">4,000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F23D00" w:rsidR="00F23D00" w:rsidP="009164D7" w:rsidRDefault="00F23D00" w14:paraId="24BD305C" w14:textId="00E2ADDF">
      <w:pPr>
        <w:pStyle w:val="ListParagraph"/>
        <w:numPr>
          <w:ilvl w:val="0"/>
          <w:numId w:val="4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Pr="00F23D00">
        <w:rPr>
          <w:lang w:val="en-IN"/>
        </w:rPr>
        <w:t>250 per statement cycle, per credit card account.</w:t>
      </w:r>
    </w:p>
    <w:p w:rsidR="009164D7" w:rsidP="009164D7" w:rsidRDefault="009164D7" w14:paraId="39902C0D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Fraud Liability Cover</w:t>
      </w:r>
    </w:p>
    <w:p w:rsidRPr="00E62FE6" w:rsidR="00E62FE6" w:rsidP="00E62FE6" w:rsidRDefault="00E62FE6" w14:paraId="61C74C87" w14:textId="75D47C4D">
      <w:pPr>
        <w:pStyle w:val="ListParagraph"/>
        <w:numPr>
          <w:ilvl w:val="0"/>
          <w:numId w:val="45"/>
        </w:numPr>
        <w:rPr>
          <w:lang w:val="en-IN"/>
        </w:rPr>
      </w:pPr>
      <w:r w:rsidRPr="00E62FE6">
        <w:rPr>
          <w:lang w:val="en-IN"/>
        </w:rPr>
        <w:t xml:space="preserve">Complimentary credit card fraud liability cover of </w:t>
      </w:r>
      <w:r w:rsidRPr="009164D7">
        <w:rPr>
          <w:lang w:val="en-IN"/>
        </w:rPr>
        <w:t>Rs. </w:t>
      </w:r>
      <w:r w:rsidRPr="00E62FE6">
        <w:rPr>
          <w:lang w:val="en-IN"/>
        </w:rPr>
        <w:t>1 lakh.</w:t>
      </w:r>
    </w:p>
    <w:p w:rsidR="00E62FE6" w:rsidDel="00132C8F" w:rsidP="00E62FE6" w:rsidRDefault="00E62FE6" w14:paraId="35CFD48C" w14:textId="5067717E">
      <w:pPr>
        <w:pStyle w:val="ListParagraph"/>
        <w:numPr>
          <w:ilvl w:val="0"/>
          <w:numId w:val="45"/>
        </w:numPr>
        <w:rPr>
          <w:del w:author="Namita Salgiya" w:date="2026-01-13T14:11:00Z" w16du:dateUtc="2026-01-13T08:41:00Z" w:id="196"/>
          <w:lang w:val="en-IN"/>
        </w:rPr>
      </w:pPr>
      <w:r w:rsidRPr="00E62FE6">
        <w:rPr>
          <w:lang w:val="en-IN"/>
        </w:rPr>
        <w:t xml:space="preserve">Coverage applies from 48 hours </w:t>
      </w:r>
      <w:r>
        <w:rPr>
          <w:lang w:val="en-IN"/>
        </w:rPr>
        <w:t>before</w:t>
      </w:r>
      <w:r w:rsidRPr="00E62FE6">
        <w:rPr>
          <w:lang w:val="en-IN"/>
        </w:rPr>
        <w:t xml:space="preserve"> reporting the loss up to 7 days after reporting.</w:t>
      </w:r>
    </w:p>
    <w:p w:rsidRPr="00132C8F" w:rsidR="00F534F3" w:rsidRDefault="00F534F3" w14:paraId="2AEE4AAC" w14:textId="77777777">
      <w:pPr>
        <w:pStyle w:val="ListParagraph"/>
        <w:numPr>
          <w:ilvl w:val="0"/>
          <w:numId w:val="45"/>
        </w:numPr>
        <w:rPr>
          <w:ins w:author="Namita Salgiya" w:date="2026-01-13T14:09:00Z" w16du:dateUtc="2026-01-13T08:39:00Z" w:id="197"/>
          <w:b/>
          <w:bCs/>
          <w:lang w:val="en-IN"/>
          <w:rPrChange w:author="Namita Salgiya" w:date="2026-01-13T14:11:00Z" w16du:dateUtc="2026-01-13T08:41:00Z" w:id="198">
            <w:rPr>
              <w:ins w:author="Namita Salgiya" w:date="2026-01-13T14:09:00Z" w16du:dateUtc="2026-01-13T08:39:00Z" w:id="199"/>
              <w:lang w:val="en-IN"/>
            </w:rPr>
          </w:rPrChange>
        </w:rPr>
        <w:pPrChange w:author="Namita Salgiya" w:date="2026-01-13T14:11:00Z" w16du:dateUtc="2026-01-13T08:41:00Z" w:id="200">
          <w:pPr/>
        </w:pPrChange>
      </w:pPr>
    </w:p>
    <w:p w:rsidRPr="00F534F3" w:rsidR="00F534F3" w:rsidRDefault="00F534F3" w14:paraId="0150A733" w14:textId="77777777">
      <w:pPr>
        <w:rPr>
          <w:ins w:author="Namita Salgiya" w:date="2026-01-13T14:09:00Z" w:id="201"/>
          <w:b/>
          <w:bCs/>
          <w:lang w:val="en-IN"/>
        </w:rPr>
        <w:pPrChange w:author="Namita Salgiya" w:date="2026-01-13T14:09:00Z" w16du:dateUtc="2026-01-13T08:39:00Z" w:id="202">
          <w:pPr>
            <w:numPr>
              <w:numId w:val="52"/>
            </w:numPr>
            <w:tabs>
              <w:tab w:val="num" w:pos="720"/>
            </w:tabs>
            <w:ind w:left="720" w:hanging="360"/>
          </w:pPr>
        </w:pPrChange>
      </w:pPr>
      <w:ins w:author="Namita Salgiya" w:date="2026-01-13T14:09:00Z" w:id="203">
        <w:r w:rsidRPr="00F534F3">
          <w:rPr>
            <w:b/>
            <w:bCs/>
            <w:lang w:val="en-IN"/>
          </w:rPr>
          <w:t>Emergency Card Replacement</w:t>
        </w:r>
      </w:ins>
    </w:p>
    <w:p w:rsidRPr="00F534F3" w:rsidR="00F534F3" w:rsidRDefault="00F534F3" w14:paraId="0E2AF884" w14:textId="33A20058">
      <w:pPr>
        <w:pStyle w:val="ListParagraph"/>
        <w:numPr>
          <w:ilvl w:val="0"/>
          <w:numId w:val="54"/>
        </w:numPr>
        <w:rPr>
          <w:ins w:author="Namita Salgiya" w:date="2026-01-13T14:09:00Z" w:id="204"/>
          <w:rPrChange w:author="Namita Salgiya" w:date="2026-01-13T14:09:00Z" w16du:dateUtc="2026-01-13T08:39:00Z" w:id="205">
            <w:rPr>
              <w:ins w:author="Namita Salgiya" w:date="2026-01-13T14:09:00Z" w:id="206"/>
              <w:b/>
              <w:bCs/>
              <w:lang w:val="en-IN"/>
            </w:rPr>
          </w:rPrChange>
        </w:rPr>
        <w:pPrChange w:author="Namita Salgiya" w:date="2026-01-13T14:09:00Z" w16du:dateUtc="2026-01-13T08:39:00Z" w:id="207">
          <w:pPr>
            <w:numPr>
              <w:ilvl w:val="2"/>
              <w:numId w:val="52"/>
            </w:numPr>
            <w:tabs>
              <w:tab w:val="num" w:pos="2160"/>
            </w:tabs>
            <w:ind w:left="2160" w:hanging="360"/>
          </w:pPr>
        </w:pPrChange>
      </w:pPr>
      <w:ins w:author="Namita Salgiya" w:date="2026-01-13T14:09:00Z" w:id="208">
        <w:r w:rsidRPr="00F534F3">
          <w:rPr>
            <w:rPrChange w:author="Namita Salgiya" w:date="2026-01-13T14:09:00Z" w16du:dateUtc="2026-01-13T08:39:00Z" w:id="209">
              <w:rPr>
                <w:b/>
                <w:bCs/>
                <w:lang w:val="en-IN"/>
              </w:rPr>
            </w:rPrChange>
          </w:rPr>
          <w:t>Get your SBI Card ELITE replaced anywhere in the world (</w:t>
        </w:r>
        <w:r w:rsidRPr="00F534F3">
          <w:rPr>
            <w:rPrChange w:author="Namita Salgiya" w:date="2026-01-13T14:09:00Z" w16du:dateUtc="2026-01-13T08:39:00Z" w:id="210">
              <w:rPr>
                <w:b/>
                <w:bCs/>
                <w:i/>
                <w:iCs/>
                <w:lang w:val="en-IN"/>
              </w:rPr>
            </w:rPrChange>
          </w:rPr>
          <w:t xml:space="preserve">available for </w:t>
        </w:r>
        <w:r w:rsidRPr="008E78B3" w:rsidR="008E78B3">
          <w:t xml:space="preserve">Visa </w:t>
        </w:r>
        <w:r w:rsidRPr="00F534F3">
          <w:rPr>
            <w:rPrChange w:author="Namita Salgiya" w:date="2026-01-13T14:09:00Z" w16du:dateUtc="2026-01-13T08:39:00Z" w:id="211">
              <w:rPr>
                <w:b/>
                <w:bCs/>
                <w:i/>
                <w:iCs/>
                <w:lang w:val="en-IN"/>
              </w:rPr>
            </w:rPrChange>
          </w:rPr>
          <w:t>and Mastercard</w:t>
        </w:r>
        <w:r w:rsidRPr="00F534F3">
          <w:rPr>
            <w:rPrChange w:author="Namita Salgiya" w:date="2026-01-13T14:09:00Z" w16du:dateUtc="2026-01-13T08:39:00Z" w:id="212">
              <w:rPr>
                <w:b/>
                <w:bCs/>
                <w:lang w:val="en-IN"/>
              </w:rPr>
            </w:rPrChange>
          </w:rPr>
          <w:t>)</w:t>
        </w:r>
      </w:ins>
    </w:p>
    <w:p w:rsidRPr="00F534F3" w:rsidR="00F534F3" w:rsidRDefault="00F534F3" w14:paraId="218CA125" w14:textId="592A9679">
      <w:pPr>
        <w:pStyle w:val="ListParagraph"/>
        <w:numPr>
          <w:ilvl w:val="0"/>
          <w:numId w:val="54"/>
        </w:numPr>
        <w:rPr>
          <w:ins w:author="Namita Salgiya" w:date="2026-01-13T14:09:00Z" w:id="213"/>
          <w:rPrChange w:author="Namita Salgiya" w:date="2026-01-13T14:09:00Z" w16du:dateUtc="2026-01-13T08:39:00Z" w:id="214">
            <w:rPr>
              <w:ins w:author="Namita Salgiya" w:date="2026-01-13T14:09:00Z" w:id="215"/>
              <w:b/>
              <w:bCs/>
              <w:lang w:val="en-IN"/>
            </w:rPr>
          </w:rPrChange>
        </w:rPr>
        <w:pPrChange w:author="Namita Salgiya" w:date="2026-01-13T14:09:00Z" w16du:dateUtc="2026-01-13T08:39:00Z" w:id="216">
          <w:pPr>
            <w:numPr>
              <w:ilvl w:val="2"/>
              <w:numId w:val="52"/>
            </w:numPr>
            <w:tabs>
              <w:tab w:val="num" w:pos="2160"/>
            </w:tabs>
            <w:ind w:left="2160" w:hanging="360"/>
          </w:pPr>
        </w:pPrChange>
      </w:pPr>
      <w:ins w:author="Namita Salgiya" w:date="2026-01-13T14:09:00Z" w:id="217">
        <w:r w:rsidRPr="00F534F3">
          <w:rPr>
            <w:rPrChange w:author="Namita Salgiya" w:date="2026-01-13T14:09:00Z" w16du:dateUtc="2026-01-13T08:39:00Z" w:id="218">
              <w:rPr>
                <w:b/>
                <w:bCs/>
                <w:lang w:val="en-IN"/>
              </w:rPr>
            </w:rPrChange>
          </w:rPr>
          <w:t xml:space="preserve">24x7 </w:t>
        </w:r>
        <w:r w:rsidRPr="008E78B3" w:rsidR="008E78B3">
          <w:t xml:space="preserve">Helpline </w:t>
        </w:r>
        <w:r w:rsidRPr="00F534F3">
          <w:rPr>
            <w:rPrChange w:author="Namita Salgiya" w:date="2026-01-13T14:09:00Z" w16du:dateUtc="2026-01-13T08:39:00Z" w:id="219">
              <w:rPr>
                <w:b/>
                <w:bCs/>
                <w:lang w:val="en-IN"/>
              </w:rPr>
            </w:rPrChange>
          </w:rPr>
          <w:t>for emergency card replacement even while travelling abroad. Click</w:t>
        </w:r>
      </w:ins>
      <w:ins w:author="Namita Salgiya" w:date="2026-01-13T14:11:00Z" w16du:dateUtc="2026-01-13T08:41:00Z" w:id="220">
        <w:r w:rsidR="00132C8F">
          <w:t xml:space="preserve"> </w:t>
        </w:r>
      </w:ins>
      <w:ins w:author="Namita Salgiya" w:date="2026-01-13T14:09:00Z" w:id="221">
        <w:r w:rsidRPr="00F534F3">
          <w:rPr>
            <w:rPrChange w:author="Namita Salgiya" w:date="2026-01-13T14:09:00Z" w16du:dateUtc="2026-01-13T08:39:00Z" w:id="222">
              <w:rPr>
                <w:b/>
                <w:bCs/>
                <w:lang w:val="en-IN"/>
              </w:rPr>
            </w:rPrChange>
          </w:rPr>
          <w:fldChar w:fldCharType="begin"/>
        </w:r>
        <w:r w:rsidRPr="00F534F3">
          <w:rPr>
            <w:rPrChange w:author="Namita Salgiya" w:date="2026-01-13T14:09:00Z" w16du:dateUtc="2026-01-13T08:39:00Z" w:id="223">
              <w:rPr>
                <w:b/>
                <w:bCs/>
                <w:lang w:val="en-IN"/>
              </w:rPr>
            </w:rPrChange>
          </w:rPr>
          <w:instrText>HYPERLINK "https://www.sbicard.com/sbi-card-en/assets/docs/pdf/personal/cards/gcas-numbers.pdf" \t "_blank"</w:instrText>
        </w:r>
        <w:r w:rsidRPr="00F534F3">
          <w:rPr>
            <w:rPrChange w:author="Namita Salgiya" w:date="2026-01-13T14:09:00Z" w16du:dateUtc="2026-01-13T08:39:00Z" w:id="224">
              <w:rPr>
                <w:b/>
                <w:bCs/>
                <w:lang w:val="en-IN"/>
              </w:rPr>
            </w:rPrChange>
          </w:rPr>
          <w:fldChar w:fldCharType="separate"/>
        </w:r>
        <w:r w:rsidRPr="00F534F3">
          <w:rPr>
            <w:rStyle w:val="Hyperlink"/>
            <w:rPrChange w:author="Namita Salgiya" w:date="2026-01-13T14:09:00Z" w16du:dateUtc="2026-01-13T08:39:00Z" w:id="225">
              <w:rPr>
                <w:rStyle w:val="Hyperlink"/>
                <w:b/>
                <w:bCs/>
                <w:lang w:val="en-IN"/>
              </w:rPr>
            </w:rPrChange>
          </w:rPr>
          <w:t>here</w:t>
        </w:r>
      </w:ins>
      <w:ins w:author="Namita Salgiya" w:date="2026-01-13T14:09:00Z" w16du:dateUtc="2026-01-13T08:39:00Z" w:id="226">
        <w:r w:rsidRPr="00F534F3">
          <w:rPr>
            <w:rPrChange w:author="Namita Salgiya" w:date="2026-01-13T14:09:00Z" w16du:dateUtc="2026-01-13T08:39:00Z" w:id="227">
              <w:rPr>
                <w:b/>
                <w:bCs/>
                <w:lang w:val="en-IN"/>
              </w:rPr>
            </w:rPrChange>
          </w:rPr>
          <w:fldChar w:fldCharType="end"/>
        </w:r>
      </w:ins>
      <w:ins w:author="Namita Salgiya" w:date="2026-01-13T14:11:00Z" w16du:dateUtc="2026-01-13T08:41:00Z" w:id="228">
        <w:r w:rsidR="00132C8F">
          <w:t xml:space="preserve"> </w:t>
        </w:r>
      </w:ins>
      <w:ins w:author="Namita Salgiya" w:date="2026-01-13T14:09:00Z" w:id="229">
        <w:r w:rsidRPr="00F534F3">
          <w:rPr>
            <w:rPrChange w:author="Namita Salgiya" w:date="2026-01-13T14:09:00Z" w16du:dateUtc="2026-01-13T08:39:00Z" w:id="230">
              <w:rPr>
                <w:b/>
                <w:bCs/>
                <w:lang w:val="en-IN"/>
              </w:rPr>
            </w:rPrChange>
          </w:rPr>
          <w:t xml:space="preserve">for Visa </w:t>
        </w:r>
        <w:r w:rsidRPr="008E78B3" w:rsidR="008E78B3">
          <w:t>Helpline Numbers</w:t>
        </w:r>
      </w:ins>
    </w:p>
    <w:p w:rsidRPr="00F534F3" w:rsidR="00F534F3" w:rsidRDefault="00F534F3" w14:paraId="712D7261" w14:textId="244AAD17">
      <w:pPr>
        <w:pStyle w:val="ListParagraph"/>
        <w:numPr>
          <w:ilvl w:val="0"/>
          <w:numId w:val="54"/>
        </w:numPr>
        <w:rPr>
          <w:ins w:author="Namita Salgiya" w:date="2026-01-13T14:09:00Z" w:id="231"/>
          <w:rPrChange w:author="Namita Salgiya" w:date="2026-01-13T14:09:00Z" w16du:dateUtc="2026-01-13T08:39:00Z" w:id="232">
            <w:rPr>
              <w:ins w:author="Namita Salgiya" w:date="2026-01-13T14:09:00Z" w:id="233"/>
              <w:b/>
              <w:bCs/>
              <w:lang w:val="en-IN"/>
            </w:rPr>
          </w:rPrChange>
        </w:rPr>
        <w:pPrChange w:author="Namita Salgiya" w:date="2026-01-13T14:12:00Z" w16du:dateUtc="2026-01-13T08:42:00Z" w:id="234">
          <w:pPr>
            <w:numPr>
              <w:ilvl w:val="3"/>
              <w:numId w:val="52"/>
            </w:numPr>
            <w:tabs>
              <w:tab w:val="num" w:pos="2880"/>
            </w:tabs>
            <w:ind w:left="2880" w:hanging="360"/>
          </w:pPr>
        </w:pPrChange>
      </w:pPr>
      <w:ins w:author="Namita Salgiya" w:date="2026-01-13T14:09:00Z" w:id="235">
        <w:r w:rsidRPr="00F534F3">
          <w:rPr>
            <w:rPrChange w:author="Namita Salgiya" w:date="2026-01-13T14:09:00Z" w16du:dateUtc="2026-01-13T08:39:00Z" w:id="236">
              <w:rPr>
                <w:b/>
                <w:bCs/>
                <w:lang w:val="en-IN"/>
              </w:rPr>
            </w:rPrChange>
          </w:rPr>
          <w:t>In case your card is lost in India, please call</w:t>
        </w:r>
      </w:ins>
      <w:ins w:author="Namita Salgiya" w:date="2026-01-13T14:12:00Z" w16du:dateUtc="2026-01-13T08:42:00Z" w:id="237">
        <w:r w:rsidR="00132C8F">
          <w:t xml:space="preserve"> </w:t>
        </w:r>
      </w:ins>
      <w:ins w:author="Namita Salgiya" w:date="2026-01-13T14:09:00Z" w:id="238">
        <w:r w:rsidRPr="00F534F3">
          <w:rPr>
            <w:rPrChange w:author="Namita Salgiya" w:date="2026-01-13T14:09:00Z" w16du:dateUtc="2026-01-13T08:39:00Z" w:id="239">
              <w:rPr>
                <w:b/>
                <w:bCs/>
                <w:lang w:val="en-IN"/>
              </w:rPr>
            </w:rPrChange>
          </w:rPr>
          <w:t>39 02 02 02 (prefix local STD code) or 1860 180 1290</w:t>
        </w:r>
      </w:ins>
    </w:p>
    <w:p w:rsidRPr="00F534F3" w:rsidR="00F534F3" w:rsidRDefault="00F534F3" w14:paraId="7789E012" w14:textId="77777777">
      <w:pPr>
        <w:rPr>
          <w:ins w:author="Namita Salgiya" w:date="2026-01-13T14:09:00Z" w:id="240"/>
          <w:b/>
          <w:bCs/>
          <w:lang w:val="en-IN"/>
        </w:rPr>
        <w:pPrChange w:author="Namita Salgiya" w:date="2026-01-13T14:09:00Z" w16du:dateUtc="2026-01-13T08:39:00Z" w:id="241">
          <w:pPr>
            <w:numPr>
              <w:numId w:val="53"/>
            </w:numPr>
            <w:tabs>
              <w:tab w:val="num" w:pos="720"/>
            </w:tabs>
            <w:ind w:left="720" w:hanging="360"/>
          </w:pPr>
        </w:pPrChange>
      </w:pPr>
      <w:ins w:author="Namita Salgiya" w:date="2026-01-13T14:09:00Z" w:id="242">
        <w:r w:rsidRPr="00F534F3">
          <w:rPr>
            <w:b/>
            <w:bCs/>
            <w:lang w:val="en-IN"/>
          </w:rPr>
          <w:t>Add-on Cards</w:t>
        </w:r>
      </w:ins>
    </w:p>
    <w:p w:rsidRPr="00F534F3" w:rsidR="00F534F3" w:rsidRDefault="00132C8F" w14:paraId="7F65F943" w14:textId="71EB7D87">
      <w:pPr>
        <w:pStyle w:val="ListParagraph"/>
        <w:numPr>
          <w:ilvl w:val="0"/>
          <w:numId w:val="55"/>
        </w:numPr>
        <w:rPr>
          <w:ins w:author="Namita Salgiya" w:date="2026-01-13T14:09:00Z" w:id="243"/>
          <w:rPrChange w:author="Namita Salgiya" w:date="2026-01-13T14:09:00Z" w16du:dateUtc="2026-01-13T08:39:00Z" w:id="244">
            <w:rPr>
              <w:ins w:author="Namita Salgiya" w:date="2026-01-13T14:09:00Z" w:id="245"/>
              <w:b/>
              <w:bCs/>
              <w:lang w:val="en-IN"/>
            </w:rPr>
          </w:rPrChange>
        </w:rPr>
        <w:pPrChange w:author="Namita Salgiya" w:date="2026-01-13T14:09:00Z" w16du:dateUtc="2026-01-13T08:39:00Z" w:id="246">
          <w:pPr>
            <w:numPr>
              <w:ilvl w:val="2"/>
              <w:numId w:val="53"/>
            </w:numPr>
            <w:tabs>
              <w:tab w:val="num" w:pos="2160"/>
            </w:tabs>
            <w:ind w:left="2160" w:hanging="360"/>
          </w:pPr>
        </w:pPrChange>
      </w:pPr>
      <w:ins w:author="Namita Salgiya" w:date="2026-01-13T14:13:00Z" w16du:dateUtc="2026-01-13T08:43:00Z" w:id="247">
        <w:r>
          <w:t>E</w:t>
        </w:r>
      </w:ins>
      <w:ins w:author="Namita Salgiya" w:date="2026-01-13T14:09:00Z" w:id="248">
        <w:r w:rsidRPr="00F534F3" w:rsidR="00F534F3">
          <w:rPr>
            <w:rPrChange w:author="Namita Salgiya" w:date="2026-01-13T14:09:00Z" w16du:dateUtc="2026-01-13T08:39:00Z" w:id="249">
              <w:rPr>
                <w:b/>
                <w:bCs/>
                <w:lang w:val="en-IN"/>
              </w:rPr>
            </w:rPrChange>
          </w:rPr>
          <w:t>mpower your family with </w:t>
        </w:r>
        <w:r w:rsidRPr="00F534F3" w:rsidR="00F534F3">
          <w:rPr>
            <w:rPrChange w:author="Namita Salgiya" w:date="2026-01-13T14:09:00Z" w16du:dateUtc="2026-01-13T08:39:00Z" w:id="250">
              <w:rPr>
                <w:b/>
                <w:bCs/>
                <w:lang w:val="en-IN"/>
              </w:rPr>
            </w:rPrChange>
          </w:rPr>
          <w:fldChar w:fldCharType="begin"/>
        </w:r>
        <w:r w:rsidRPr="00F534F3" w:rsidR="00F534F3">
          <w:rPr>
            <w:rPrChange w:author="Namita Salgiya" w:date="2026-01-13T14:09:00Z" w16du:dateUtc="2026-01-13T08:39:00Z" w:id="251">
              <w:rPr>
                <w:b/>
                <w:bCs/>
                <w:lang w:val="en-IN"/>
              </w:rPr>
            </w:rPrChange>
          </w:rPr>
          <w:instrText>HYPERLINK "https://www.sbicard.com/en/personal/benefits/add-on-card.page"</w:instrText>
        </w:r>
        <w:r w:rsidRPr="00F534F3" w:rsidR="00F534F3">
          <w:rPr>
            <w:rPrChange w:author="Namita Salgiya" w:date="2026-01-13T14:09:00Z" w16du:dateUtc="2026-01-13T08:39:00Z" w:id="252">
              <w:rPr>
                <w:b/>
                <w:bCs/>
                <w:lang w:val="en-IN"/>
              </w:rPr>
            </w:rPrChange>
          </w:rPr>
          <w:fldChar w:fldCharType="separate"/>
        </w:r>
        <w:r w:rsidRPr="00F534F3" w:rsidR="00F534F3">
          <w:rPr>
            <w:rStyle w:val="Hyperlink"/>
            <w:rPrChange w:author="Namita Salgiya" w:date="2026-01-13T14:09:00Z" w16du:dateUtc="2026-01-13T08:39:00Z" w:id="253">
              <w:rPr>
                <w:rStyle w:val="Hyperlink"/>
                <w:b/>
                <w:bCs/>
                <w:lang w:val="en-IN"/>
              </w:rPr>
            </w:rPrChange>
          </w:rPr>
          <w:t>add-on cards</w:t>
        </w:r>
      </w:ins>
      <w:ins w:author="Namita Salgiya" w:date="2026-01-13T14:09:00Z" w16du:dateUtc="2026-01-13T08:39:00Z" w:id="254">
        <w:r w:rsidRPr="00F534F3" w:rsidR="00F534F3">
          <w:rPr>
            <w:rPrChange w:author="Namita Salgiya" w:date="2026-01-13T14:09:00Z" w16du:dateUtc="2026-01-13T08:39:00Z" w:id="255">
              <w:rPr>
                <w:b/>
                <w:bCs/>
                <w:lang w:val="en-IN"/>
              </w:rPr>
            </w:rPrChange>
          </w:rPr>
          <w:fldChar w:fldCharType="end"/>
        </w:r>
      </w:ins>
      <w:ins w:author="Namita Salgiya" w:date="2026-01-13T14:11:00Z" w16du:dateUtc="2026-01-13T08:41:00Z" w:id="256">
        <w:r w:rsidR="00F534F3">
          <w:t xml:space="preserve"> </w:t>
        </w:r>
      </w:ins>
      <w:ins w:author="Namita Salgiya" w:date="2026-01-13T14:09:00Z" w:id="257">
        <w:r w:rsidRPr="00F534F3" w:rsidR="00F534F3">
          <w:rPr>
            <w:rPrChange w:author="Namita Salgiya" w:date="2026-01-13T14:09:00Z" w16du:dateUtc="2026-01-13T08:39:00Z" w:id="258">
              <w:rPr>
                <w:b/>
                <w:bCs/>
                <w:lang w:val="en-IN"/>
              </w:rPr>
            </w:rPrChange>
          </w:rPr>
          <w:t>for your parents, spouse, children or siblings above the age of 18</w:t>
        </w:r>
      </w:ins>
    </w:p>
    <w:p w:rsidRPr="00F534F3" w:rsidR="00F534F3" w:rsidRDefault="00F534F3" w14:paraId="0B5B3385" w14:textId="77777777">
      <w:pPr>
        <w:rPr>
          <w:ins w:author="Namita Salgiya" w:date="2026-01-13T14:10:00Z" w16du:dateUtc="2026-01-13T08:40:00Z" w:id="259"/>
          <w:b/>
          <w:bCs/>
          <w:rPrChange w:author="Namita Salgiya" w:date="2026-01-13T14:10:00Z" w16du:dateUtc="2026-01-13T08:40:00Z" w:id="260">
            <w:rPr>
              <w:ins w:author="Namita Salgiya" w:date="2026-01-13T14:10:00Z" w16du:dateUtc="2026-01-13T08:40:00Z" w:id="261"/>
              <w:rFonts w:ascii="Open Sans" w:hAnsi="Open Sans" w:eastAsia="Times New Roman" w:cs="Open Sans"/>
              <w:color w:val="FFFFFF"/>
              <w:kern w:val="0"/>
              <w:sz w:val="27"/>
              <w:szCs w:val="27"/>
              <w:lang w:val="en-IN" w:eastAsia="en-IN"/>
              <w14:ligatures w14:val="none"/>
            </w:rPr>
          </w:rPrChange>
        </w:rPr>
        <w:pPrChange w:author="Namita Salgiya" w:date="2026-01-13T14:10:00Z" w16du:dateUtc="2026-01-13T08:40:00Z" w:id="262">
          <w:pPr>
            <w:numPr>
              <w:numId w:val="55"/>
            </w:numPr>
            <w:shd w:val="clear" w:color="auto" w:fill="292929"/>
            <w:spacing w:after="0" w:line="300" w:lineRule="atLeast"/>
            <w:ind w:left="720" w:hanging="360"/>
            <w:outlineLvl w:val="2"/>
          </w:pPr>
        </w:pPrChange>
      </w:pPr>
      <w:ins w:author="Namita Salgiya" w:date="2026-01-13T14:10:00Z" w16du:dateUtc="2026-01-13T08:40:00Z" w:id="263">
        <w:r w:rsidRPr="00F534F3">
          <w:rPr>
            <w:b/>
            <w:bCs/>
            <w:rPrChange w:author="Namita Salgiya" w:date="2026-01-13T14:10:00Z" w16du:dateUtc="2026-01-13T08:40:00Z" w:id="264">
              <w:rPr>
                <w:rFonts w:ascii="Open Sans" w:hAnsi="Open Sans" w:eastAsia="Times New Roman" w:cs="Open Sans"/>
                <w:color w:val="FFFFFF"/>
                <w:kern w:val="0"/>
                <w:sz w:val="27"/>
                <w:szCs w:val="27"/>
                <w:lang w:val="en-IN" w:eastAsia="en-IN"/>
                <w14:ligatures w14:val="none"/>
              </w:rPr>
            </w:rPrChange>
          </w:rPr>
          <w:t>Safe and Secure</w:t>
        </w:r>
      </w:ins>
    </w:p>
    <w:p w:rsidRPr="00F534F3" w:rsidR="00F534F3" w:rsidRDefault="00F534F3" w14:paraId="44D426C5" w14:textId="77777777">
      <w:pPr>
        <w:pStyle w:val="ListParagraph"/>
        <w:numPr>
          <w:ilvl w:val="0"/>
          <w:numId w:val="55"/>
        </w:numPr>
        <w:rPr>
          <w:ins w:author="Namita Salgiya" w:date="2026-01-13T14:10:00Z" w16du:dateUtc="2026-01-13T08:40:00Z" w:id="265"/>
          <w:rPrChange w:author="Namita Salgiya" w:date="2026-01-13T14:10:00Z" w16du:dateUtc="2026-01-13T08:40:00Z" w:id="266">
            <w:rPr>
              <w:ins w:author="Namita Salgiya" w:date="2026-01-13T14:10:00Z" w16du:dateUtc="2026-01-13T08:40:00Z" w:id="267"/>
              <w:rFonts w:ascii="Open Sans" w:hAnsi="Open Sans" w:eastAsia="Times New Roman" w:cs="Open Sans"/>
              <w:color w:val="CCCCCC"/>
              <w:kern w:val="0"/>
              <w:sz w:val="20"/>
              <w:szCs w:val="20"/>
              <w:lang w:val="en-IN" w:eastAsia="en-IN"/>
              <w14:ligatures w14:val="none"/>
            </w:rPr>
          </w:rPrChange>
        </w:rPr>
        <w:pPrChange w:author="Namita Salgiya" w:date="2026-01-13T14:10:00Z" w16du:dateUtc="2026-01-13T08:40:00Z" w:id="268">
          <w:pPr>
            <w:numPr>
              <w:ilvl w:val="2"/>
              <w:numId w:val="55"/>
            </w:numPr>
            <w:shd w:val="clear" w:color="auto" w:fill="292929"/>
            <w:spacing w:before="100" w:beforeAutospacing="1" w:after="100" w:afterAutospacing="1" w:line="270" w:lineRule="atLeast"/>
            <w:ind w:left="2160" w:hanging="360"/>
          </w:pPr>
        </w:pPrChange>
      </w:pPr>
      <w:ins w:author="Namita Salgiya" w:date="2026-01-13T14:10:00Z" w16du:dateUtc="2026-01-13T08:40:00Z" w:id="269">
        <w:r w:rsidRPr="00F534F3">
          <w:rPr>
            <w:rPrChange w:author="Namita Salgiya" w:date="2026-01-13T14:10:00Z" w16du:dateUtc="2026-01-13T08:40:00Z" w:id="270">
              <w:rPr>
                <w:rFonts w:ascii="Open Sans" w:hAnsi="Open Sans" w:eastAsia="Times New Roman" w:cs="Open Sans"/>
                <w:color w:val="CCCCCC"/>
                <w:kern w:val="0"/>
                <w:sz w:val="20"/>
                <w:szCs w:val="20"/>
                <w:lang w:val="en-IN" w:eastAsia="en-IN"/>
                <w14:ligatures w14:val="none"/>
              </w:rPr>
            </w:rPrChange>
          </w:rPr>
          <w:t>Get enhanced security against counterfeiting and skimming with the chip and pin enabled SBI Card ELITE</w:t>
        </w:r>
      </w:ins>
    </w:p>
    <w:p w:rsidRPr="00F534F3" w:rsidR="00F534F3" w:rsidRDefault="00F534F3" w14:paraId="6E86B45B" w14:textId="77777777">
      <w:pPr>
        <w:rPr>
          <w:ins w:author="Namita Salgiya" w:date="2026-01-13T14:10:00Z" w16du:dateUtc="2026-01-13T08:40:00Z" w:id="271"/>
          <w:b/>
          <w:bCs/>
          <w:rPrChange w:author="Namita Salgiya" w:date="2026-01-13T14:10:00Z" w16du:dateUtc="2026-01-13T08:40:00Z" w:id="272">
            <w:rPr>
              <w:ins w:author="Namita Salgiya" w:date="2026-01-13T14:10:00Z" w16du:dateUtc="2026-01-13T08:40:00Z" w:id="273"/>
              <w:rFonts w:ascii="Open Sans" w:hAnsi="Open Sans" w:cs="Open Sans"/>
              <w:color w:val="FFFFFF"/>
              <w:lang w:val="en-IN"/>
            </w:rPr>
          </w:rPrChange>
        </w:rPr>
        <w:pPrChange w:author="Namita Salgiya" w:date="2026-01-13T14:10:00Z" w16du:dateUtc="2026-01-13T08:40:00Z" w:id="274">
          <w:pPr>
            <w:pStyle w:val="Heading3"/>
            <w:numPr>
              <w:numId w:val="57"/>
            </w:numPr>
            <w:shd w:val="clear" w:color="auto" w:fill="292929"/>
            <w:tabs>
              <w:tab w:val="num" w:pos="720"/>
            </w:tabs>
            <w:spacing w:before="0" w:after="0" w:line="300" w:lineRule="atLeast"/>
            <w:ind w:left="720" w:hanging="360"/>
          </w:pPr>
        </w:pPrChange>
      </w:pPr>
      <w:ins w:author="Namita Salgiya" w:date="2026-01-13T14:10:00Z" w16du:dateUtc="2026-01-13T08:40:00Z" w:id="275">
        <w:r w:rsidRPr="00F534F3">
          <w:rPr>
            <w:b/>
            <w:bCs/>
            <w:rPrChange w:author="Namita Salgiya" w:date="2026-01-13T14:10:00Z" w16du:dateUtc="2026-01-13T08:40:00Z" w:id="276">
              <w:rPr>
                <w:rFonts w:ascii="Open Sans" w:hAnsi="Open Sans" w:cs="Open Sans"/>
                <w:b/>
                <w:bCs/>
                <w:color w:val="FFFFFF"/>
              </w:rPr>
            </w:rPrChange>
          </w:rPr>
          <w:t>Easy Bill Pay Facility</w:t>
        </w:r>
      </w:ins>
    </w:p>
    <w:p w:rsidRPr="00F534F3" w:rsidR="00F534F3" w:rsidRDefault="00F534F3" w14:paraId="6B2AEEB6" w14:textId="5C727DB4">
      <w:pPr>
        <w:pStyle w:val="ListParagraph"/>
        <w:numPr>
          <w:ilvl w:val="0"/>
          <w:numId w:val="55"/>
        </w:numPr>
        <w:rPr>
          <w:ins w:author="Namita Salgiya" w:date="2026-01-13T14:10:00Z" w16du:dateUtc="2026-01-13T08:40:00Z" w:id="277"/>
          <w:rPrChange w:author="Namita Salgiya" w:date="2026-01-13T14:10:00Z" w16du:dateUtc="2026-01-13T08:40:00Z" w:id="278">
            <w:rPr>
              <w:ins w:author="Namita Salgiya" w:date="2026-01-13T14:10:00Z" w16du:dateUtc="2026-01-13T08:40:00Z" w:id="279"/>
              <w:rFonts w:ascii="Open Sans" w:hAnsi="Open Sans" w:cs="Open Sans"/>
              <w:color w:val="CCCCCC"/>
              <w:sz w:val="20"/>
              <w:szCs w:val="20"/>
            </w:rPr>
          </w:rPrChange>
        </w:rPr>
        <w:pPrChange w:author="Namita Salgiya" w:date="2026-01-13T18:57:00Z" w16du:dateUtc="2026-01-13T13:27:00Z" w:id="280">
          <w:pPr>
            <w:numPr>
              <w:ilvl w:val="2"/>
              <w:numId w:val="57"/>
            </w:numPr>
            <w:shd w:val="clear" w:color="auto" w:fill="292929"/>
            <w:tabs>
              <w:tab w:val="num" w:pos="2160"/>
            </w:tabs>
            <w:spacing w:before="100" w:beforeAutospacing="1" w:after="100" w:afterAutospacing="1" w:line="270" w:lineRule="atLeast"/>
            <w:ind w:left="2160" w:hanging="360"/>
          </w:pPr>
        </w:pPrChange>
      </w:pPr>
      <w:ins w:author="Namita Salgiya" w:date="2026-01-13T14:10:00Z" w16du:dateUtc="2026-01-13T08:40:00Z" w:id="281">
        <w:r w:rsidRPr="00F534F3">
          <w:rPr>
            <w:rPrChange w:author="Namita Salgiya" w:date="2026-01-13T14:10:00Z" w16du:dateUtc="2026-01-13T08:40:00Z" w:id="282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t>Pay your electricity, telephone, mobile and other utility bills using the Easy Bill Pay facility</w:t>
        </w:r>
        <w:del w:author="Upadhyay , Shubham (SBICard)" w:date="2026-01-14T14:28:00Z" w16du:dateUtc="2026-01-14T08:58:00Z" w:id="283">
          <w:r w:rsidRPr="00F534F3" w:rsidDel="008E78B3">
            <w:rPr>
              <w:rPrChange w:author="Namita Salgiya" w:date="2026-01-13T14:10:00Z" w16du:dateUtc="2026-01-13T08:40:00Z" w:id="284">
                <w:rPr>
                  <w:rFonts w:ascii="Open Sans" w:hAnsi="Open Sans" w:cs="Open Sans"/>
                  <w:color w:val="CCCCCC"/>
                  <w:sz w:val="20"/>
                  <w:szCs w:val="20"/>
                </w:rPr>
              </w:rPrChange>
            </w:rPr>
            <w:delText> </w:delText>
          </w:r>
        </w:del>
      </w:ins>
      <w:ins w:author="Namita Salgiya" w:date="2026-01-13T18:57:00Z" w16du:dateUtc="2026-01-13T13:27:00Z" w:id="285">
        <w:r w:rsidR="006A1BDB">
          <w:t xml:space="preserve">. </w:t>
        </w:r>
      </w:ins>
      <w:ins w:author="Namita Salgiya" w:date="2026-01-13T14:10:00Z" w16du:dateUtc="2026-01-13T08:40:00Z" w:id="286">
        <w:r w:rsidRPr="00F534F3">
          <w:rPr>
            <w:rPrChange w:author="Namita Salgiya" w:date="2026-01-13T14:10:00Z" w16du:dateUtc="2026-01-13T08:40:00Z" w:id="287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t>Click</w:t>
        </w:r>
        <w:r>
          <w:t xml:space="preserve"> </w:t>
        </w:r>
        <w:r w:rsidRPr="00F534F3">
          <w:rPr>
            <w:rPrChange w:author="Namita Salgiya" w:date="2026-01-13T14:10:00Z" w16du:dateUtc="2026-01-13T08:40:00Z" w:id="288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fldChar w:fldCharType="begin"/>
        </w:r>
        <w:r w:rsidRPr="00F534F3">
          <w:rPr>
            <w:rPrChange w:author="Namita Salgiya" w:date="2026-01-13T14:10:00Z" w16du:dateUtc="2026-01-13T08:40:00Z" w:id="289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instrText>HYPERLINK "https://www.sbicard.com/en/personal/benefits.page" \l "area5"</w:instrText>
        </w:r>
        <w:r w:rsidRPr="00F534F3">
          <w:rPr>
            <w:rPrChange w:author="Namita Salgiya" w:date="2026-01-13T14:10:00Z" w16du:dateUtc="2026-01-13T08:40:00Z" w:id="290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fldChar w:fldCharType="separate"/>
        </w:r>
        <w:r w:rsidRPr="00F534F3">
          <w:rPr>
            <w:rStyle w:val="Hyperlink"/>
            <w:rPrChange w:author="Namita Salgiya" w:date="2026-01-13T14:10:00Z" w16du:dateUtc="2026-01-13T08:40:00Z" w:id="291">
              <w:rPr>
                <w:rStyle w:val="Hyperlink"/>
                <w:rFonts w:ascii="Open Sans" w:hAnsi="Open Sans" w:cs="Open Sans"/>
                <w:color w:val="0095D9"/>
                <w:sz w:val="20"/>
                <w:szCs w:val="20"/>
              </w:rPr>
            </w:rPrChange>
          </w:rPr>
          <w:t>here</w:t>
        </w:r>
        <w:r w:rsidRPr="00F534F3">
          <w:rPr>
            <w:rPrChange w:author="Namita Salgiya" w:date="2026-01-13T14:10:00Z" w16du:dateUtc="2026-01-13T08:40:00Z" w:id="292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fldChar w:fldCharType="end"/>
        </w:r>
        <w:r>
          <w:t xml:space="preserve"> </w:t>
        </w:r>
        <w:r w:rsidRPr="00F534F3">
          <w:rPr>
            <w:rPrChange w:author="Namita Salgiya" w:date="2026-01-13T14:10:00Z" w16du:dateUtc="2026-01-13T08:40:00Z" w:id="293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t>to know more</w:t>
        </w:r>
      </w:ins>
    </w:p>
    <w:p w:rsidRPr="005E66AE" w:rsidR="00132C8F" w:rsidP="00132C8F" w:rsidRDefault="00132C8F" w14:paraId="40BA5E12" w14:textId="77777777">
      <w:pPr>
        <w:rPr>
          <w:ins w:author="Namita Salgiya" w:date="2026-01-13T14:14:00Z" w16du:dateUtc="2026-01-13T08:44:00Z" w:id="294"/>
          <w:b/>
          <w:bCs/>
        </w:rPr>
      </w:pPr>
      <w:ins w:author="Namita Salgiya" w:date="2026-01-13T14:14:00Z" w16du:dateUtc="2026-01-13T08:44:00Z" w:id="295">
        <w:r w:rsidRPr="005E66AE">
          <w:rPr>
            <w:b/>
            <w:bCs/>
          </w:rPr>
          <w:t>Balance Transfer on EMI</w:t>
        </w:r>
      </w:ins>
    </w:p>
    <w:p w:rsidRPr="005E66AE" w:rsidR="006A1BDB" w:rsidP="006A1BDB" w:rsidRDefault="006A1BDB" w14:paraId="66697BC2" w14:textId="77777777">
      <w:pPr>
        <w:pStyle w:val="ListParagraph"/>
        <w:numPr>
          <w:ilvl w:val="0"/>
          <w:numId w:val="49"/>
        </w:numPr>
        <w:rPr>
          <w:ins w:author="Namita Salgiya" w:date="2026-01-13T18:57:00Z" w16du:dateUtc="2026-01-13T13:27:00Z" w:id="296"/>
        </w:rPr>
      </w:pPr>
      <w:ins w:author="Namita Salgiya" w:date="2026-01-13T18:57:00Z" w16du:dateUtc="2026-01-13T13:27:00Z" w:id="297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6A1BDB" w:rsidP="006A1BDB" w:rsidRDefault="006A1BDB" w14:paraId="77BDC100" w14:textId="0C22DD25">
      <w:pPr>
        <w:pStyle w:val="ListParagraph"/>
        <w:numPr>
          <w:ilvl w:val="0"/>
          <w:numId w:val="49"/>
        </w:numPr>
        <w:rPr>
          <w:ins w:author="Namita Salgiya" w:date="2026-01-13T18:57:00Z" w16du:dateUtc="2026-01-13T13:27:00Z" w:id="298"/>
        </w:rPr>
      </w:pPr>
      <w:ins w:author="Namita Salgiya" w:date="2026-01-13T18:57:00Z" w16du:dateUtc="2026-01-13T13:27:00Z" w:id="299">
        <w:r w:rsidRPr="005E66AE">
          <w:t>Transfer outstanding balance</w:t>
        </w:r>
        <w:r>
          <w:t>s</w:t>
        </w:r>
        <w:r w:rsidRPr="005E66AE">
          <w:t xml:space="preserve"> of other banks’ credit cards to your SBI Card</w:t>
        </w:r>
        <w:r>
          <w:t xml:space="preserve"> </w:t>
        </w:r>
      </w:ins>
      <w:ins w:author="Namita Salgiya" w:date="2026-01-14T09:57:00Z" w16du:dateUtc="2026-01-14T04:27:00Z" w:id="300">
        <w:r w:rsidR="00DA6B9C">
          <w:t xml:space="preserve">ELITE </w:t>
        </w:r>
      </w:ins>
      <w:ins w:author="Namita Salgiya" w:date="2026-01-13T18:57:00Z" w16du:dateUtc="2026-01-13T13:27:00Z" w:id="301"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5E66AE" w:rsidR="006A1BDB" w:rsidP="006A1BDB" w:rsidRDefault="006A1BDB" w14:paraId="45A2230C" w14:textId="77777777">
      <w:pPr>
        <w:pStyle w:val="ListParagraph"/>
        <w:numPr>
          <w:ilvl w:val="0"/>
          <w:numId w:val="49"/>
        </w:numPr>
        <w:rPr>
          <w:ins w:author="Namita Salgiya" w:date="2026-01-13T18:57:00Z" w16du:dateUtc="2026-01-13T13:27:00Z" w:id="302"/>
        </w:rPr>
      </w:pPr>
      <w:ins w:author="Namita Salgiya" w:date="2026-01-13T18:57:00Z" w16du:dateUtc="2026-01-13T13:27:00Z" w:id="303">
        <w:r w:rsidRPr="00247784">
          <w:t>Login to your account to avail this facility.</w:t>
        </w:r>
      </w:ins>
    </w:p>
    <w:p w:rsidRPr="009164D7" w:rsidR="004A5805" w:rsidP="004A5805" w:rsidRDefault="004A5805" w14:paraId="5C097B34" w14:textId="12B370A5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lastRenderedPageBreak/>
        <w:t>Cash Access Across the World</w:t>
      </w:r>
    </w:p>
    <w:p w:rsidRPr="004A5805" w:rsidR="004A5805" w:rsidP="004A5805" w:rsidRDefault="004A5805" w14:paraId="72C8542D" w14:textId="77777777">
      <w:pPr>
        <w:pStyle w:val="ListParagraph"/>
        <w:numPr>
          <w:ilvl w:val="0"/>
          <w:numId w:val="49"/>
        </w:numPr>
        <w:rPr>
          <w:lang w:val="en-IN" w:eastAsia="en-IN"/>
        </w:rPr>
      </w:pPr>
      <w:r w:rsidRPr="004A5805">
        <w:rPr>
          <w:lang w:val="en-IN" w:eastAsia="en-IN"/>
        </w:rPr>
        <w:t xml:space="preserve">Withdraw cash from over 1 million Visa, Mastercard, </w:t>
      </w:r>
      <w:r>
        <w:rPr>
          <w:lang w:val="en-IN" w:eastAsia="en-IN"/>
        </w:rPr>
        <w:t xml:space="preserve">and </w:t>
      </w:r>
      <w:r w:rsidRPr="004A5805">
        <w:rPr>
          <w:lang w:val="en-IN" w:eastAsia="en-IN"/>
        </w:rPr>
        <w:t>American Express ATMs across the globe</w:t>
      </w:r>
    </w:p>
    <w:p w:rsidRPr="004A5805" w:rsidR="004A5805" w:rsidP="004A5805" w:rsidRDefault="004A5805" w14:paraId="7435F394" w14:textId="77777777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</w:p>
    <w:p w:rsidRPr="004A5805" w:rsidR="004A5805" w:rsidP="004A5805" w:rsidRDefault="004A5805" w14:paraId="037EB0CB" w14:textId="31F0991C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>Convert eligible purchases into easy monthly EMIs.</w:t>
      </w:r>
    </w:p>
    <w:p w:rsidR="004A5805" w:rsidP="004A5805" w:rsidRDefault="004A5805" w14:paraId="4D90663A" w14:textId="40B15AD6">
      <w:pPr>
        <w:pStyle w:val="ListParagraph"/>
        <w:numPr>
          <w:ilvl w:val="0"/>
          <w:numId w:val="49"/>
        </w:numPr>
        <w:rPr>
          <w:lang w:val="en-IN"/>
        </w:rPr>
      </w:pPr>
      <w:r w:rsidRPr="004A5805">
        <w:rPr>
          <w:lang w:val="en-IN"/>
        </w:rPr>
        <w:t xml:space="preserve">Applicable on transactions of </w:t>
      </w:r>
      <w:r>
        <w:rPr>
          <w:lang w:val="en-IN"/>
        </w:rPr>
        <w:t xml:space="preserve">Rs. </w:t>
      </w:r>
      <w:r w:rsidRPr="004A5805">
        <w:rPr>
          <w:lang w:val="en-IN"/>
        </w:rPr>
        <w:t>2,500 or more made using SBI Card ELITE.</w:t>
      </w:r>
    </w:p>
    <w:p w:rsidR="004D4BA2" w:rsidP="004D4BA2" w:rsidRDefault="004D4BA2" w14:paraId="305D39FC" w14:textId="77777777">
      <w:pPr>
        <w:pStyle w:val="m5750572643019898792msolistparagraph"/>
        <w:shd w:val="clear" w:color="auto" w:fill="FFFFFF"/>
        <w:spacing w:before="0" w:beforeAutospacing="0" w:after="0" w:afterAutospacing="0"/>
        <w:rPr>
          <w:ins w:author="Namita Salgiya" w:date="2025-12-31T18:17:00Z" w:id="304"/>
          <w:rFonts w:ascii="Calibri" w:hAnsi="Calibri" w:cs="Calibri"/>
          <w:color w:val="222222"/>
          <w:sz w:val="22"/>
          <w:szCs w:val="22"/>
        </w:rPr>
      </w:pPr>
    </w:p>
    <w:p w:rsidRPr="009164D7" w:rsidR="009164D7" w:rsidP="009164D7" w:rsidRDefault="009164D7" w14:paraId="1621E434" w14:textId="77777777"/>
    <w:sectPr w:rsidRPr="009164D7" w:rsidR="009164D7">
      <w:footerReference w:type="even" r:id="rId27"/>
      <w:footerReference w:type="default" r:id="rId28"/>
      <w:footerReference w:type="first" r:id="rId2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NS" w:author="Namita Salgiya" w:date="2025-12-26T11:49:00Z" w:id="47">
    <w:p w:rsidR="002D38D6" w:rsidP="002D38D6" w:rsidRDefault="002D38D6" w14:paraId="6E3EC7A0" w14:textId="699BAE8F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Can remove dated content.</w:t>
      </w:r>
    </w:p>
  </w:comment>
  <w:comment w:initials="NS" w:author="Namita Salgiya" w:date="2025-12-26T11:50:00Z" w:id="54">
    <w:p w:rsidR="002D38D6" w:rsidP="002D38D6" w:rsidRDefault="002D38D6" w14:paraId="31AD29E9" w14:textId="77777777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Can remove words ‘in India’ since we are already saying ‘domestic airport lounge’.</w:t>
      </w:r>
    </w:p>
  </w:comment>
  <w:comment w:initials="US(" w:author="Upadhyay , Shubham (SBICard)" w:date="2025-12-30T13:39:00Z" w:id="71">
    <w:p w:rsidR="008B2C96" w:rsidP="008B2C96" w:rsidRDefault="008B2C96" w14:paraId="4CE72015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 here. Should there be - RuPay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3EC7A0" w15:done="0"/>
  <w15:commentEx w15:paraId="31AD29E9" w15:done="0"/>
  <w15:commentEx w15:paraId="4CE7201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F9FC1D" w16cex:dateUtc="2025-12-26T06:19:00Z"/>
  <w16cex:commentExtensible w16cex:durableId="62B28DBB" w16cex:dateUtc="2025-12-26T06:20:00Z"/>
  <w16cex:commentExtensible w16cex:durableId="72B27C57" w16cex:dateUtc="2025-12-30T08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3EC7A0" w16cid:durableId="7BF9FC1D"/>
  <w16cid:commentId w16cid:paraId="31AD29E9" w16cid:durableId="62B28DBB"/>
  <w16cid:commentId w16cid:paraId="4CE72015" w16cid:durableId="72B27C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6004" w:rsidP="00DC3C66" w:rsidRDefault="005D6004" w14:paraId="656B8847" w14:textId="77777777">
      <w:pPr>
        <w:spacing w:after="0" w:line="240" w:lineRule="auto"/>
      </w:pPr>
      <w:r>
        <w:separator/>
      </w:r>
    </w:p>
  </w:endnote>
  <w:endnote w:type="continuationSeparator" w:id="0">
    <w:p w:rsidR="005D6004" w:rsidP="00DC3C66" w:rsidRDefault="005D6004" w14:paraId="6CCF00F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3C66" w:rsidRDefault="00DC3C66" w14:paraId="4583AA1B" w14:textId="2FC5F6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84F9DF" wp14:editId="704451B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580151800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3C66" w:rsidR="00DC3C66" w:rsidP="00DC3C66" w:rsidRDefault="00DC3C66" w14:paraId="71BB22D4" w14:textId="33340CA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C3C6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884F9DF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DC3C66" w:rsidR="00DC3C66" w:rsidP="00DC3C66" w:rsidRDefault="00DC3C66" w14:paraId="71BB22D4" w14:textId="33340CA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C3C6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3C66" w:rsidRDefault="00DC3C66" w14:paraId="11FB338A" w14:textId="007F3B9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1E0319" wp14:editId="16BDE2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30388616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3C66" w:rsidR="00DC3C66" w:rsidP="00DC3C66" w:rsidRDefault="00DC3C66" w14:paraId="66D34CF6" w14:textId="533C6770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C3C6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C1E0319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DC3C66" w:rsidR="00DC3C66" w:rsidP="00DC3C66" w:rsidRDefault="00DC3C66" w14:paraId="66D34CF6" w14:textId="533C6770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C3C6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C3C66" w:rsidRDefault="00DC3C66" w14:paraId="465F3231" w14:textId="18DF61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A205BA" wp14:editId="0E527BB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073380251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3C66" w:rsidR="00DC3C66" w:rsidP="00DC3C66" w:rsidRDefault="00DC3C66" w14:paraId="0B7DA296" w14:textId="6DD3121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DC3C66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CA205BA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DC3C66" w:rsidR="00DC3C66" w:rsidP="00DC3C66" w:rsidRDefault="00DC3C66" w14:paraId="0B7DA296" w14:textId="6DD3121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DC3C66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6004" w:rsidP="00DC3C66" w:rsidRDefault="005D6004" w14:paraId="4AF65716" w14:textId="77777777">
      <w:pPr>
        <w:spacing w:after="0" w:line="240" w:lineRule="auto"/>
      </w:pPr>
      <w:r>
        <w:separator/>
      </w:r>
    </w:p>
  </w:footnote>
  <w:footnote w:type="continuationSeparator" w:id="0">
    <w:p w:rsidR="005D6004" w:rsidP="00DC3C66" w:rsidRDefault="005D6004" w14:paraId="79F9685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31417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273581"/>
    <w:multiLevelType w:val="hybridMultilevel"/>
    <w:tmpl w:val="CD2242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7E116A"/>
    <w:multiLevelType w:val="multilevel"/>
    <w:tmpl w:val="A70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B864E87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FE2A6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F0B43D8"/>
    <w:multiLevelType w:val="hybridMultilevel"/>
    <w:tmpl w:val="FEE0601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2224C2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2F1517"/>
    <w:multiLevelType w:val="multilevel"/>
    <w:tmpl w:val="9C3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9B1B91"/>
    <w:multiLevelType w:val="hybridMultilevel"/>
    <w:tmpl w:val="A48AC1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8A24178"/>
    <w:multiLevelType w:val="hybridMultilevel"/>
    <w:tmpl w:val="BA0836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A086D8C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B5C5F1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1A449DE"/>
    <w:multiLevelType w:val="hybridMultilevel"/>
    <w:tmpl w:val="26CCE93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CA75A1"/>
    <w:multiLevelType w:val="multilevel"/>
    <w:tmpl w:val="E32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C85F5A"/>
    <w:multiLevelType w:val="multilevel"/>
    <w:tmpl w:val="7DA8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C197741"/>
    <w:multiLevelType w:val="multilevel"/>
    <w:tmpl w:val="A00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6E3434"/>
    <w:multiLevelType w:val="multilevel"/>
    <w:tmpl w:val="FD8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6756B79"/>
    <w:multiLevelType w:val="multilevel"/>
    <w:tmpl w:val="AAD0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9F475C2"/>
    <w:multiLevelType w:val="multilevel"/>
    <w:tmpl w:val="C15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DDC6ED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FFE458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2794AF9"/>
    <w:multiLevelType w:val="multilevel"/>
    <w:tmpl w:val="0264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45BD1A97"/>
    <w:multiLevelType w:val="multilevel"/>
    <w:tmpl w:val="9E1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6D939BC"/>
    <w:multiLevelType w:val="multilevel"/>
    <w:tmpl w:val="370E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7CD54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90C14D7"/>
    <w:multiLevelType w:val="multilevel"/>
    <w:tmpl w:val="826E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9660F1E"/>
    <w:multiLevelType w:val="multilevel"/>
    <w:tmpl w:val="2E7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9905734"/>
    <w:multiLevelType w:val="hybridMultilevel"/>
    <w:tmpl w:val="62E080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E722D9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1904C24"/>
    <w:multiLevelType w:val="hybridMultilevel"/>
    <w:tmpl w:val="A130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522E6BB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2763398"/>
    <w:multiLevelType w:val="multilevel"/>
    <w:tmpl w:val="1D5E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55124C18"/>
    <w:multiLevelType w:val="multilevel"/>
    <w:tmpl w:val="CECE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55241BA4"/>
    <w:multiLevelType w:val="multilevel"/>
    <w:tmpl w:val="5526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6757FF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9D5116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AAC4DE2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CC24344"/>
    <w:multiLevelType w:val="hybridMultilevel"/>
    <w:tmpl w:val="B36226B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2897C6B"/>
    <w:multiLevelType w:val="hybridMultilevel"/>
    <w:tmpl w:val="C2FAA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51C338E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7BC6364"/>
    <w:multiLevelType w:val="multilevel"/>
    <w:tmpl w:val="5C6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8234335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A8D6879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AB45703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AF049FF"/>
    <w:multiLevelType w:val="hybridMultilevel"/>
    <w:tmpl w:val="0CB4A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B4F7E1B"/>
    <w:multiLevelType w:val="multilevel"/>
    <w:tmpl w:val="2B30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CF66286"/>
    <w:multiLevelType w:val="multilevel"/>
    <w:tmpl w:val="0C34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2CA131D"/>
    <w:multiLevelType w:val="multilevel"/>
    <w:tmpl w:val="ECC2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7" w15:restartNumberingAfterBreak="0">
    <w:nsid w:val="73F1369F"/>
    <w:multiLevelType w:val="multilevel"/>
    <w:tmpl w:val="3F3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6752E00"/>
    <w:multiLevelType w:val="hybridMultilevel"/>
    <w:tmpl w:val="D1D09E6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90E4FA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25126027">
    <w:abstractNumId w:val="11"/>
  </w:num>
  <w:num w:numId="2" w16cid:durableId="1198929684">
    <w:abstractNumId w:val="40"/>
  </w:num>
  <w:num w:numId="3" w16cid:durableId="571234466">
    <w:abstractNumId w:val="19"/>
  </w:num>
  <w:num w:numId="4" w16cid:durableId="1320500683">
    <w:abstractNumId w:val="8"/>
  </w:num>
  <w:num w:numId="5" w16cid:durableId="451560483">
    <w:abstractNumId w:val="45"/>
  </w:num>
  <w:num w:numId="6" w16cid:durableId="416096680">
    <w:abstractNumId w:val="41"/>
  </w:num>
  <w:num w:numId="7" w16cid:durableId="2050832291">
    <w:abstractNumId w:val="13"/>
  </w:num>
  <w:num w:numId="8" w16cid:durableId="231236458">
    <w:abstractNumId w:val="23"/>
  </w:num>
  <w:num w:numId="9" w16cid:durableId="941034581">
    <w:abstractNumId w:val="6"/>
  </w:num>
  <w:num w:numId="10" w16cid:durableId="1291941744">
    <w:abstractNumId w:val="49"/>
  </w:num>
  <w:num w:numId="11" w16cid:durableId="2004620918">
    <w:abstractNumId w:val="42"/>
  </w:num>
  <w:num w:numId="12" w16cid:durableId="1900628404">
    <w:abstractNumId w:val="22"/>
  </w:num>
  <w:num w:numId="13" w16cid:durableId="1032456139">
    <w:abstractNumId w:val="51"/>
  </w:num>
  <w:num w:numId="14" w16cid:durableId="686756348">
    <w:abstractNumId w:val="5"/>
  </w:num>
  <w:num w:numId="15" w16cid:durableId="1839492370">
    <w:abstractNumId w:val="12"/>
  </w:num>
  <w:num w:numId="16" w16cid:durableId="674845686">
    <w:abstractNumId w:val="35"/>
  </w:num>
  <w:num w:numId="17" w16cid:durableId="1590502166">
    <w:abstractNumId w:val="2"/>
  </w:num>
  <w:num w:numId="18" w16cid:durableId="1125929752">
    <w:abstractNumId w:val="47"/>
  </w:num>
  <w:num w:numId="19" w16cid:durableId="2126534113">
    <w:abstractNumId w:val="59"/>
  </w:num>
  <w:num w:numId="20" w16cid:durableId="197545680">
    <w:abstractNumId w:val="33"/>
  </w:num>
  <w:num w:numId="21" w16cid:durableId="1090661092">
    <w:abstractNumId w:val="50"/>
  </w:num>
  <w:num w:numId="22" w16cid:durableId="1505632419">
    <w:abstractNumId w:val="39"/>
  </w:num>
  <w:num w:numId="23" w16cid:durableId="832838464">
    <w:abstractNumId w:val="46"/>
  </w:num>
  <w:num w:numId="24" w16cid:durableId="2039888555">
    <w:abstractNumId w:val="28"/>
  </w:num>
  <w:num w:numId="25" w16cid:durableId="1326516395">
    <w:abstractNumId w:val="56"/>
  </w:num>
  <w:num w:numId="26" w16cid:durableId="840118537">
    <w:abstractNumId w:val="3"/>
  </w:num>
  <w:num w:numId="27" w16cid:durableId="1258169735">
    <w:abstractNumId w:val="10"/>
  </w:num>
  <w:num w:numId="28" w16cid:durableId="150414213">
    <w:abstractNumId w:val="14"/>
  </w:num>
  <w:num w:numId="29" w16cid:durableId="1157502343">
    <w:abstractNumId w:val="31"/>
  </w:num>
  <w:num w:numId="30" w16cid:durableId="143352902">
    <w:abstractNumId w:val="24"/>
  </w:num>
  <w:num w:numId="31" w16cid:durableId="1717005650">
    <w:abstractNumId w:val="25"/>
  </w:num>
  <w:num w:numId="32" w16cid:durableId="570391510">
    <w:abstractNumId w:val="18"/>
  </w:num>
  <w:num w:numId="33" w16cid:durableId="1246720601">
    <w:abstractNumId w:val="1"/>
  </w:num>
  <w:num w:numId="34" w16cid:durableId="1748768180">
    <w:abstractNumId w:val="21"/>
  </w:num>
  <w:num w:numId="35" w16cid:durableId="202863899">
    <w:abstractNumId w:val="27"/>
  </w:num>
  <w:num w:numId="36" w16cid:durableId="1225487075">
    <w:abstractNumId w:val="37"/>
  </w:num>
  <w:num w:numId="37" w16cid:durableId="68843415">
    <w:abstractNumId w:val="4"/>
  </w:num>
  <w:num w:numId="38" w16cid:durableId="1980525456">
    <w:abstractNumId w:val="17"/>
  </w:num>
  <w:num w:numId="39" w16cid:durableId="860776434">
    <w:abstractNumId w:val="48"/>
  </w:num>
  <w:num w:numId="40" w16cid:durableId="1988120221">
    <w:abstractNumId w:val="26"/>
  </w:num>
  <w:num w:numId="41" w16cid:durableId="656958436">
    <w:abstractNumId w:val="36"/>
  </w:num>
  <w:num w:numId="42" w16cid:durableId="243347250">
    <w:abstractNumId w:val="54"/>
  </w:num>
  <w:num w:numId="43" w16cid:durableId="883443754">
    <w:abstractNumId w:val="20"/>
  </w:num>
  <w:num w:numId="44" w16cid:durableId="1440567788">
    <w:abstractNumId w:val="16"/>
  </w:num>
  <w:num w:numId="45" w16cid:durableId="1669020594">
    <w:abstractNumId w:val="52"/>
  </w:num>
  <w:num w:numId="46" w16cid:durableId="1587106971">
    <w:abstractNumId w:val="44"/>
  </w:num>
  <w:num w:numId="47" w16cid:durableId="1793816928">
    <w:abstractNumId w:val="34"/>
  </w:num>
  <w:num w:numId="48" w16cid:durableId="209536032">
    <w:abstractNumId w:val="7"/>
  </w:num>
  <w:num w:numId="49" w16cid:durableId="870606195">
    <w:abstractNumId w:val="0"/>
  </w:num>
  <w:num w:numId="50" w16cid:durableId="280651510">
    <w:abstractNumId w:val="38"/>
  </w:num>
  <w:num w:numId="51" w16cid:durableId="339627399">
    <w:abstractNumId w:val="29"/>
  </w:num>
  <w:num w:numId="52" w16cid:durableId="1020205214">
    <w:abstractNumId w:val="30"/>
  </w:num>
  <w:num w:numId="53" w16cid:durableId="2066831529">
    <w:abstractNumId w:val="9"/>
  </w:num>
  <w:num w:numId="54" w16cid:durableId="1748460499">
    <w:abstractNumId w:val="53"/>
  </w:num>
  <w:num w:numId="55" w16cid:durableId="2140219596">
    <w:abstractNumId w:val="32"/>
  </w:num>
  <w:num w:numId="56" w16cid:durableId="1258753526">
    <w:abstractNumId w:val="57"/>
  </w:num>
  <w:num w:numId="57" w16cid:durableId="1335036234">
    <w:abstractNumId w:val="55"/>
  </w:num>
  <w:num w:numId="58" w16cid:durableId="64374885">
    <w:abstractNumId w:val="15"/>
  </w:num>
  <w:num w:numId="59" w16cid:durableId="1109935518">
    <w:abstractNumId w:val="58"/>
  </w:num>
  <w:num w:numId="60" w16cid:durableId="1655181488">
    <w:abstractNumId w:val="4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Arun Kaushal">
    <w15:presenceInfo w15:providerId="None" w15:userId="Arun Kaushal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7BBDF"/>
    <w:rsid w:val="0009775C"/>
    <w:rsid w:val="000F1B2A"/>
    <w:rsid w:val="00122AB2"/>
    <w:rsid w:val="00132C8F"/>
    <w:rsid w:val="00135CEC"/>
    <w:rsid w:val="001535C0"/>
    <w:rsid w:val="001573BC"/>
    <w:rsid w:val="001D62F7"/>
    <w:rsid w:val="001F09C3"/>
    <w:rsid w:val="001F73B4"/>
    <w:rsid w:val="002161C4"/>
    <w:rsid w:val="0029715F"/>
    <w:rsid w:val="002C7E94"/>
    <w:rsid w:val="002D29B6"/>
    <w:rsid w:val="002D38D6"/>
    <w:rsid w:val="002E578D"/>
    <w:rsid w:val="00311B56"/>
    <w:rsid w:val="00345E13"/>
    <w:rsid w:val="0038699F"/>
    <w:rsid w:val="003C17CF"/>
    <w:rsid w:val="003D715C"/>
    <w:rsid w:val="003E7D8B"/>
    <w:rsid w:val="0041390C"/>
    <w:rsid w:val="0042325B"/>
    <w:rsid w:val="00494EF1"/>
    <w:rsid w:val="004A5805"/>
    <w:rsid w:val="004B174A"/>
    <w:rsid w:val="004D4BA2"/>
    <w:rsid w:val="00502113"/>
    <w:rsid w:val="00513A0B"/>
    <w:rsid w:val="0052757C"/>
    <w:rsid w:val="005310B6"/>
    <w:rsid w:val="00553781"/>
    <w:rsid w:val="005643BE"/>
    <w:rsid w:val="00564C53"/>
    <w:rsid w:val="0058010F"/>
    <w:rsid w:val="0058499C"/>
    <w:rsid w:val="005C066B"/>
    <w:rsid w:val="005D6004"/>
    <w:rsid w:val="0060232D"/>
    <w:rsid w:val="00615827"/>
    <w:rsid w:val="00627501"/>
    <w:rsid w:val="006938F5"/>
    <w:rsid w:val="006A1BDB"/>
    <w:rsid w:val="006A2631"/>
    <w:rsid w:val="007275A2"/>
    <w:rsid w:val="0075196F"/>
    <w:rsid w:val="007550F8"/>
    <w:rsid w:val="00756459"/>
    <w:rsid w:val="007E6A3E"/>
    <w:rsid w:val="00827952"/>
    <w:rsid w:val="00832A62"/>
    <w:rsid w:val="00846C21"/>
    <w:rsid w:val="008B2C96"/>
    <w:rsid w:val="008E78B3"/>
    <w:rsid w:val="009164D7"/>
    <w:rsid w:val="00931386"/>
    <w:rsid w:val="009A176A"/>
    <w:rsid w:val="009B41C6"/>
    <w:rsid w:val="009F04E8"/>
    <w:rsid w:val="009F11F9"/>
    <w:rsid w:val="00A150C5"/>
    <w:rsid w:val="00A516FD"/>
    <w:rsid w:val="00A579B5"/>
    <w:rsid w:val="00AC2D69"/>
    <w:rsid w:val="00AF4A2A"/>
    <w:rsid w:val="00B1333F"/>
    <w:rsid w:val="00B74F63"/>
    <w:rsid w:val="00BA1382"/>
    <w:rsid w:val="00C20907"/>
    <w:rsid w:val="00C23BCB"/>
    <w:rsid w:val="00C37A02"/>
    <w:rsid w:val="00C42307"/>
    <w:rsid w:val="00C63C91"/>
    <w:rsid w:val="00C74138"/>
    <w:rsid w:val="00CA5965"/>
    <w:rsid w:val="00CD511F"/>
    <w:rsid w:val="00CD5FA5"/>
    <w:rsid w:val="00CE263C"/>
    <w:rsid w:val="00D34CF6"/>
    <w:rsid w:val="00DA6B9C"/>
    <w:rsid w:val="00DB606B"/>
    <w:rsid w:val="00DC3C66"/>
    <w:rsid w:val="00E25A6D"/>
    <w:rsid w:val="00E56665"/>
    <w:rsid w:val="00E62FE6"/>
    <w:rsid w:val="00E80C05"/>
    <w:rsid w:val="00EA15B8"/>
    <w:rsid w:val="00F23D00"/>
    <w:rsid w:val="00F31F00"/>
    <w:rsid w:val="00F534F3"/>
    <w:rsid w:val="00F97946"/>
    <w:rsid w:val="00FA2331"/>
    <w:rsid w:val="00FB78C6"/>
    <w:rsid w:val="00FD1A80"/>
    <w:rsid w:val="05B58D46"/>
    <w:rsid w:val="0B741F4C"/>
    <w:rsid w:val="0C4A4820"/>
    <w:rsid w:val="0CFC8ECC"/>
    <w:rsid w:val="1380045F"/>
    <w:rsid w:val="1BB92EF1"/>
    <w:rsid w:val="22948623"/>
    <w:rsid w:val="23DF6552"/>
    <w:rsid w:val="32428297"/>
    <w:rsid w:val="361688AB"/>
    <w:rsid w:val="48005104"/>
    <w:rsid w:val="4A6450E0"/>
    <w:rsid w:val="4A8A971B"/>
    <w:rsid w:val="5B0ABB7B"/>
    <w:rsid w:val="6216BA76"/>
    <w:rsid w:val="64C1C1D7"/>
    <w:rsid w:val="68DADA00"/>
    <w:rsid w:val="71C75990"/>
    <w:rsid w:val="73F3B356"/>
    <w:rsid w:val="750E9960"/>
    <w:rsid w:val="768C25DD"/>
    <w:rsid w:val="7CAB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1F09C3"/>
    <w:pPr>
      <w:spacing w:after="0" w:line="240" w:lineRule="auto"/>
    </w:pPr>
    <w:rPr>
      <w:lang w:val="en-GB"/>
    </w:rPr>
  </w:style>
  <w:style w:type="paragraph" w:styleId="m5750572643019898792msolistparagraph" w:customStyle="1">
    <w:name w:val="m_5750572643019898792msolistparagraph"/>
    <w:basedOn w:val="Normal"/>
    <w:rsid w:val="004D4BA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3C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3C6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13" /><Relationship Type="http://schemas.openxmlformats.org/officeDocument/2006/relationships/hyperlink" Target="https://www.sbicard.com/en/most-important-terms-and-conditions.page" TargetMode="External" Id="rId26" /><Relationship Type="http://schemas.openxmlformats.org/officeDocument/2006/relationships/settings" Target="settings.xml" Id="rId3" /><Relationship Type="http://schemas.openxmlformats.org/officeDocument/2006/relationships/hyperlink" Target="mailto:support@premiumconcierge.in" TargetMode="External" Id="rId21" /><Relationship Type="http://schemas.openxmlformats.org/officeDocument/2006/relationships/hyperlink" Target="https://www.elivaas.com/explore/visa-offers" TargetMode="External" Id="rId25" /><Relationship Type="http://schemas.openxmlformats.org/officeDocument/2006/relationships/styles" Target="styles.xml" Id="rId2" /><Relationship Type="http://schemas.microsoft.com/office/2018/08/relationships/commentsExtensible" Target="commentsExtensible.xml" Id="rId16" /><Relationship Type="http://schemas.openxmlformats.org/officeDocument/2006/relationships/footer" Target="footer3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timesprime.com/visa-offer?utm_medium=&amp;utm_source=visa" TargetMode="External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microsoft.com/office/2016/09/relationships/commentsIds" Target="commentsIds.xml" Id="rId15" /><Relationship Type="http://schemas.openxmlformats.org/officeDocument/2006/relationships/hyperlink" Target="https://www.makemytrip.com/promos/visa-signature-credit-cards-offer-280325.html" TargetMode="External" Id="rId23" /><Relationship Type="http://schemas.openxmlformats.org/officeDocument/2006/relationships/footer" Target="footer2.xml" Id="rId28" /><Relationship Type="http://schemas.microsoft.com/office/2011/relationships/people" Target="people.xml" Id="rId31" /><Relationship Type="http://schemas.openxmlformats.org/officeDocument/2006/relationships/webSettings" Target="webSettings.xml" Id="rId4" /><Relationship Type="http://schemas.microsoft.com/office/2011/relationships/commentsExtended" Target="commentsExtended.xml" Id="rId14" /><Relationship Type="http://schemas.openxmlformats.org/officeDocument/2006/relationships/hyperlink" Target="https://www1.mastercard.com/content/mc/campaign-exchange/moments/india/en/local-campaigns/tee-off-with-a-master-stroke.html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2026-01-14T08:59:00.0000000Z</dcterms:created>
  <dcterms:modified xsi:type="dcterms:W3CDTF">2026-03-19T06:49:26.1818892Z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3ffa7b9b,229469f8,79054588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2026-01-06T10:19:12Z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f017a303-64a9-4055-aff3-5ba5ec3fc20c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