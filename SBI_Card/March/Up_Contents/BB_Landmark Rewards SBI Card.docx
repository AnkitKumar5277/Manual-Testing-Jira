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778C" w:rsidP="00F15C67" w:rsidRDefault="00A826D3" w14:paraId="5528B991" w14:textId="10BB2EBD">
      <w:pPr>
        <w:jc w:val="center"/>
        <w:rPr>
          <w:b/>
          <w:bCs/>
          <w:lang w:val="en-IN"/>
        </w:rPr>
      </w:pPr>
      <w:r>
        <w:fldChar w:fldCharType="begin"/>
      </w:r>
      <w:r>
        <w:instrText>HYPERLINK "https://www.sbicard.com/en/personal/credit-cards/shopping/lifestyle-hc-sbi-card.page"</w:instrText>
      </w:r>
      <w:r>
        <w:fldChar w:fldCharType="separate"/>
      </w:r>
      <w:r w:rsidRPr="00A826D3">
        <w:rPr>
          <w:rStyle w:val="Hyperlink"/>
          <w:b/>
          <w:bCs/>
          <w:caps/>
          <w:lang w:val="en-IN"/>
        </w:rPr>
        <w:t>Landmark</w:t>
      </w:r>
      <w:r>
        <w:rPr>
          <w:rStyle w:val="Hyperlink"/>
          <w:b/>
          <w:bCs/>
          <w:lang w:val="en-IN"/>
        </w:rPr>
        <w:t xml:space="preserve"> </w:t>
      </w:r>
      <w:r w:rsidRPr="00A826D3">
        <w:rPr>
          <w:rStyle w:val="Hyperlink"/>
          <w:b/>
          <w:bCs/>
          <w:caps/>
          <w:lang w:val="en-IN"/>
        </w:rPr>
        <w:t>Rewards</w:t>
      </w:r>
      <w:r>
        <w:rPr>
          <w:rStyle w:val="Hyperlink"/>
          <w:b/>
          <w:bCs/>
          <w:lang w:val="en-IN"/>
        </w:rPr>
        <w:t xml:space="preserve"> </w:t>
      </w:r>
      <w:r w:rsidRPr="006370E5" w:rsidR="006370E5">
        <w:rPr>
          <w:rStyle w:val="Hyperlink"/>
          <w:b/>
          <w:bCs/>
          <w:lang w:val="en-IN"/>
        </w:rPr>
        <w:t>SBI Card</w:t>
      </w:r>
      <w:r>
        <w:fldChar w:fldCharType="end"/>
      </w:r>
    </w:p>
    <w:p w:rsidRPr="00F15C67" w:rsidR="00F15C67" w:rsidP="00F15C67" w:rsidRDefault="008C1F05" w14:paraId="7B6684A4" w14:textId="4171B3A1">
      <w:pPr>
        <w:jc w:val="center"/>
        <w:rPr>
          <w:lang w:val="en-IN"/>
        </w:rPr>
      </w:pPr>
      <w:r>
        <w:rPr>
          <w:lang w:val="en-IN"/>
        </w:rPr>
        <w:t xml:space="preserve">Get </w:t>
      </w:r>
      <w:r w:rsidR="009132B2">
        <w:rPr>
          <w:lang w:val="en-IN"/>
        </w:rPr>
        <w:t xml:space="preserve">More Out </w:t>
      </w:r>
      <w:r>
        <w:rPr>
          <w:lang w:val="en-IN"/>
        </w:rPr>
        <w:t xml:space="preserve">of </w:t>
      </w:r>
      <w:r w:rsidR="009132B2">
        <w:rPr>
          <w:lang w:val="en-IN"/>
        </w:rPr>
        <w:t>Shopping</w:t>
      </w:r>
    </w:p>
    <w:p w:rsidRPr="00AD11D6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Best For</w:t>
      </w:r>
    </w:p>
    <w:p w:rsidRPr="0008778C" w:rsidR="0008778C" w:rsidP="0008778C" w:rsidRDefault="0008778C" w14:paraId="0B093E59" w14:textId="77777777">
      <w:pPr>
        <w:pStyle w:val="ListParagraph"/>
        <w:numPr>
          <w:ilvl w:val="0"/>
          <w:numId w:val="1"/>
        </w:numPr>
        <w:rPr>
          <w:lang w:val="en-IN" w:eastAsia="en-IN"/>
        </w:rPr>
      </w:pPr>
      <w:r w:rsidRPr="0008778C">
        <w:rPr>
          <w:lang w:val="en-IN" w:eastAsia="en-IN"/>
        </w:rPr>
        <w:t>Welcome Benefits</w:t>
      </w:r>
    </w:p>
    <w:p w:rsidR="00F711A7" w:rsidP="00F711A7" w:rsidRDefault="00F711A7" w14:paraId="52403991" w14:textId="13A322C2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Milestone Benefits</w:t>
      </w:r>
    </w:p>
    <w:p w:rsidR="008A79B8" w:rsidP="008A79B8" w:rsidRDefault="00903441" w14:paraId="0A8DBA04" w14:textId="42986ACC">
      <w:pPr>
        <w:pStyle w:val="ListParagraph"/>
        <w:numPr>
          <w:ilvl w:val="0"/>
          <w:numId w:val="1"/>
        </w:numPr>
        <w:rPr>
          <w:ins w:author="Namita Salgiya" w:date="2026-01-16T14:08:00Z" w16du:dateUtc="2026-01-16T08:38:00Z" w:id="0"/>
          <w:lang w:val="en-IN" w:eastAsia="en-IN"/>
        </w:rPr>
      </w:pPr>
      <w:r>
        <w:rPr>
          <w:lang w:val="en-IN" w:eastAsia="en-IN"/>
        </w:rPr>
        <w:t>Reward</w:t>
      </w:r>
      <w:r w:rsidRPr="008A79B8" w:rsidR="008A79B8">
        <w:rPr>
          <w:lang w:val="en-IN" w:eastAsia="en-IN"/>
        </w:rPr>
        <w:t xml:space="preserve"> Benefits</w:t>
      </w:r>
    </w:p>
    <w:p w:rsidRPr="007D767D" w:rsidR="007D767D" w:rsidRDefault="0042487D" w14:paraId="34093343" w14:textId="4449C87F">
      <w:pPr>
        <w:rPr>
          <w:lang w:val="en-IN" w:eastAsia="en-IN"/>
        </w:rPr>
        <w:pPrChange w:author="Namita Salgiya" w:date="2026-01-16T14:08:00Z" w16du:dateUtc="2026-01-16T08:38:00Z" w:id="1">
          <w:pPr>
            <w:pStyle w:val="ListParagraph"/>
            <w:numPr>
              <w:numId w:val="1"/>
            </w:numPr>
            <w:ind w:hanging="360"/>
          </w:pPr>
        </w:pPrChange>
      </w:pPr>
      <w:ins w:author="Namita Salgiya" w:date="2026-01-16T14:09:00Z" w:id="2">
        <w:r w:rsidRPr="0042487D">
          <w:rPr>
            <w:lang w:eastAsia="en-IN"/>
          </w:rPr>
          <w:t>Created to elevate your shopping with superior convenience and rewarding benefits.</w:t>
        </w:r>
      </w:ins>
    </w:p>
    <w:p w:rsidRPr="00A349F8" w:rsidR="0008778C" w:rsidDel="007D767D" w:rsidP="002820E4" w:rsidRDefault="00C15207" w14:paraId="3D19DCC0" w14:textId="644519F8">
      <w:pPr>
        <w:rPr>
          <w:del w:author="Namita Salgiya" w:date="2026-01-16T14:08:00Z" w16du:dateUtc="2026-01-16T08:38:00Z" w:id="3"/>
        </w:rPr>
      </w:pPr>
      <w:del w:author="Namita Salgiya" w:date="2026-01-16T14:08:00Z" w16du:dateUtc="2026-01-16T08:38:00Z" w:id="4">
        <w:r w:rsidRPr="00A349F8" w:rsidDel="007D767D">
          <w:rPr>
            <w:lang w:eastAsia="en-IN"/>
          </w:rPr>
          <w:delText xml:space="preserve">Get </w:delText>
        </w:r>
        <w:r w:rsidRPr="00A349F8" w:rsidDel="007D767D" w:rsidR="00A349F8">
          <w:rPr>
            <w:lang w:eastAsia="en-IN"/>
          </w:rPr>
          <w:delText>2</w:delText>
        </w:r>
        <w:r w:rsidRPr="00A349F8" w:rsidDel="007D767D">
          <w:rPr>
            <w:lang w:eastAsia="en-IN"/>
          </w:rPr>
          <w:delText xml:space="preserve">,000 reward points worth Rs. </w:delText>
        </w:r>
        <w:r w:rsidRPr="00A349F8" w:rsidDel="007D767D" w:rsidR="0008778C">
          <w:rPr>
            <w:lang w:eastAsia="en-IN"/>
          </w:rPr>
          <w:delText>5</w:delText>
        </w:r>
        <w:r w:rsidRPr="00A349F8" w:rsidDel="007D767D">
          <w:rPr>
            <w:lang w:eastAsia="en-IN"/>
          </w:rPr>
          <w:delText xml:space="preserve">00 on payment of annual fees. </w:delText>
        </w:r>
        <w:r w:rsidDel="007D767D" w:rsidR="00DF2FC7">
          <w:rPr>
            <w:lang w:eastAsia="en-IN"/>
          </w:rPr>
          <w:delText xml:space="preserve">Get </w:delText>
        </w:r>
        <w:r w:rsidDel="007D767D" w:rsidR="00DF2FC7">
          <w:rPr>
            <w:lang w:val="en-IN" w:eastAsia="en-IN"/>
          </w:rPr>
          <w:delText>8</w:delText>
        </w:r>
        <w:r w:rsidRPr="005E760D" w:rsidDel="007D767D" w:rsidR="00DF2FC7">
          <w:rPr>
            <w:lang w:val="en-IN" w:eastAsia="en-IN"/>
          </w:rPr>
          <w:delText>,000 Reward Points</w:delText>
        </w:r>
        <w:r w:rsidRPr="00EC3BB6" w:rsidDel="007D767D" w:rsidR="00DF2FC7">
          <w:rPr>
            <w:lang w:val="en-IN" w:eastAsia="en-IN"/>
          </w:rPr>
          <w:delText xml:space="preserve"> on annual retail spends of Rs </w:delText>
        </w:r>
        <w:r w:rsidDel="007D767D" w:rsidR="00DF2FC7">
          <w:rPr>
            <w:lang w:val="en-IN" w:eastAsia="en-IN"/>
          </w:rPr>
          <w:delText>2</w:delText>
        </w:r>
        <w:r w:rsidRPr="00EC3BB6" w:rsidDel="007D767D" w:rsidR="00DF2FC7">
          <w:rPr>
            <w:lang w:val="en-IN" w:eastAsia="en-IN"/>
          </w:rPr>
          <w:delText>00,000</w:delText>
        </w:r>
        <w:r w:rsidDel="007D767D" w:rsidR="00DF2FC7">
          <w:rPr>
            <w:lang w:val="en-IN" w:eastAsia="en-IN"/>
          </w:rPr>
          <w:delText>.</w:delText>
        </w:r>
      </w:del>
    </w:p>
    <w:p w:rsidRPr="00A349F8" w:rsidR="00345E13" w:rsidP="0008778C" w:rsidRDefault="003D715C" w14:paraId="011E8CF5" w14:textId="1455DD5C">
      <w:pPr>
        <w:jc w:val="center"/>
        <w:rPr>
          <w:b/>
          <w:bCs/>
          <w:u w:val="single"/>
          <w:lang w:val="en-IN"/>
        </w:rPr>
      </w:pPr>
      <w:r w:rsidRPr="00A349F8">
        <w:rPr>
          <w:b/>
          <w:bCs/>
          <w:i/>
          <w:iCs/>
          <w:u w:val="single"/>
          <w:lang w:val="en-IN"/>
        </w:rPr>
        <w:t>Key</w:t>
      </w:r>
      <w:r w:rsidRPr="00A349F8">
        <w:rPr>
          <w:b/>
          <w:bCs/>
          <w:u w:val="single"/>
          <w:lang w:val="en-IN"/>
        </w:rPr>
        <w:t xml:space="preserve"> </w:t>
      </w:r>
      <w:r w:rsidRPr="00A349F8" w:rsidR="00AD11D6">
        <w:rPr>
          <w:b/>
          <w:bCs/>
          <w:u w:val="single"/>
          <w:lang w:val="en-IN"/>
        </w:rPr>
        <w:t>BENEFITS</w:t>
      </w:r>
    </w:p>
    <w:p w:rsidRPr="00A349F8" w:rsidR="00C15207" w:rsidP="0008072D" w:rsidRDefault="006370E5" w14:paraId="26350BA6" w14:textId="0CE29C81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37677C35" w:rsidR="006370E5">
        <w:rPr>
          <w:lang w:eastAsia="en-IN"/>
        </w:rPr>
        <w:t>2</w:t>
      </w:r>
      <w:r w:rsidRPr="37677C35" w:rsidR="0008778C">
        <w:rPr>
          <w:lang w:eastAsia="en-IN"/>
        </w:rPr>
        <w:t>,</w:t>
      </w:r>
      <w:r w:rsidRPr="37677C35" w:rsidR="00C15207">
        <w:rPr>
          <w:lang w:eastAsia="en-IN"/>
        </w:rPr>
        <w:t xml:space="preserve">000 </w:t>
      </w:r>
      <w:r w:rsidRPr="37677C35" w:rsidR="009132B2">
        <w:rPr>
          <w:lang w:eastAsia="en-IN"/>
        </w:rPr>
        <w:t xml:space="preserve">Reward Points </w:t>
      </w:r>
      <w:r w:rsidRPr="37677C35" w:rsidR="00C15207">
        <w:rPr>
          <w:lang w:eastAsia="en-IN"/>
        </w:rPr>
        <w:t xml:space="preserve">worth Rs. </w:t>
      </w:r>
      <w:r w:rsidRPr="37677C35" w:rsidR="0008778C">
        <w:rPr>
          <w:lang w:eastAsia="en-IN"/>
        </w:rPr>
        <w:t>5</w:t>
      </w:r>
      <w:r w:rsidRPr="37677C35" w:rsidR="00C15207">
        <w:rPr>
          <w:lang w:eastAsia="en-IN"/>
        </w:rPr>
        <w:t xml:space="preserve">00 </w:t>
      </w:r>
      <w:del w:author="Namita Salgiya" w:date="2026-01-16T14:08:00Z" w16du:dateUtc="2026-01-16T08:38:00Z" w:id="821779288">
        <w:r w:rsidRPr="37677C35" w:rsidDel="00C15207">
          <w:rPr>
            <w:lang w:eastAsia="en-IN"/>
          </w:rPr>
          <w:delText>on annual fees payment</w:delText>
        </w:r>
        <w:r w:rsidRPr="37677C35" w:rsidDel="76F94208">
          <w:rPr>
            <w:lang w:eastAsia="en-IN"/>
          </w:rPr>
          <w:delText xml:space="preserve"> </w:delText>
        </w:r>
      </w:del>
    </w:p>
    <w:p w:rsidRPr="00A349F8" w:rsidR="00F10E4C" w:rsidP="37677C35" w:rsidRDefault="00DF2FC7" w14:paraId="0F91928A" w14:textId="5364F077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37677C35" w:rsidR="00DF2FC7">
        <w:rPr>
          <w:lang w:eastAsia="en-IN"/>
        </w:rPr>
        <w:t>10</w:t>
      </w:r>
      <w:r w:rsidRPr="37677C35" w:rsidR="00F10E4C">
        <w:rPr>
          <w:lang w:eastAsia="en-IN"/>
        </w:rPr>
        <w:t xml:space="preserve"> </w:t>
      </w:r>
      <w:r w:rsidRPr="37677C35" w:rsidR="009132B2">
        <w:rPr>
          <w:lang w:eastAsia="en-IN"/>
        </w:rPr>
        <w:t xml:space="preserve">Reward Points </w:t>
      </w:r>
      <w:r w:rsidRPr="37677C35" w:rsidR="00F10E4C">
        <w:rPr>
          <w:lang w:eastAsia="en-IN"/>
        </w:rPr>
        <w:t xml:space="preserve">on </w:t>
      </w:r>
      <w:ins w:author="Namita Salgiya" w:date="2026-01-16T14:08:00Z" w16du:dateUtc="2026-01-16T08:38:00Z" w:id="156648867">
        <w:r w:rsidRPr="37677C35" w:rsidR="007D767D">
          <w:rPr>
            <w:rFonts w:ascii="Sari Offc" w:hAnsi="Sari Offc"/>
            <w:sz w:val="24"/>
            <w:szCs w:val="24"/>
            <w:lang w:eastAsia="en-IN"/>
          </w:rPr>
          <w:t xml:space="preserve">spends at </w:t>
        </w:r>
        <w:r w:rsidRPr="37677C35" w:rsidR="007D767D">
          <w:rPr>
            <w:rFonts w:ascii="Sari Offc" w:hAnsi="Sari Offc"/>
            <w:sz w:val="24"/>
            <w:szCs w:val="24"/>
            <w:lang w:eastAsia="en-IN"/>
          </w:rPr>
          <w:t>Landmark Stores</w:t>
        </w:r>
        <w:r w:rsidRPr="37677C35" w:rsidR="007D767D">
          <w:rPr>
            <w:rFonts w:ascii="Sari Offc" w:hAnsi="Sari Offc"/>
            <w:sz w:val="24"/>
            <w:szCs w:val="24"/>
            <w:lang w:eastAsia="en-IN"/>
          </w:rPr>
          <w:t xml:space="preserve"> </w:t>
        </w:r>
      </w:ins>
      <w:del w:author="Namita Salgiya" w:date="2026-01-16T14:08:00Z" w16du:dateUtc="2026-01-16T08:38:00Z" w:id="1452997546">
        <w:r w:rsidRPr="37677C35" w:rsidDel="00F10E4C">
          <w:rPr>
            <w:lang w:eastAsia="en-IN"/>
          </w:rPr>
          <w:delText>every Rs. 100 spent at Online &amp; Retail Landmark Stores</w:delText>
        </w:r>
        <w:r w:rsidRPr="37677C35" w:rsidDel="3A2F4C88">
          <w:rPr>
            <w:lang w:eastAsia="en-IN"/>
          </w:rPr>
          <w:delText xml:space="preserve"> </w:delText>
        </w:r>
      </w:del>
    </w:p>
    <w:p w:rsidRPr="00DF2FC7" w:rsidR="00F10E4C" w:rsidP="37677C35" w:rsidRDefault="00DF2FC7" w14:paraId="5CA5399E" w14:textId="1AD1B2ED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37677C35" w:rsidR="00DF2FC7">
        <w:rPr>
          <w:lang w:val="en-IN" w:eastAsia="en-IN"/>
        </w:rPr>
        <w:t xml:space="preserve">8,000 Reward Points on </w:t>
      </w:r>
      <w:del w:author="Namita Salgiya" w:date="2026-01-16T14:08:00Z" w16du:dateUtc="2026-01-16T08:38:00Z" w:id="643362873">
        <w:r w:rsidRPr="37677C35" w:rsidDel="00DF2FC7">
          <w:rPr>
            <w:lang w:val="en-IN" w:eastAsia="en-IN"/>
          </w:rPr>
          <w:delText xml:space="preserve">annual retail </w:delText>
        </w:r>
      </w:del>
      <w:r w:rsidRPr="37677C35" w:rsidR="00DF2FC7">
        <w:rPr>
          <w:lang w:val="en-IN" w:eastAsia="en-IN"/>
        </w:rPr>
        <w:t>spends of Rs</w:t>
      </w:r>
      <w:ins w:author="Upadhyay , Shubham (SBICard)" w:date="2026-01-20T12:00:00Z" w16du:dateUtc="2026-01-20T06:30:00Z" w:id="1121730704">
        <w:r w:rsidRPr="37677C35" w:rsidR="009132B2">
          <w:rPr>
            <w:lang w:val="en-IN" w:eastAsia="en-IN"/>
          </w:rPr>
          <w:t>.</w:t>
        </w:r>
      </w:ins>
      <w:r w:rsidRPr="37677C35" w:rsidR="00DF2FC7">
        <w:rPr>
          <w:lang w:val="en-IN" w:eastAsia="en-IN"/>
        </w:rPr>
        <w:t xml:space="preserve"> 2</w:t>
      </w:r>
      <w:ins w:author="Upadhyay , Shubham (SBICard)" w:date="2026-01-20T12:00:00Z" w16du:dateUtc="2026-01-20T06:30:00Z" w:id="1238156029">
        <w:r w:rsidRPr="37677C35" w:rsidR="009132B2">
          <w:rPr>
            <w:lang w:val="en-IN" w:eastAsia="en-IN"/>
          </w:rPr>
          <w:t>,</w:t>
        </w:r>
      </w:ins>
      <w:r w:rsidRPr="37677C35" w:rsidR="00DF2FC7">
        <w:rPr>
          <w:lang w:val="en-IN" w:eastAsia="en-IN"/>
        </w:rPr>
        <w:t>00,000</w:t>
      </w:r>
      <w:ins w:author="Namita Salgiya" w:date="2026-01-16T14:08:00Z" w16du:dateUtc="2026-01-16T08:38:00Z" w:id="2042974987">
        <w:r w:rsidRPr="37677C35" w:rsidR="007D767D">
          <w:rPr>
            <w:lang w:val="en-IN" w:eastAsia="en-IN"/>
          </w:rPr>
          <w:t xml:space="preserve"> </w:t>
        </w:r>
        <w:del w:author="Upadhyay , Shubham (SBICard)" w:date="2026-01-20T12:00:00Z" w16du:dateUtc="2026-01-20T06:30:00Z" w:id="1454542847">
          <w:r w:rsidRPr="37677C35" w:rsidDel="007D767D">
            <w:rPr>
              <w:rFonts w:ascii="Sari Offc" w:hAnsi="Sari Offc"/>
              <w:sz w:val="24"/>
              <w:szCs w:val="24"/>
              <w:lang w:eastAsia="en-IN"/>
            </w:rPr>
            <w:delText>spends</w:delText>
          </w:r>
        </w:del>
      </w:ins>
      <w:del w:author="Upadhyay , Shubham (SBICard)" w:date="2026-01-20T12:00:00Z" w16du:dateUtc="2026-01-20T06:30:00Z" w:id="26718528">
        <w:r w:rsidRPr="37677C35" w:rsidDel="00DF2FC7">
          <w:rPr>
            <w:lang w:val="en-IN" w:eastAsia="en-IN"/>
          </w:rPr>
          <w:delText>.</w:delText>
        </w:r>
        <w:r w:rsidRPr="37677C35" w:rsidDel="1B84839B">
          <w:rPr>
            <w:lang w:eastAsia="en-IN"/>
          </w:rPr>
          <w:delText xml:space="preserve"> </w:delText>
        </w:r>
      </w:del>
    </w:p>
    <w:p w:rsidR="37677C35" w:rsidP="37677C35" w:rsidRDefault="37677C35" w14:paraId="74A7186D" w14:textId="3E26B793">
      <w:pPr>
        <w:jc w:val="center"/>
        <w:rPr>
          <w:b w:val="1"/>
          <w:bCs w:val="1"/>
          <w:i w:val="1"/>
          <w:iCs w:val="1"/>
          <w:u w:val="single"/>
        </w:rPr>
      </w:pPr>
    </w:p>
    <w:p w:rsidRPr="007E6A3E" w:rsidR="00CD511F" w:rsidP="004A5805" w:rsidRDefault="00CD511F" w14:paraId="5970C5BD" w14:textId="5E5ACE32">
      <w:pPr>
        <w:jc w:val="center"/>
        <w:rPr>
          <w:b/>
          <w:bCs/>
          <w:u w:val="single"/>
        </w:rPr>
      </w:pPr>
      <w:r w:rsidRPr="00AD11D6">
        <w:rPr>
          <w:b/>
          <w:bCs/>
          <w:i/>
          <w:iCs/>
          <w:u w:val="single"/>
        </w:rPr>
        <w:t xml:space="preserve">Exclusive </w:t>
      </w:r>
      <w:r w:rsidRPr="007E6A3E" w:rsidR="00AD11D6">
        <w:rPr>
          <w:b/>
          <w:bCs/>
          <w:u w:val="single"/>
        </w:rPr>
        <w:t>PRIVILEGES</w:t>
      </w:r>
    </w:p>
    <w:p w:rsidRPr="00F711A7" w:rsidR="00F711A7" w:rsidP="37677C35" w:rsidRDefault="00F711A7" w14:paraId="13471A09" w14:textId="63195116">
      <w:pPr>
        <w:rPr>
          <w:rFonts w:ascii="Calibri" w:hAnsi="Calibri" w:eastAsia="Calibri" w:cs="Calibri"/>
          <w:sz w:val="12"/>
          <w:szCs w:val="12"/>
          <w:lang w:val="en-IN"/>
        </w:rPr>
      </w:pPr>
      <w:r w:rsidRPr="37677C35" w:rsidR="00F711A7">
        <w:rPr>
          <w:b w:val="1"/>
          <w:bCs w:val="1"/>
          <w:lang w:val="en-IN"/>
        </w:rPr>
        <w:t>Welcome Benefit</w:t>
      </w:r>
    </w:p>
    <w:p w:rsidR="00EC3BB6" w:rsidP="00A826D3" w:rsidRDefault="00EC3BB6" w14:paraId="349D3304" w14:textId="64382C39">
      <w:pPr>
        <w:pStyle w:val="ListParagraph"/>
        <w:numPr>
          <w:ilvl w:val="0"/>
          <w:numId w:val="9"/>
        </w:numPr>
        <w:rPr>
          <w:lang w:eastAsia="en-IN"/>
        </w:rPr>
      </w:pPr>
      <w:r w:rsidRPr="00EC3BB6">
        <w:rPr>
          <w:lang w:eastAsia="en-IN"/>
        </w:rPr>
        <w:t xml:space="preserve">Get </w:t>
      </w:r>
      <w:r w:rsidR="006370E5">
        <w:rPr>
          <w:lang w:eastAsia="en-IN"/>
        </w:rPr>
        <w:t>2</w:t>
      </w:r>
      <w:r w:rsidRPr="00EC3BB6">
        <w:rPr>
          <w:lang w:eastAsia="en-IN"/>
        </w:rPr>
        <w:t xml:space="preserve">,000 </w:t>
      </w:r>
      <w:r w:rsidRPr="00EC3BB6" w:rsidR="009132B2">
        <w:rPr>
          <w:lang w:eastAsia="en-IN"/>
        </w:rPr>
        <w:t xml:space="preserve">Bonus Reward Points </w:t>
      </w:r>
      <w:r w:rsidR="00C15207">
        <w:rPr>
          <w:lang w:eastAsia="en-IN"/>
        </w:rPr>
        <w:t xml:space="preserve">worth Rs. </w:t>
      </w:r>
      <w:r w:rsidR="00DB63DD">
        <w:rPr>
          <w:lang w:eastAsia="en-IN"/>
        </w:rPr>
        <w:t>5</w:t>
      </w:r>
      <w:r w:rsidRPr="00EC3BB6">
        <w:rPr>
          <w:lang w:eastAsia="en-IN"/>
        </w:rPr>
        <w:t xml:space="preserve">00 on payment of </w:t>
      </w:r>
      <w:r w:rsidRPr="00EC3BB6" w:rsidR="009132B2">
        <w:rPr>
          <w:lang w:eastAsia="en-IN"/>
        </w:rPr>
        <w:t>Annual Fees</w:t>
      </w:r>
    </w:p>
    <w:p w:rsidRPr="005E760D" w:rsidR="003465A7" w:rsidP="37677C35" w:rsidRDefault="003465A7" w14:paraId="61BEC3A2" w14:textId="74090963">
      <w:pPr>
        <w:rPr>
          <w:rFonts w:ascii="Calibri" w:hAnsi="Calibri" w:eastAsia="Calibri" w:cs="Calibri"/>
          <w:sz w:val="12"/>
          <w:szCs w:val="12"/>
          <w:lang w:val="en-IN"/>
        </w:rPr>
      </w:pPr>
      <w:r w:rsidRPr="37677C35" w:rsidR="003465A7">
        <w:rPr>
          <w:b w:val="1"/>
          <w:bCs w:val="1"/>
          <w:lang w:val="en-IN"/>
        </w:rPr>
        <w:t>Milestone Benefit</w:t>
      </w:r>
      <w:r w:rsidRPr="37677C35" w:rsidR="245860F1">
        <w:rPr>
          <w:b w:val="1"/>
          <w:bCs w:val="1"/>
          <w:lang w:val="en-IN"/>
        </w:rPr>
        <w:t xml:space="preserve"> </w:t>
      </w:r>
    </w:p>
    <w:p w:rsidRPr="00EC3BB6" w:rsidR="00EC3BB6" w:rsidP="00A826D3" w:rsidRDefault="006370E5" w14:paraId="032D6156" w14:textId="390A3153">
      <w:pPr>
        <w:pStyle w:val="ListParagraph"/>
        <w:numPr>
          <w:ilvl w:val="0"/>
          <w:numId w:val="9"/>
        </w:numPr>
        <w:rPr>
          <w:lang w:val="en-IN" w:eastAsia="en-IN"/>
        </w:rPr>
      </w:pPr>
      <w:r>
        <w:rPr>
          <w:lang w:val="en-IN" w:eastAsia="en-IN"/>
        </w:rPr>
        <w:t>8</w:t>
      </w:r>
      <w:r w:rsidRPr="005E760D" w:rsidR="00EC3BB6">
        <w:rPr>
          <w:lang w:val="en-IN" w:eastAsia="en-IN"/>
        </w:rPr>
        <w:t>,000 Reward Points</w:t>
      </w:r>
      <w:r w:rsidRPr="00EC3BB6" w:rsidR="00EC3BB6">
        <w:rPr>
          <w:lang w:val="en-IN" w:eastAsia="en-IN"/>
        </w:rPr>
        <w:t xml:space="preserve"> on annual retail spends of Rs</w:t>
      </w:r>
      <w:ins w:author="Upadhyay , Shubham (SBICard)" w:date="2026-01-20T12:01:00Z" w16du:dateUtc="2026-01-20T06:31:00Z" w:id="14">
        <w:r w:rsidR="009132B2">
          <w:rPr>
            <w:lang w:val="en-IN" w:eastAsia="en-IN"/>
          </w:rPr>
          <w:t>.</w:t>
        </w:r>
      </w:ins>
      <w:r w:rsidRPr="00EC3BB6" w:rsidR="00EC3BB6">
        <w:rPr>
          <w:lang w:val="en-IN" w:eastAsia="en-IN"/>
        </w:rPr>
        <w:t xml:space="preserve"> </w:t>
      </w:r>
      <w:r>
        <w:rPr>
          <w:lang w:val="en-IN" w:eastAsia="en-IN"/>
        </w:rPr>
        <w:t>2</w:t>
      </w:r>
      <w:ins w:author="Upadhyay , Shubham (SBICard)" w:date="2026-01-20T12:01:00Z" w16du:dateUtc="2026-01-20T06:31:00Z" w:id="15">
        <w:r w:rsidR="009132B2">
          <w:rPr>
            <w:lang w:val="en-IN" w:eastAsia="en-IN"/>
          </w:rPr>
          <w:t>,</w:t>
        </w:r>
      </w:ins>
      <w:r w:rsidRPr="00EC3BB6" w:rsidR="00EC3BB6">
        <w:rPr>
          <w:lang w:val="en-IN" w:eastAsia="en-IN"/>
        </w:rPr>
        <w:t>00,000.</w:t>
      </w:r>
    </w:p>
    <w:p w:rsidR="008A79B8" w:rsidP="0008072D" w:rsidRDefault="00371E00" w14:paraId="16E44A03" w14:textId="1359171B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37677C35" w:rsidR="00371E00">
        <w:rPr>
          <w:b w:val="1"/>
          <w:bCs w:val="1"/>
          <w:lang w:val="en-IN"/>
        </w:rPr>
        <w:t>Reward Benefits</w:t>
      </w:r>
      <w:r w:rsidRPr="37677C35" w:rsidR="36C18FF8">
        <w:rPr>
          <w:b w:val="1"/>
          <w:bCs w:val="1"/>
          <w:lang w:val="en-IN"/>
        </w:rPr>
        <w:t xml:space="preserve"> </w:t>
      </w:r>
    </w:p>
    <w:p w:rsidRPr="004022C5" w:rsidR="004022C5" w:rsidP="00A826D3" w:rsidRDefault="004022C5" w14:paraId="604D90AD" w14:textId="77777777">
      <w:pPr>
        <w:pStyle w:val="ListParagraph"/>
        <w:numPr>
          <w:ilvl w:val="0"/>
          <w:numId w:val="10"/>
        </w:numPr>
        <w:rPr>
          <w:lang w:val="en-IN" w:eastAsia="en-IN"/>
        </w:rPr>
      </w:pPr>
      <w:r>
        <w:rPr>
          <w:lang w:val="en-IN" w:eastAsia="en-IN"/>
        </w:rPr>
        <w:t>10</w:t>
      </w:r>
      <w:r w:rsidRPr="00EC3BB6" w:rsidR="00EC3BB6">
        <w:rPr>
          <w:lang w:val="en-IN" w:eastAsia="en-IN"/>
        </w:rPr>
        <w:t xml:space="preserve"> Reward Points on every Rs. 100 spent at Online &amp; Retail Landmark Stores (Lifestyle, Home Centre, </w:t>
      </w:r>
      <w:r w:rsidRPr="004022C5">
        <w:rPr>
          <w:lang w:eastAsia="en-IN"/>
        </w:rPr>
        <w:t xml:space="preserve">Max, Spar, Baby Shop and </w:t>
      </w:r>
      <w:proofErr w:type="spellStart"/>
      <w:r w:rsidRPr="004022C5">
        <w:rPr>
          <w:lang w:eastAsia="en-IN"/>
        </w:rPr>
        <w:t>EasyBuy</w:t>
      </w:r>
      <w:proofErr w:type="spellEnd"/>
      <w:r w:rsidRPr="004022C5">
        <w:rPr>
          <w:lang w:eastAsia="en-IN"/>
        </w:rPr>
        <w:t>)</w:t>
      </w:r>
      <w:r>
        <w:rPr>
          <w:lang w:eastAsia="en-IN"/>
        </w:rPr>
        <w:t xml:space="preserve"> </w:t>
      </w:r>
    </w:p>
    <w:p w:rsidRPr="004022C5" w:rsidR="004022C5" w:rsidP="00A826D3" w:rsidRDefault="004022C5" w14:paraId="78251B1D" w14:textId="314CA81A">
      <w:pPr>
        <w:pStyle w:val="ListParagraph"/>
        <w:numPr>
          <w:ilvl w:val="0"/>
          <w:numId w:val="10"/>
        </w:numPr>
        <w:rPr>
          <w:lang w:val="en-IN" w:eastAsia="en-IN"/>
        </w:rPr>
      </w:pPr>
      <w:r w:rsidRPr="004022C5">
        <w:rPr>
          <w:lang w:eastAsia="en-IN"/>
        </w:rPr>
        <w:t xml:space="preserve">5 Reward Points per Rs. 100 </w:t>
      </w:r>
      <w:del w:author="Upadhyay , Shubham (SBICard)" w:date="2026-01-20T12:01:00Z" w16du:dateUtc="2026-01-20T06:31:00Z" w:id="16">
        <w:r w:rsidRPr="004022C5" w:rsidDel="009132B2">
          <w:rPr>
            <w:lang w:eastAsia="en-IN"/>
          </w:rPr>
          <w:delText xml:space="preserve">spent </w:delText>
        </w:r>
      </w:del>
      <w:r w:rsidRPr="004022C5">
        <w:rPr>
          <w:lang w:eastAsia="en-IN"/>
        </w:rPr>
        <w:t xml:space="preserve">on Dining, Movies &amp; International </w:t>
      </w:r>
      <w:r w:rsidRPr="004022C5" w:rsidR="009132B2">
        <w:rPr>
          <w:lang w:eastAsia="en-IN"/>
        </w:rPr>
        <w:t>s</w:t>
      </w:r>
      <w:r w:rsidRPr="004022C5">
        <w:rPr>
          <w:lang w:eastAsia="en-IN"/>
        </w:rPr>
        <w:t>pends.</w:t>
      </w:r>
    </w:p>
    <w:p w:rsidRPr="00EC3BB6" w:rsidR="00EC3BB6" w:rsidP="00A826D3" w:rsidRDefault="006370E5" w14:paraId="41A1791E" w14:textId="74329586">
      <w:pPr>
        <w:pStyle w:val="ListParagraph"/>
        <w:numPr>
          <w:ilvl w:val="0"/>
          <w:numId w:val="10"/>
        </w:numPr>
        <w:rPr>
          <w:lang w:val="en-IN" w:eastAsia="en-IN"/>
        </w:rPr>
      </w:pPr>
      <w:r>
        <w:rPr>
          <w:lang w:val="en-IN" w:eastAsia="en-IN"/>
        </w:rPr>
        <w:t>1</w:t>
      </w:r>
      <w:r w:rsidRPr="00EC3BB6" w:rsidR="00EC3BB6">
        <w:rPr>
          <w:lang w:val="en-IN" w:eastAsia="en-IN"/>
        </w:rPr>
        <w:t xml:space="preserve"> Reward Point per Rs. 100 </w:t>
      </w:r>
      <w:del w:author="Upadhyay , Shubham (SBICard)" w:date="2026-01-20T12:01:00Z" w16du:dateUtc="2026-01-20T06:31:00Z" w:id="17">
        <w:r w:rsidRPr="00EC3BB6" w:rsidDel="009132B2" w:rsidR="00EC3BB6">
          <w:rPr>
            <w:lang w:val="en-IN" w:eastAsia="en-IN"/>
          </w:rPr>
          <w:delText xml:space="preserve">spent </w:delText>
        </w:r>
      </w:del>
      <w:r w:rsidRPr="00EC3BB6" w:rsidR="00EC3BB6">
        <w:rPr>
          <w:lang w:val="en-IN" w:eastAsia="en-IN"/>
        </w:rPr>
        <w:t xml:space="preserve">on other retail </w:t>
      </w:r>
      <w:del w:author="Upadhyay , Shubham (SBICard)" w:date="2026-01-20T12:01:00Z" w16du:dateUtc="2026-01-20T06:31:00Z" w:id="18">
        <w:r w:rsidRPr="00EC3BB6" w:rsidDel="009132B2" w:rsidR="00EC3BB6">
          <w:rPr>
            <w:lang w:val="en-IN" w:eastAsia="en-IN"/>
          </w:rPr>
          <w:delText xml:space="preserve">purchases </w:delText>
        </w:r>
      </w:del>
      <w:ins w:author="Upadhyay , Shubham (SBICard)" w:date="2026-01-20T12:01:00Z" w16du:dateUtc="2026-01-20T06:31:00Z" w:id="19">
        <w:r w:rsidR="009132B2">
          <w:rPr>
            <w:lang w:val="en-IN" w:eastAsia="en-IN"/>
          </w:rPr>
          <w:t xml:space="preserve">spends </w:t>
        </w:r>
      </w:ins>
      <w:r w:rsidRPr="00EC3BB6" w:rsidR="00EC3BB6">
        <w:rPr>
          <w:lang w:val="en-IN" w:eastAsia="en-IN"/>
        </w:rPr>
        <w:t>(</w:t>
      </w:r>
      <w:r w:rsidRPr="00EC3BB6" w:rsidR="00C15207">
        <w:rPr>
          <w:lang w:val="en-IN" w:eastAsia="en-IN"/>
        </w:rPr>
        <w:t>non-fuel</w:t>
      </w:r>
      <w:r w:rsidRPr="00EC3BB6" w:rsidR="00EC3BB6">
        <w:rPr>
          <w:lang w:val="en-IN" w:eastAsia="en-IN"/>
        </w:rPr>
        <w:t>).</w:t>
      </w:r>
    </w:p>
    <w:p w:rsidR="00EC3BB6" w:rsidP="00A826D3" w:rsidRDefault="00EC3BB6" w14:paraId="6AB047AA" w14:textId="5F266920">
      <w:pPr>
        <w:pStyle w:val="ListParagraph"/>
        <w:numPr>
          <w:ilvl w:val="0"/>
          <w:numId w:val="10"/>
        </w:numPr>
        <w:rPr>
          <w:lang w:val="en-IN" w:eastAsia="en-IN"/>
        </w:rPr>
      </w:pPr>
      <w:r w:rsidRPr="00EC3BB6">
        <w:rPr>
          <w:lang w:val="en-IN" w:eastAsia="en-IN"/>
        </w:rPr>
        <w:t>4 Reward Point = R</w:t>
      </w:r>
      <w:ins w:author="Upadhyay , Shubham (SBICard)" w:date="2026-01-20T12:01:00Z" w16du:dateUtc="2026-01-20T06:31:00Z" w:id="20">
        <w:r w:rsidR="009132B2">
          <w:rPr>
            <w:lang w:val="en-IN" w:eastAsia="en-IN"/>
          </w:rPr>
          <w:t>e</w:t>
        </w:r>
      </w:ins>
      <w:del w:author="Upadhyay , Shubham (SBICard)" w:date="2026-01-20T12:01:00Z" w16du:dateUtc="2026-01-20T06:31:00Z" w:id="21">
        <w:r w:rsidRPr="00EC3BB6" w:rsidDel="009132B2">
          <w:rPr>
            <w:lang w:val="en-IN" w:eastAsia="en-IN"/>
          </w:rPr>
          <w:delText>s</w:delText>
        </w:r>
      </w:del>
      <w:r w:rsidR="00D85B4A">
        <w:rPr>
          <w:lang w:val="en-IN" w:eastAsia="en-IN"/>
        </w:rPr>
        <w:t>.</w:t>
      </w:r>
      <w:r>
        <w:rPr>
          <w:lang w:val="en-IN" w:eastAsia="en-IN"/>
        </w:rPr>
        <w:t xml:space="preserve"> </w:t>
      </w:r>
      <w:r w:rsidRPr="00EC3BB6">
        <w:rPr>
          <w:lang w:val="en-IN" w:eastAsia="en-IN"/>
        </w:rPr>
        <w:t>1.</w:t>
      </w:r>
    </w:p>
    <w:p w:rsidRPr="00D85B4A" w:rsidR="00D85B4A" w:rsidP="00A826D3" w:rsidRDefault="00D85B4A" w14:paraId="65956774" w14:textId="744ED72D">
      <w:pPr>
        <w:pStyle w:val="ListParagraph"/>
        <w:numPr>
          <w:ilvl w:val="0"/>
          <w:numId w:val="10"/>
        </w:numPr>
        <w:rPr>
          <w:lang w:val="en-IN" w:eastAsia="en-IN"/>
        </w:rPr>
      </w:pPr>
      <w:r w:rsidRPr="00D85B4A">
        <w:rPr>
          <w:lang w:val="en-IN" w:eastAsia="en-IN"/>
        </w:rPr>
        <w:t xml:space="preserve">Redeem Reward Points instantly </w:t>
      </w:r>
      <w:r w:rsidRPr="004022C5" w:rsidR="004022C5">
        <w:rPr>
          <w:lang w:eastAsia="en-IN"/>
        </w:rPr>
        <w:t xml:space="preserve">at Lifestyle, Home Centre, Spar, Max, Baby Shop and </w:t>
      </w:r>
      <w:proofErr w:type="spellStart"/>
      <w:r w:rsidRPr="004022C5" w:rsidR="004022C5">
        <w:rPr>
          <w:lang w:eastAsia="en-IN"/>
        </w:rPr>
        <w:t>EasyBuy</w:t>
      </w:r>
      <w:proofErr w:type="spellEnd"/>
      <w:r w:rsidRPr="004022C5" w:rsidR="004022C5">
        <w:rPr>
          <w:lang w:eastAsia="en-IN"/>
        </w:rPr>
        <w:t xml:space="preserve"> stores.</w:t>
      </w:r>
    </w:p>
    <w:p w:rsidRPr="00995FCF" w:rsidR="000401FB" w:rsidP="37677C35" w:rsidRDefault="000401FB" w14:paraId="6563FFBC" w14:textId="3FCE84A1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37677C35" w:rsidR="000401FB">
        <w:rPr>
          <w:b w:val="1"/>
          <w:bCs w:val="1"/>
          <w:lang w:val="en-IN"/>
        </w:rPr>
        <w:t>Fuel Surcharge Waiver</w:t>
      </w:r>
      <w:r w:rsidRPr="37677C35" w:rsidR="6F6CA3AD">
        <w:rPr>
          <w:b w:val="1"/>
          <w:bCs w:val="1"/>
          <w:lang w:val="en-IN"/>
        </w:rPr>
        <w:t xml:space="preserve"> </w:t>
      </w:r>
    </w:p>
    <w:p w:rsidRPr="00F23D00" w:rsidR="000401FB" w:rsidP="00A826D3" w:rsidRDefault="000401FB" w14:paraId="4856C456" w14:textId="1F89143B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>Enjoy a 1% fuel surcharge waiver on</w:t>
      </w:r>
      <w:r>
        <w:rPr>
          <w:lang w:val="en-IN"/>
        </w:rPr>
        <w:t xml:space="preserve"> </w:t>
      </w:r>
      <w:r w:rsidRPr="00F23D00">
        <w:rPr>
          <w:lang w:val="en-IN"/>
        </w:rPr>
        <w:t>transaction</w:t>
      </w:r>
      <w:r>
        <w:rPr>
          <w:lang w:val="en-IN"/>
        </w:rPr>
        <w:t>s</w:t>
      </w:r>
      <w:r w:rsidRPr="00F23D00">
        <w:rPr>
          <w:lang w:val="en-IN"/>
        </w:rPr>
        <w:t xml:space="preserve"> </w:t>
      </w:r>
      <w:r>
        <w:rPr>
          <w:lang w:val="en-IN"/>
        </w:rPr>
        <w:t xml:space="preserve">between Rs. 500 and Rs. </w:t>
      </w:r>
      <w:r w:rsidR="005E760D">
        <w:rPr>
          <w:lang w:val="en-IN"/>
        </w:rPr>
        <w:t>3</w:t>
      </w:r>
      <w:r w:rsidRPr="00F23D00">
        <w:rPr>
          <w:lang w:val="en-IN"/>
        </w:rPr>
        <w:t xml:space="preserve">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="00371E00" w:rsidP="00A826D3" w:rsidRDefault="000401FB" w14:paraId="4A3A14F3" w14:textId="4DC522AB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r w:rsidR="005E760D">
        <w:rPr>
          <w:lang w:val="en-IN"/>
        </w:rPr>
        <w:t>10</w:t>
      </w:r>
      <w:r w:rsidRPr="00F23D00">
        <w:rPr>
          <w:lang w:val="en-IN"/>
        </w:rPr>
        <w:t>0 per statement cycle</w:t>
      </w:r>
      <w:r>
        <w:rPr>
          <w:lang w:val="en-IN"/>
        </w:rPr>
        <w:t>.</w:t>
      </w:r>
    </w:p>
    <w:p w:rsidRPr="00F91914" w:rsidR="00F91914" w:rsidP="00F91914" w:rsidRDefault="00F91914" w14:paraId="7FED97F3" w14:textId="77777777">
      <w:pPr>
        <w:pStyle w:val="ListParagraph"/>
      </w:pPr>
    </w:p>
    <w:p w:rsidRPr="00166BEB" w:rsidR="00166BEB" w:rsidP="00166BEB" w:rsidRDefault="00166BEB" w14:paraId="3B8132F8" w14:textId="2228F475">
      <w:pPr>
        <w:jc w:val="center"/>
        <w:rPr>
          <w:b/>
          <w:b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Explore</w:t>
      </w:r>
      <w:r w:rsidRPr="00166BEB" w:rsidR="00AD11D6">
        <w:rPr>
          <w:b/>
          <w:bCs/>
          <w:u w:val="single"/>
          <w:lang w:val="en-IN"/>
        </w:rPr>
        <w:t xml:space="preserve"> REWARDS</w:t>
      </w:r>
    </w:p>
    <w:p w:rsidRPr="005E760D" w:rsidR="00DF2FC7" w:rsidP="37677C35" w:rsidRDefault="00DF2FC7" w14:paraId="1CB9BD70" w14:textId="35D8FF18">
      <w:pPr>
        <w:rPr>
          <w:rFonts w:ascii="Calibri" w:hAnsi="Calibri" w:eastAsia="Calibri" w:cs="Calibri"/>
          <w:sz w:val="12"/>
          <w:szCs w:val="12"/>
          <w:lang w:val="en-IN"/>
        </w:rPr>
      </w:pPr>
      <w:r w:rsidRPr="37677C35" w:rsidR="00DF2FC7">
        <w:rPr>
          <w:b w:val="1"/>
          <w:bCs w:val="1"/>
          <w:lang w:val="en-IN"/>
        </w:rPr>
        <w:t xml:space="preserve">Milestone Benefit </w:t>
      </w:r>
    </w:p>
    <w:p w:rsidRPr="000C103B" w:rsidR="007D767D" w:rsidP="007D767D" w:rsidRDefault="00DF2FC7" w14:paraId="0D54486F" w14:textId="09B0D7D9">
      <w:pPr>
        <w:pStyle w:val="ListParagraph"/>
        <w:numPr>
          <w:ilvl w:val="0"/>
          <w:numId w:val="12"/>
        </w:numPr>
        <w:rPr>
          <w:ins w:author="Namita Salgiya" w:date="2026-01-16T14:07:00Z" w16du:dateUtc="2026-01-16T08:37:00Z" w:id="22"/>
          <w:lang w:eastAsia="en-IN"/>
        </w:rPr>
      </w:pPr>
      <w:r>
        <w:rPr>
          <w:lang w:val="en-IN" w:eastAsia="en-IN"/>
        </w:rPr>
        <w:t>8</w:t>
      </w:r>
      <w:r w:rsidRPr="005E760D">
        <w:rPr>
          <w:lang w:val="en-IN" w:eastAsia="en-IN"/>
        </w:rPr>
        <w:t>,000 Reward Points</w:t>
      </w:r>
      <w:r w:rsidRPr="00EC3BB6">
        <w:rPr>
          <w:lang w:val="en-IN" w:eastAsia="en-IN"/>
        </w:rPr>
        <w:t xml:space="preserve"> </w:t>
      </w:r>
      <w:ins w:author="Upadhyay , Shubham (SBICard)" w:date="2026-01-20T12:02:00Z" w16du:dateUtc="2026-01-20T06:32:00Z" w:id="23">
        <w:r w:rsidR="009132B2">
          <w:rPr>
            <w:lang w:val="en-IN" w:eastAsia="en-IN"/>
          </w:rPr>
          <w:t xml:space="preserve">on spends of </w:t>
        </w:r>
      </w:ins>
      <w:ins w:author="Namita Salgiya" w:date="2026-01-16T14:07:00Z" w16du:dateUtc="2026-01-16T08:37:00Z" w:id="24">
        <w:r w:rsidRPr="00537AB4" w:rsidR="007D767D">
          <w:rPr>
            <w:lang w:eastAsia="en-IN"/>
          </w:rPr>
          <w:t xml:space="preserve">Rs. </w:t>
        </w:r>
        <w:r w:rsidR="007D767D">
          <w:rPr>
            <w:lang w:eastAsia="en-IN"/>
          </w:rPr>
          <w:t>2</w:t>
        </w:r>
        <w:r w:rsidRPr="00537AB4" w:rsidR="007D767D">
          <w:rPr>
            <w:lang w:eastAsia="en-IN"/>
          </w:rPr>
          <w:t>,00,000</w:t>
        </w:r>
        <w:r w:rsidR="007D767D">
          <w:rPr>
            <w:lang w:eastAsia="en-IN"/>
          </w:rPr>
          <w:t xml:space="preserve"> </w:t>
        </w:r>
        <w:del w:author="Upadhyay , Shubham (SBICard)" w:date="2026-01-20T12:02:00Z" w16du:dateUtc="2026-01-20T06:32:00Z" w:id="25">
          <w:r w:rsidRPr="00537AB4" w:rsidDel="009132B2" w:rsidR="007D767D">
            <w:rPr>
              <w:lang w:eastAsia="en-IN"/>
            </w:rPr>
            <w:delText xml:space="preserve">spends </w:delText>
          </w:r>
        </w:del>
      </w:ins>
    </w:p>
    <w:p w:rsidRPr="00EC3BB6" w:rsidR="00DF2FC7" w:rsidDel="007D767D" w:rsidP="00DF2FC7" w:rsidRDefault="00DF2FC7" w14:paraId="1CA5381F" w14:textId="5EA0957B">
      <w:pPr>
        <w:pStyle w:val="ListParagraph"/>
        <w:numPr>
          <w:ilvl w:val="0"/>
          <w:numId w:val="9"/>
        </w:numPr>
        <w:rPr>
          <w:del w:author="Namita Salgiya" w:date="2026-01-16T14:07:00Z" w16du:dateUtc="2026-01-16T08:37:00Z" w:id="26"/>
          <w:lang w:val="en-IN" w:eastAsia="en-IN"/>
        </w:rPr>
      </w:pPr>
      <w:del w:author="Namita Salgiya" w:date="2026-01-16T14:07:00Z" w16du:dateUtc="2026-01-16T08:37:00Z" w:id="27">
        <w:r w:rsidRPr="00EC3BB6" w:rsidDel="007D767D">
          <w:rPr>
            <w:lang w:val="en-IN" w:eastAsia="en-IN"/>
          </w:rPr>
          <w:lastRenderedPageBreak/>
          <w:delText xml:space="preserve">on annual retail spends of Rs </w:delText>
        </w:r>
        <w:r w:rsidDel="007D767D">
          <w:rPr>
            <w:lang w:val="en-IN" w:eastAsia="en-IN"/>
          </w:rPr>
          <w:delText>2</w:delText>
        </w:r>
        <w:r w:rsidRPr="00EC3BB6" w:rsidDel="007D767D">
          <w:rPr>
            <w:lang w:val="en-IN" w:eastAsia="en-IN"/>
          </w:rPr>
          <w:delText>00,000.</w:delText>
        </w:r>
      </w:del>
    </w:p>
    <w:p w:rsidR="00DF2FC7" w:rsidDel="007D767D" w:rsidP="00DF2FC7" w:rsidRDefault="00DF2FC7" w14:paraId="0966CD37" w14:textId="012B08C8">
      <w:pPr>
        <w:rPr>
          <w:del w:author="Namita Salgiya" w:date="2026-01-16T14:07:00Z" w16du:dateUtc="2026-01-16T08:37:00Z" w:id="611371842"/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37677C35" w:rsidR="00DF2FC7">
        <w:rPr>
          <w:b w:val="1"/>
          <w:bCs w:val="1"/>
          <w:lang w:val="en-IN"/>
        </w:rPr>
        <w:t xml:space="preserve">Reward Benefits </w:t>
      </w:r>
    </w:p>
    <w:p w:rsidRPr="007D767D" w:rsidR="00DF2FC7" w:rsidDel="007D767D" w:rsidRDefault="00DF2FC7" w14:paraId="47DB6330" w14:textId="7DA65E8D">
      <w:pPr>
        <w:rPr>
          <w:del w:author="Namita Salgiya" w:date="2026-01-16T14:07:00Z" w16du:dateUtc="2026-01-16T08:37:00Z" w:id="29"/>
          <w:lang w:val="en-IN" w:eastAsia="en-IN"/>
        </w:rPr>
        <w:pPrChange w:author="Namita Salgiya" w:date="2026-01-16T14:07:00Z" w16du:dateUtc="2026-01-16T08:37:00Z" w:id="30">
          <w:pPr>
            <w:pStyle w:val="ListParagraph"/>
            <w:numPr>
              <w:numId w:val="10"/>
            </w:numPr>
            <w:ind w:hanging="360"/>
          </w:pPr>
        </w:pPrChange>
      </w:pPr>
      <w:del w:author="Namita Salgiya" w:date="2026-01-16T14:07:00Z" w16du:dateUtc="2026-01-16T08:37:00Z" w:id="31">
        <w:r w:rsidRPr="007D767D" w:rsidDel="007D767D">
          <w:rPr>
            <w:lang w:val="en-IN" w:eastAsia="en-IN"/>
          </w:rPr>
          <w:delText xml:space="preserve">10 Reward Points on every Rs. 100 spent at Online &amp; Retail Landmark Stores (Lifestyle, Home Centre, </w:delText>
        </w:r>
        <w:r w:rsidRPr="004022C5" w:rsidDel="007D767D">
          <w:rPr>
            <w:lang w:eastAsia="en-IN"/>
          </w:rPr>
          <w:delText>Max, Spar, Baby Shop and EasyBuy)</w:delText>
        </w:r>
        <w:r w:rsidDel="007D767D">
          <w:rPr>
            <w:lang w:eastAsia="en-IN"/>
          </w:rPr>
          <w:delText xml:space="preserve"> </w:delText>
        </w:r>
      </w:del>
    </w:p>
    <w:p w:rsidRPr="004022C5" w:rsidR="00DF2FC7" w:rsidDel="007D767D" w:rsidRDefault="00DF2FC7" w14:paraId="467908B8" w14:textId="249A107B">
      <w:pPr>
        <w:rPr>
          <w:del w:author="Namita Salgiya" w:date="2026-01-16T14:07:00Z" w16du:dateUtc="2026-01-16T08:37:00Z" w:id="32"/>
          <w:lang w:val="en-IN" w:eastAsia="en-IN"/>
        </w:rPr>
        <w:pPrChange w:author="Namita Salgiya" w:date="2026-01-16T14:07:00Z" w16du:dateUtc="2026-01-16T08:37:00Z" w:id="33">
          <w:pPr>
            <w:pStyle w:val="ListParagraph"/>
            <w:numPr>
              <w:numId w:val="10"/>
            </w:numPr>
            <w:ind w:hanging="360"/>
          </w:pPr>
        </w:pPrChange>
      </w:pPr>
      <w:del w:author="Namita Salgiya" w:date="2026-01-16T14:07:00Z" w16du:dateUtc="2026-01-16T08:37:00Z" w:id="34">
        <w:r w:rsidRPr="004022C5" w:rsidDel="007D767D">
          <w:rPr>
            <w:lang w:eastAsia="en-IN"/>
          </w:rPr>
          <w:delText>5 Reward Points per Rs. 100 spent on Dining, Movies &amp; International Spends.</w:delText>
        </w:r>
      </w:del>
    </w:p>
    <w:p w:rsidRPr="00EC3BB6" w:rsidR="00DF2FC7" w:rsidDel="007D767D" w:rsidRDefault="00DF2FC7" w14:paraId="2C506458" w14:textId="5B1D2284">
      <w:pPr>
        <w:rPr>
          <w:del w:author="Namita Salgiya" w:date="2026-01-16T14:07:00Z" w16du:dateUtc="2026-01-16T08:37:00Z" w:id="35"/>
          <w:lang w:val="en-IN" w:eastAsia="en-IN"/>
        </w:rPr>
        <w:pPrChange w:author="Namita Salgiya" w:date="2026-01-16T14:07:00Z" w16du:dateUtc="2026-01-16T08:37:00Z" w:id="36">
          <w:pPr>
            <w:pStyle w:val="ListParagraph"/>
            <w:numPr>
              <w:numId w:val="10"/>
            </w:numPr>
            <w:ind w:hanging="360"/>
          </w:pPr>
        </w:pPrChange>
      </w:pPr>
      <w:del w:author="Namita Salgiya" w:date="2026-01-16T14:07:00Z" w16du:dateUtc="2026-01-16T08:37:00Z" w:id="37">
        <w:r w:rsidDel="007D767D">
          <w:rPr>
            <w:lang w:val="en-IN" w:eastAsia="en-IN"/>
          </w:rPr>
          <w:delText>1</w:delText>
        </w:r>
        <w:r w:rsidRPr="00EC3BB6" w:rsidDel="007D767D">
          <w:rPr>
            <w:lang w:val="en-IN" w:eastAsia="en-IN"/>
          </w:rPr>
          <w:delText xml:space="preserve"> Reward Point per Rs. 100 spent on other retail purchases (non-fuel).</w:delText>
        </w:r>
      </w:del>
    </w:p>
    <w:p w:rsidR="00DF2FC7" w:rsidDel="007D767D" w:rsidRDefault="00DF2FC7" w14:paraId="23265438" w14:textId="5231609F">
      <w:pPr>
        <w:rPr>
          <w:del w:author="Namita Salgiya" w:date="2026-01-16T14:07:00Z" w16du:dateUtc="2026-01-16T08:37:00Z" w:id="38"/>
          <w:lang w:val="en-IN" w:eastAsia="en-IN"/>
        </w:rPr>
        <w:pPrChange w:author="Namita Salgiya" w:date="2026-01-16T14:07:00Z" w16du:dateUtc="2026-01-16T08:37:00Z" w:id="39">
          <w:pPr>
            <w:pStyle w:val="ListParagraph"/>
            <w:numPr>
              <w:numId w:val="10"/>
            </w:numPr>
            <w:ind w:hanging="360"/>
          </w:pPr>
        </w:pPrChange>
      </w:pPr>
      <w:del w:author="Namita Salgiya" w:date="2026-01-16T14:07:00Z" w16du:dateUtc="2026-01-16T08:37:00Z" w:id="40">
        <w:r w:rsidRPr="00EC3BB6" w:rsidDel="007D767D">
          <w:rPr>
            <w:lang w:val="en-IN" w:eastAsia="en-IN"/>
          </w:rPr>
          <w:delText>4 Reward Point = R</w:delText>
        </w:r>
        <w:r w:rsidDel="007D767D" w:rsidR="00103D7B">
          <w:rPr>
            <w:lang w:val="en-IN" w:eastAsia="en-IN"/>
          </w:rPr>
          <w:delText>e</w:delText>
        </w:r>
        <w:r w:rsidDel="007D767D">
          <w:rPr>
            <w:lang w:val="en-IN" w:eastAsia="en-IN"/>
          </w:rPr>
          <w:delText xml:space="preserve">. </w:delText>
        </w:r>
        <w:r w:rsidRPr="00EC3BB6" w:rsidDel="007D767D">
          <w:rPr>
            <w:lang w:val="en-IN" w:eastAsia="en-IN"/>
          </w:rPr>
          <w:delText>1.</w:delText>
        </w:r>
      </w:del>
    </w:p>
    <w:p w:rsidRPr="00D85B4A" w:rsidR="007D767D" w:rsidRDefault="00DF2FC7" w14:paraId="2079E594" w14:textId="0D25F731">
      <w:pPr>
        <w:rPr>
          <w:lang w:val="en-IN" w:eastAsia="en-IN"/>
        </w:rPr>
        <w:pPrChange w:author="Namita Salgiya" w:date="2026-01-16T14:07:00Z" w16du:dateUtc="2026-01-16T08:37:00Z" w:id="41">
          <w:pPr>
            <w:pStyle w:val="ListParagraph"/>
            <w:numPr>
              <w:numId w:val="10"/>
            </w:numPr>
            <w:ind w:hanging="360"/>
          </w:pPr>
        </w:pPrChange>
      </w:pPr>
      <w:del w:author="Namita Salgiya" w:date="2026-01-16T14:07:00Z" w16du:dateUtc="2026-01-16T08:37:00Z" w:id="42">
        <w:r w:rsidRPr="00D85B4A" w:rsidDel="007D767D">
          <w:rPr>
            <w:lang w:val="en-IN" w:eastAsia="en-IN"/>
          </w:rPr>
          <w:delText xml:space="preserve">Redeem Reward Points instantly </w:delText>
        </w:r>
        <w:r w:rsidRPr="004022C5" w:rsidDel="007D767D">
          <w:rPr>
            <w:lang w:eastAsia="en-IN"/>
          </w:rPr>
          <w:delText>at Lifestyle, Home Centre, Spar, Max, Baby Shop and EasyBuy stores.</w:delText>
        </w:r>
      </w:del>
    </w:p>
    <w:p w:rsidRPr="00537AB4" w:rsidR="007D767D" w:rsidP="007D767D" w:rsidRDefault="007D767D" w14:paraId="0D093ABA" w14:textId="6556717C">
      <w:pPr>
        <w:pStyle w:val="ListParagraph"/>
        <w:numPr>
          <w:ilvl w:val="0"/>
          <w:numId w:val="10"/>
        </w:numPr>
        <w:rPr>
          <w:ins w:author="Namita Salgiya" w:date="2026-01-16T14:07:00Z" w16du:dateUtc="2026-01-16T08:37:00Z" w:id="43"/>
          <w:lang w:val="en-IN" w:eastAsia="en-IN"/>
        </w:rPr>
      </w:pPr>
      <w:ins w:author="Namita Salgiya" w:date="2026-01-16T14:07:00Z" w16du:dateUtc="2026-01-16T08:37:00Z" w:id="44">
        <w:r>
          <w:rPr>
            <w:lang w:val="en-IN" w:eastAsia="en-IN"/>
          </w:rPr>
          <w:t>10</w:t>
        </w:r>
        <w:r w:rsidRPr="00EC3BB6">
          <w:rPr>
            <w:lang w:val="en-IN" w:eastAsia="en-IN"/>
          </w:rPr>
          <w:t xml:space="preserve"> Reward Points on every Rs. 100 spent at </w:t>
        </w:r>
        <w:r w:rsidRPr="00537AB4">
          <w:rPr>
            <w:lang w:eastAsia="en-IN"/>
          </w:rPr>
          <w:t>Online &amp; Retail Landmark Stores</w:t>
        </w:r>
      </w:ins>
    </w:p>
    <w:p w:rsidRPr="00537AB4" w:rsidR="007D767D" w:rsidP="007D767D" w:rsidRDefault="007D767D" w14:paraId="361E9D2E" w14:textId="09A57204">
      <w:pPr>
        <w:pStyle w:val="ListParagraph"/>
        <w:numPr>
          <w:ilvl w:val="0"/>
          <w:numId w:val="10"/>
        </w:numPr>
        <w:rPr>
          <w:ins w:author="Namita Salgiya" w:date="2026-01-16T14:07:00Z" w16du:dateUtc="2026-01-16T08:37:00Z" w:id="45"/>
          <w:lang w:val="en-IN" w:eastAsia="en-IN"/>
        </w:rPr>
      </w:pPr>
      <w:ins w:author="Namita Salgiya" w:date="2026-01-16T14:07:00Z" w16du:dateUtc="2026-01-16T08:37:00Z" w:id="46">
        <w:r>
          <w:rPr>
            <w:lang w:val="en-IN" w:eastAsia="en-IN"/>
          </w:rPr>
          <w:t xml:space="preserve">5 </w:t>
        </w:r>
        <w:r w:rsidRPr="00537AB4">
          <w:rPr>
            <w:lang w:val="en-IN" w:eastAsia="en-IN"/>
          </w:rPr>
          <w:t xml:space="preserve">Reward </w:t>
        </w:r>
        <w:r w:rsidRPr="00537AB4" w:rsidR="009132B2">
          <w:rPr>
            <w:lang w:val="en-IN" w:eastAsia="en-IN"/>
          </w:rPr>
          <w:t xml:space="preserve">Points </w:t>
        </w:r>
        <w:r w:rsidRPr="00537AB4">
          <w:rPr>
            <w:lang w:val="en-IN" w:eastAsia="en-IN"/>
          </w:rPr>
          <w:t xml:space="preserve">per Rs. 100 </w:t>
        </w:r>
        <w:del w:author="Upadhyay , Shubham (SBICard)" w:date="2026-01-20T12:04:00Z" w16du:dateUtc="2026-01-20T06:34:00Z" w:id="47">
          <w:r w:rsidDel="009132B2">
            <w:rPr>
              <w:lang w:val="en-IN" w:eastAsia="en-IN"/>
            </w:rPr>
            <w:delText xml:space="preserve">spent </w:delText>
          </w:r>
          <w:r w:rsidRPr="00537AB4" w:rsidDel="009132B2">
            <w:rPr>
              <w:lang w:val="en-IN" w:eastAsia="en-IN"/>
            </w:rPr>
            <w:delText xml:space="preserve">at </w:delText>
          </w:r>
        </w:del>
      </w:ins>
      <w:ins w:author="Upadhyay , Shubham (SBICard)" w:date="2026-01-20T12:04:00Z" w16du:dateUtc="2026-01-20T06:34:00Z" w:id="48">
        <w:r w:rsidR="009132B2">
          <w:rPr>
            <w:lang w:val="en-IN" w:eastAsia="en-IN"/>
          </w:rPr>
          <w:t xml:space="preserve">on </w:t>
        </w:r>
      </w:ins>
      <w:ins w:author="Namita Salgiya" w:date="2026-01-16T14:07:00Z" w16du:dateUtc="2026-01-16T08:37:00Z" w:id="49">
        <w:r w:rsidRPr="00537AB4">
          <w:rPr>
            <w:lang w:val="en-IN" w:eastAsia="en-IN"/>
          </w:rPr>
          <w:t xml:space="preserve">Dining, Movies &amp; International </w:t>
        </w:r>
        <w:r>
          <w:rPr>
            <w:lang w:val="en-IN" w:eastAsia="en-IN"/>
          </w:rPr>
          <w:t>s</w:t>
        </w:r>
        <w:r w:rsidRPr="00537AB4">
          <w:rPr>
            <w:lang w:val="en-IN" w:eastAsia="en-IN"/>
          </w:rPr>
          <w:t>pends.</w:t>
        </w:r>
      </w:ins>
    </w:p>
    <w:p w:rsidRPr="000C103B" w:rsidR="007D767D" w:rsidP="007D767D" w:rsidRDefault="007D767D" w14:paraId="4F80BC9C" w14:textId="549AF813">
      <w:pPr>
        <w:pStyle w:val="ListParagraph"/>
        <w:numPr>
          <w:ilvl w:val="0"/>
          <w:numId w:val="10"/>
        </w:numPr>
        <w:rPr>
          <w:ins w:author="Namita Salgiya" w:date="2026-01-16T14:07:00Z" w16du:dateUtc="2026-01-16T08:37:00Z" w:id="50"/>
          <w:lang w:val="en-IN" w:eastAsia="en-IN"/>
        </w:rPr>
      </w:pPr>
      <w:ins w:author="Namita Salgiya" w:date="2026-01-16T14:07:00Z" w16du:dateUtc="2026-01-16T08:37:00Z" w:id="51">
        <w:r>
          <w:rPr>
            <w:lang w:val="en-IN" w:eastAsia="en-IN"/>
          </w:rPr>
          <w:t>1</w:t>
        </w:r>
        <w:r w:rsidRPr="00064D28">
          <w:rPr>
            <w:lang w:val="en-IN" w:eastAsia="en-IN"/>
          </w:rPr>
          <w:t xml:space="preserve"> Reward Points per Rs. 100 </w:t>
        </w:r>
        <w:del w:author="Upadhyay , Shubham (SBICard)" w:date="2026-01-20T12:04:00Z" w16du:dateUtc="2026-01-20T06:34:00Z" w:id="52">
          <w:r w:rsidRPr="00064D28" w:rsidDel="009132B2">
            <w:rPr>
              <w:lang w:val="en-IN" w:eastAsia="en-IN"/>
            </w:rPr>
            <w:delText xml:space="preserve">spent </w:delText>
          </w:r>
        </w:del>
        <w:r w:rsidRPr="00064D28">
          <w:rPr>
            <w:lang w:val="en-IN" w:eastAsia="en-IN"/>
          </w:rPr>
          <w:t xml:space="preserve">on other </w:t>
        </w:r>
        <w:r>
          <w:rPr>
            <w:lang w:val="en-IN" w:eastAsia="en-IN"/>
          </w:rPr>
          <w:t>spends</w:t>
        </w:r>
      </w:ins>
    </w:p>
    <w:p w:rsidRPr="002D38D6" w:rsidR="002D38D6" w:rsidP="00A80E72" w:rsidRDefault="00E56665" w14:paraId="5605250A" w14:textId="005B0DB1">
      <w:pPr>
        <w:jc w:val="center"/>
        <w:rPr>
          <w:b/>
          <w:bCs/>
          <w:u w:val="single"/>
          <w:lang w:val="en-IN"/>
        </w:rPr>
      </w:pPr>
      <w:hyperlink w:history="1" r:id="rId13">
        <w:r w:rsidRPr="002D38D6">
          <w:rPr>
            <w:rStyle w:val="Hyperlink"/>
            <w:b/>
            <w:bCs/>
            <w:lang w:val="en-IN"/>
          </w:rPr>
          <w:br/>
        </w:r>
      </w:hyperlink>
      <w:r w:rsidRPr="00130F13" w:rsidR="00130F13">
        <w:rPr>
          <w:b/>
          <w:bCs/>
          <w:i/>
          <w:iCs/>
          <w:u w:val="single"/>
          <w:lang w:val="en-IN"/>
        </w:rPr>
        <w:t>Credit Card</w:t>
      </w:r>
      <w:r w:rsidRPr="00130F13" w:rsidR="00130F13">
        <w:rPr>
          <w:b/>
          <w:bCs/>
          <w:u w:val="single"/>
          <w:lang w:val="en-IN"/>
        </w:rPr>
        <w:t xml:space="preserve"> </w:t>
      </w:r>
      <w:r w:rsidRPr="002D38D6" w:rsidR="00130F13">
        <w:rPr>
          <w:b/>
          <w:bCs/>
          <w:u w:val="single"/>
          <w:lang w:val="en-IN"/>
        </w:rPr>
        <w:t>FEE &amp; CHARGES</w:t>
      </w:r>
    </w:p>
    <w:p w:rsidRPr="002D38D6" w:rsidR="002D38D6" w:rsidP="00A826D3" w:rsidRDefault="00E831EB" w14:paraId="07E865B8" w14:textId="41B5448A">
      <w:pPr>
        <w:pStyle w:val="ListParagraph"/>
        <w:numPr>
          <w:ilvl w:val="0"/>
          <w:numId w:val="2"/>
        </w:numPr>
      </w:pPr>
      <w:r>
        <w:t>Annual</w:t>
      </w:r>
      <w:r w:rsidRPr="002D38D6" w:rsidR="002D38D6">
        <w:t xml:space="preserve"> Fee (one-time): Rs.</w:t>
      </w:r>
      <w:r w:rsidR="00687E6A">
        <w:t xml:space="preserve"> </w:t>
      </w:r>
      <w:bookmarkStart w:name="_Hlk218164992" w:id="53"/>
      <w:r w:rsidR="005E760D">
        <w:t>4</w:t>
      </w:r>
      <w:r w:rsidRPr="002D38D6" w:rsidR="002D38D6">
        <w:t xml:space="preserve">99 </w:t>
      </w:r>
      <w:bookmarkEnd w:id="53"/>
      <w:r w:rsidRPr="002D38D6" w:rsidR="002D38D6">
        <w:t>+ taxes </w:t>
      </w:r>
    </w:p>
    <w:p w:rsidRPr="002D38D6" w:rsidR="002D38D6" w:rsidP="00A826D3" w:rsidRDefault="002D38D6" w14:paraId="3CCA290E" w14:textId="62133D78">
      <w:pPr>
        <w:pStyle w:val="ListParagraph"/>
        <w:numPr>
          <w:ilvl w:val="0"/>
          <w:numId w:val="2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5E760D">
        <w:t>4</w:t>
      </w:r>
      <w:r w:rsidRPr="002D38D6" w:rsidR="005E760D">
        <w:t>99</w:t>
      </w:r>
      <w:r w:rsidRPr="002D38D6" w:rsidR="00AB6998">
        <w:t xml:space="preserve"> </w:t>
      </w:r>
      <w:r w:rsidRPr="002D38D6">
        <w:t>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A826D3" w:rsidRDefault="00E831EB" w14:paraId="7060F76E" w14:textId="172A0E8C">
      <w:pPr>
        <w:pStyle w:val="ListParagraph"/>
        <w:numPr>
          <w:ilvl w:val="0"/>
          <w:numId w:val="3"/>
        </w:numPr>
        <w:rPr>
          <w:lang w:val="en-IN"/>
        </w:rPr>
      </w:pPr>
      <w:r>
        <w:t>Annual</w:t>
      </w:r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</w:t>
      </w:r>
      <w:r w:rsidR="005E760D">
        <w:t>4</w:t>
      </w:r>
      <w:r w:rsidRPr="002D38D6" w:rsidR="005E760D">
        <w:t>99</w:t>
      </w:r>
      <w:r w:rsidRPr="002D38D6">
        <w:t xml:space="preserve"> </w:t>
      </w:r>
      <w:r w:rsidRPr="002D38D6" w:rsidR="00A80E72">
        <w:t>+ taxes</w:t>
      </w:r>
    </w:p>
    <w:p w:rsidR="00A579B5" w:rsidP="00A826D3" w:rsidRDefault="00A579B5" w14:paraId="5301376D" w14:textId="437CBE31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</w:t>
      </w:r>
      <w:r w:rsidR="005E760D">
        <w:t>4</w:t>
      </w:r>
      <w:r w:rsidRPr="002D38D6" w:rsidR="005E760D">
        <w:t>99</w:t>
      </w:r>
      <w:r w:rsidR="00E831EB">
        <w:t xml:space="preserve"> </w:t>
      </w:r>
      <w:r w:rsidRPr="002D38D6" w:rsidR="00A80E72">
        <w:t>+ taxes</w:t>
      </w:r>
      <w:r w:rsidR="00A80E72">
        <w:t xml:space="preserve"> </w:t>
      </w:r>
      <w:r w:rsidRPr="00A579B5">
        <w:rPr>
          <w:lang w:val="en-IN"/>
        </w:rPr>
        <w:t>from second year onwards</w:t>
      </w:r>
    </w:p>
    <w:p w:rsidRPr="00A579B5" w:rsidR="00A579B5" w:rsidP="00A826D3" w:rsidRDefault="00A579B5" w14:paraId="099A0E29" w14:textId="16BC55FD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 xml:space="preserve">Add-on </w:t>
      </w:r>
      <w:ins w:author="Namita Salgiya" w:date="2026-01-16T14:04:00Z" w16du:dateUtc="2026-01-16T08:34:00Z" w:id="54">
        <w:r w:rsidR="007D767D">
          <w:rPr>
            <w:lang w:val="en-IN"/>
          </w:rPr>
          <w:t xml:space="preserve">Card </w:t>
        </w:r>
      </w:ins>
      <w:r w:rsidRPr="00A579B5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="00347E48" w:rsidP="00347E48" w:rsidRDefault="009164D7" w14:paraId="1D090169" w14:textId="77777777">
      <w:pPr>
        <w:numPr>
          <w:ilvl w:val="0"/>
          <w:numId w:val="4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14">
        <w:r w:rsidRPr="009164D7">
          <w:rPr>
            <w:rStyle w:val="Hyperlink"/>
            <w:lang w:val="en-IN"/>
          </w:rPr>
          <w:t>Most Important Terms &amp; Conditions</w:t>
        </w:r>
      </w:hyperlink>
    </w:p>
    <w:p w:rsidR="00347E48" w:rsidP="00347E48" w:rsidRDefault="00347E48" w14:paraId="213DC24E" w14:textId="0D47F830">
      <w:pPr>
        <w:rPr>
          <w:ins w:author="Namita Salgiya" w:date="2026-01-16T14:05:00Z" w16du:dateUtc="2026-01-16T08:35:00Z" w:id="55"/>
          <w:rStyle w:val="Hyperlink"/>
          <w:b/>
          <w:bCs/>
          <w:lang w:val="en-IN"/>
        </w:rPr>
      </w:pPr>
      <w:r w:rsidRPr="00347E48">
        <w:rPr>
          <w:rStyle w:val="Hyperlink"/>
          <w:b/>
          <w:bCs/>
          <w:lang w:val="en-IN"/>
        </w:rPr>
        <w:t>FAQ</w:t>
      </w:r>
    </w:p>
    <w:p w:rsidRPr="00BC38CC" w:rsidR="007D767D" w:rsidP="007D767D" w:rsidRDefault="007D767D" w14:paraId="6BB63134" w14:textId="77777777">
      <w:pPr>
        <w:rPr>
          <w:ins w:author="Namita Salgiya" w:date="2026-01-16T14:05:00Z" w16du:dateUtc="2026-01-16T08:35:00Z" w:id="56"/>
          <w:b/>
          <w:bCs/>
          <w:lang w:val="en-IN"/>
        </w:rPr>
      </w:pPr>
      <w:bookmarkStart w:name="_Hlk219368909" w:id="57"/>
      <w:ins w:author="Namita Salgiya" w:date="2026-01-16T14:05:00Z" w16du:dateUtc="2026-01-16T08:35:00Z" w:id="58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7D767D" w:rsidP="007D767D" w:rsidRDefault="007D767D" w14:paraId="478A8A4E" w14:textId="7F8490B4">
      <w:pPr>
        <w:rPr>
          <w:ins w:author="Namita Salgiya" w:date="2026-01-16T14:05:00Z" w16du:dateUtc="2026-01-16T08:35:00Z" w:id="59"/>
          <w:lang w:val="en-IN"/>
        </w:rPr>
      </w:pPr>
      <w:ins w:author="Namita Salgiya" w:date="2026-01-16T14:05:00Z" w16du:dateUtc="2026-01-16T08:35:00Z" w:id="60">
        <w:r w:rsidRPr="00BC38CC">
          <w:rPr>
            <w:lang w:val="en-IN"/>
          </w:rPr>
          <w:t xml:space="preserve">The Annual Fee of the card is Rs. </w:t>
        </w:r>
        <w:r>
          <w:rPr>
            <w:lang w:val="en-IN"/>
          </w:rPr>
          <w:t>4</w:t>
        </w:r>
        <w:r w:rsidRPr="00BC38CC">
          <w:rPr>
            <w:lang w:val="en-IN"/>
          </w:rPr>
          <w:t xml:space="preserve">99 + taxes. The Renewal Fee is Rs. </w:t>
        </w:r>
        <w:r>
          <w:rPr>
            <w:lang w:val="en-IN"/>
          </w:rPr>
          <w:t>4</w:t>
        </w:r>
        <w:r w:rsidRPr="00BC38CC">
          <w:rPr>
            <w:lang w:val="en-IN"/>
          </w:rPr>
          <w:t>99 + taxes from second year onwards.</w:t>
        </w:r>
      </w:ins>
    </w:p>
    <w:p w:rsidRPr="00BC38CC" w:rsidR="007D767D" w:rsidP="007D767D" w:rsidRDefault="007D767D" w14:paraId="28E8BA43" w14:textId="77777777">
      <w:pPr>
        <w:rPr>
          <w:ins w:author="Namita Salgiya" w:date="2026-01-16T14:05:00Z" w16du:dateUtc="2026-01-16T08:35:00Z" w:id="61"/>
          <w:b/>
          <w:bCs/>
          <w:lang w:val="en-IN"/>
        </w:rPr>
      </w:pPr>
      <w:ins w:author="Namita Salgiya" w:date="2026-01-16T14:05:00Z" w16du:dateUtc="2026-01-16T08:35:00Z" w:id="62">
        <w:r w:rsidRPr="00BC38CC">
          <w:rPr>
            <w:b/>
            <w:bCs/>
            <w:lang w:val="en-IN"/>
          </w:rPr>
          <w:t>Can I use my card internationally?</w:t>
        </w:r>
      </w:ins>
    </w:p>
    <w:p w:rsidRPr="00AC1ED4" w:rsidR="007D767D" w:rsidP="007D767D" w:rsidRDefault="007D767D" w14:paraId="31D712B0" w14:textId="117AD941">
      <w:pPr>
        <w:rPr>
          <w:ins w:author="Namita Salgiya" w:date="2026-01-16T14:06:00Z" w16du:dateUtc="2026-01-16T08:36:00Z" w:id="63"/>
        </w:rPr>
      </w:pPr>
      <w:ins w:author="Namita Salgiya" w:date="2026-01-16T14:06:00Z" w16du:dateUtc="2026-01-16T08:36:00Z" w:id="64">
        <w:r w:rsidRPr="000C103B">
          <w:rPr>
            <w:lang w:val="en-IN"/>
          </w:rPr>
          <w:t xml:space="preserve">Yes, you can use your </w:t>
        </w:r>
        <w:r>
          <w:t>Landmark Rewards</w:t>
        </w:r>
        <w:r w:rsidRPr="00C15207">
          <w:t xml:space="preserve"> SBI Card</w:t>
        </w:r>
        <w:r>
          <w:t xml:space="preserve"> </w:t>
        </w:r>
        <w:del w:author="Upadhyay , Shubham (SBICard)" w:date="2026-01-20T12:28:00Z" w16du:dateUtc="2026-01-20T06:58:00Z" w:id="65">
          <w:r w:rsidRPr="000C103B" w:rsidDel="00FA3099">
            <w:rPr>
              <w:lang w:val="en-IN"/>
            </w:rPr>
            <w:delText xml:space="preserve">in </w:delText>
          </w:r>
        </w:del>
      </w:ins>
      <w:ins w:author="Upadhyay , Shubham (SBICard)" w:date="2026-01-20T12:28:00Z" w16du:dateUtc="2026-01-20T06:58:00Z" w:id="66">
        <w:r w:rsidR="00FA3099">
          <w:rPr>
            <w:lang w:val="en-IN"/>
          </w:rPr>
          <w:t xml:space="preserve">at </w:t>
        </w:r>
      </w:ins>
      <w:ins w:author="Namita Salgiya" w:date="2026-01-16T14:06:00Z" w16du:dateUtc="2026-01-16T08:36:00Z" w:id="67">
        <w:r w:rsidRPr="000C103B">
          <w:rPr>
            <w:lang w:val="en-IN"/>
          </w:rPr>
          <w:t xml:space="preserve">over 24 million outlets across the globe, including 3,25,000 outlets in </w:t>
        </w:r>
        <w:r w:rsidRPr="00AC1ED4">
          <w:t>India. You can make payments at any outlet that accepts Visa.</w:t>
        </w:r>
        <w:r>
          <w:t xml:space="preserve"> </w:t>
        </w:r>
        <w:r w:rsidRPr="00AC1ED4">
          <w:t xml:space="preserve">You can withdraw cash from over 1 million </w:t>
        </w:r>
        <w:r>
          <w:t xml:space="preserve">Visa </w:t>
        </w:r>
        <w:r w:rsidRPr="00AC1ED4">
          <w:t>ATMs across the globe.</w:t>
        </w:r>
      </w:ins>
    </w:p>
    <w:p w:rsidRPr="00BC38CC" w:rsidR="007D767D" w:rsidP="007D767D" w:rsidRDefault="007D767D" w14:paraId="0DE9B8A7" w14:textId="77777777">
      <w:pPr>
        <w:rPr>
          <w:ins w:author="Namita Salgiya" w:date="2026-01-16T14:05:00Z" w16du:dateUtc="2026-01-16T08:35:00Z" w:id="68"/>
          <w:b/>
          <w:bCs/>
          <w:lang w:val="en-IN"/>
        </w:rPr>
      </w:pPr>
      <w:ins w:author="Namita Salgiya" w:date="2026-01-16T14:05:00Z" w16du:dateUtc="2026-01-16T08:35:00Z" w:id="69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7D767D" w:rsidP="007D767D" w:rsidRDefault="007D767D" w14:paraId="5A5DA69A" w14:textId="77777777">
      <w:pPr>
        <w:rPr>
          <w:ins w:author="Namita Salgiya" w:date="2026-01-16T14:05:00Z" w16du:dateUtc="2026-01-16T08:35:00Z" w:id="70"/>
          <w:lang w:val="en-IN"/>
        </w:rPr>
      </w:pPr>
      <w:ins w:author="Namita Salgiya" w:date="2026-01-16T14:05:00Z" w16du:dateUtc="2026-01-16T08:35:00Z" w:id="71">
        <w:r w:rsidRPr="00BC38CC">
          <w:rPr>
            <w:lang w:val="en-IN"/>
          </w:rPr>
          <w:t>You can apply for an SBI Credit Card through our Website </w:t>
        </w:r>
        <w:r w:rsidRPr="00BC38CC">
          <w:rPr>
            <w:lang w:val="en-IN"/>
          </w:rPr>
          <w:fldChar w:fldCharType="begin"/>
        </w:r>
        <w:r w:rsidRPr="00BC38CC">
          <w:rPr>
            <w:lang w:val="en-IN"/>
          </w:rPr>
          <w:instrText>HYPERLINK "https://www.sbicard.com/en/eapply.page" \t "_blank"</w:instrText>
        </w:r>
        <w:r w:rsidRPr="00BC38CC">
          <w:rPr>
            <w:lang w:val="en-IN"/>
          </w:rPr>
        </w:r>
        <w:r w:rsidRPr="00BC38CC">
          <w:rPr>
            <w:lang w:val="en-IN"/>
          </w:rPr>
          <w:fldChar w:fldCharType="separate"/>
        </w:r>
        <w:r w:rsidRPr="00BC38CC">
          <w:t>sbicard.com</w:t>
        </w:r>
        <w:r w:rsidRPr="00BC38CC">
          <w:rPr>
            <w:lang w:val="en-IN"/>
          </w:rP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57"/>
      </w:ins>
    </w:p>
    <w:p w:rsidRPr="00347E48" w:rsidR="007D767D" w:rsidP="00347E48" w:rsidRDefault="007D767D" w14:paraId="3A7A842F" w14:textId="77777777">
      <w:pPr>
        <w:rPr>
          <w:rStyle w:val="Hyperlink"/>
          <w:color w:val="auto"/>
          <w:u w:val="none"/>
          <w:lang w:val="en-IN"/>
        </w:rPr>
      </w:pPr>
    </w:p>
    <w:p w:rsidRPr="00347E48" w:rsidR="00347E48" w:rsidDel="007D767D" w:rsidP="00347E48" w:rsidRDefault="00347E48" w14:paraId="0DE1DD38" w14:textId="71224E6E">
      <w:pPr>
        <w:pStyle w:val="ListParagraph"/>
        <w:numPr>
          <w:ilvl w:val="0"/>
          <w:numId w:val="4"/>
        </w:numPr>
        <w:rPr>
          <w:del w:author="Namita Salgiya" w:date="2026-01-16T14:05:00Z" w16du:dateUtc="2026-01-16T08:35:00Z" w:id="72"/>
        </w:rPr>
      </w:pPr>
      <w:del w:author="Namita Salgiya" w:date="2026-01-16T14:05:00Z" w16du:dateUtc="2026-01-16T08:35:00Z" w:id="73">
        <w:r w:rsidDel="007D767D">
          <w:rPr>
            <w:lang w:val="en-IN"/>
          </w:rPr>
          <w:delText>https://www.sbicard.com/en/faq.page</w:delText>
        </w:r>
      </w:del>
    </w:p>
    <w:p w:rsidR="009164D7" w:rsidP="004A5805" w:rsidRDefault="009164D7" w14:paraId="7415B9E1" w14:textId="2C711C4F">
      <w:pPr>
        <w:jc w:val="center"/>
        <w:rPr>
          <w:b/>
          <w:bCs/>
          <w:u w:val="single"/>
          <w:lang w:val="en-IN"/>
        </w:rPr>
      </w:pPr>
      <w:r w:rsidRPr="005B4827">
        <w:rPr>
          <w:b/>
          <w:bCs/>
          <w:i/>
          <w:iCs/>
          <w:u w:val="single"/>
          <w:lang w:val="en-IN"/>
        </w:rPr>
        <w:t xml:space="preserve">Other </w:t>
      </w:r>
      <w:r w:rsidRPr="0041023F" w:rsidR="005B4827">
        <w:rPr>
          <w:b/>
          <w:bCs/>
          <w:u w:val="single"/>
          <w:lang w:val="en-IN"/>
        </w:rPr>
        <w:t>FEATURES</w:t>
      </w:r>
    </w:p>
    <w:p w:rsidRPr="005055D0" w:rsidR="00AB6998" w:rsidP="00AB6998" w:rsidRDefault="00AB6998" w14:paraId="582A7FFC" w14:textId="77777777">
      <w:pPr>
        <w:rPr>
          <w:b/>
          <w:bCs/>
          <w:lang w:val="en-IN"/>
        </w:rPr>
      </w:pPr>
      <w:r w:rsidRPr="00A13F55">
        <w:rPr>
          <w:b/>
          <w:bCs/>
          <w:lang w:val="en-IN"/>
        </w:rPr>
        <w:t>Contactless Advantage</w:t>
      </w:r>
    </w:p>
    <w:p w:rsidRPr="005055D0" w:rsidR="007D767D" w:rsidP="007D767D" w:rsidRDefault="007D767D" w14:paraId="5FF65845" w14:textId="183251D7">
      <w:pPr>
        <w:pStyle w:val="ListParagraph"/>
        <w:numPr>
          <w:ilvl w:val="0"/>
          <w:numId w:val="4"/>
        </w:numPr>
        <w:rPr>
          <w:ins w:author="Namita Salgiya" w:date="2026-01-16T14:05:00Z" w16du:dateUtc="2026-01-16T08:35:00Z" w:id="74"/>
        </w:rPr>
      </w:pPr>
      <w:ins w:author="Namita Salgiya" w:date="2026-01-16T14:05:00Z" w16du:dateUtc="2026-01-16T08:35:00Z" w:id="75">
        <w:r w:rsidRPr="00064D28">
          <w:rPr>
            <w:lang w:val="en-IN"/>
          </w:rPr>
          <w:t xml:space="preserve">Tap &amp; Pay with Ease: </w:t>
        </w:r>
        <w:r w:rsidRPr="005055D0">
          <w:t xml:space="preserve">Make everyday payments effortlessly with </w:t>
        </w:r>
        <w:r>
          <w:t>Landmark Rewards</w:t>
        </w:r>
        <w:r w:rsidRPr="00C15207">
          <w:t xml:space="preserve"> SBI Card</w:t>
        </w:r>
      </w:ins>
      <w:ins w:author="Namita Salgiya" w:date="2026-01-20T18:34:00Z" w16du:dateUtc="2026-01-20T13:04:00Z" w:id="76">
        <w:r w:rsidR="009D342E">
          <w:t xml:space="preserve">. </w:t>
        </w:r>
      </w:ins>
      <w:ins w:author="Namita Salgiya" w:date="2026-01-16T14:05:00Z" w16du:dateUtc="2026-01-16T08:35:00Z" w:id="77">
        <w:r w:rsidRPr="005055D0">
          <w:t>Simply tap your card on a secure reader for instant transactions.</w:t>
        </w:r>
      </w:ins>
    </w:p>
    <w:p w:rsidRPr="00064D28" w:rsidR="007D767D" w:rsidP="007D767D" w:rsidRDefault="007D767D" w14:paraId="08A540D0" w14:textId="77777777">
      <w:pPr>
        <w:pStyle w:val="ListParagraph"/>
        <w:numPr>
          <w:ilvl w:val="0"/>
          <w:numId w:val="4"/>
        </w:numPr>
        <w:rPr>
          <w:ins w:author="Namita Salgiya" w:date="2026-01-16T14:05:00Z" w16du:dateUtc="2026-01-16T08:35:00Z" w:id="78"/>
          <w:lang w:val="en-IN"/>
        </w:rPr>
      </w:pPr>
      <w:ins w:author="Namita Salgiya" w:date="2026-01-16T14:05:00Z" w16du:dateUtc="2026-01-16T08:35:00Z" w:id="79">
        <w:r w:rsidRPr="00064D28">
          <w:rPr>
            <w:lang w:val="en-IN"/>
          </w:rPr>
          <w:t>Fast &amp; Convenient: No need to hand over your card or fumble for cash or coins. Tap and go for small, everyday payments in seconds.</w:t>
        </w:r>
      </w:ins>
    </w:p>
    <w:p w:rsidRPr="003442DC" w:rsidR="007D767D" w:rsidP="007D767D" w:rsidRDefault="007D767D" w14:paraId="46B414B3" w14:textId="77777777">
      <w:pPr>
        <w:pStyle w:val="ListParagraph"/>
        <w:numPr>
          <w:ilvl w:val="0"/>
          <w:numId w:val="4"/>
        </w:numPr>
        <w:rPr>
          <w:ins w:author="Namita Salgiya" w:date="2026-01-16T14:05:00Z" w16du:dateUtc="2026-01-16T08:35:00Z" w:id="80"/>
        </w:rPr>
      </w:pPr>
      <w:ins w:author="Namita Salgiya" w:date="2026-01-16T14:05:00Z" w16du:dateUtc="2026-01-16T08:35:00Z" w:id="81">
        <w:r w:rsidRPr="00064D28">
          <w:rPr>
            <w:lang w:val="en-IN"/>
          </w:rPr>
          <w:t xml:space="preserve">Secure Transactions: Your card stays in your hand during the transaction, reducing the risk of loss or fraud. Visa PayWave’s unique security key ensures that even if the card is tapped </w:t>
        </w:r>
        <w:r w:rsidRPr="003442DC">
          <w:t>multiple times, only one transaction is processed.</w:t>
        </w:r>
      </w:ins>
    </w:p>
    <w:bookmarkStart w:name="_Hlk219368972" w:id="82"/>
    <w:p w:rsidRPr="001A04C4" w:rsidR="007D767D" w:rsidP="007D767D" w:rsidRDefault="007D767D" w14:paraId="058AE628" w14:textId="77777777">
      <w:pPr>
        <w:pStyle w:val="ListParagraph"/>
        <w:numPr>
          <w:ilvl w:val="0"/>
          <w:numId w:val="5"/>
        </w:numPr>
        <w:rPr>
          <w:ins w:author="Namita Salgiya" w:date="2026-01-16T14:05:00Z" w16du:dateUtc="2026-01-16T08:35:00Z" w:id="83"/>
        </w:rPr>
      </w:pPr>
      <w:ins w:author="Namita Salgiya" w:date="2026-01-16T14:05:00Z" w16du:dateUtc="2026-01-16T08:35:00Z" w:id="84">
        <w:r w:rsidRPr="001A04C4">
          <w:lastRenderedPageBreak/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7D767D" w:rsidP="007D767D" w:rsidRDefault="007D767D" w14:paraId="3CAC38D0" w14:textId="77777777">
      <w:pPr>
        <w:pStyle w:val="ListParagraph"/>
        <w:numPr>
          <w:ilvl w:val="0"/>
          <w:numId w:val="5"/>
        </w:numPr>
        <w:rPr>
          <w:ins w:author="Namita Salgiya" w:date="2026-01-16T14:05:00Z" w16du:dateUtc="2026-01-16T08:35:00Z" w:id="85"/>
        </w:rPr>
      </w:pPr>
      <w:ins w:author="Namita Salgiya" w:date="2026-01-16T14:05:00Z" w16du:dateUtc="2026-01-16T08:35:00Z" w:id="86">
        <w:r w:rsidRPr="001A04C4">
          <w:fldChar w:fldCharType="begin"/>
        </w:r>
        <w:r w:rsidRPr="001A04C4">
          <w:instrText>HYPERLINK "https://www.sbicard.com/sbi-card-en/assets/docs/pdf/personal/cards/list-of-stores.pdf"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82"/>
    <w:p w:rsidRPr="005055D0" w:rsidR="00AB6998" w:rsidDel="007D767D" w:rsidP="00A826D3" w:rsidRDefault="00AB6998" w14:paraId="717CC9D3" w14:textId="28E4C962">
      <w:pPr>
        <w:numPr>
          <w:ilvl w:val="0"/>
          <w:numId w:val="4"/>
        </w:numPr>
        <w:rPr>
          <w:del w:author="Namita Salgiya" w:date="2026-01-16T14:05:00Z" w16du:dateUtc="2026-01-16T08:35:00Z" w:id="87"/>
        </w:rPr>
      </w:pPr>
      <w:del w:author="Namita Salgiya" w:date="2026-01-16T14:05:00Z" w16du:dateUtc="2026-01-16T08:35:00Z" w:id="88">
        <w:r w:rsidRPr="005055D0" w:rsidDel="007D767D">
          <w:rPr>
            <w:lang w:val="en-IN"/>
          </w:rPr>
          <w:delText xml:space="preserve">Tap &amp; Pay with Ease: </w:delText>
        </w:r>
        <w:r w:rsidRPr="005055D0" w:rsidDel="007D767D">
          <w:delText xml:space="preserve">Make everyday payments effortlessly with </w:delText>
        </w:r>
        <w:r w:rsidDel="007D767D" w:rsidR="009D470B">
          <w:delText>Landmark Rewards</w:delText>
        </w:r>
        <w:r w:rsidRPr="00A349F8" w:rsidDel="007D767D" w:rsidR="00A349F8">
          <w:delText xml:space="preserve"> SBI Card</w:delText>
        </w:r>
        <w:r w:rsidRPr="005055D0" w:rsidDel="007D767D">
          <w:delText>. Simply tap your card on a secure reader for instant transactions.</w:delText>
        </w:r>
      </w:del>
    </w:p>
    <w:p w:rsidRPr="005055D0" w:rsidR="00AB6998" w:rsidDel="007D767D" w:rsidP="00A826D3" w:rsidRDefault="00AB6998" w14:paraId="5B579757" w14:textId="01C101AA">
      <w:pPr>
        <w:numPr>
          <w:ilvl w:val="0"/>
          <w:numId w:val="4"/>
        </w:numPr>
        <w:rPr>
          <w:del w:author="Namita Salgiya" w:date="2026-01-16T14:05:00Z" w16du:dateUtc="2026-01-16T08:35:00Z" w:id="89"/>
          <w:lang w:val="en-IN"/>
        </w:rPr>
      </w:pPr>
      <w:del w:author="Namita Salgiya" w:date="2026-01-16T14:05:00Z" w16du:dateUtc="2026-01-16T08:35:00Z" w:id="90">
        <w:r w:rsidRPr="005055D0" w:rsidDel="007D767D">
          <w:rPr>
            <w:lang w:val="en-IN"/>
          </w:rPr>
          <w:delText>Fast &amp; Convenient: No need to hand over your card or fumble for cash or coins. Tap and go for small, everyday payments in seconds.</w:delText>
        </w:r>
      </w:del>
    </w:p>
    <w:p w:rsidRPr="003442DC" w:rsidR="00AB6998" w:rsidDel="007D767D" w:rsidP="003442DC" w:rsidRDefault="00AB6998" w14:paraId="4A55CFD4" w14:textId="4679392C">
      <w:pPr>
        <w:rPr>
          <w:del w:author="Namita Salgiya" w:date="2026-01-16T14:05:00Z" w16du:dateUtc="2026-01-16T08:35:00Z" w:id="91"/>
        </w:rPr>
      </w:pPr>
      <w:del w:author="Namita Salgiya" w:date="2026-01-16T14:05:00Z" w16du:dateUtc="2026-01-16T08:35:00Z" w:id="92">
        <w:r w:rsidRPr="005055D0" w:rsidDel="007D767D">
          <w:rPr>
            <w:lang w:val="en-IN"/>
          </w:rPr>
          <w:delText xml:space="preserve">Secure Transactions: Your card stays in your hand during the transaction, reducing the risk of loss or fraud. Visa </w:delText>
        </w:r>
        <w:r w:rsidDel="007D767D">
          <w:rPr>
            <w:lang w:val="en-IN"/>
          </w:rPr>
          <w:delText>P</w:delText>
        </w:r>
        <w:r w:rsidRPr="005055D0" w:rsidDel="007D767D">
          <w:rPr>
            <w:lang w:val="en-IN"/>
          </w:rPr>
          <w:delText xml:space="preserve">ayWave’s unique security key ensures that even if the card is tapped </w:delText>
        </w:r>
        <w:r w:rsidRPr="003442DC" w:rsidDel="007D767D">
          <w:delText>multiple times, only one transaction is processed.</w:delText>
        </w:r>
      </w:del>
    </w:p>
    <w:p w:rsidRPr="003442DC" w:rsidR="003442DC" w:rsidDel="007D767D" w:rsidP="003442DC" w:rsidRDefault="003442DC" w14:paraId="3C888F44" w14:textId="41EB49AF">
      <w:pPr>
        <w:rPr>
          <w:del w:author="Namita Salgiya" w:date="2026-01-16T14:05:00Z" w16du:dateUtc="2026-01-16T08:35:00Z" w:id="93"/>
        </w:rPr>
      </w:pPr>
      <w:del w:author="Namita Salgiya" w:date="2026-01-16T14:05:00Z" w16du:dateUtc="2026-01-16T08:35:00Z" w:id="94">
        <w:r w:rsidRPr="003442DC" w:rsidDel="007D767D">
          <w:delText>Please click </w:delText>
        </w:r>
        <w:r w:rsidDel="007D767D">
          <w:fldChar w:fldCharType="begin"/>
        </w:r>
        <w:r w:rsidDel="007D767D">
          <w:delInstrText>HYPERLINK "https://www.sbicard.com/sbi-card-en/assets/docs/pdf/personal/credit-cards/lifestyle/sbi-signature-contactless-card/Signature%20Contactless%20FAQ.pdf" \t "_blank"</w:delInstrText>
        </w:r>
        <w:r w:rsidDel="007D767D">
          <w:fldChar w:fldCharType="separate"/>
        </w:r>
        <w:r w:rsidRPr="003442DC" w:rsidDel="007D767D">
          <w:rPr>
            <w:rStyle w:val="Hyperlink"/>
          </w:rPr>
          <w:delText>here</w:delText>
        </w:r>
        <w:r w:rsidDel="007D767D">
          <w:fldChar w:fldCharType="end"/>
        </w:r>
        <w:r w:rsidRPr="003442DC" w:rsidDel="007D767D">
          <w:delText> to download the FAQ’s</w:delText>
        </w:r>
      </w:del>
    </w:p>
    <w:p w:rsidRPr="003442DC" w:rsidR="003442DC" w:rsidDel="007D767D" w:rsidP="003442DC" w:rsidRDefault="003442DC" w14:paraId="5DECE6A6" w14:textId="1867C4D2">
      <w:pPr>
        <w:rPr>
          <w:del w:author="Namita Salgiya" w:date="2026-01-16T14:05:00Z" w16du:dateUtc="2026-01-16T08:35:00Z" w:id="95"/>
        </w:rPr>
      </w:pPr>
      <w:del w:author="Namita Salgiya" w:date="2026-01-16T14:05:00Z" w16du:dateUtc="2026-01-16T08:35:00Z" w:id="96">
        <w:r w:rsidRPr="003442DC" w:rsidDel="007D767D">
          <w:delText>Please click</w:delText>
        </w:r>
        <w:r w:rsidDel="007D767D">
          <w:delText xml:space="preserve"> </w:delText>
        </w:r>
        <w:r w:rsidDel="007D767D">
          <w:fldChar w:fldCharType="begin"/>
        </w:r>
        <w:r w:rsidDel="007D767D">
          <w:delInstrText>HYPERLINK "https://www.sbicard.com/sbi-card-en/assets/docs/pdf/personal/cards/list-of-stores.pdf" \t "_blank"</w:delInstrText>
        </w:r>
        <w:r w:rsidDel="007D767D">
          <w:fldChar w:fldCharType="separate"/>
        </w:r>
        <w:r w:rsidRPr="003442DC" w:rsidDel="007D767D">
          <w:rPr>
            <w:rStyle w:val="Hyperlink"/>
          </w:rPr>
          <w:delText>here</w:delText>
        </w:r>
        <w:r w:rsidDel="007D767D">
          <w:fldChar w:fldCharType="end"/>
        </w:r>
        <w:r w:rsidRPr="003442DC" w:rsidDel="007D767D">
          <w:delText> to download the list of Merchants enabled for transactions.</w:delText>
        </w:r>
      </w:del>
    </w:p>
    <w:p w:rsidRPr="009164D7" w:rsidR="003442DC" w:rsidP="003442DC" w:rsidRDefault="003442DC" w14:paraId="314FD65B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3442DC" w:rsidP="00A826D3" w:rsidRDefault="003442DC" w14:paraId="5EDF2192" w14:textId="15EABED5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>Accepted </w:t>
      </w:r>
      <w:del w:author="Upadhyay , Shubham (SBICard)" w:date="2026-01-20T12:39:00Z" w16du:dateUtc="2026-01-20T07:09:00Z" w:id="97">
        <w:r w:rsidRPr="00F23D00" w:rsidDel="00CE0D2E">
          <w:rPr>
            <w:lang w:val="en-IN"/>
          </w:rPr>
          <w:delText xml:space="preserve">in </w:delText>
        </w:r>
      </w:del>
      <w:ins w:author="Upadhyay , Shubham (SBICard)" w:date="2026-01-20T12:39:00Z" w16du:dateUtc="2026-01-20T07:09:00Z" w:id="98">
        <w:r w:rsidR="00CE0D2E">
          <w:rPr>
            <w:lang w:val="en-IN"/>
          </w:rPr>
          <w:t xml:space="preserve">at </w:t>
        </w:r>
      </w:ins>
      <w:r w:rsidRPr="00F23D00">
        <w:rPr>
          <w:lang w:val="en-IN"/>
        </w:rPr>
        <w:t>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Pr="00A13F55" w:rsidR="00A13F55" w:rsidP="00A826D3" w:rsidRDefault="00A13F55" w14:paraId="2937F224" w14:textId="33776F10">
      <w:pPr>
        <w:pStyle w:val="ListParagraph"/>
        <w:numPr>
          <w:ilvl w:val="0"/>
          <w:numId w:val="5"/>
        </w:numPr>
        <w:rPr>
          <w:lang w:val="en-IN" w:eastAsia="en-IN"/>
        </w:rPr>
      </w:pPr>
      <w:r>
        <w:rPr>
          <w:lang w:val="en-IN" w:eastAsia="en-IN"/>
        </w:rPr>
        <w:t>M</w:t>
      </w:r>
      <w:r w:rsidRPr="00A13F55">
        <w:rPr>
          <w:lang w:val="en-IN" w:eastAsia="en-IN"/>
        </w:rPr>
        <w:t>ake payments at any outlet that accepts Visa.</w:t>
      </w:r>
    </w:p>
    <w:p w:rsidRPr="009164D7" w:rsidR="003442DC" w:rsidP="003442DC" w:rsidRDefault="003442DC" w14:paraId="04D5239B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Cash Access Across the World</w:t>
      </w:r>
    </w:p>
    <w:p w:rsidRPr="003442DC" w:rsidR="003442DC" w:rsidP="00A826D3" w:rsidRDefault="003442DC" w14:paraId="7197FC95" w14:textId="445073F3">
      <w:pPr>
        <w:numPr>
          <w:ilvl w:val="0"/>
          <w:numId w:val="7"/>
        </w:numPr>
        <w:rPr>
          <w:lang w:val="en-IN" w:eastAsia="en-IN"/>
        </w:rPr>
      </w:pPr>
      <w:r w:rsidRPr="003442DC">
        <w:rPr>
          <w:lang w:val="en-IN" w:eastAsia="en-IN"/>
        </w:rPr>
        <w:t>Withdraw cash from over 1 million</w:t>
      </w:r>
      <w:r w:rsidR="00A13F55">
        <w:rPr>
          <w:lang w:val="en-IN" w:eastAsia="en-IN"/>
        </w:rPr>
        <w:t xml:space="preserve"> Visa </w:t>
      </w:r>
      <w:r w:rsidRPr="003442DC">
        <w:rPr>
          <w:lang w:val="en-IN" w:eastAsia="en-IN"/>
        </w:rPr>
        <w:t>ATMs across the globe</w:t>
      </w:r>
    </w:p>
    <w:p w:rsidRPr="004A5805" w:rsidR="003442DC" w:rsidP="003442DC" w:rsidRDefault="003442DC" w14:paraId="7837CA6A" w14:textId="0E909D2A">
      <w:pPr>
        <w:rPr>
          <w:b/>
          <w:bCs/>
          <w:lang w:val="en-IN"/>
        </w:rPr>
      </w:pPr>
      <w:proofErr w:type="spellStart"/>
      <w:r w:rsidRPr="004A5805">
        <w:rPr>
          <w:b/>
          <w:bCs/>
          <w:lang w:val="en-IN"/>
        </w:rPr>
        <w:t>Flexipay</w:t>
      </w:r>
      <w:proofErr w:type="spellEnd"/>
      <w:r w:rsidR="0092533C">
        <w:rPr>
          <w:b/>
          <w:bCs/>
          <w:lang w:val="en-IN"/>
        </w:rPr>
        <w:t xml:space="preserve"> EMI</w:t>
      </w:r>
    </w:p>
    <w:p w:rsidRPr="004A5805" w:rsidR="003442DC" w:rsidP="00A826D3" w:rsidRDefault="003442DC" w14:paraId="0F5D2D90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3442DC" w:rsidP="00A826D3" w:rsidRDefault="003442DC" w14:paraId="04A993E8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Pr="00CA2AD8" w:rsidR="003442DC" w:rsidP="00A826D3" w:rsidRDefault="003442DC" w14:paraId="789BCD4C" w14:textId="77777777">
      <w:pPr>
        <w:pStyle w:val="ListParagraph"/>
        <w:numPr>
          <w:ilvl w:val="0"/>
          <w:numId w:val="6"/>
        </w:numPr>
      </w:pPr>
      <w:hyperlink w:tgtFrame="_blank" w:history="1" r:id="rId15">
        <w:r w:rsidRPr="00173FDA">
          <w:rPr>
            <w:rStyle w:val="Hyperlink"/>
          </w:rPr>
          <w:t>Click here</w:t>
        </w:r>
      </w:hyperlink>
      <w:r w:rsidRPr="00173FDA">
        <w:t xml:space="preserve"> to know more</w:t>
      </w:r>
    </w:p>
    <w:p w:rsidRPr="00F534F3" w:rsidR="007D767D" w:rsidP="007D767D" w:rsidRDefault="007D767D" w14:paraId="20A4A287" w14:textId="77777777">
      <w:pPr>
        <w:rPr>
          <w:ins w:author="Namita Salgiya" w:date="2026-01-16T14:05:00Z" w16du:dateUtc="2026-01-16T08:35:00Z" w:id="99"/>
          <w:b/>
          <w:bCs/>
          <w:lang w:val="en-IN"/>
        </w:rPr>
      </w:pPr>
      <w:bookmarkStart w:name="_Hlk219363897" w:id="100"/>
      <w:ins w:author="Namita Salgiya" w:date="2026-01-16T14:05:00Z" w16du:dateUtc="2026-01-16T08:35:00Z" w:id="101">
        <w:r w:rsidRPr="00F534F3">
          <w:rPr>
            <w:b/>
            <w:bCs/>
            <w:lang w:val="en-IN"/>
          </w:rPr>
          <w:t>Add-on Cards</w:t>
        </w:r>
      </w:ins>
    </w:p>
    <w:p w:rsidRPr="00AC1ED4" w:rsidR="007D767D" w:rsidP="007D767D" w:rsidRDefault="007D767D" w14:paraId="66FBDC86" w14:textId="77777777">
      <w:pPr>
        <w:pStyle w:val="ListParagraph"/>
        <w:numPr>
          <w:ilvl w:val="0"/>
          <w:numId w:val="11"/>
        </w:numPr>
        <w:rPr>
          <w:ins w:author="Namita Salgiya" w:date="2026-01-16T14:05:00Z" w16du:dateUtc="2026-01-16T08:35:00Z" w:id="102"/>
        </w:rPr>
      </w:pPr>
      <w:ins w:author="Namita Salgiya" w:date="2026-01-16T14:05:00Z" w16du:dateUtc="2026-01-16T08:35:00Z" w:id="103">
        <w:r>
          <w:t>E</w:t>
        </w:r>
        <w:r w:rsidRPr="00AC1ED4">
          <w:t>mpower your family with </w:t>
        </w:r>
        <w:r w:rsidRPr="00AC1ED4">
          <w:fldChar w:fldCharType="begin"/>
        </w:r>
        <w:r w:rsidRPr="00AC1ED4">
          <w:instrText>HYPERLINK "https://www.sbicard.com/en/personal/benefits/add-on-card.page"</w:instrText>
        </w:r>
        <w:r w:rsidRPr="00AC1ED4">
          <w:fldChar w:fldCharType="separate"/>
        </w:r>
        <w:r w:rsidRPr="00AC1ED4">
          <w:rPr>
            <w:rStyle w:val="Hyperlink"/>
          </w:rPr>
          <w:t>add-on cards</w:t>
        </w:r>
        <w:r w:rsidRPr="00AC1ED4"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7D767D" w:rsidP="007D767D" w:rsidRDefault="007D767D" w14:paraId="6747E575" w14:textId="77777777">
      <w:pPr>
        <w:rPr>
          <w:ins w:author="Namita Salgiya" w:date="2026-01-16T14:05:00Z" w16du:dateUtc="2026-01-16T08:35:00Z" w:id="104"/>
          <w:b/>
          <w:bCs/>
        </w:rPr>
      </w:pPr>
      <w:ins w:author="Namita Salgiya" w:date="2026-01-16T14:05:00Z" w16du:dateUtc="2026-01-16T08:35:00Z" w:id="105">
        <w:r w:rsidRPr="00AC1ED4">
          <w:rPr>
            <w:b/>
            <w:bCs/>
          </w:rPr>
          <w:t>Easy Bill Pay Facility</w:t>
        </w:r>
      </w:ins>
    </w:p>
    <w:p w:rsidRPr="00AC1ED4" w:rsidR="007D767D" w:rsidP="007D767D" w:rsidRDefault="007D767D" w14:paraId="4C3A9F1B" w14:textId="77777777">
      <w:pPr>
        <w:pStyle w:val="ListParagraph"/>
        <w:numPr>
          <w:ilvl w:val="0"/>
          <w:numId w:val="11"/>
        </w:numPr>
        <w:rPr>
          <w:ins w:author="Namita Salgiya" w:date="2026-01-16T14:05:00Z" w16du:dateUtc="2026-01-16T08:35:00Z" w:id="106"/>
        </w:rPr>
      </w:pPr>
      <w:ins w:author="Namita Salgiya" w:date="2026-01-16T14:05:00Z" w16du:dateUtc="2026-01-16T08:35:00Z" w:id="107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 w:rsidRPr="00AC1ED4">
          <w:fldChar w:fldCharType="begin"/>
        </w:r>
        <w:r w:rsidRPr="00AC1ED4">
          <w:instrText>HYPERLINK "https://www.sbicard.com/en/personal/benefits.page" \l "area5"</w:instrText>
        </w:r>
        <w:r w:rsidRPr="00AC1ED4">
          <w:fldChar w:fldCharType="separate"/>
        </w:r>
        <w:r w:rsidRPr="00AC1ED4">
          <w:rPr>
            <w:rStyle w:val="Hyperlink"/>
          </w:rPr>
          <w:t>here</w:t>
        </w:r>
        <w:r w:rsidRPr="00AC1ED4"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7D767D" w:rsidP="007D767D" w:rsidRDefault="007D767D" w14:paraId="7FF6B455" w14:textId="77777777">
      <w:pPr>
        <w:rPr>
          <w:ins w:author="Namita Salgiya" w:date="2026-01-16T14:05:00Z" w16du:dateUtc="2026-01-16T08:35:00Z" w:id="108"/>
          <w:b/>
          <w:bCs/>
        </w:rPr>
      </w:pPr>
      <w:ins w:author="Namita Salgiya" w:date="2026-01-16T14:05:00Z" w16du:dateUtc="2026-01-16T08:35:00Z" w:id="109">
        <w:r w:rsidRPr="005E66AE">
          <w:rPr>
            <w:b/>
            <w:bCs/>
          </w:rPr>
          <w:t>Balance Transfer on EMI</w:t>
        </w:r>
      </w:ins>
    </w:p>
    <w:p w:rsidRPr="005E66AE" w:rsidR="007D767D" w:rsidP="007D767D" w:rsidRDefault="007D767D" w14:paraId="367125CD" w14:textId="77777777">
      <w:pPr>
        <w:pStyle w:val="ListParagraph"/>
        <w:numPr>
          <w:ilvl w:val="0"/>
          <w:numId w:val="6"/>
        </w:numPr>
        <w:rPr>
          <w:ins w:author="Namita Salgiya" w:date="2026-01-16T14:05:00Z" w16du:dateUtc="2026-01-16T08:35:00Z" w:id="110"/>
        </w:rPr>
      </w:pPr>
      <w:ins w:author="Namita Salgiya" w:date="2026-01-16T14:05:00Z" w16du:dateUtc="2026-01-16T08:35:00Z" w:id="111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7D767D" w:rsidP="007D767D" w:rsidRDefault="007D767D" w14:paraId="2DC40C4E" w14:textId="22244D0B">
      <w:pPr>
        <w:pStyle w:val="ListParagraph"/>
        <w:numPr>
          <w:ilvl w:val="0"/>
          <w:numId w:val="6"/>
        </w:numPr>
        <w:rPr>
          <w:ins w:author="Namita Salgiya" w:date="2026-01-16T14:05:00Z" w16du:dateUtc="2026-01-16T08:35:00Z" w:id="112"/>
        </w:rPr>
      </w:pPr>
      <w:ins w:author="Namita Salgiya" w:date="2026-01-16T14:05:00Z" w16du:dateUtc="2026-01-16T08:35:00Z" w:id="113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>
          <w:t>Landmark Rewards</w:t>
        </w:r>
        <w:r w:rsidRPr="00C15207">
          <w:t xml:space="preserve"> SBI Card</w:t>
        </w:r>
        <w:r>
          <w:t xml:space="preserve"> </w:t>
        </w:r>
        <w:r w:rsidRPr="00377F55">
          <w:t>at a lower interest rate and repay in easy EMIs.</w:t>
        </w:r>
        <w:r>
          <w:t xml:space="preserve"> </w:t>
        </w:r>
        <w:r w:rsidRPr="005E66AE">
          <w:fldChar w:fldCharType="begin"/>
        </w:r>
        <w:r w:rsidRPr="005E66AE">
          <w:instrText>HYPERLINK "https://www.sbicard.com/en/personal/benefits/lower-interest-option/balance-transfer-on-emi.page" \t "_blank"</w:instrText>
        </w:r>
        <w:r w:rsidRPr="005E66AE">
          <w:fldChar w:fldCharType="separate"/>
        </w:r>
        <w:r w:rsidRPr="005E66AE">
          <w:rPr>
            <w:rStyle w:val="Hyperlink"/>
          </w:rPr>
          <w:t>Click here</w:t>
        </w:r>
        <w:r w:rsidRPr="005E66AE"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7D767D" w:rsidP="007D767D" w:rsidRDefault="007D767D" w14:paraId="5518D637" w14:textId="77777777">
      <w:pPr>
        <w:pStyle w:val="ListParagraph"/>
        <w:numPr>
          <w:ilvl w:val="0"/>
          <w:numId w:val="6"/>
        </w:numPr>
        <w:rPr>
          <w:ins w:author="Namita Salgiya" w:date="2026-01-16T14:05:00Z" w16du:dateUtc="2026-01-16T08:35:00Z" w:id="114"/>
        </w:rPr>
      </w:pPr>
      <w:ins w:author="Namita Salgiya" w:date="2026-01-16T14:05:00Z" w16du:dateUtc="2026-01-16T08:35:00Z" w:id="115">
        <w:r w:rsidRPr="00247784">
          <w:t>Login to your account to avail this facility.</w:t>
        </w:r>
      </w:ins>
    </w:p>
    <w:bookmarkEnd w:id="100"/>
    <w:p w:rsidR="00AB6998" w:rsidP="00AB6998" w:rsidRDefault="00AB6998" w14:paraId="768DB249" w14:textId="77777777">
      <w:pPr>
        <w:rPr>
          <w:b/>
          <w:bCs/>
          <w:u w:val="single"/>
          <w:lang w:val="en-IN"/>
        </w:rPr>
      </w:pPr>
    </w:p>
    <w:p w:rsidR="0055656D" w:rsidP="37677C35" w:rsidRDefault="0055656D" w14:paraId="7DF2500B" w14:textId="6CF2997C">
      <w:pPr>
        <w:pStyle w:val="ListParagraph"/>
        <w:jc w:val="center"/>
        <w:rPr>
          <w:lang w:val="en-IN"/>
        </w:rPr>
      </w:pPr>
    </w:p>
    <w:sectPr w:rsidR="0055656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20CA3B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3C415F"/>
    <w:multiLevelType w:val="hybridMultilevel"/>
    <w:tmpl w:val="59D6D8F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54195F"/>
    <w:multiLevelType w:val="multilevel"/>
    <w:tmpl w:val="1C7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8A24178"/>
    <w:multiLevelType w:val="hybridMultilevel"/>
    <w:tmpl w:val="761C8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B644E7"/>
    <w:multiLevelType w:val="hybridMultilevel"/>
    <w:tmpl w:val="88D0094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0D2338"/>
    <w:multiLevelType w:val="hybridMultilevel"/>
    <w:tmpl w:val="B6CA0CF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AF049FF"/>
    <w:multiLevelType w:val="hybridMultilevel"/>
    <w:tmpl w:val="1180C84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7293F0B"/>
    <w:multiLevelType w:val="hybridMultilevel"/>
    <w:tmpl w:val="F93629C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19709901">
    <w:abstractNumId w:val="4"/>
  </w:num>
  <w:num w:numId="2" w16cid:durableId="1820414798">
    <w:abstractNumId w:val="7"/>
  </w:num>
  <w:num w:numId="3" w16cid:durableId="147326259">
    <w:abstractNumId w:val="6"/>
  </w:num>
  <w:num w:numId="4" w16cid:durableId="1812674509">
    <w:abstractNumId w:val="1"/>
  </w:num>
  <w:num w:numId="5" w16cid:durableId="909343409">
    <w:abstractNumId w:val="10"/>
  </w:num>
  <w:num w:numId="6" w16cid:durableId="1629705710">
    <w:abstractNumId w:val="0"/>
  </w:num>
  <w:num w:numId="7" w16cid:durableId="74712338">
    <w:abstractNumId w:val="3"/>
  </w:num>
  <w:num w:numId="8" w16cid:durableId="1409881067">
    <w:abstractNumId w:val="11"/>
  </w:num>
  <w:num w:numId="9" w16cid:durableId="1383092291">
    <w:abstractNumId w:val="2"/>
  </w:num>
  <w:num w:numId="10" w16cid:durableId="1319648820">
    <w:abstractNumId w:val="5"/>
  </w:num>
  <w:num w:numId="11" w16cid:durableId="2140219596">
    <w:abstractNumId w:val="8"/>
  </w:num>
  <w:num w:numId="12" w16cid:durableId="1088502559">
    <w:abstractNumId w:val="9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3616C"/>
    <w:rsid w:val="0003696A"/>
    <w:rsid w:val="000401FB"/>
    <w:rsid w:val="00052DB0"/>
    <w:rsid w:val="00061D4B"/>
    <w:rsid w:val="00066BFA"/>
    <w:rsid w:val="0008072D"/>
    <w:rsid w:val="0008778C"/>
    <w:rsid w:val="0009775C"/>
    <w:rsid w:val="000B34BB"/>
    <w:rsid w:val="00103D7B"/>
    <w:rsid w:val="00122BDC"/>
    <w:rsid w:val="00130F13"/>
    <w:rsid w:val="00144A33"/>
    <w:rsid w:val="001535C0"/>
    <w:rsid w:val="001573BC"/>
    <w:rsid w:val="00160CD9"/>
    <w:rsid w:val="0016334A"/>
    <w:rsid w:val="00166BEB"/>
    <w:rsid w:val="001703CE"/>
    <w:rsid w:val="00172B63"/>
    <w:rsid w:val="001B367E"/>
    <w:rsid w:val="001C5B69"/>
    <w:rsid w:val="001D6345"/>
    <w:rsid w:val="00217F8A"/>
    <w:rsid w:val="00250CD9"/>
    <w:rsid w:val="002820E4"/>
    <w:rsid w:val="0029715F"/>
    <w:rsid w:val="002A4D5C"/>
    <w:rsid w:val="002D2802"/>
    <w:rsid w:val="002D38D6"/>
    <w:rsid w:val="002F0DDF"/>
    <w:rsid w:val="00311B56"/>
    <w:rsid w:val="00336966"/>
    <w:rsid w:val="003442DC"/>
    <w:rsid w:val="00345E13"/>
    <w:rsid w:val="003465A7"/>
    <w:rsid w:val="00347E48"/>
    <w:rsid w:val="00371E00"/>
    <w:rsid w:val="00372F4F"/>
    <w:rsid w:val="00396F00"/>
    <w:rsid w:val="00397F9C"/>
    <w:rsid w:val="003A570E"/>
    <w:rsid w:val="003D5A56"/>
    <w:rsid w:val="003D715C"/>
    <w:rsid w:val="003E5D0A"/>
    <w:rsid w:val="004022C5"/>
    <w:rsid w:val="0041023F"/>
    <w:rsid w:val="00420D19"/>
    <w:rsid w:val="0042325B"/>
    <w:rsid w:val="0042487D"/>
    <w:rsid w:val="004A5805"/>
    <w:rsid w:val="004D7712"/>
    <w:rsid w:val="00513A0B"/>
    <w:rsid w:val="00524A79"/>
    <w:rsid w:val="005310B6"/>
    <w:rsid w:val="00555A8B"/>
    <w:rsid w:val="0055656D"/>
    <w:rsid w:val="005643BE"/>
    <w:rsid w:val="005B4827"/>
    <w:rsid w:val="005B4E27"/>
    <w:rsid w:val="005E11EA"/>
    <w:rsid w:val="005E5098"/>
    <w:rsid w:val="005E760D"/>
    <w:rsid w:val="0061261C"/>
    <w:rsid w:val="00615611"/>
    <w:rsid w:val="00623C5E"/>
    <w:rsid w:val="0063055D"/>
    <w:rsid w:val="00633BFD"/>
    <w:rsid w:val="006370E5"/>
    <w:rsid w:val="00654AA7"/>
    <w:rsid w:val="00677EBF"/>
    <w:rsid w:val="00681931"/>
    <w:rsid w:val="00687E6A"/>
    <w:rsid w:val="006938F5"/>
    <w:rsid w:val="006A2631"/>
    <w:rsid w:val="006E42F3"/>
    <w:rsid w:val="007275A2"/>
    <w:rsid w:val="00742F09"/>
    <w:rsid w:val="00746951"/>
    <w:rsid w:val="007550F8"/>
    <w:rsid w:val="00760ED7"/>
    <w:rsid w:val="007D1F95"/>
    <w:rsid w:val="007D767D"/>
    <w:rsid w:val="007E6A3E"/>
    <w:rsid w:val="0083076E"/>
    <w:rsid w:val="00832A62"/>
    <w:rsid w:val="00834B4F"/>
    <w:rsid w:val="00854DAB"/>
    <w:rsid w:val="0088605F"/>
    <w:rsid w:val="008A3841"/>
    <w:rsid w:val="008A79B8"/>
    <w:rsid w:val="008B33B9"/>
    <w:rsid w:val="008C1F05"/>
    <w:rsid w:val="008E1303"/>
    <w:rsid w:val="008E4E96"/>
    <w:rsid w:val="00903441"/>
    <w:rsid w:val="0090374C"/>
    <w:rsid w:val="00905366"/>
    <w:rsid w:val="009132B2"/>
    <w:rsid w:val="009164D7"/>
    <w:rsid w:val="0092533C"/>
    <w:rsid w:val="00931386"/>
    <w:rsid w:val="009445F5"/>
    <w:rsid w:val="009863B2"/>
    <w:rsid w:val="00995FCF"/>
    <w:rsid w:val="009A176A"/>
    <w:rsid w:val="009B506E"/>
    <w:rsid w:val="009C0D9E"/>
    <w:rsid w:val="009D342E"/>
    <w:rsid w:val="009D470B"/>
    <w:rsid w:val="009E56DF"/>
    <w:rsid w:val="00A13F55"/>
    <w:rsid w:val="00A150C5"/>
    <w:rsid w:val="00A27FC1"/>
    <w:rsid w:val="00A349F8"/>
    <w:rsid w:val="00A3750F"/>
    <w:rsid w:val="00A579B5"/>
    <w:rsid w:val="00A80E72"/>
    <w:rsid w:val="00A826D3"/>
    <w:rsid w:val="00AB255A"/>
    <w:rsid w:val="00AB6998"/>
    <w:rsid w:val="00AC2D69"/>
    <w:rsid w:val="00AD11D6"/>
    <w:rsid w:val="00AF4A2A"/>
    <w:rsid w:val="00B006CC"/>
    <w:rsid w:val="00B1459B"/>
    <w:rsid w:val="00B2066F"/>
    <w:rsid w:val="00B2334D"/>
    <w:rsid w:val="00B37132"/>
    <w:rsid w:val="00B5223F"/>
    <w:rsid w:val="00B67576"/>
    <w:rsid w:val="00B74F63"/>
    <w:rsid w:val="00B850D2"/>
    <w:rsid w:val="00BA2D1B"/>
    <w:rsid w:val="00BA54D0"/>
    <w:rsid w:val="00BE1E8A"/>
    <w:rsid w:val="00C0674E"/>
    <w:rsid w:val="00C116B5"/>
    <w:rsid w:val="00C15207"/>
    <w:rsid w:val="00C17224"/>
    <w:rsid w:val="00C23CA0"/>
    <w:rsid w:val="00C37A02"/>
    <w:rsid w:val="00C42307"/>
    <w:rsid w:val="00C63C91"/>
    <w:rsid w:val="00C66F71"/>
    <w:rsid w:val="00C712F6"/>
    <w:rsid w:val="00C74138"/>
    <w:rsid w:val="00CA5965"/>
    <w:rsid w:val="00CB3D23"/>
    <w:rsid w:val="00CD511F"/>
    <w:rsid w:val="00CE0D2E"/>
    <w:rsid w:val="00D00240"/>
    <w:rsid w:val="00D203EB"/>
    <w:rsid w:val="00D34CF6"/>
    <w:rsid w:val="00D41563"/>
    <w:rsid w:val="00D651FB"/>
    <w:rsid w:val="00D85B4A"/>
    <w:rsid w:val="00D908E9"/>
    <w:rsid w:val="00DB41A6"/>
    <w:rsid w:val="00DB479D"/>
    <w:rsid w:val="00DB606B"/>
    <w:rsid w:val="00DB63DD"/>
    <w:rsid w:val="00DB690D"/>
    <w:rsid w:val="00DC1E35"/>
    <w:rsid w:val="00DE4DB7"/>
    <w:rsid w:val="00DF2FC7"/>
    <w:rsid w:val="00E40FC4"/>
    <w:rsid w:val="00E52331"/>
    <w:rsid w:val="00E56665"/>
    <w:rsid w:val="00E606BF"/>
    <w:rsid w:val="00E62FE6"/>
    <w:rsid w:val="00E76AA0"/>
    <w:rsid w:val="00E831EB"/>
    <w:rsid w:val="00EC3BB6"/>
    <w:rsid w:val="00ED42B1"/>
    <w:rsid w:val="00EE6928"/>
    <w:rsid w:val="00F10E4C"/>
    <w:rsid w:val="00F13E04"/>
    <w:rsid w:val="00F15C67"/>
    <w:rsid w:val="00F23D00"/>
    <w:rsid w:val="00F318DC"/>
    <w:rsid w:val="00F31F00"/>
    <w:rsid w:val="00F711A7"/>
    <w:rsid w:val="00F7333B"/>
    <w:rsid w:val="00F87E03"/>
    <w:rsid w:val="00F91914"/>
    <w:rsid w:val="00FA3099"/>
    <w:rsid w:val="00FB78C6"/>
    <w:rsid w:val="00FD42CD"/>
    <w:rsid w:val="1B84839B"/>
    <w:rsid w:val="237B6609"/>
    <w:rsid w:val="245860F1"/>
    <w:rsid w:val="25988A8D"/>
    <w:rsid w:val="2726EB11"/>
    <w:rsid w:val="30A97F17"/>
    <w:rsid w:val="30B6B9FB"/>
    <w:rsid w:val="36C18FF8"/>
    <w:rsid w:val="371952DB"/>
    <w:rsid w:val="3752E825"/>
    <w:rsid w:val="37677C35"/>
    <w:rsid w:val="3A2F4C88"/>
    <w:rsid w:val="4EB02D1D"/>
    <w:rsid w:val="51A4E35F"/>
    <w:rsid w:val="60518F19"/>
    <w:rsid w:val="6F6CA3AD"/>
    <w:rsid w:val="76F9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7D767D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6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bicard.com/en/personal/credit-cards/lifestyle/sbi-card-elite.page" TargetMode="External" Id="rId13" /><Relationship Type="http://schemas.openxmlformats.org/officeDocument/2006/relationships/styles" Target="styles.xml" Id="rId3" /><Relationship Type="http://schemas.microsoft.com/office/2011/relationships/people" Target="people.xml" Id="rId21" /><Relationship Type="http://schemas.openxmlformats.org/officeDocument/2006/relationships/numbering" Target="numbering.xml" Id="rId2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hyperlink" Target="https://www.sbicard.com/en/personal/benefits/lower-interest-option/flexi-pay.page" TargetMode="External" Id="rId15" /><Relationship Type="http://schemas.openxmlformats.org/officeDocument/2006/relationships/settings" Target="settings.xml" Id="rId4" /><Relationship Type="http://schemas.openxmlformats.org/officeDocument/2006/relationships/hyperlink" Target="https://www.sbicard.com/en/most-important-terms-and-conditions.page" TargetMode="External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D3CA-C7BB-4F6D-AC7A-DCF3A367A8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4</revision>
  <dcterms:created xsi:type="dcterms:W3CDTF">2026-01-20T07:12:00.0000000Z</dcterms:created>
  <dcterms:modified xsi:type="dcterms:W3CDTF">2026-03-19T06:33:47.2463207Z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</Properties>
</file>