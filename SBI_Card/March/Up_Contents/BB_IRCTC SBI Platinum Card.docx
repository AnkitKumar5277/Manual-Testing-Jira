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0A85" w:rsidP="004A5805" w:rsidRDefault="00B90A85" w14:paraId="0117B982" w14:textId="62B9DA9B">
      <w:pPr>
        <w:jc w:val="center"/>
        <w:rPr>
          <w:b/>
          <w:bCs/>
          <w:lang w:val="en-IN"/>
        </w:rPr>
      </w:pPr>
      <w:hyperlink w:history="1" r:id="rId7">
        <w:r w:rsidRPr="00B90A85">
          <w:rPr>
            <w:rStyle w:val="Hyperlink"/>
            <w:b/>
            <w:bCs/>
            <w:lang w:val="en-IN"/>
          </w:rPr>
          <w:t>IRCTC SBI Platinum Card</w:t>
        </w:r>
      </w:hyperlink>
    </w:p>
    <w:p w:rsidR="00FF6422" w:rsidP="004A5805" w:rsidRDefault="00B90A85" w14:paraId="48A023D0" w14:textId="7D9B44EA">
      <w:pPr>
        <w:jc w:val="center"/>
      </w:pPr>
      <w:r>
        <w:t xml:space="preserve">A </w:t>
      </w:r>
      <w:r w:rsidR="009F22D4">
        <w:t xml:space="preserve">Card That Reserves </w:t>
      </w:r>
      <w:r>
        <w:t xml:space="preserve">for </w:t>
      </w:r>
      <w:r w:rsidR="009F22D4">
        <w:t>You</w:t>
      </w:r>
      <w:r>
        <w:t xml:space="preserve">, </w:t>
      </w:r>
      <w:r w:rsidR="009F22D4">
        <w:t xml:space="preserve">Pure Platinum Privileges </w:t>
      </w:r>
    </w:p>
    <w:p w:rsidRPr="004C50CB" w:rsidR="003D715C" w:rsidP="004A5805" w:rsidRDefault="003D715C" w14:paraId="55587B08" w14:textId="2C580AB9">
      <w:pPr>
        <w:jc w:val="center"/>
        <w:rPr>
          <w:b/>
          <w:bCs/>
          <w:i/>
          <w:iCs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>Best For</w:t>
      </w:r>
    </w:p>
    <w:p w:rsidR="00D86A35" w:rsidP="00345E13" w:rsidRDefault="00D86A35" w14:paraId="100DC8A0" w14:textId="0B56D268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Reward</w:t>
      </w:r>
      <w:r w:rsidR="003C1523">
        <w:rPr>
          <w:lang w:val="en-IN"/>
        </w:rPr>
        <w:t xml:space="preserve"> Benefits</w:t>
      </w:r>
    </w:p>
    <w:p w:rsidR="00F30867" w:rsidP="00F30867" w:rsidRDefault="00947F57" w14:paraId="0B3FA379" w14:textId="5464A4F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Milestone </w:t>
      </w:r>
      <w:r w:rsidR="00F30867">
        <w:rPr>
          <w:lang w:val="en-IN"/>
        </w:rPr>
        <w:t>Privileges</w:t>
      </w:r>
    </w:p>
    <w:p w:rsidRPr="008946B0" w:rsidR="00F30867" w:rsidP="00F30867" w:rsidRDefault="00F30867" w14:paraId="4D845E5E" w14:textId="77777777">
      <w:pPr>
        <w:pStyle w:val="ListParagraph"/>
        <w:numPr>
          <w:ilvl w:val="0"/>
          <w:numId w:val="1"/>
        </w:numPr>
        <w:rPr>
          <w:lang w:val="en-IN" w:eastAsia="en-IN"/>
        </w:rPr>
      </w:pPr>
      <w:r w:rsidRPr="008946B0">
        <w:rPr>
          <w:lang w:val="en-IN" w:eastAsia="en-IN"/>
        </w:rPr>
        <w:t>Value Back Benefits</w:t>
      </w:r>
    </w:p>
    <w:p w:rsidRPr="00061C4E" w:rsidR="00061C4E" w:rsidP="00FF6422" w:rsidRDefault="00061C4E" w14:paraId="57019CD0" w14:textId="1E15A4C4">
      <w:pPr>
        <w:rPr>
          <w:ins w:author="Namita Salgiya" w:date="2026-01-20T11:09:00Z" w16du:dateUtc="2026-01-20T05:39:00Z" w:id="0"/>
          <w:lang w:val="en-IN" w:eastAsia="en-IN"/>
          <w:rPrChange w:author="Namita Salgiya" w:date="2026-01-20T11:10:00Z" w16du:dateUtc="2026-01-20T05:40:00Z" w:id="1">
            <w:rPr>
              <w:ins w:author="Namita Salgiya" w:date="2026-01-20T11:09:00Z" w16du:dateUtc="2026-01-20T05:39:00Z" w:id="2"/>
            </w:rPr>
          </w:rPrChange>
        </w:rPr>
      </w:pPr>
      <w:ins w:author="Namita Salgiya" w:date="2026-01-20T11:09:00Z" w16du:dateUtc="2026-01-20T05:39:00Z" w:id="3">
        <w:r>
          <w:t>Make your travel even more rewarding with exclusive benefits, rewa</w:t>
        </w:r>
      </w:ins>
      <w:ins w:author="Namita Salgiya" w:date="2026-01-20T11:10:00Z" w16du:dateUtc="2026-01-20T05:40:00Z" w:id="4">
        <w:r>
          <w:t>rds and privileges</w:t>
        </w:r>
      </w:ins>
    </w:p>
    <w:p w:rsidRPr="008946B0" w:rsidR="00FF6422" w:rsidDel="00061C4E" w:rsidP="00FF6422" w:rsidRDefault="00FF6422" w14:paraId="1E9E5308" w14:textId="630A8F13">
      <w:pPr>
        <w:rPr>
          <w:del w:author="Namita Salgiya" w:date="2026-01-20T11:09:00Z" w16du:dateUtc="2026-01-20T05:39:00Z" w:id="5"/>
          <w:lang w:val="en-IN" w:eastAsia="en-IN"/>
        </w:rPr>
      </w:pPr>
      <w:del w:author="Namita Salgiya" w:date="2026-01-20T11:09:00Z" w16du:dateUtc="2026-01-20T05:39:00Z" w:id="6">
        <w:r w:rsidRPr="008946B0" w:rsidDel="00061C4E">
          <w:delText>U</w:delText>
        </w:r>
        <w:r w:rsidRPr="008946B0" w:rsidDel="00061C4E">
          <w:rPr>
            <w:lang w:val="en-IN" w:eastAsia="en-IN"/>
          </w:rPr>
          <w:delText xml:space="preserve">p to 10% </w:delText>
        </w:r>
        <w:r w:rsidRPr="008946B0" w:rsidDel="00061C4E">
          <w:delText xml:space="preserve">value back as reward points on buying tickets through IRCTC. </w:delText>
        </w:r>
        <w:r w:rsidRPr="008946B0" w:rsidDel="00061C4E" w:rsidR="008946B0">
          <w:rPr>
            <w:lang w:val="en-IN"/>
          </w:rPr>
          <w:delText xml:space="preserve">4 complimentary railway lounge access in a year in India </w:delText>
        </w:r>
      </w:del>
    </w:p>
    <w:p w:rsidRPr="008946B0" w:rsidR="00345E13" w:rsidP="004A5805" w:rsidRDefault="004C50CB" w14:paraId="011E8CF5" w14:textId="5E9AEB6B">
      <w:pPr>
        <w:jc w:val="center"/>
        <w:rPr>
          <w:b/>
          <w:bCs/>
          <w:u w:val="single"/>
          <w:lang w:val="en-IN"/>
        </w:rPr>
      </w:pPr>
      <w:r w:rsidRPr="008946B0">
        <w:rPr>
          <w:b/>
          <w:bCs/>
          <w:i/>
          <w:iCs/>
          <w:u w:val="single"/>
          <w:lang w:val="en-IN"/>
        </w:rPr>
        <w:t>Key</w:t>
      </w:r>
      <w:r w:rsidRPr="008946B0">
        <w:rPr>
          <w:b/>
          <w:bCs/>
          <w:u w:val="single"/>
          <w:lang w:val="en-IN"/>
        </w:rPr>
        <w:t xml:space="preserve"> BENEFITS</w:t>
      </w:r>
    </w:p>
    <w:p w:rsidR="008946B0" w:rsidP="5B932C94" w:rsidRDefault="008946B0" w14:paraId="06EDCBC5" w14:textId="71D0650A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sz w:val="12"/>
          <w:szCs w:val="12"/>
          <w:lang w:val="en-IN"/>
        </w:rPr>
      </w:pPr>
      <w:r w:rsidRPr="5B932C94" w:rsidR="008946B0">
        <w:rPr>
          <w:lang w:eastAsia="en-IN"/>
        </w:rPr>
        <w:t xml:space="preserve">500 Reward Points on </w:t>
      </w:r>
      <w:del w:author="Namita Salgiya" w:date="2026-01-20T11:11:00Z" w16du:dateUtc="2026-01-20T05:41:00Z" w:id="444939252">
        <w:r w:rsidRPr="5B932C94" w:rsidDel="008946B0">
          <w:rPr>
            <w:lang w:eastAsia="en-IN"/>
          </w:rPr>
          <w:delText xml:space="preserve">payment of </w:delText>
        </w:r>
      </w:del>
      <w:r w:rsidRPr="5B932C94" w:rsidR="009F22D4">
        <w:rPr>
          <w:lang w:eastAsia="en-IN"/>
        </w:rPr>
        <w:t xml:space="preserve">Renewal </w:t>
      </w:r>
      <w:del w:author="Namita Salgiya" w:date="2026-01-20T11:11:00Z" w16du:dateUtc="2026-01-20T05:41:00Z" w:id="91694827">
        <w:r w:rsidRPr="5B932C94" w:rsidDel="008946B0">
          <w:rPr>
            <w:lang w:eastAsia="en-IN"/>
          </w:rPr>
          <w:delText>fee</w:delText>
        </w:r>
        <w:r w:rsidRPr="5B932C94" w:rsidDel="4DD17CB5">
          <w:rPr>
            <w:lang w:eastAsia="en-IN"/>
          </w:rPr>
          <w:delText xml:space="preserve"> </w:delText>
        </w:r>
      </w:del>
    </w:p>
    <w:p w:rsidRPr="008946B0" w:rsidR="002A2262" w:rsidP="00094A23" w:rsidRDefault="002A2262" w14:paraId="49B3B884" w14:textId="322CBFF1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sz w:val="12"/>
          <w:szCs w:val="12"/>
          <w:lang w:val="en-IN"/>
        </w:rPr>
      </w:pPr>
      <w:r w:rsidR="002A2262">
        <w:rPr/>
        <w:t>U</w:t>
      </w:r>
      <w:r w:rsidRPr="5B932C94" w:rsidR="002A2262">
        <w:rPr>
          <w:lang w:val="en-IN" w:eastAsia="en-IN"/>
        </w:rPr>
        <w:t xml:space="preserve">p to 10% </w:t>
      </w:r>
      <w:r w:rsidR="00061C4E">
        <w:rPr/>
        <w:t>Value Back</w:t>
      </w:r>
      <w:r w:rsidR="002A2262">
        <w:rPr/>
        <w:t xml:space="preserve"> </w:t>
      </w:r>
      <w:del w:author="Namita Salgiya" w:date="2026-01-20T11:11:00Z" w16du:dateUtc="2026-01-20T05:41:00Z" w:id="458904780">
        <w:r w:rsidDel="002A2262">
          <w:delText xml:space="preserve">as reward points </w:delText>
        </w:r>
      </w:del>
      <w:r w:rsidR="002A2262">
        <w:rPr/>
        <w:t xml:space="preserve">on </w:t>
      </w:r>
      <w:ins w:author="Namita Salgiya" w:date="2026-01-20T11:11:00Z" w16du:dateUtc="2026-01-20T05:41:00Z" w:id="820878074">
        <w:r w:rsidR="00061C4E">
          <w:t xml:space="preserve">IRCTC </w:t>
        </w:r>
      </w:ins>
      <w:del w:author="Namita Salgiya" w:date="2026-01-20T11:11:00Z" w16du:dateUtc="2026-01-20T05:41:00Z" w:id="85565878">
        <w:r w:rsidDel="002A2262">
          <w:delText xml:space="preserve">buying </w:delText>
        </w:r>
      </w:del>
      <w:r w:rsidR="009F22D4">
        <w:rPr/>
        <w:t xml:space="preserve">Tickets </w:t>
      </w:r>
      <w:del w:author="Namita Salgiya" w:date="2026-01-20T11:11:00Z" w16du:dateUtc="2026-01-20T05:41:00Z" w:id="1908095872">
        <w:r w:rsidDel="002A2262">
          <w:delText>through IRCTC</w:delText>
        </w:r>
        <w:r w:rsidDel="51D721CB">
          <w:delText xml:space="preserve"> </w:delText>
        </w:r>
      </w:del>
    </w:p>
    <w:p w:rsidRPr="008946B0" w:rsidR="008946B0" w:rsidP="00094A23" w:rsidRDefault="008946B0" w14:paraId="4BE94306" w14:textId="7F5A6717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sz w:val="12"/>
          <w:szCs w:val="12"/>
          <w:lang w:val="en-IN"/>
        </w:rPr>
      </w:pPr>
      <w:r w:rsidRPr="5B932C94" w:rsidR="008946B0">
        <w:rPr>
          <w:lang w:val="en-IN"/>
        </w:rPr>
        <w:t xml:space="preserve">4 </w:t>
      </w:r>
      <w:ins w:author="Namita Salgiya" w:date="2026-01-20T11:10:00Z" w16du:dateUtc="2026-01-20T05:40:00Z" w:id="952818338">
        <w:r w:rsidRPr="5B932C94" w:rsidR="00061C4E">
          <w:rPr>
            <w:lang w:val="en-IN"/>
          </w:rPr>
          <w:t xml:space="preserve">Domestic </w:t>
        </w:r>
      </w:ins>
      <w:del w:author="Namita Salgiya" w:date="2026-01-20T11:10:00Z" w16du:dateUtc="2026-01-20T05:40:00Z" w:id="934925808">
        <w:r w:rsidRPr="5B932C94" w:rsidDel="008946B0">
          <w:rPr>
            <w:lang w:val="en-IN"/>
          </w:rPr>
          <w:delText xml:space="preserve">complimentary </w:delText>
        </w:r>
      </w:del>
      <w:r w:rsidRPr="5B932C94" w:rsidR="00061C4E">
        <w:rPr>
          <w:lang w:val="en-IN"/>
        </w:rPr>
        <w:t xml:space="preserve">Railway Lounge Access </w:t>
      </w:r>
      <w:del w:author="Namita Salgiya" w:date="2026-01-20T11:10:00Z" w16du:dateUtc="2026-01-20T05:40:00Z" w:id="240817302">
        <w:r w:rsidRPr="5B932C94" w:rsidDel="008946B0">
          <w:rPr>
            <w:lang w:val="en-IN"/>
          </w:rPr>
          <w:delText xml:space="preserve">in a year in India </w:delText>
        </w:r>
      </w:del>
    </w:p>
    <w:p w:rsidR="5B932C94" w:rsidP="5B932C94" w:rsidRDefault="5B932C94" w14:paraId="6F847DAA" w14:textId="2159F8F0">
      <w:pPr>
        <w:jc w:val="center"/>
        <w:rPr>
          <w:b w:val="1"/>
          <w:bCs w:val="1"/>
          <w:i w:val="1"/>
          <w:iCs w:val="1"/>
          <w:u w:val="single"/>
        </w:rPr>
      </w:pPr>
    </w:p>
    <w:p w:rsidRPr="007E6A3E" w:rsidR="00CD511F" w:rsidP="004A5805" w:rsidRDefault="004C50CB" w14:paraId="5970C5BD" w14:textId="739D33F4">
      <w:pPr>
        <w:jc w:val="center"/>
        <w:rPr>
          <w:b/>
          <w:bCs/>
          <w:u w:val="single"/>
        </w:rPr>
      </w:pPr>
      <w:r w:rsidRPr="004C50CB">
        <w:rPr>
          <w:b/>
          <w:bCs/>
          <w:i/>
          <w:iCs/>
          <w:u w:val="single"/>
        </w:rPr>
        <w:t xml:space="preserve">Exclusive </w:t>
      </w:r>
      <w:r w:rsidRPr="004C50CB">
        <w:rPr>
          <w:b/>
          <w:bCs/>
          <w:u w:val="single"/>
        </w:rPr>
        <w:t>PRIVILEGES</w:t>
      </w:r>
    </w:p>
    <w:p w:rsidRPr="00947F57" w:rsidR="00947F57" w:rsidP="5B932C94" w:rsidRDefault="00947F57" w14:paraId="440B98E9" w14:textId="37C3E4A7">
      <w:pPr>
        <w:rPr>
          <w:rFonts w:ascii="Calibri" w:hAnsi="Calibri" w:eastAsia="Calibri" w:cs="Calibri"/>
          <w:sz w:val="12"/>
          <w:szCs w:val="12"/>
          <w:lang w:val="en-IN"/>
        </w:rPr>
      </w:pPr>
      <w:r w:rsidRPr="5B932C94" w:rsidR="00947F57">
        <w:rPr>
          <w:b w:val="1"/>
          <w:bCs w:val="1"/>
          <w:lang w:val="en-IN"/>
        </w:rPr>
        <w:t xml:space="preserve">Welcome </w:t>
      </w:r>
      <w:r w:rsidRPr="5B932C94" w:rsidR="003C1523">
        <w:rPr>
          <w:b w:val="1"/>
          <w:bCs w:val="1"/>
          <w:lang w:val="en-IN"/>
        </w:rPr>
        <w:t>Benefit</w:t>
      </w:r>
      <w:r w:rsidRPr="5B932C94" w:rsidR="008D52BA">
        <w:rPr>
          <w:b w:val="1"/>
          <w:bCs w:val="1"/>
          <w:lang w:val="en-IN"/>
        </w:rPr>
        <w:t>s</w:t>
      </w:r>
    </w:p>
    <w:p w:rsidR="00B90A85" w:rsidP="00094A23" w:rsidRDefault="00B90A85" w14:paraId="3B0DF155" w14:textId="6816DB96">
      <w:pPr>
        <w:pStyle w:val="ListParagraph"/>
        <w:numPr>
          <w:ilvl w:val="0"/>
          <w:numId w:val="11"/>
        </w:numPr>
        <w:rPr>
          <w:lang w:val="en-IN" w:eastAsia="en-IN"/>
        </w:rPr>
      </w:pPr>
      <w:r w:rsidRPr="00B90A85">
        <w:rPr>
          <w:lang w:val="en-IN" w:eastAsia="en-IN"/>
        </w:rPr>
        <w:t xml:space="preserve">Get 350 activation </w:t>
      </w:r>
      <w:r w:rsidRPr="00B90A85" w:rsidR="009F22D4">
        <w:rPr>
          <w:lang w:val="en-IN" w:eastAsia="en-IN"/>
        </w:rPr>
        <w:t xml:space="preserve">Bonus </w:t>
      </w:r>
      <w:r w:rsidRPr="00B90A85">
        <w:rPr>
          <w:lang w:val="en-IN" w:eastAsia="en-IN"/>
        </w:rPr>
        <w:t xml:space="preserve">Reward Points on </w:t>
      </w:r>
      <w:r w:rsidRPr="00B90A85">
        <w:t xml:space="preserve">a </w:t>
      </w:r>
      <w:r w:rsidRPr="00B90A85">
        <w:rPr>
          <w:lang w:val="en-IN" w:eastAsia="en-IN"/>
        </w:rPr>
        <w:t xml:space="preserve">single transaction of Rs. 500 or more </w:t>
      </w:r>
    </w:p>
    <w:p w:rsidR="00B90A85" w:rsidP="00094A23" w:rsidRDefault="00B90A85" w14:paraId="360D4D3C" w14:textId="6396C26A">
      <w:pPr>
        <w:pStyle w:val="ListParagraph"/>
        <w:numPr>
          <w:ilvl w:val="0"/>
          <w:numId w:val="11"/>
        </w:numPr>
        <w:rPr>
          <w:lang w:val="en-IN" w:eastAsia="en-IN"/>
        </w:rPr>
      </w:pPr>
      <w:r w:rsidRPr="004B5C38">
        <w:rPr>
          <w:lang w:val="en-IN" w:eastAsia="en-IN"/>
        </w:rPr>
        <w:t xml:space="preserve">Reward Points will be credited </w:t>
      </w:r>
      <w:r w:rsidRPr="00B90A85">
        <w:rPr>
          <w:lang w:val="en-IN" w:eastAsia="en-IN"/>
        </w:rPr>
        <w:t xml:space="preserve">within 60 days of card issuance. </w:t>
      </w:r>
    </w:p>
    <w:p w:rsidRPr="00B90A85" w:rsidR="00B90A85" w:rsidP="00094A23" w:rsidRDefault="00B90A85" w14:paraId="38519B5C" w14:textId="20F01974">
      <w:pPr>
        <w:pStyle w:val="ListParagraph"/>
        <w:numPr>
          <w:ilvl w:val="0"/>
          <w:numId w:val="11"/>
        </w:numPr>
        <w:rPr>
          <w:lang w:val="en-IN" w:eastAsia="en-IN"/>
        </w:rPr>
      </w:pPr>
      <w:r w:rsidRPr="00B90A85">
        <w:rPr>
          <w:lang w:val="en-IN" w:eastAsia="en-IN"/>
        </w:rPr>
        <w:t xml:space="preserve">Fuel and Cash </w:t>
      </w:r>
      <w:r w:rsidRPr="00B90A85">
        <w:t>spending</w:t>
      </w:r>
      <w:r w:rsidRPr="00B90A85">
        <w:rPr>
          <w:lang w:val="en-IN" w:eastAsia="en-IN"/>
        </w:rPr>
        <w:t xml:space="preserve"> are not included.</w:t>
      </w:r>
    </w:p>
    <w:p w:rsidRPr="00B90A85" w:rsidR="00B90A85" w:rsidP="00094A23" w:rsidRDefault="00B90A85" w14:paraId="7F309C27" w14:textId="77777777">
      <w:pPr>
        <w:pStyle w:val="ListParagraph"/>
        <w:numPr>
          <w:ilvl w:val="0"/>
          <w:numId w:val="11"/>
        </w:numPr>
      </w:pPr>
      <w:r w:rsidRPr="00B90A85">
        <w:t>Please click </w:t>
      </w:r>
      <w:hyperlink w:history="1" r:id="rId12">
        <w:r w:rsidRPr="00B90A85">
          <w:rPr>
            <w:rStyle w:val="Hyperlink"/>
          </w:rPr>
          <w:t>here</w:t>
        </w:r>
      </w:hyperlink>
      <w:r w:rsidRPr="00B90A85">
        <w:t> for FAQ’s</w:t>
      </w:r>
    </w:p>
    <w:p w:rsidR="00B90A85" w:rsidP="00094A23" w:rsidRDefault="00B90A85" w14:paraId="06E37876" w14:textId="363F39DB">
      <w:pPr>
        <w:pStyle w:val="ListParagraph"/>
        <w:numPr>
          <w:ilvl w:val="0"/>
          <w:numId w:val="11"/>
        </w:numPr>
      </w:pPr>
      <w:r w:rsidRPr="00B90A85">
        <w:t>1 Reward Point</w:t>
      </w:r>
      <w:r>
        <w:t xml:space="preserve"> </w:t>
      </w:r>
      <w:r w:rsidRPr="00B90A85">
        <w:t xml:space="preserve">= </w:t>
      </w:r>
      <w:r>
        <w:t>Re.</w:t>
      </w:r>
      <w:r w:rsidRPr="00B90A85">
        <w:t xml:space="preserve"> 1</w:t>
      </w:r>
    </w:p>
    <w:p w:rsidRPr="00FD2A17" w:rsidR="00FD2A17" w:rsidP="00FD2A17" w:rsidRDefault="00FD2A17" w14:paraId="1374DBB3" w14:textId="505A7AC0">
      <w:pPr>
        <w:numPr>
          <w:ilvl w:val="0"/>
          <w:numId w:val="11"/>
        </w:numPr>
        <w:spacing w:after="0" w:line="270" w:lineRule="atLeast"/>
        <w:rPr>
          <w:rFonts w:ascii="Arial" w:hAnsi="Arial" w:eastAsia="Times New Roman" w:cs="Arial"/>
          <w:color w:val="333333"/>
          <w:kern w:val="0"/>
          <w:sz w:val="20"/>
          <w:szCs w:val="20"/>
          <w:highlight w:val="yellow"/>
          <w:lang w:val="en-US"/>
          <w14:ligatures w14:val="none"/>
        </w:rPr>
      </w:pPr>
      <w:commentRangeStart w:id="16"/>
      <w:r>
        <w:rPr>
          <w:rFonts w:ascii="Arial" w:hAnsi="Arial" w:eastAsia="Times New Roman" w:cs="Arial"/>
          <w:color w:val="333333"/>
          <w:kern w:val="0"/>
          <w:sz w:val="20"/>
          <w:szCs w:val="20"/>
          <w:highlight w:val="yellow"/>
          <w:lang w:val="en-US"/>
          <w14:ligatures w14:val="none"/>
        </w:rPr>
        <w:t>Bonus Reward Points will be credited to the IRCTC SBI Platinum Card account within 45 days of eligible transaction</w:t>
      </w:r>
      <w:commentRangeEnd w:id="16"/>
      <w:r w:rsidRPr="00FD2A17">
        <w:rPr>
          <w:rStyle w:val="CommentReference"/>
          <w:rFonts w:ascii="Arial" w:hAnsi="Arial" w:eastAsia="Times New Roman" w:cs="Arial"/>
          <w:color w:val="333333"/>
          <w:kern w:val="0"/>
          <w:sz w:val="20"/>
          <w:szCs w:val="20"/>
          <w:highlight w:val="yellow"/>
          <w:lang w:val="en-US"/>
          <w14:ligatures w14:val="none"/>
        </w:rPr>
        <w:commentReference w:id="16"/>
      </w:r>
    </w:p>
    <w:p w:rsidRPr="004B5C38" w:rsidR="00F30867" w:rsidP="4443ACCB" w:rsidRDefault="00F30867" w14:paraId="57C2207E" w14:textId="52F2688E">
      <w:pPr>
        <w:rPr>
          <w:rFonts w:ascii="Calibri" w:hAnsi="Calibri" w:eastAsia="Calibri" w:cs="Calibri"/>
          <w:sz w:val="12"/>
          <w:szCs w:val="12"/>
          <w:lang w:val="en-IN"/>
        </w:rPr>
      </w:pPr>
      <w:r w:rsidRPr="5B932C94" w:rsidR="00F30867">
        <w:rPr>
          <w:b w:val="1"/>
          <w:bCs w:val="1"/>
          <w:lang w:val="en-IN" w:eastAsia="en-IN"/>
        </w:rPr>
        <w:t>Value Back Benefits</w:t>
      </w:r>
      <w:r w:rsidRPr="5B932C94" w:rsidR="1913DA57">
        <w:rPr>
          <w:b w:val="1"/>
          <w:bCs w:val="1"/>
          <w:lang w:val="en-IN" w:eastAsia="en-IN"/>
        </w:rPr>
        <w:t xml:space="preserve"> </w:t>
      </w:r>
    </w:p>
    <w:p w:rsidRPr="00B90A85" w:rsidR="002A2262" w:rsidP="00094A23" w:rsidRDefault="002A2262" w14:paraId="2D5E662C" w14:textId="0062C26D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2A2262">
        <w:t>U</w:t>
      </w:r>
      <w:r w:rsidRPr="002A2262">
        <w:rPr>
          <w:lang w:val="en-IN" w:eastAsia="en-IN"/>
        </w:rPr>
        <w:t xml:space="preserve">p to 10% </w:t>
      </w:r>
      <w:r w:rsidRPr="002A2262" w:rsidR="00061C4E">
        <w:t xml:space="preserve">Value Back </w:t>
      </w:r>
      <w:r w:rsidRPr="002A2262">
        <w:t xml:space="preserve">as </w:t>
      </w:r>
      <w:r w:rsidRPr="002A2262" w:rsidR="009F22D4">
        <w:t xml:space="preserve">Reward Points </w:t>
      </w:r>
      <w:r w:rsidRPr="002A2262">
        <w:t xml:space="preserve">on buying tickets through </w:t>
      </w:r>
      <w:r w:rsidR="00FD2A17">
        <w:t>IRCTC App and Web</w:t>
      </w:r>
      <w:ins w:author="Upadhyay , Shubham (SBICard)" w:date="2026-01-20T13:24:00Z" w16du:dateUtc="2026-01-20T07:54:00Z" w:id="17">
        <w:r w:rsidR="009F22D4">
          <w:t>site</w:t>
        </w:r>
      </w:ins>
      <w:r w:rsidR="00FD2A17">
        <w:t xml:space="preserve"> </w:t>
      </w:r>
      <w:del w:author="Upadhyay , Shubham (SBICard)" w:date="2026-01-20T13:24:00Z" w16du:dateUtc="2026-01-20T07:54:00Z" w:id="18">
        <w:r w:rsidRPr="002A2262" w:rsidDel="009F22D4">
          <w:delText xml:space="preserve">app </w:delText>
        </w:r>
      </w:del>
      <w:r w:rsidRPr="002A2262">
        <w:t>f</w:t>
      </w:r>
      <w:r w:rsidRPr="002A2262">
        <w:rPr>
          <w:lang w:val="en-IN" w:eastAsia="en-IN"/>
        </w:rPr>
        <w:t xml:space="preserve">or AC1, AC2, AC3, Executive Chair </w:t>
      </w:r>
      <w:r w:rsidRPr="002A2262" w:rsidR="009F22D4">
        <w:rPr>
          <w:lang w:val="en-IN" w:eastAsia="en-IN"/>
        </w:rPr>
        <w:t xml:space="preserve">Car </w:t>
      </w:r>
      <w:r w:rsidRPr="002A2262">
        <w:rPr>
          <w:lang w:val="en-IN" w:eastAsia="en-IN"/>
        </w:rPr>
        <w:t>and Chair Ca</w:t>
      </w:r>
      <w:r w:rsidRPr="002A2262">
        <w:t>r.</w:t>
      </w:r>
    </w:p>
    <w:p w:rsidRPr="002A2262" w:rsidR="00B90A85" w:rsidP="00094A23" w:rsidRDefault="00B90A85" w14:paraId="4F51AC8D" w14:textId="0B365186">
      <w:pPr>
        <w:pStyle w:val="ListParagraph"/>
        <w:numPr>
          <w:ilvl w:val="0"/>
          <w:numId w:val="8"/>
        </w:numPr>
        <w:rPr>
          <w:lang w:val="en-IN" w:eastAsia="en-IN"/>
        </w:rPr>
      </w:pPr>
      <w:r>
        <w:rPr>
          <w:lang w:val="en-IN" w:eastAsia="en-IN"/>
        </w:rPr>
        <w:t xml:space="preserve">To redeem rewards, </w:t>
      </w:r>
      <w:hyperlink w:tgtFrame="_blank" w:history="1" r:id="rId18">
        <w:r w:rsidRPr="00B90A85">
          <w:rPr>
            <w:rStyle w:val="Hyperlink"/>
            <w:lang w:eastAsia="en-IN"/>
          </w:rPr>
          <w:t>click here</w:t>
        </w:r>
      </w:hyperlink>
    </w:p>
    <w:p w:rsidR="002A2262" w:rsidP="00094A23" w:rsidRDefault="002A2262" w14:paraId="2473B25A" w14:textId="739E01A4">
      <w:pPr>
        <w:pStyle w:val="ListParagraph"/>
        <w:numPr>
          <w:ilvl w:val="0"/>
          <w:numId w:val="8"/>
        </w:numPr>
      </w:pPr>
      <w:r w:rsidRPr="002A2262">
        <w:rPr>
          <w:lang w:eastAsia="en-IN"/>
        </w:rPr>
        <w:t>Reward Points will be transferred to IRCTC Loyalty A/c and can be redeemed at IRCTC Website or Mobile App (</w:t>
      </w:r>
      <w:r>
        <w:rPr>
          <w:lang w:eastAsia="en-IN"/>
        </w:rPr>
        <w:t>Android</w:t>
      </w:r>
      <w:r w:rsidRPr="002A2262">
        <w:rPr>
          <w:lang w:eastAsia="en-IN"/>
        </w:rPr>
        <w:t xml:space="preserve"> only)</w:t>
      </w:r>
    </w:p>
    <w:p w:rsidR="00AE2EC1" w:rsidP="00094A23" w:rsidRDefault="00AE2EC1" w14:paraId="1B028FF6" w14:textId="3BD5F9F0">
      <w:pPr>
        <w:pStyle w:val="ListParagraph"/>
        <w:numPr>
          <w:ilvl w:val="0"/>
          <w:numId w:val="8"/>
        </w:numPr>
      </w:pPr>
      <w:r w:rsidRPr="00AE2EC1">
        <w:t xml:space="preserve">Reward Points on IRCTC bookings are calculated on </w:t>
      </w:r>
      <w:del w:author="Upadhyay , Shubham (SBICard)" w:date="2026-01-20T13:25:00Z" w16du:dateUtc="2026-01-20T07:55:00Z" w:id="19">
        <w:r w:rsidRPr="00AE2EC1" w:rsidDel="009F22D4">
          <w:delText xml:space="preserve">the </w:delText>
        </w:r>
      </w:del>
      <w:r w:rsidR="009F22D4">
        <w:t xml:space="preserve">booking </w:t>
      </w:r>
      <w:r w:rsidR="00C869BA">
        <w:t>base fare</w:t>
      </w:r>
      <w:r w:rsidRPr="00AE2EC1">
        <w:t>, including the Primary Cardholder’s fare and all co-travellers’ fares.</w:t>
      </w:r>
    </w:p>
    <w:p w:rsidRPr="000D3C30" w:rsidR="003C1523" w:rsidP="4443ACCB" w:rsidRDefault="00104FD2" w14:paraId="198DC140" w14:textId="21D8C128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5B932C94" w:rsidR="00104FD2">
        <w:rPr>
          <w:b w:val="1"/>
          <w:bCs w:val="1"/>
          <w:lang w:val="en-IN"/>
        </w:rPr>
        <w:t>Reward</w:t>
      </w:r>
      <w:r w:rsidRPr="5B932C94" w:rsidR="003C1523">
        <w:rPr>
          <w:b w:val="1"/>
          <w:bCs w:val="1"/>
          <w:lang w:val="en-IN"/>
        </w:rPr>
        <w:t xml:space="preserve"> Benefits</w:t>
      </w:r>
      <w:r w:rsidRPr="5B932C94" w:rsidR="382FAD97">
        <w:rPr>
          <w:b w:val="1"/>
          <w:bCs w:val="1"/>
          <w:lang w:val="en-IN"/>
        </w:rPr>
        <w:t xml:space="preserve"> </w:t>
      </w:r>
    </w:p>
    <w:p w:rsidRPr="00B90A85" w:rsidR="00B90A85" w:rsidP="00094A23" w:rsidRDefault="00B90A85" w14:paraId="0C2DF897" w14:textId="375028BA">
      <w:pPr>
        <w:pStyle w:val="ListParagraph"/>
        <w:numPr>
          <w:ilvl w:val="0"/>
          <w:numId w:val="12"/>
        </w:numPr>
      </w:pPr>
      <w:r w:rsidRPr="00B90A85">
        <w:rPr>
          <w:lang w:eastAsia="en-IN"/>
        </w:rPr>
        <w:t xml:space="preserve">1 Reward </w:t>
      </w:r>
      <w:r w:rsidRPr="00B90A85" w:rsidR="009F22D4">
        <w:rPr>
          <w:lang w:eastAsia="en-IN"/>
        </w:rPr>
        <w:t xml:space="preserve">Point </w:t>
      </w:r>
      <w:r w:rsidRPr="00B90A85">
        <w:rPr>
          <w:lang w:eastAsia="en-IN"/>
        </w:rPr>
        <w:t>for every Rs. 125 spent on non-fuel retail purchases, including railway ticket purchases at </w:t>
      </w:r>
      <w:hyperlink w:history="1" r:id="rId20">
        <w:r w:rsidRPr="00B90A85">
          <w:rPr>
            <w:rStyle w:val="Hyperlink"/>
            <w:lang w:eastAsia="en-IN"/>
          </w:rPr>
          <w:t>www.irctc.co.in</w:t>
        </w:r>
      </w:hyperlink>
      <w:r w:rsidRPr="00B90A85">
        <w:rPr>
          <w:lang w:eastAsia="en-IN"/>
        </w:rPr>
        <w:t> and IRCTC Mobile App (Android only)</w:t>
      </w:r>
    </w:p>
    <w:p w:rsidRPr="00B90A85" w:rsidR="00B90A85" w:rsidP="00094A23" w:rsidRDefault="00B90A85" w14:paraId="0AC771C7" w14:textId="466DC254">
      <w:pPr>
        <w:pStyle w:val="ListParagraph"/>
        <w:numPr>
          <w:ilvl w:val="0"/>
          <w:numId w:val="12"/>
        </w:numPr>
      </w:pPr>
      <w:r w:rsidRPr="00B90A85">
        <w:t>To know more, </w:t>
      </w:r>
      <w:hyperlink w:history="1" r:id="rId21">
        <w:r w:rsidRPr="00B90A85">
          <w:rPr>
            <w:rStyle w:val="Hyperlink"/>
          </w:rPr>
          <w:t>click here</w:t>
        </w:r>
      </w:hyperlink>
    </w:p>
    <w:p w:rsidRPr="002A2262" w:rsidR="006657A1" w:rsidP="5B932C94" w:rsidRDefault="006657A1" w14:paraId="20F6C685" w14:textId="5248A110">
      <w:pPr>
        <w:rPr>
          <w:rFonts w:ascii="Calibri" w:hAnsi="Calibri" w:eastAsia="Calibri" w:cs="Calibri"/>
          <w:sz w:val="12"/>
          <w:szCs w:val="12"/>
          <w:lang w:val="en-IN"/>
        </w:rPr>
      </w:pPr>
      <w:r w:rsidRPr="5B932C94" w:rsidR="006657A1">
        <w:rPr>
          <w:b w:val="1"/>
          <w:bCs w:val="1"/>
          <w:lang w:val="en-IN"/>
        </w:rPr>
        <w:t>Milestone Benefits</w:t>
      </w:r>
      <w:r w:rsidRPr="5B932C94" w:rsidR="51E8C584">
        <w:rPr>
          <w:b w:val="1"/>
          <w:bCs w:val="1"/>
          <w:lang w:val="en-IN"/>
        </w:rPr>
        <w:t xml:space="preserve"> </w:t>
      </w:r>
    </w:p>
    <w:p w:rsidR="00B90A85" w:rsidP="002A2262" w:rsidRDefault="00B90A85" w14:paraId="1A7C7768" w14:textId="3E5960B4">
      <w:pPr>
        <w:rPr>
          <w:lang w:eastAsia="en-IN"/>
        </w:rPr>
      </w:pPr>
      <w:r w:rsidRPr="00B90A85">
        <w:rPr>
          <w:lang w:eastAsia="en-IN"/>
        </w:rPr>
        <w:t xml:space="preserve">500 Reward Points on payment of </w:t>
      </w:r>
      <w:r w:rsidRPr="00B90A85" w:rsidR="009F22D4">
        <w:rPr>
          <w:lang w:eastAsia="en-IN"/>
        </w:rPr>
        <w:t>Renewal Fee</w:t>
      </w:r>
    </w:p>
    <w:p w:rsidRPr="002A2262" w:rsidR="002A2262" w:rsidP="4443ACCB" w:rsidRDefault="002A2262" w14:paraId="510CE0B1" w14:textId="4CE9E856">
      <w:pPr>
        <w:rPr>
          <w:rFonts w:ascii="Calibri" w:hAnsi="Calibri" w:eastAsia="Calibri" w:cs="Calibri"/>
          <w:sz w:val="12"/>
          <w:szCs w:val="12"/>
          <w:lang w:val="en-IN"/>
        </w:rPr>
      </w:pPr>
      <w:r w:rsidRPr="5B932C94" w:rsidR="002A2262">
        <w:rPr>
          <w:b w:val="1"/>
          <w:bCs w:val="1"/>
          <w:lang w:val="en-IN"/>
        </w:rPr>
        <w:t>Travel Offers from IRCTC</w:t>
      </w:r>
      <w:r w:rsidRPr="5B932C94" w:rsidR="1344A8C0">
        <w:rPr>
          <w:b w:val="1"/>
          <w:bCs w:val="1"/>
          <w:lang w:val="en-IN"/>
        </w:rPr>
        <w:t xml:space="preserve"> </w:t>
      </w:r>
    </w:p>
    <w:p w:rsidRPr="00251FF2" w:rsidR="002A2262" w:rsidP="00094A23" w:rsidRDefault="002A2262" w14:paraId="7614C648" w14:textId="77777777">
      <w:pPr>
        <w:pStyle w:val="ListParagraph"/>
        <w:numPr>
          <w:ilvl w:val="0"/>
          <w:numId w:val="9"/>
        </w:numPr>
        <w:rPr>
          <w:rStyle w:val="Hyperlink"/>
          <w:color w:val="auto"/>
          <w:u w:val="none"/>
          <w:lang w:val="en-IN"/>
        </w:rPr>
      </w:pPr>
      <w:r w:rsidRPr="002A2262">
        <w:rPr>
          <w:lang w:val="en-IN"/>
        </w:rPr>
        <w:t>Save 1% transaction charges on railway ticket bookings on </w:t>
      </w:r>
      <w:hyperlink w:history="1" r:id="rId23">
        <w:r w:rsidRPr="002A2262">
          <w:rPr>
            <w:rStyle w:val="Hyperlink"/>
            <w:lang w:val="en-IN"/>
          </w:rPr>
          <w:t>www.irctc.co.in</w:t>
        </w:r>
      </w:hyperlink>
    </w:p>
    <w:p w:rsidR="00251FF2" w:rsidP="00251FF2" w:rsidRDefault="00251FF2" w14:paraId="25EB8821" w14:textId="17F105F7">
      <w:pPr>
        <w:pStyle w:val="ListParagraph"/>
        <w:rPr>
          <w:lang w:val="en-US"/>
        </w:rPr>
      </w:pPr>
      <w:commentRangeStart w:id="20"/>
      <w:r>
        <w:rPr>
          <w:highlight w:val="yellow"/>
          <w:lang w:val="en-US"/>
        </w:rPr>
        <w:t xml:space="preserve">Waiver of 1% </w:t>
      </w:r>
      <w:r w:rsidR="009F22D4">
        <w:rPr>
          <w:highlight w:val="yellow"/>
          <w:lang w:val="en-US"/>
        </w:rPr>
        <w:t xml:space="preserve">transaction charges </w:t>
      </w:r>
      <w:r>
        <w:rPr>
          <w:highlight w:val="yellow"/>
          <w:lang w:val="en-US"/>
        </w:rPr>
        <w:t>on booking of railway tickets through www.irctc.co.in will be reviewed &amp; credited as per the updated Merchant ID / Terminal ID list on monthly basis (applicable only on bookings made at www.irctc.co.in and not through any IRCTC partner website).</w:t>
      </w:r>
      <w:commentRangeEnd w:id="20"/>
      <w:r>
        <w:rPr>
          <w:rStyle w:val="CommentReference"/>
          <w:sz w:val="22"/>
          <w:szCs w:val="22"/>
          <w:lang w:val="en-US"/>
        </w:rPr>
        <w:commentReference w:id="20"/>
      </w:r>
    </w:p>
    <w:p w:rsidRPr="002A2262" w:rsidR="00251FF2" w:rsidP="00251FF2" w:rsidRDefault="00251FF2" w14:paraId="3BD40543" w14:textId="77777777">
      <w:pPr>
        <w:pStyle w:val="ListParagraph"/>
        <w:rPr>
          <w:lang w:val="en-IN"/>
        </w:rPr>
      </w:pPr>
    </w:p>
    <w:p w:rsidRPr="002A2262" w:rsidR="002A2262" w:rsidP="00094A23" w:rsidRDefault="002A2262" w14:paraId="522BCCE6" w14:textId="41C59150">
      <w:pPr>
        <w:pStyle w:val="ListParagraph"/>
        <w:numPr>
          <w:ilvl w:val="0"/>
          <w:numId w:val="9"/>
        </w:numPr>
        <w:rPr>
          <w:lang w:val="en-IN" w:eastAsia="en-IN"/>
        </w:rPr>
      </w:pPr>
      <w:r w:rsidRPr="002A2262">
        <w:rPr>
          <w:lang w:val="en-IN" w:eastAsia="en-IN"/>
        </w:rPr>
        <w:t>Book airline tickets with IRCTC at unbeatable prices</w:t>
      </w:r>
    </w:p>
    <w:p w:rsidRPr="002A2262" w:rsidR="002A2262" w:rsidP="00094A23" w:rsidRDefault="002A2262" w14:paraId="75607CAD" w14:textId="4938FBCC">
      <w:pPr>
        <w:pStyle w:val="ListParagraph"/>
        <w:numPr>
          <w:ilvl w:val="0"/>
          <w:numId w:val="9"/>
        </w:numPr>
        <w:rPr>
          <w:lang w:val="en-IN" w:eastAsia="en-IN"/>
        </w:rPr>
      </w:pPr>
      <w:r w:rsidRPr="002A2262">
        <w:rPr>
          <w:lang w:val="en-IN" w:eastAsia="en-IN"/>
        </w:rPr>
        <w:t xml:space="preserve">Get </w:t>
      </w:r>
      <w:r w:rsidR="00AE2EC1">
        <w:rPr>
          <w:lang w:val="en-IN" w:eastAsia="en-IN"/>
        </w:rPr>
        <w:t xml:space="preserve">a </w:t>
      </w:r>
      <w:r w:rsidRPr="002A2262">
        <w:rPr>
          <w:lang w:val="en-IN" w:eastAsia="en-IN"/>
        </w:rPr>
        <w:t xml:space="preserve">wide range of </w:t>
      </w:r>
      <w:r w:rsidR="00AE2EC1">
        <w:rPr>
          <w:lang w:val="en-IN" w:eastAsia="en-IN"/>
        </w:rPr>
        <w:t>tailor-made</w:t>
      </w:r>
      <w:r w:rsidRPr="002A2262">
        <w:rPr>
          <w:lang w:val="en-IN" w:eastAsia="en-IN"/>
        </w:rPr>
        <w:t xml:space="preserve"> packages ranging from adventure, wildlife, pilgrimage and leisure tours to various places in India</w:t>
      </w:r>
    </w:p>
    <w:p w:rsidRPr="002A2262" w:rsidR="002A2262" w:rsidP="00094A23" w:rsidRDefault="002A2262" w14:paraId="119BF2FC" w14:textId="11AC19B6">
      <w:pPr>
        <w:pStyle w:val="ListParagraph"/>
        <w:numPr>
          <w:ilvl w:val="0"/>
          <w:numId w:val="9"/>
        </w:numPr>
        <w:rPr>
          <w:lang w:val="en-IN" w:eastAsia="en-IN"/>
        </w:rPr>
      </w:pPr>
      <w:r w:rsidRPr="002A2262">
        <w:rPr>
          <w:lang w:val="en-IN" w:eastAsia="en-IN"/>
        </w:rPr>
        <w:t>Avail accommodation at over 5,000 hotels</w:t>
      </w:r>
      <w:r w:rsidR="00AE2EC1">
        <w:rPr>
          <w:lang w:val="en-IN" w:eastAsia="en-IN"/>
        </w:rPr>
        <w:t xml:space="preserve"> across </w:t>
      </w:r>
      <w:r w:rsidRPr="002A2262">
        <w:rPr>
          <w:lang w:val="en-IN" w:eastAsia="en-IN"/>
        </w:rPr>
        <w:t>350 cities in India</w:t>
      </w:r>
    </w:p>
    <w:p w:rsidRPr="009164D7" w:rsidR="000D3C30" w:rsidP="4443ACCB" w:rsidRDefault="000D3C30" w14:paraId="75EF387C" w14:textId="1E5CBBED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5B932C94" w:rsidR="000D3C30">
        <w:rPr>
          <w:b w:val="1"/>
          <w:bCs w:val="1"/>
          <w:lang w:val="en-IN"/>
        </w:rPr>
        <w:t>Fuel Surcharge Waiver</w:t>
      </w:r>
      <w:r w:rsidRPr="5B932C94" w:rsidR="3C0FF20C">
        <w:rPr>
          <w:b w:val="1"/>
          <w:bCs w:val="1"/>
          <w:lang w:val="en-IN"/>
        </w:rPr>
        <w:t xml:space="preserve"> </w:t>
      </w:r>
    </w:p>
    <w:p w:rsidRPr="00F23D00" w:rsidR="000D3C30" w:rsidP="00094A23" w:rsidRDefault="000D3C30" w14:paraId="7556DEC9" w14:textId="2E846484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 xml:space="preserve">Enjoy a 1% fuel surcharge waiver </w:t>
      </w:r>
      <w:r w:rsidRPr="000D3C30">
        <w:t xml:space="preserve">across all petrol pumps in India, on transactions </w:t>
      </w:r>
      <w:r w:rsidRPr="00AE2EC1" w:rsidR="00AE2EC1">
        <w:t xml:space="preserve">of Rs. 500 </w:t>
      </w:r>
      <w:r w:rsidR="00AE2EC1">
        <w:t xml:space="preserve">to </w:t>
      </w:r>
      <w:r w:rsidRPr="000D3C30">
        <w:t xml:space="preserve">Rs. </w:t>
      </w:r>
      <w:r w:rsidR="0086221F">
        <w:t>3</w:t>
      </w:r>
      <w:r w:rsidRPr="000D3C30">
        <w:t>,000</w:t>
      </w:r>
    </w:p>
    <w:p w:rsidRPr="000D3C30" w:rsidR="000D3C30" w:rsidP="00094A23" w:rsidRDefault="000D3C30" w14:paraId="20ADBB09" w14:textId="1BEFD3C1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 xml:space="preserve">Rs. </w:t>
      </w:r>
      <w:r w:rsidR="0086221F">
        <w:rPr>
          <w:lang w:val="en-IN"/>
        </w:rPr>
        <w:t>10</w:t>
      </w:r>
      <w:r>
        <w:rPr>
          <w:lang w:val="en-IN"/>
        </w:rPr>
        <w:t>0</w:t>
      </w:r>
      <w:r w:rsidRPr="00F23D00">
        <w:rPr>
          <w:lang w:val="en-IN"/>
        </w:rPr>
        <w:t xml:space="preserve"> per statement cycle, per credit card account</w:t>
      </w:r>
    </w:p>
    <w:p w:rsidRPr="00AE2EC1" w:rsidR="00AE2EC1" w:rsidP="4443ACCB" w:rsidRDefault="00AE2EC1" w14:paraId="6442D95D" w14:textId="1EC89EE2">
      <w:pPr>
        <w:rPr>
          <w:rFonts w:ascii="Calibri" w:hAnsi="Calibri" w:eastAsia="Calibri" w:cs="Calibri"/>
          <w:sz w:val="12"/>
          <w:szCs w:val="12"/>
          <w:lang w:val="en-IN"/>
        </w:rPr>
      </w:pPr>
      <w:r w:rsidRPr="5B932C94" w:rsidR="00AE2EC1">
        <w:rPr>
          <w:b w:val="1"/>
          <w:bCs w:val="1"/>
          <w:lang w:val="en-IN"/>
        </w:rPr>
        <w:t>Railway Lounge Program</w:t>
      </w:r>
      <w:r w:rsidRPr="5B932C94" w:rsidR="54645355">
        <w:rPr>
          <w:b w:val="1"/>
          <w:bCs w:val="1"/>
          <w:lang w:val="en-IN"/>
        </w:rPr>
        <w:t xml:space="preserve"> </w:t>
      </w:r>
    </w:p>
    <w:p w:rsidRPr="00AE2EC1" w:rsidR="00AE2EC1" w:rsidP="00094A23" w:rsidRDefault="0086221F" w14:paraId="7399C12A" w14:textId="36DDDD39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4</w:t>
      </w:r>
      <w:r w:rsidRPr="00AE2EC1" w:rsidR="00AE2EC1">
        <w:rPr>
          <w:lang w:val="en-IN"/>
        </w:rPr>
        <w:t xml:space="preserve"> complimentary railway lounge access in a year in India (</w:t>
      </w:r>
      <w:r w:rsidR="00AE2EC1">
        <w:rPr>
          <w:lang w:val="en-IN"/>
        </w:rPr>
        <w:t>m</w:t>
      </w:r>
      <w:r w:rsidRPr="00AE2EC1" w:rsidR="00AE2EC1">
        <w:rPr>
          <w:lang w:val="en-IN"/>
        </w:rPr>
        <w:t>ax</w:t>
      </w:r>
      <w:r w:rsidR="00AE2EC1">
        <w:rPr>
          <w:lang w:val="en-IN"/>
        </w:rPr>
        <w:t>.</w:t>
      </w:r>
      <w:r w:rsidRPr="00AE2EC1" w:rsidR="00AE2EC1">
        <w:rPr>
          <w:lang w:val="en-IN"/>
        </w:rPr>
        <w:t xml:space="preserve"> </w:t>
      </w:r>
      <w:r>
        <w:rPr>
          <w:lang w:val="en-IN"/>
        </w:rPr>
        <w:t>1</w:t>
      </w:r>
      <w:r w:rsidRPr="00AE2EC1" w:rsidR="00AE2EC1">
        <w:rPr>
          <w:lang w:val="en-IN"/>
        </w:rPr>
        <w:t xml:space="preserve"> per quarter)</w:t>
      </w:r>
    </w:p>
    <w:p w:rsidRPr="0086221F" w:rsidR="0086221F" w:rsidP="00094A23" w:rsidRDefault="0086221F" w14:paraId="470696DA" w14:textId="77777777">
      <w:pPr>
        <w:pStyle w:val="ListParagraph"/>
        <w:numPr>
          <w:ilvl w:val="0"/>
          <w:numId w:val="10"/>
        </w:numPr>
      </w:pPr>
      <w:hyperlink w:tgtFrame="_blank" w:history="1" r:id="rId25">
        <w:r w:rsidRPr="0086221F">
          <w:rPr>
            <w:rStyle w:val="Hyperlink"/>
          </w:rPr>
          <w:t>Click here</w:t>
        </w:r>
      </w:hyperlink>
      <w:r w:rsidRPr="0086221F">
        <w:t> for FAQs on railway lounges</w:t>
      </w:r>
    </w:p>
    <w:p w:rsidR="00D50CE4" w:rsidP="00DC2CA4" w:rsidRDefault="00D50CE4" w14:paraId="7BC10FE9" w14:textId="77777777">
      <w:pPr>
        <w:jc w:val="center"/>
      </w:pPr>
    </w:p>
    <w:p w:rsidR="00DC2CA4" w:rsidP="00DC2CA4" w:rsidRDefault="00E56665" w14:paraId="1346349D" w14:textId="797F5974">
      <w:pPr>
        <w:jc w:val="center"/>
        <w:rPr>
          <w:b/>
          <w:bCs/>
          <w:u w:val="single"/>
          <w:lang w:val="en-IN"/>
        </w:rPr>
      </w:pPr>
      <w:hyperlink w:history="1" r:id="rId26">
        <w:r w:rsidRPr="002D38D6">
          <w:rPr>
            <w:rStyle w:val="Hyperlink"/>
            <w:b/>
            <w:bCs/>
            <w:lang w:val="en-IN"/>
          </w:rPr>
          <w:br/>
        </w:r>
      </w:hyperlink>
      <w:r w:rsidRPr="00AD11D6" w:rsidR="00DC2CA4">
        <w:rPr>
          <w:b/>
          <w:bCs/>
          <w:i/>
          <w:iCs/>
          <w:u w:val="single"/>
          <w:lang w:val="en-IN"/>
        </w:rPr>
        <w:t>Explore</w:t>
      </w:r>
      <w:r w:rsidRPr="00166BEB" w:rsidR="00DC2CA4">
        <w:rPr>
          <w:b/>
          <w:bCs/>
          <w:u w:val="single"/>
          <w:lang w:val="en-IN"/>
        </w:rPr>
        <w:t xml:space="preserve"> REWARDS</w:t>
      </w:r>
    </w:p>
    <w:p w:rsidRPr="000D3C30" w:rsidR="00A72C81" w:rsidP="00A72C81" w:rsidRDefault="00A72C81" w14:paraId="01BC4AFE" w14:textId="77777777">
      <w:pPr>
        <w:rPr>
          <w:b/>
          <w:bCs/>
          <w:lang w:val="en-IN"/>
        </w:rPr>
      </w:pPr>
      <w:r w:rsidRPr="000D3C30">
        <w:rPr>
          <w:b/>
          <w:bCs/>
          <w:lang w:val="en-IN"/>
        </w:rPr>
        <w:t>Reward Benefits</w:t>
      </w:r>
    </w:p>
    <w:p w:rsidRPr="00B90A85" w:rsidR="00A72C81" w:rsidP="00094A23" w:rsidRDefault="00A72C81" w14:paraId="2F95A899" w14:textId="06F85190">
      <w:pPr>
        <w:pStyle w:val="ListParagraph"/>
        <w:numPr>
          <w:ilvl w:val="0"/>
          <w:numId w:val="12"/>
        </w:numPr>
      </w:pPr>
      <w:r w:rsidRPr="00B90A85">
        <w:rPr>
          <w:lang w:eastAsia="en-IN"/>
        </w:rPr>
        <w:t xml:space="preserve">1 Reward </w:t>
      </w:r>
      <w:r w:rsidRPr="00B90A85" w:rsidR="009F22D4">
        <w:rPr>
          <w:lang w:eastAsia="en-IN"/>
        </w:rPr>
        <w:t xml:space="preserve">Point </w:t>
      </w:r>
      <w:r w:rsidRPr="00B90A85">
        <w:rPr>
          <w:lang w:eastAsia="en-IN"/>
        </w:rPr>
        <w:t xml:space="preserve">for every Rs. 125 spent on </w:t>
      </w:r>
      <w:del w:author="Namita Salgiya" w:date="2026-01-20T11:12:00Z" w16du:dateUtc="2026-01-20T05:42:00Z" w:id="21">
        <w:r w:rsidRPr="00B90A85" w:rsidDel="00061C4E">
          <w:rPr>
            <w:lang w:eastAsia="en-IN"/>
          </w:rPr>
          <w:delText xml:space="preserve">non-fuel </w:delText>
        </w:r>
      </w:del>
      <w:r w:rsidRPr="00B90A85">
        <w:rPr>
          <w:lang w:eastAsia="en-IN"/>
        </w:rPr>
        <w:t>retail purchases</w:t>
      </w:r>
      <w:ins w:author="Namita Salgiya" w:date="2026-01-20T11:12:00Z" w16du:dateUtc="2026-01-20T05:42:00Z" w:id="22">
        <w:r w:rsidR="00061C4E">
          <w:rPr>
            <w:lang w:eastAsia="en-IN"/>
          </w:rPr>
          <w:t xml:space="preserve"> </w:t>
        </w:r>
      </w:ins>
      <w:del w:author="Namita Salgiya" w:date="2026-01-20T11:12:00Z" w16du:dateUtc="2026-01-20T05:42:00Z" w:id="23">
        <w:r w:rsidRPr="00B90A85" w:rsidDel="00061C4E">
          <w:rPr>
            <w:lang w:eastAsia="en-IN"/>
          </w:rPr>
          <w:delText xml:space="preserve">, including railway ticket purchases </w:delText>
        </w:r>
      </w:del>
      <w:r w:rsidRPr="00B90A85">
        <w:rPr>
          <w:lang w:eastAsia="en-IN"/>
        </w:rPr>
        <w:t>at </w:t>
      </w:r>
      <w:del w:author="Namita Salgiya" w:date="2026-01-20T11:12:00Z" w16du:dateUtc="2026-01-20T05:42:00Z" w:id="24">
        <w:r w:rsidDel="00061C4E">
          <w:fldChar w:fldCharType="begin"/>
        </w:r>
        <w:r w:rsidDel="00061C4E">
          <w:delInstrText>HYPERLINK "http://www.irctc.co.in/"</w:delInstrText>
        </w:r>
        <w:r w:rsidDel="00061C4E">
          <w:fldChar w:fldCharType="separate"/>
        </w:r>
        <w:r w:rsidRPr="00B90A85" w:rsidDel="00061C4E">
          <w:rPr>
            <w:rStyle w:val="Hyperlink"/>
            <w:lang w:eastAsia="en-IN"/>
          </w:rPr>
          <w:delText>www.irctc.co.in</w:delText>
        </w:r>
        <w:r w:rsidDel="00061C4E">
          <w:fldChar w:fldCharType="end"/>
        </w:r>
        <w:r w:rsidRPr="00B90A85" w:rsidDel="00061C4E">
          <w:rPr>
            <w:lang w:eastAsia="en-IN"/>
          </w:rPr>
          <w:delText xml:space="preserve"> and </w:delText>
        </w:r>
      </w:del>
      <w:r w:rsidRPr="00B90A85">
        <w:rPr>
          <w:lang w:eastAsia="en-IN"/>
        </w:rPr>
        <w:t xml:space="preserve">IRCTC </w:t>
      </w:r>
      <w:del w:author="Namita Salgiya" w:date="2026-01-20T11:12:00Z" w16du:dateUtc="2026-01-20T05:42:00Z" w:id="25">
        <w:r w:rsidRPr="00B90A85" w:rsidDel="00061C4E">
          <w:rPr>
            <w:lang w:eastAsia="en-IN"/>
          </w:rPr>
          <w:delText>Mobile App (Android only)</w:delText>
        </w:r>
      </w:del>
    </w:p>
    <w:p w:rsidRPr="00B90A85" w:rsidR="00A72C81" w:rsidDel="00061C4E" w:rsidP="00094A23" w:rsidRDefault="00A72C81" w14:paraId="1B71C383" w14:textId="45D18F85">
      <w:pPr>
        <w:pStyle w:val="ListParagraph"/>
        <w:numPr>
          <w:ilvl w:val="0"/>
          <w:numId w:val="12"/>
        </w:numPr>
        <w:rPr>
          <w:del w:author="Namita Salgiya" w:date="2026-01-20T11:11:00Z" w16du:dateUtc="2026-01-20T05:41:00Z" w:id="26"/>
        </w:rPr>
      </w:pPr>
      <w:del w:author="Namita Salgiya" w:date="2026-01-20T11:11:00Z" w16du:dateUtc="2026-01-20T05:41:00Z" w:id="27">
        <w:r w:rsidRPr="00B90A85" w:rsidDel="00061C4E">
          <w:delText>To know more, </w:delText>
        </w:r>
        <w:r w:rsidDel="00061C4E">
          <w:fldChar w:fldCharType="begin"/>
        </w:r>
        <w:r w:rsidDel="00061C4E">
          <w:delInstrText>HYPERLINK "https://www.sbicard.com/sbi-card-en/assets/docs/pdf/irctc-sbi-card-loyalty-program-aug24.pdf"</w:delInstrText>
        </w:r>
        <w:r w:rsidDel="00061C4E">
          <w:fldChar w:fldCharType="separate"/>
        </w:r>
        <w:r w:rsidRPr="00B90A85" w:rsidDel="00061C4E">
          <w:rPr>
            <w:rStyle w:val="Hyperlink"/>
          </w:rPr>
          <w:delText>click here</w:delText>
        </w:r>
        <w:r w:rsidDel="00061C4E">
          <w:fldChar w:fldCharType="end"/>
        </w:r>
      </w:del>
    </w:p>
    <w:p w:rsidRPr="002A2262" w:rsidR="00A72C81" w:rsidP="00A72C81" w:rsidRDefault="00A72C81" w14:paraId="76663F78" w14:textId="77777777">
      <w:pPr>
        <w:rPr>
          <w:lang w:val="en-IN"/>
        </w:rPr>
      </w:pPr>
      <w:r w:rsidRPr="002A2262">
        <w:rPr>
          <w:b/>
          <w:bCs/>
          <w:lang w:val="en-IN"/>
        </w:rPr>
        <w:t>Milestone Benefits</w:t>
      </w:r>
    </w:p>
    <w:p w:rsidR="00A72C81" w:rsidP="00A72C81" w:rsidRDefault="00A72C81" w14:paraId="4B9DD85A" w14:textId="680501D1">
      <w:pPr>
        <w:rPr>
          <w:lang w:eastAsia="en-IN"/>
        </w:rPr>
      </w:pPr>
      <w:r w:rsidRPr="00B90A85">
        <w:rPr>
          <w:lang w:eastAsia="en-IN"/>
        </w:rPr>
        <w:t xml:space="preserve">500 Reward Points on payment of </w:t>
      </w:r>
      <w:r w:rsidRPr="00B90A85" w:rsidR="009F22D4">
        <w:rPr>
          <w:lang w:eastAsia="en-IN"/>
        </w:rPr>
        <w:t>Renewal Fee</w:t>
      </w:r>
    </w:p>
    <w:p w:rsidR="00A72C81" w:rsidP="00A80E72" w:rsidRDefault="00A72C81" w14:paraId="6CD46451" w14:textId="77777777">
      <w:pPr>
        <w:jc w:val="center"/>
        <w:rPr>
          <w:b/>
          <w:bCs/>
          <w:i/>
          <w:iCs/>
          <w:u w:val="single"/>
          <w:lang w:val="en-IN"/>
        </w:rPr>
      </w:pPr>
    </w:p>
    <w:p w:rsidRPr="002D38D6" w:rsidR="002D38D6" w:rsidP="00A80E72" w:rsidRDefault="004C50CB" w14:paraId="5605250A" w14:textId="0181D4FB">
      <w:pPr>
        <w:jc w:val="center"/>
        <w:rPr>
          <w:b/>
          <w:bCs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>Credit Card</w:t>
      </w:r>
      <w:r w:rsidRPr="004C50CB">
        <w:rPr>
          <w:b/>
          <w:bCs/>
          <w:u w:val="single"/>
          <w:lang w:val="en-IN"/>
        </w:rPr>
        <w:t xml:space="preserve"> FEE &amp; CHARGES</w:t>
      </w:r>
    </w:p>
    <w:p w:rsidRPr="002D38D6" w:rsidR="002D38D6" w:rsidP="00094A23" w:rsidRDefault="004D6419" w14:paraId="07E865B8" w14:textId="08A295D5">
      <w:pPr>
        <w:pStyle w:val="ListParagraph"/>
        <w:numPr>
          <w:ilvl w:val="0"/>
          <w:numId w:val="2"/>
        </w:numPr>
      </w:pPr>
      <w:r>
        <w:t>Annual</w:t>
      </w:r>
      <w:r w:rsidRPr="002D38D6" w:rsidR="002D38D6">
        <w:t xml:space="preserve"> Fee (one-time): Rs.</w:t>
      </w:r>
      <w:r w:rsidR="00104FD2">
        <w:t xml:space="preserve"> </w:t>
      </w:r>
      <w:r w:rsidR="00A72C81">
        <w:t>500</w:t>
      </w:r>
      <w:r w:rsidRPr="002D38D6" w:rsidR="002D38D6">
        <w:t xml:space="preserve"> + taxes </w:t>
      </w:r>
    </w:p>
    <w:p w:rsidRPr="002D38D6" w:rsidR="002D38D6" w:rsidP="00094A23" w:rsidRDefault="002D38D6" w14:paraId="3CCA290E" w14:textId="65BB8654">
      <w:pPr>
        <w:pStyle w:val="ListParagraph"/>
        <w:numPr>
          <w:ilvl w:val="0"/>
          <w:numId w:val="2"/>
        </w:numPr>
        <w:rPr>
          <w:lang w:val="en-IN"/>
        </w:rPr>
      </w:pPr>
      <w:r w:rsidRPr="002D38D6">
        <w:t>Renewal Fee (per annum): </w:t>
      </w:r>
      <w:r w:rsidR="000D3C30">
        <w:t xml:space="preserve">Rs. </w:t>
      </w:r>
      <w:r w:rsidR="00A72C81">
        <w:t>500</w:t>
      </w:r>
      <w:r w:rsidRPr="002D38D6" w:rsidR="000D3C30">
        <w:t xml:space="preserve"> + taxes </w:t>
      </w:r>
    </w:p>
    <w:p w:rsidR="00E56665" w:rsidP="00E56665" w:rsidRDefault="00A579B5" w14:paraId="0EBF00D7" w14:textId="493D5546">
      <w:pPr>
        <w:rPr>
          <w:b/>
          <w:bCs/>
        </w:rPr>
      </w:pPr>
      <w:r w:rsidRPr="00A579B5">
        <w:rPr>
          <w:b/>
          <w:bCs/>
        </w:rPr>
        <w:t>Fees</w:t>
      </w:r>
    </w:p>
    <w:p w:rsidRPr="00A579B5" w:rsidR="00A579B5" w:rsidP="00094A23" w:rsidRDefault="004D6419" w14:paraId="7060F76E" w14:textId="0B388026">
      <w:pPr>
        <w:pStyle w:val="ListParagraph"/>
        <w:numPr>
          <w:ilvl w:val="0"/>
          <w:numId w:val="3"/>
        </w:numPr>
        <w:rPr>
          <w:lang w:val="en-IN"/>
        </w:rPr>
      </w:pPr>
      <w:r>
        <w:lastRenderedPageBreak/>
        <w:t>Annual</w:t>
      </w:r>
      <w:r w:rsidRPr="00A579B5" w:rsidR="00A579B5">
        <w:rPr>
          <w:lang w:val="en-IN"/>
        </w:rPr>
        <w:t xml:space="preserve"> Fee (one-time):</w:t>
      </w:r>
      <w:r w:rsidR="00A579B5">
        <w:rPr>
          <w:lang w:val="en-IN"/>
        </w:rPr>
        <w:t xml:space="preserve"> </w:t>
      </w:r>
      <w:r w:rsidRPr="002D38D6" w:rsidR="00A80E72">
        <w:t>Rs.</w:t>
      </w:r>
      <w:r w:rsidR="00A80E72">
        <w:t xml:space="preserve"> </w:t>
      </w:r>
      <w:r w:rsidR="00A72C81">
        <w:t>500</w:t>
      </w:r>
      <w:r w:rsidRPr="002D38D6" w:rsidR="000D3C30">
        <w:t xml:space="preserve"> + taxes </w:t>
      </w:r>
    </w:p>
    <w:p w:rsidRPr="000D3C30" w:rsidR="000D3C30" w:rsidP="00094A23" w:rsidRDefault="00A579B5" w14:paraId="17F407B3" w14:textId="70CDCE25">
      <w:pPr>
        <w:pStyle w:val="ListParagraph"/>
        <w:numPr>
          <w:ilvl w:val="0"/>
          <w:numId w:val="3"/>
        </w:numPr>
        <w:rPr>
          <w:lang w:val="en-IN"/>
        </w:rPr>
      </w:pPr>
      <w:r w:rsidRPr="000D3C30">
        <w:rPr>
          <w:lang w:val="en-IN"/>
        </w:rPr>
        <w:t>Renewal Fee (per annum): </w:t>
      </w:r>
      <w:r w:rsidRPr="002D38D6" w:rsidR="00A80E72">
        <w:t>Rs.</w:t>
      </w:r>
      <w:r w:rsidR="00A80E72">
        <w:t xml:space="preserve"> </w:t>
      </w:r>
      <w:r w:rsidR="00A72C81">
        <w:t xml:space="preserve">500 </w:t>
      </w:r>
      <w:r w:rsidRPr="002D38D6" w:rsidR="000D3C30">
        <w:t>+ taxes </w:t>
      </w:r>
    </w:p>
    <w:p w:rsidRPr="000D3C30" w:rsidR="00A579B5" w:rsidP="00094A23" w:rsidRDefault="00A579B5" w14:paraId="099A0E29" w14:textId="5A98A25B">
      <w:pPr>
        <w:pStyle w:val="ListParagraph"/>
        <w:numPr>
          <w:ilvl w:val="0"/>
          <w:numId w:val="3"/>
        </w:numPr>
        <w:rPr>
          <w:lang w:val="en-IN"/>
        </w:rPr>
      </w:pPr>
      <w:r w:rsidRPr="000D3C30">
        <w:rPr>
          <w:lang w:val="en-IN"/>
        </w:rPr>
        <w:t xml:space="preserve">Add-on </w:t>
      </w:r>
      <w:ins w:author="Namita Salgiya" w:date="2026-01-20T11:12:00Z" w16du:dateUtc="2026-01-20T05:42:00Z" w:id="28">
        <w:r w:rsidR="00061C4E">
          <w:rPr>
            <w:lang w:val="en-IN"/>
          </w:rPr>
          <w:t xml:space="preserve">Card </w:t>
        </w:r>
      </w:ins>
      <w:r w:rsidRPr="000D3C30">
        <w:rPr>
          <w:lang w:val="en-IN"/>
        </w:rPr>
        <w:t>Fee (per annum): Nil</w:t>
      </w:r>
    </w:p>
    <w:p w:rsidR="00A579B5" w:rsidP="00E56665" w:rsidRDefault="00A579B5" w14:paraId="2BD3B2ED" w14:textId="7C3448F9">
      <w:pPr>
        <w:rPr>
          <w:b/>
          <w:bCs/>
        </w:rPr>
      </w:pPr>
      <w:r w:rsidRPr="00A579B5">
        <w:rPr>
          <w:b/>
          <w:bCs/>
        </w:rPr>
        <w:t>Fees and Charges</w:t>
      </w:r>
    </w:p>
    <w:p w:rsidRPr="00094A23" w:rsidR="009164D7" w:rsidP="00094A23" w:rsidRDefault="009164D7" w14:paraId="00955866" w14:textId="7A171D67">
      <w:pPr>
        <w:numPr>
          <w:ilvl w:val="0"/>
          <w:numId w:val="4"/>
        </w:numPr>
        <w:rPr>
          <w:rStyle w:val="Hyperlink"/>
          <w:color w:val="auto"/>
          <w:u w:val="none"/>
          <w:lang w:val="en-IN"/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w:tgtFrame="_blank" w:history="1" r:id="rId27">
        <w:r w:rsidRPr="009164D7">
          <w:rPr>
            <w:rStyle w:val="Hyperlink"/>
            <w:lang w:val="en-IN"/>
          </w:rPr>
          <w:t>Most Important Terms &amp; Conditions</w:t>
        </w:r>
      </w:hyperlink>
    </w:p>
    <w:p w:rsidRPr="00094A23" w:rsidR="00094A23" w:rsidP="00094A23" w:rsidRDefault="00094A23" w14:paraId="77A5F46D" w14:textId="77777777">
      <w:pPr>
        <w:rPr>
          <w:rStyle w:val="Hyperlink"/>
          <w:b/>
          <w:bCs/>
          <w:u w:val="none"/>
        </w:rPr>
      </w:pPr>
      <w:r w:rsidRPr="00094A23">
        <w:rPr>
          <w:rStyle w:val="Hyperlink"/>
          <w:b/>
          <w:bCs/>
          <w:lang w:val="en-IN"/>
        </w:rPr>
        <w:t>FAQ</w:t>
      </w:r>
    </w:p>
    <w:p w:rsidR="00094A23" w:rsidDel="00061C4E" w:rsidP="004C50CB" w:rsidRDefault="00094A23" w14:paraId="4AC419A3" w14:textId="4BB17B58">
      <w:pPr>
        <w:jc w:val="center"/>
        <w:rPr>
          <w:del w:author="Namita Salgiya" w:date="2026-01-20T11:13:00Z" w16du:dateUtc="2026-01-20T05:43:00Z" w:id="29"/>
          <w:lang w:val="en-IN"/>
        </w:rPr>
      </w:pPr>
      <w:del w:author="Namita Salgiya" w:date="2026-01-20T11:13:00Z" w16du:dateUtc="2026-01-20T05:43:00Z" w:id="30">
        <w:r w:rsidDel="00061C4E">
          <w:rPr>
            <w:lang w:val="en-IN"/>
          </w:rPr>
          <w:delText>https://www.sbicard.com/en/faq.page</w:delText>
        </w:r>
      </w:del>
    </w:p>
    <w:p w:rsidRPr="00BC38CC" w:rsidR="00061C4E" w:rsidP="00061C4E" w:rsidRDefault="00061C4E" w14:paraId="640D07A2" w14:textId="77777777">
      <w:pPr>
        <w:rPr>
          <w:ins w:author="Namita Salgiya" w:date="2026-01-20T11:13:00Z" w16du:dateUtc="2026-01-20T05:43:00Z" w:id="31"/>
          <w:b/>
          <w:bCs/>
          <w:lang w:val="en-IN"/>
        </w:rPr>
      </w:pPr>
      <w:bookmarkStart w:name="_Hlk219368909" w:id="32"/>
      <w:ins w:author="Namita Salgiya" w:date="2026-01-20T11:13:00Z" w16du:dateUtc="2026-01-20T05:43:00Z" w:id="33">
        <w:r w:rsidRPr="00BC38CC">
          <w:rPr>
            <w:b/>
            <w:bCs/>
            <w:lang w:val="en-IN"/>
          </w:rPr>
          <w:t>What is Annual Fee and Renewal Fee of the card?</w:t>
        </w:r>
      </w:ins>
    </w:p>
    <w:p w:rsidRPr="00BC38CC" w:rsidR="00061C4E" w:rsidP="00061C4E" w:rsidRDefault="00061C4E" w14:paraId="62EAC072" w14:textId="44B870C8">
      <w:pPr>
        <w:rPr>
          <w:ins w:author="Namita Salgiya" w:date="2026-01-20T11:13:00Z" w16du:dateUtc="2026-01-20T05:43:00Z" w:id="34"/>
          <w:lang w:val="en-IN"/>
        </w:rPr>
      </w:pPr>
      <w:ins w:author="Namita Salgiya" w:date="2026-01-20T11:13:00Z" w16du:dateUtc="2026-01-20T05:43:00Z" w:id="35">
        <w:r w:rsidRPr="00BC38CC">
          <w:rPr>
            <w:lang w:val="en-IN"/>
          </w:rPr>
          <w:t xml:space="preserve">The Annual Fee of the card is Rs. </w:t>
        </w:r>
        <w:r>
          <w:rPr>
            <w:lang w:val="en-IN"/>
          </w:rPr>
          <w:t xml:space="preserve">500 </w:t>
        </w:r>
        <w:r w:rsidRPr="00BC38CC">
          <w:rPr>
            <w:lang w:val="en-IN"/>
          </w:rPr>
          <w:t xml:space="preserve">+ taxes. The Renewal Fee is Rs. </w:t>
        </w:r>
        <w:r>
          <w:rPr>
            <w:lang w:val="en-IN"/>
          </w:rPr>
          <w:t>500</w:t>
        </w:r>
        <w:r w:rsidRPr="00BC38CC">
          <w:rPr>
            <w:lang w:val="en-IN"/>
          </w:rPr>
          <w:t xml:space="preserve"> + taxes from second year onwards.</w:t>
        </w:r>
      </w:ins>
    </w:p>
    <w:p w:rsidRPr="00BC38CC" w:rsidR="00061C4E" w:rsidP="00061C4E" w:rsidRDefault="00061C4E" w14:paraId="62E5B326" w14:textId="77777777">
      <w:pPr>
        <w:rPr>
          <w:ins w:author="Namita Salgiya" w:date="2026-01-20T11:13:00Z" w16du:dateUtc="2026-01-20T05:43:00Z" w:id="36"/>
          <w:b/>
          <w:bCs/>
          <w:lang w:val="en-IN"/>
        </w:rPr>
      </w:pPr>
      <w:ins w:author="Namita Salgiya" w:date="2026-01-20T11:13:00Z" w16du:dateUtc="2026-01-20T05:43:00Z" w:id="37">
        <w:r w:rsidRPr="00BC38CC">
          <w:rPr>
            <w:b/>
            <w:bCs/>
            <w:lang w:val="en-IN"/>
          </w:rPr>
          <w:t>Can I use my card internationally?</w:t>
        </w:r>
      </w:ins>
    </w:p>
    <w:p w:rsidRPr="00BC38CC" w:rsidR="00061C4E" w:rsidP="00061C4E" w:rsidRDefault="00061C4E" w14:paraId="21169B90" w14:textId="0F1EA659">
      <w:pPr>
        <w:rPr>
          <w:ins w:author="Namita Salgiya" w:date="2026-01-20T11:13:00Z" w16du:dateUtc="2026-01-20T05:43:00Z" w:id="38"/>
          <w:lang w:val="en-IN"/>
        </w:rPr>
      </w:pPr>
      <w:ins w:author="Namita Salgiya" w:date="2026-01-20T11:13:00Z" w16du:dateUtc="2026-01-20T05:43:00Z" w:id="39">
        <w:r w:rsidRPr="00BC38CC">
          <w:rPr>
            <w:lang w:val="en-IN"/>
          </w:rPr>
          <w:t xml:space="preserve">Yes, you can use your </w:t>
        </w:r>
        <w:r w:rsidRPr="00D50CE4">
          <w:rPr>
            <w:lang w:val="en-IN"/>
          </w:rPr>
          <w:t xml:space="preserve">IRCTC SBI </w:t>
        </w:r>
        <w:r>
          <w:rPr>
            <w:lang w:val="en-IN"/>
          </w:rPr>
          <w:t xml:space="preserve">Platinum </w:t>
        </w:r>
        <w:r w:rsidRPr="00D50CE4">
          <w:rPr>
            <w:lang w:val="en-IN"/>
          </w:rPr>
          <w:t xml:space="preserve">Card </w:t>
        </w:r>
        <w:del w:author="Upadhyay , Shubham (SBICard)" w:date="2026-01-20T13:26:00Z" w16du:dateUtc="2026-01-20T07:56:00Z" w:id="40">
          <w:r w:rsidRPr="00BC38CC" w:rsidDel="009F22D4">
            <w:rPr>
              <w:lang w:val="en-IN"/>
            </w:rPr>
            <w:delText xml:space="preserve">in </w:delText>
          </w:r>
        </w:del>
      </w:ins>
      <w:ins w:author="Upadhyay , Shubham (SBICard)" w:date="2026-01-20T13:26:00Z" w16du:dateUtc="2026-01-20T07:56:00Z" w:id="41">
        <w:r w:rsidR="009F22D4">
          <w:rPr>
            <w:lang w:val="en-IN"/>
          </w:rPr>
          <w:t xml:space="preserve">at </w:t>
        </w:r>
      </w:ins>
      <w:ins w:author="Namita Salgiya" w:date="2026-01-20T11:13:00Z" w16du:dateUtc="2026-01-20T05:43:00Z" w:id="42">
        <w:r w:rsidRPr="00BC38CC">
          <w:rPr>
            <w:lang w:val="en-IN"/>
          </w:rPr>
          <w:t>over 24 million outlets across the globe, including 3,25,000 outlets in India. You can withdraw cash from over 1 million Visa ATMs across the globe.</w:t>
        </w:r>
      </w:ins>
    </w:p>
    <w:p w:rsidRPr="00BC38CC" w:rsidR="00061C4E" w:rsidP="00061C4E" w:rsidRDefault="00061C4E" w14:paraId="7B5AA638" w14:textId="77777777">
      <w:pPr>
        <w:rPr>
          <w:ins w:author="Namita Salgiya" w:date="2026-01-20T11:13:00Z" w16du:dateUtc="2026-01-20T05:43:00Z" w:id="43"/>
          <w:b/>
          <w:bCs/>
          <w:lang w:val="en-IN"/>
        </w:rPr>
      </w:pPr>
      <w:ins w:author="Namita Salgiya" w:date="2026-01-20T11:13:00Z" w16du:dateUtc="2026-01-20T05:43:00Z" w:id="44">
        <w:r w:rsidRPr="00BC38CC">
          <w:rPr>
            <w:b/>
            <w:bCs/>
            <w:lang w:val="en-IN"/>
          </w:rPr>
          <w:t>How can I apply for the card?</w:t>
        </w:r>
      </w:ins>
    </w:p>
    <w:p w:rsidRPr="00BC38CC" w:rsidR="00061C4E" w:rsidP="00061C4E" w:rsidRDefault="00061C4E" w14:paraId="5FA7BA69" w14:textId="77777777">
      <w:pPr>
        <w:rPr>
          <w:ins w:author="Namita Salgiya" w:date="2026-01-20T11:13:00Z" w16du:dateUtc="2026-01-20T05:43:00Z" w:id="45"/>
          <w:lang w:val="en-IN"/>
        </w:rPr>
      </w:pPr>
      <w:ins w:author="Namita Salgiya" w:date="2026-01-20T11:13:00Z" w16du:dateUtc="2026-01-20T05:43:00Z" w:id="46">
        <w:r w:rsidRPr="00BC38CC">
          <w:rPr>
            <w:lang w:val="en-IN"/>
          </w:rPr>
          <w:t>You can apply for an SBI Credit Card through our Website </w:t>
        </w:r>
        <w:r>
          <w:fldChar w:fldCharType="begin"/>
        </w:r>
        <w:r>
          <w:instrText>HYPERLINK "https://www.sbicard.com/en/eapply.page" \t "_blank"</w:instrText>
        </w:r>
        <w:r>
          <w:fldChar w:fldCharType="separate"/>
        </w:r>
        <w:r w:rsidRPr="00BC38CC">
          <w:t>sbicard.com</w:t>
        </w:r>
        <w: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  <w:bookmarkEnd w:id="32"/>
      </w:ins>
    </w:p>
    <w:p w:rsidRPr="00094A23" w:rsidR="00061C4E" w:rsidRDefault="00061C4E" w14:paraId="004104C0" w14:textId="77777777">
      <w:pPr>
        <w:rPr>
          <w:ins w:author="Namita Salgiya" w:date="2026-01-20T11:13:00Z" w16du:dateUtc="2026-01-20T05:43:00Z" w:id="47"/>
        </w:rPr>
        <w:pPrChange w:author="Namita Salgiya" w:date="2026-01-20T11:13:00Z" w16du:dateUtc="2026-01-20T05:43:00Z" w:id="48">
          <w:pPr>
            <w:pStyle w:val="ListParagraph"/>
            <w:numPr>
              <w:numId w:val="4"/>
            </w:numPr>
            <w:tabs>
              <w:tab w:val="num" w:pos="720"/>
            </w:tabs>
            <w:ind w:hanging="360"/>
          </w:pPr>
        </w:pPrChange>
      </w:pPr>
    </w:p>
    <w:p w:rsidRPr="004C50CB" w:rsidR="009164D7" w:rsidP="004C50CB" w:rsidRDefault="004C50CB" w14:paraId="7415B9E1" w14:textId="0CCC133D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 xml:space="preserve">Other </w:t>
      </w:r>
      <w:r w:rsidRPr="004C50CB">
        <w:rPr>
          <w:b/>
          <w:bCs/>
          <w:u w:val="single"/>
          <w:lang w:val="en-IN"/>
        </w:rPr>
        <w:t>FEATURES</w:t>
      </w:r>
    </w:p>
    <w:p w:rsidR="00F318DC" w:rsidP="00F318DC" w:rsidRDefault="00F318DC" w14:paraId="72C76E23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Contactless Advantage</w:t>
      </w:r>
    </w:p>
    <w:p w:rsidRPr="004C50CB" w:rsidR="00F318DC" w:rsidP="00094A23" w:rsidRDefault="00F318DC" w14:paraId="67D93AD6" w14:textId="23FC6A55">
      <w:pPr>
        <w:pStyle w:val="ListParagraph"/>
        <w:numPr>
          <w:ilvl w:val="0"/>
          <w:numId w:val="4"/>
        </w:numPr>
        <w:rPr>
          <w:lang w:val="en-IN"/>
        </w:rPr>
      </w:pPr>
      <w:r w:rsidRPr="00AC2D69">
        <w:rPr>
          <w:b/>
          <w:bCs/>
          <w:lang w:val="en-IN"/>
        </w:rPr>
        <w:t>Tap &amp; Pay with Ease:</w:t>
      </w:r>
      <w:r w:rsidRPr="00AC2D69">
        <w:rPr>
          <w:lang w:val="en-IN"/>
        </w:rPr>
        <w:t xml:space="preserve"> </w:t>
      </w:r>
      <w:r w:rsidRPr="00C37A02">
        <w:t xml:space="preserve">Make everyday payments effortlessly with </w:t>
      </w:r>
      <w:r w:rsidRPr="00A72C81" w:rsidR="00A72C81">
        <w:t>IRCTC SBI Platinum Card</w:t>
      </w:r>
      <w:r w:rsidRPr="00C37A02">
        <w:t>. Simply tap your card on a secure reader for instant transactions.</w:t>
      </w:r>
    </w:p>
    <w:p w:rsidRPr="00AC2D69" w:rsidR="00F318DC" w:rsidP="00094A23" w:rsidRDefault="00F318DC" w14:paraId="13B302FB" w14:textId="77777777">
      <w:pPr>
        <w:pStyle w:val="ListParagraph"/>
        <w:numPr>
          <w:ilvl w:val="0"/>
          <w:numId w:val="4"/>
        </w:numPr>
        <w:rPr>
          <w:lang w:val="en-IN"/>
        </w:rPr>
      </w:pPr>
      <w:r w:rsidRPr="00AC2D69">
        <w:rPr>
          <w:b/>
          <w:bCs/>
          <w:lang w:val="en-IN"/>
        </w:rPr>
        <w:t>Fast &amp; Convenient:</w:t>
      </w:r>
      <w:r w:rsidRPr="00AC2D69">
        <w:rPr>
          <w:lang w:val="en-IN"/>
        </w:rPr>
        <w:t xml:space="preserve"> No need to hand over your card or fumble for cash or coins. Tap and go for small, everyday payments in seconds.</w:t>
      </w:r>
    </w:p>
    <w:p w:rsidR="00F318DC" w:rsidP="00094A23" w:rsidRDefault="00F318DC" w14:paraId="5586057D" w14:textId="65B06753">
      <w:pPr>
        <w:pStyle w:val="ListParagraph"/>
        <w:numPr>
          <w:ilvl w:val="0"/>
          <w:numId w:val="5"/>
        </w:numPr>
        <w:rPr>
          <w:lang w:val="en-IN"/>
        </w:rPr>
      </w:pPr>
      <w:r w:rsidRPr="00AC2D69">
        <w:rPr>
          <w:b/>
          <w:bCs/>
          <w:lang w:val="en-IN"/>
        </w:rPr>
        <w:t>Secure Transactions:</w:t>
      </w:r>
      <w:r w:rsidRPr="00AC2D69">
        <w:rPr>
          <w:lang w:val="en-IN"/>
        </w:rPr>
        <w:t xml:space="preserve"> Your card stays in your hand during the transaction, reducing the risk of loss or fraud. Visa </w:t>
      </w:r>
      <w:r w:rsidRPr="00AC2D69" w:rsidR="00826C1D">
        <w:rPr>
          <w:lang w:val="en-IN"/>
        </w:rPr>
        <w:t>P</w:t>
      </w:r>
      <w:r w:rsidRPr="00AC2D69">
        <w:rPr>
          <w:lang w:val="en-IN"/>
        </w:rPr>
        <w:t>ayWave’s unique security key ensures that even if the card is tapped multiple times, only one transaction is processed.</w:t>
      </w:r>
    </w:p>
    <w:bookmarkStart w:name="_Hlk219368972" w:id="49"/>
    <w:p w:rsidRPr="001A04C4" w:rsidR="00061C4E" w:rsidP="00061C4E" w:rsidRDefault="00061C4E" w14:paraId="6216A446" w14:textId="77777777">
      <w:pPr>
        <w:pStyle w:val="ListParagraph"/>
        <w:numPr>
          <w:ilvl w:val="0"/>
          <w:numId w:val="5"/>
        </w:numPr>
        <w:rPr>
          <w:ins w:author="Namita Salgiya" w:date="2026-01-20T11:14:00Z" w16du:dateUtc="2026-01-20T05:44:00Z" w:id="50"/>
        </w:rPr>
      </w:pPr>
      <w:ins w:author="Namita Salgiya" w:date="2026-01-20T11:14:00Z" w16du:dateUtc="2026-01-20T05:44:00Z" w:id="51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AC1ED4" w:rsidR="00061C4E" w:rsidP="00061C4E" w:rsidRDefault="00061C4E" w14:paraId="19A90798" w14:textId="77777777">
      <w:pPr>
        <w:pStyle w:val="ListParagraph"/>
        <w:numPr>
          <w:ilvl w:val="0"/>
          <w:numId w:val="5"/>
        </w:numPr>
        <w:rPr>
          <w:ins w:author="Namita Salgiya" w:date="2026-01-20T11:14:00Z" w16du:dateUtc="2026-01-20T05:44:00Z" w:id="52"/>
        </w:rPr>
      </w:pPr>
      <w:ins w:author="Namita Salgiya" w:date="2026-01-20T11:14:00Z" w16du:dateUtc="2026-01-20T05:44:00Z" w:id="53">
        <w:r>
          <w:fldChar w:fldCharType="begin"/>
        </w:r>
        <w:r>
          <w:instrText>HYPERLINK "https://www.sbicard.com/sbi-card-en/assets/docs/pdf/personal/cards/list-of-stores.pdf" \t "_blank"</w:instrText>
        </w:r>
        <w:r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bookmarkEnd w:id="49"/>
    <w:p w:rsidRPr="002B5E9C" w:rsidR="00C71606" w:rsidDel="00061C4E" w:rsidP="00094A23" w:rsidRDefault="00C71606" w14:paraId="17377E9D" w14:textId="6E599EF8">
      <w:pPr>
        <w:pStyle w:val="ListParagraph"/>
        <w:numPr>
          <w:ilvl w:val="0"/>
          <w:numId w:val="5"/>
        </w:numPr>
        <w:rPr>
          <w:del w:author="Namita Salgiya" w:date="2026-01-20T11:14:00Z" w16du:dateUtc="2026-01-20T05:44:00Z" w:id="54"/>
        </w:rPr>
      </w:pPr>
      <w:del w:author="Namita Salgiya" w:date="2026-01-20T11:14:00Z" w16du:dateUtc="2026-01-20T05:44:00Z" w:id="55">
        <w:r w:rsidRPr="002B5E9C" w:rsidDel="00061C4E">
          <w:delText>Please </w:delText>
        </w:r>
        <w:r w:rsidDel="00061C4E">
          <w:fldChar w:fldCharType="begin"/>
        </w:r>
        <w:r w:rsidDel="00061C4E">
          <w:delInstrText>HYPERLINK "https://www.sbicard.com/sbi-card-en/assets/docs/pdf/personal/credit-cards/lifestyle/sbi-signature-contactless-card/Signature%20Contactless%20FAQ.pdf" \t "_blank"</w:delInstrText>
        </w:r>
        <w:r w:rsidDel="00061C4E">
          <w:fldChar w:fldCharType="separate"/>
        </w:r>
        <w:r w:rsidDel="00061C4E">
          <w:rPr>
            <w:rStyle w:val="Hyperlink"/>
          </w:rPr>
          <w:delText>click here</w:delText>
        </w:r>
        <w:r w:rsidDel="00061C4E">
          <w:fldChar w:fldCharType="end"/>
        </w:r>
        <w:r w:rsidRPr="002B5E9C" w:rsidDel="00061C4E">
          <w:delText> to download the FAQs.</w:delText>
        </w:r>
      </w:del>
    </w:p>
    <w:p w:rsidRPr="003C1523" w:rsidR="00C71606" w:rsidDel="00061C4E" w:rsidP="00094A23" w:rsidRDefault="00C71606" w14:paraId="0A7074A4" w14:textId="3D78E5DA">
      <w:pPr>
        <w:pStyle w:val="ListParagraph"/>
        <w:numPr>
          <w:ilvl w:val="0"/>
          <w:numId w:val="5"/>
        </w:numPr>
        <w:rPr>
          <w:del w:author="Namita Salgiya" w:date="2026-01-20T11:14:00Z" w16du:dateUtc="2026-01-20T05:44:00Z" w:id="56"/>
        </w:rPr>
      </w:pPr>
      <w:del w:author="Namita Salgiya" w:date="2026-01-20T11:14:00Z" w16du:dateUtc="2026-01-20T05:44:00Z" w:id="57">
        <w:r w:rsidRPr="002B5E9C" w:rsidDel="00061C4E">
          <w:delText>Please </w:delText>
        </w:r>
        <w:r w:rsidDel="00061C4E">
          <w:fldChar w:fldCharType="begin"/>
        </w:r>
        <w:r w:rsidDel="00061C4E">
          <w:delInstrText>HYPERLINK "https://www.sbicard.com/sbi-card-en/assets/docs/pdf/personal/cards/list-of-stores.pdf" \t "_blank"</w:delInstrText>
        </w:r>
        <w:r w:rsidDel="00061C4E">
          <w:fldChar w:fldCharType="separate"/>
        </w:r>
        <w:r w:rsidDel="00061C4E">
          <w:rPr>
            <w:rStyle w:val="Hyperlink"/>
          </w:rPr>
          <w:delText>click here</w:delText>
        </w:r>
        <w:r w:rsidDel="00061C4E">
          <w:fldChar w:fldCharType="end"/>
        </w:r>
        <w:r w:rsidRPr="002B5E9C" w:rsidDel="00061C4E">
          <w:delText> to download the list of Merchants enabled for transactions.</w:delText>
        </w:r>
      </w:del>
    </w:p>
    <w:p w:rsidRPr="009164D7" w:rsidR="00F318DC" w:rsidP="00F318DC" w:rsidRDefault="00F318DC" w14:paraId="118D6FFE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Global Acceptance</w:t>
      </w:r>
    </w:p>
    <w:p w:rsidR="00F318DC" w:rsidP="00094A23" w:rsidRDefault="00F318DC" w14:paraId="7A0E261B" w14:textId="4DE789DD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>Accepted </w:t>
      </w:r>
      <w:del w:author="Upadhyay , Shubham (SBICard)" w:date="2026-01-20T13:27:00Z" w16du:dateUtc="2026-01-20T07:57:00Z" w:id="58">
        <w:r w:rsidRPr="00F23D00" w:rsidDel="009F22D4">
          <w:rPr>
            <w:lang w:val="en-IN"/>
          </w:rPr>
          <w:delText xml:space="preserve">in </w:delText>
        </w:r>
      </w:del>
      <w:ins w:author="Upadhyay , Shubham (SBICard)" w:date="2026-01-20T13:27:00Z" w16du:dateUtc="2026-01-20T07:57:00Z" w:id="59">
        <w:r w:rsidR="009F22D4">
          <w:rPr>
            <w:lang w:val="en-IN"/>
          </w:rPr>
          <w:t xml:space="preserve">at </w:t>
        </w:r>
      </w:ins>
      <w:r w:rsidRPr="00F23D00">
        <w:rPr>
          <w:lang w:val="en-IN"/>
        </w:rPr>
        <w:t>over 24 million outlets glob</w:t>
      </w:r>
      <w:r>
        <w:rPr>
          <w:lang w:val="en-IN"/>
        </w:rPr>
        <w:t>ally</w:t>
      </w:r>
      <w:r w:rsidRPr="00F23D00">
        <w:rPr>
          <w:lang w:val="en-IN"/>
        </w:rPr>
        <w:t xml:space="preserve">, including 3,25,000 </w:t>
      </w:r>
      <w:r>
        <w:rPr>
          <w:lang w:val="en-IN"/>
        </w:rPr>
        <w:t xml:space="preserve">in </w:t>
      </w:r>
      <w:r w:rsidRPr="00F23D00">
        <w:rPr>
          <w:lang w:val="en-IN"/>
        </w:rPr>
        <w:t>India</w:t>
      </w:r>
    </w:p>
    <w:p w:rsidRPr="00A72C81" w:rsidR="00A72C81" w:rsidP="00094A23" w:rsidRDefault="00A72C81" w14:paraId="42FEAD87" w14:textId="69287025">
      <w:pPr>
        <w:pStyle w:val="ListParagraph"/>
        <w:numPr>
          <w:ilvl w:val="0"/>
          <w:numId w:val="5"/>
        </w:numPr>
        <w:rPr>
          <w:lang w:val="en-IN" w:eastAsia="en-IN"/>
        </w:rPr>
      </w:pPr>
      <w:r w:rsidRPr="00A72C81">
        <w:rPr>
          <w:lang w:val="en-IN" w:eastAsia="en-IN"/>
        </w:rPr>
        <w:t>Just look for the Visa sign of acceptance and present your card for the payment</w:t>
      </w:r>
    </w:p>
    <w:p w:rsidRPr="00A72C81" w:rsidR="00A72C81" w:rsidP="00A72C81" w:rsidRDefault="00A72C81" w14:paraId="40DFF6B4" w14:textId="77777777">
      <w:pPr>
        <w:rPr>
          <w:b/>
          <w:bCs/>
          <w:lang w:val="en-IN" w:eastAsia="en-IN"/>
        </w:rPr>
      </w:pPr>
      <w:r w:rsidRPr="00A72C81">
        <w:rPr>
          <w:b/>
          <w:bCs/>
          <w:lang w:val="en-IN" w:eastAsia="en-IN"/>
        </w:rPr>
        <w:t>Cash on the Go</w:t>
      </w:r>
    </w:p>
    <w:p w:rsidRPr="00A72C81" w:rsidR="00A72C81" w:rsidP="00094A23" w:rsidRDefault="00A72C81" w14:paraId="754AEB8A" w14:textId="70DE3F22">
      <w:pPr>
        <w:pStyle w:val="ListParagraph"/>
        <w:numPr>
          <w:ilvl w:val="0"/>
          <w:numId w:val="13"/>
        </w:numPr>
        <w:rPr>
          <w:lang w:val="en-IN" w:eastAsia="en-IN"/>
        </w:rPr>
      </w:pPr>
      <w:r w:rsidRPr="00A72C81">
        <w:rPr>
          <w:lang w:val="en-IN" w:eastAsia="en-IN"/>
        </w:rPr>
        <w:lastRenderedPageBreak/>
        <w:t>Withdraw cash from over 1 million Visa ATMs worldwide, including over 18,000 Visa ATMs in India and more than 10,000 State Bank ATMs spread across 100 cities in India</w:t>
      </w:r>
    </w:p>
    <w:p w:rsidR="00AE161E" w:rsidP="00AE161E" w:rsidRDefault="00AE161E" w14:paraId="4C1612D8" w14:textId="7C3CF6BF">
      <w:pPr>
        <w:rPr>
          <w:b/>
          <w:bCs/>
          <w:lang w:val="en-IN"/>
        </w:rPr>
      </w:pPr>
      <w:r w:rsidRPr="00AE161E">
        <w:rPr>
          <w:b/>
          <w:bCs/>
          <w:lang w:val="en-IN"/>
        </w:rPr>
        <w:t>Flexipay</w:t>
      </w:r>
      <w:ins w:author="Upadhyay , Shubham (SBICard)" w:date="2026-01-20T13:27:00Z" w16du:dateUtc="2026-01-20T07:57:00Z" w:id="60">
        <w:r w:rsidR="009F22D4">
          <w:rPr>
            <w:b/>
            <w:bCs/>
            <w:lang w:val="en-IN"/>
          </w:rPr>
          <w:t xml:space="preserve"> EMI</w:t>
        </w:r>
      </w:ins>
    </w:p>
    <w:p w:rsidRPr="004A5805" w:rsidR="00AE161E" w:rsidP="00094A23" w:rsidRDefault="00AE161E" w14:paraId="3DB9ACE9" w14:textId="77777777">
      <w:pPr>
        <w:pStyle w:val="ListParagraph"/>
        <w:numPr>
          <w:ilvl w:val="0"/>
          <w:numId w:val="6"/>
        </w:numPr>
        <w:rPr>
          <w:lang w:val="en-IN"/>
        </w:rPr>
      </w:pPr>
      <w:r w:rsidRPr="004A5805">
        <w:rPr>
          <w:lang w:val="en-IN"/>
        </w:rPr>
        <w:t>Convert eligible purchases into easy monthly EMIs</w:t>
      </w:r>
    </w:p>
    <w:p w:rsidR="00AE161E" w:rsidP="00094A23" w:rsidRDefault="00AE161E" w14:paraId="172B2E0E" w14:textId="77777777">
      <w:pPr>
        <w:pStyle w:val="ListParagraph"/>
        <w:numPr>
          <w:ilvl w:val="0"/>
          <w:numId w:val="6"/>
        </w:numPr>
        <w:rPr>
          <w:lang w:val="en-IN"/>
        </w:rPr>
      </w:pPr>
      <w:r w:rsidRPr="00681931">
        <w:rPr>
          <w:lang w:val="en-IN"/>
        </w:rPr>
        <w:t>Applicable on transactions of Rs. 2,500 or more</w:t>
      </w:r>
    </w:p>
    <w:p w:rsidRPr="002B5E9C" w:rsidR="00C71606" w:rsidP="00094A23" w:rsidRDefault="00C71606" w14:paraId="56E72D6A" w14:textId="3890659A">
      <w:pPr>
        <w:pStyle w:val="ListParagraph"/>
        <w:numPr>
          <w:ilvl w:val="0"/>
          <w:numId w:val="6"/>
        </w:numPr>
      </w:pPr>
      <w:r w:rsidRPr="002B5E9C">
        <w:t>Click </w:t>
      </w:r>
      <w:hyperlink w:history="1" r:id="rId28">
        <w:r w:rsidRPr="002B5E9C">
          <w:rPr>
            <w:rStyle w:val="Hyperlink"/>
          </w:rPr>
          <w:t>here </w:t>
        </w:r>
      </w:hyperlink>
      <w:r w:rsidRPr="002B5E9C">
        <w:t>to learn how to apply for Flexipay</w:t>
      </w:r>
      <w:ins w:author="Upadhyay , Shubham (SBICard)" w:date="2026-01-20T13:27:00Z" w16du:dateUtc="2026-01-20T07:57:00Z" w:id="61">
        <w:r w:rsidR="009F22D4">
          <w:t xml:space="preserve"> EMI</w:t>
        </w:r>
      </w:ins>
    </w:p>
    <w:p w:rsidR="00C71606" w:rsidP="00C71606" w:rsidRDefault="00C71606" w14:paraId="353BDCF3" w14:textId="77777777">
      <w:pPr>
        <w:rPr>
          <w:lang w:val="en-IN"/>
        </w:rPr>
      </w:pPr>
    </w:p>
    <w:p w:rsidRPr="00C71606" w:rsidR="00C71606" w:rsidP="003C1523" w:rsidRDefault="00C71606" w14:paraId="0CA22D9E" w14:textId="77777777">
      <w:pPr>
        <w:rPr>
          <w:lang w:val="en-IN"/>
        </w:rPr>
      </w:pPr>
    </w:p>
    <w:p w:rsidRPr="00AE161E" w:rsidR="00AE161E" w:rsidP="00AE161E" w:rsidRDefault="00AE161E" w14:paraId="4E008819" w14:textId="77777777">
      <w:pPr>
        <w:rPr>
          <w:b/>
          <w:bCs/>
          <w:lang w:val="en-IN"/>
        </w:rPr>
      </w:pPr>
    </w:p>
    <w:p w:rsidRPr="00AE161E" w:rsidR="00AE161E" w:rsidP="00AE161E" w:rsidRDefault="00AE161E" w14:paraId="1B1F21AC" w14:textId="77777777">
      <w:pPr>
        <w:rPr>
          <w:lang w:val="en-IN"/>
        </w:rPr>
      </w:pPr>
    </w:p>
    <w:sectPr w:rsidRPr="00AE161E" w:rsidR="00AE161E">
      <w:footerReference w:type="even" r:id="rId33"/>
      <w:footerReference w:type="default" r:id="rId34"/>
      <w:footerReference w:type="first" r:id="rId35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KG" w:author="Goel, Kritika (SBICard)" w:date="2026-01-07T12:20:00Z" w:id="16">
    <w:p w:rsidR="00FD2A17" w:rsidP="00FD2A17" w:rsidRDefault="00FD2A17" w14:paraId="4866AC35" w14:textId="77777777">
      <w:pPr>
        <w:pStyle w:val="CommentText"/>
      </w:pPr>
      <w:r>
        <w:rPr>
          <w:rStyle w:val="CommentReference"/>
        </w:rPr>
        <w:annotationRef/>
      </w:r>
      <w:r>
        <w:t>Point added</w:t>
      </w:r>
    </w:p>
  </w:comment>
  <w:comment w:initials="KG" w:author="Goel, Kritika (SBICard)" w:date="2026-01-07T13:03:00Z" w:id="20">
    <w:p w:rsidR="00251FF2" w:rsidP="00251FF2" w:rsidRDefault="00251FF2" w14:paraId="57D224D7" w14:textId="77777777">
      <w:pPr>
        <w:pStyle w:val="CommentText"/>
      </w:pPr>
      <w:r>
        <w:rPr>
          <w:rStyle w:val="CommentReference"/>
        </w:rPr>
        <w:annotationRef/>
      </w:r>
      <w:r>
        <w:t>Point added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66AC35" w15:done="0"/>
  <w15:commentEx w15:paraId="57D224D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090AE5" w16cex:dateUtc="2026-01-07T11:10:00Z"/>
  <w16cex:commentExtensible w16cex:durableId="2D090B5D" w16cex:dateUtc="2026-01-07T11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66AC35" w16cid:durableId="2D090AE5"/>
  <w16cid:commentId w16cid:paraId="57D224D7" w16cid:durableId="2D090B5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7E3A" w:rsidP="00E405C7" w:rsidRDefault="00647E3A" w14:paraId="78CA6D0A" w14:textId="77777777">
      <w:pPr>
        <w:spacing w:after="0" w:line="240" w:lineRule="auto"/>
      </w:pPr>
      <w:r>
        <w:separator/>
      </w:r>
    </w:p>
  </w:endnote>
  <w:endnote w:type="continuationSeparator" w:id="0">
    <w:p w:rsidR="00647E3A" w:rsidP="00E405C7" w:rsidRDefault="00647E3A" w14:paraId="3406CC3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ri Offc">
    <w:altName w:val="Calibri"/>
    <w:panose1 w:val="020B0504040101020102"/>
    <w:charset w:val="00"/>
    <w:family w:val="swiss"/>
    <w:pitch w:val="variable"/>
    <w:sig w:usb0="800000EF" w:usb1="40002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DD4B89B" w14:textId="3E4274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6D2AEB" wp14:editId="3C32DD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22853457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A0535F1" w14:textId="64F360E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66D2AEB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>
              <v:textbox style="mso-fit-shape-to-text:t" inset="0,0,0,15pt">
                <w:txbxContent>
                  <w:p w:rsidRPr="00E405C7" w:rsidR="00E405C7" w:rsidP="00E405C7" w:rsidRDefault="00E405C7" w14:paraId="6A0535F1" w14:textId="64F360E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5EA928B" w14:textId="55AB3B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275AB4" wp14:editId="35BB4639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08443431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9DB7BFF" w14:textId="2430C4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5275AB4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>
              <v:textbox style="mso-fit-shape-to-text:t" inset="0,0,0,15pt">
                <w:txbxContent>
                  <w:p w:rsidRPr="00E405C7" w:rsidR="00E405C7" w:rsidP="00E405C7" w:rsidRDefault="00E405C7" w14:paraId="69DB7BFF" w14:textId="2430C4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49FE02B4" w14:textId="3FA938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D91AC6" wp14:editId="7EA721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2053094162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2C33ECC8" w14:textId="5F0F6E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D91AC6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>
              <v:textbox style="mso-fit-shape-to-text:t" inset="0,0,0,15pt">
                <w:txbxContent>
                  <w:p w:rsidRPr="00E405C7" w:rsidR="00E405C7" w:rsidP="00E405C7" w:rsidRDefault="00E405C7" w14:paraId="2C33ECC8" w14:textId="5F0F6E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7E3A" w:rsidP="00E405C7" w:rsidRDefault="00647E3A" w14:paraId="3C900278" w14:textId="77777777">
      <w:pPr>
        <w:spacing w:after="0" w:line="240" w:lineRule="auto"/>
      </w:pPr>
      <w:r>
        <w:separator/>
      </w:r>
    </w:p>
  </w:footnote>
  <w:footnote w:type="continuationSeparator" w:id="0">
    <w:p w:rsidR="00647E3A" w:rsidP="00E405C7" w:rsidRDefault="00647E3A" w14:paraId="6466736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42D2E4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77B7E98"/>
    <w:multiLevelType w:val="hybridMultilevel"/>
    <w:tmpl w:val="C534E09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8A24178"/>
    <w:multiLevelType w:val="hybridMultilevel"/>
    <w:tmpl w:val="64FC95E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FDB0EAA"/>
    <w:multiLevelType w:val="multilevel"/>
    <w:tmpl w:val="CAAA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8292CAD"/>
    <w:multiLevelType w:val="hybridMultilevel"/>
    <w:tmpl w:val="105E26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F5977D3"/>
    <w:multiLevelType w:val="hybridMultilevel"/>
    <w:tmpl w:val="5BF8AEE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75D0B8E"/>
    <w:multiLevelType w:val="hybridMultilevel"/>
    <w:tmpl w:val="D18A336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AF049FF"/>
    <w:multiLevelType w:val="hybridMultilevel"/>
    <w:tmpl w:val="1AEAE5B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C7A1D8A"/>
    <w:multiLevelType w:val="multilevel"/>
    <w:tmpl w:val="CAAA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61281678">
    <w:abstractNumId w:val="4"/>
  </w:num>
  <w:num w:numId="2" w16cid:durableId="442190311">
    <w:abstractNumId w:val="9"/>
  </w:num>
  <w:num w:numId="3" w16cid:durableId="2004822007">
    <w:abstractNumId w:val="5"/>
  </w:num>
  <w:num w:numId="4" w16cid:durableId="1946115872">
    <w:abstractNumId w:val="1"/>
  </w:num>
  <w:num w:numId="5" w16cid:durableId="982343797">
    <w:abstractNumId w:val="11"/>
  </w:num>
  <w:num w:numId="6" w16cid:durableId="1437409861">
    <w:abstractNumId w:val="0"/>
  </w:num>
  <w:num w:numId="7" w16cid:durableId="885526188">
    <w:abstractNumId w:val="2"/>
  </w:num>
  <w:num w:numId="8" w16cid:durableId="145779578">
    <w:abstractNumId w:val="7"/>
  </w:num>
  <w:num w:numId="9" w16cid:durableId="292059091">
    <w:abstractNumId w:val="10"/>
  </w:num>
  <w:num w:numId="10" w16cid:durableId="788858628">
    <w:abstractNumId w:val="12"/>
  </w:num>
  <w:num w:numId="11" w16cid:durableId="198665835">
    <w:abstractNumId w:val="3"/>
  </w:num>
  <w:num w:numId="12" w16cid:durableId="502741471">
    <w:abstractNumId w:val="8"/>
  </w:num>
  <w:num w:numId="13" w16cid:durableId="1696541424">
    <w:abstractNumId w:val="6"/>
  </w:num>
  <w:num w:numId="14" w16cid:durableId="921722064">
    <w:abstractNumId w:val="3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mita Salgiya">
    <w15:presenceInfo w15:providerId="Windows Live" w15:userId="4e5e558c91ea66bf"/>
  </w15:person>
  <w15:person w15:author="Goel, Kritika (SBICard)">
    <w15:presenceInfo w15:providerId="AD" w15:userId="S::kritika.goel@sbicard.com::90821d0f-b1cb-42af-a556-f3c38c9f6110"/>
  </w15:person>
  <w15:person w15:author="Upadhyay , Shubham (SBICard)">
    <w15:presenceInfo w15:providerId="AD" w15:userId="S-1-5-21-1521157601-2888471106-1901687981-658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1005C"/>
    <w:rsid w:val="00061C4E"/>
    <w:rsid w:val="00061D4B"/>
    <w:rsid w:val="00073462"/>
    <w:rsid w:val="00094A23"/>
    <w:rsid w:val="0009775C"/>
    <w:rsid w:val="000D125F"/>
    <w:rsid w:val="000D3C30"/>
    <w:rsid w:val="00104FD2"/>
    <w:rsid w:val="00122BDC"/>
    <w:rsid w:val="001535C0"/>
    <w:rsid w:val="001573BC"/>
    <w:rsid w:val="0016440F"/>
    <w:rsid w:val="001A65DB"/>
    <w:rsid w:val="001C5B69"/>
    <w:rsid w:val="00235F80"/>
    <w:rsid w:val="00251FF2"/>
    <w:rsid w:val="00276983"/>
    <w:rsid w:val="0029715F"/>
    <w:rsid w:val="002A2262"/>
    <w:rsid w:val="002C1D56"/>
    <w:rsid w:val="002C53AE"/>
    <w:rsid w:val="002D072F"/>
    <w:rsid w:val="002D38D6"/>
    <w:rsid w:val="00311B56"/>
    <w:rsid w:val="0032122C"/>
    <w:rsid w:val="00327BE8"/>
    <w:rsid w:val="0034371F"/>
    <w:rsid w:val="00345E13"/>
    <w:rsid w:val="003C1523"/>
    <w:rsid w:val="003C18A8"/>
    <w:rsid w:val="003D715C"/>
    <w:rsid w:val="00417983"/>
    <w:rsid w:val="0042325B"/>
    <w:rsid w:val="0043337B"/>
    <w:rsid w:val="00442E3F"/>
    <w:rsid w:val="004A5805"/>
    <w:rsid w:val="004B5C38"/>
    <w:rsid w:val="004C50CB"/>
    <w:rsid w:val="004D6419"/>
    <w:rsid w:val="004E4C97"/>
    <w:rsid w:val="00513A0B"/>
    <w:rsid w:val="005310B6"/>
    <w:rsid w:val="00555E75"/>
    <w:rsid w:val="005643BE"/>
    <w:rsid w:val="00574F86"/>
    <w:rsid w:val="005E4FBA"/>
    <w:rsid w:val="00627C98"/>
    <w:rsid w:val="00637D0A"/>
    <w:rsid w:val="00647E3A"/>
    <w:rsid w:val="006657A1"/>
    <w:rsid w:val="00667EEB"/>
    <w:rsid w:val="006815A9"/>
    <w:rsid w:val="00681931"/>
    <w:rsid w:val="006938F5"/>
    <w:rsid w:val="006A2631"/>
    <w:rsid w:val="006E0491"/>
    <w:rsid w:val="006F6BAC"/>
    <w:rsid w:val="00715646"/>
    <w:rsid w:val="007275A2"/>
    <w:rsid w:val="007550F8"/>
    <w:rsid w:val="00765422"/>
    <w:rsid w:val="007A423B"/>
    <w:rsid w:val="007B6D54"/>
    <w:rsid w:val="007E6A3E"/>
    <w:rsid w:val="00805273"/>
    <w:rsid w:val="00826C1D"/>
    <w:rsid w:val="0083076E"/>
    <w:rsid w:val="00832A62"/>
    <w:rsid w:val="0085373D"/>
    <w:rsid w:val="0086221F"/>
    <w:rsid w:val="0088357A"/>
    <w:rsid w:val="008946B0"/>
    <w:rsid w:val="008D52BA"/>
    <w:rsid w:val="008E4E96"/>
    <w:rsid w:val="008F439E"/>
    <w:rsid w:val="009164D7"/>
    <w:rsid w:val="00931386"/>
    <w:rsid w:val="00932AB1"/>
    <w:rsid w:val="00946831"/>
    <w:rsid w:val="00947F57"/>
    <w:rsid w:val="00966E3E"/>
    <w:rsid w:val="009A176A"/>
    <w:rsid w:val="009C0D9E"/>
    <w:rsid w:val="009D2D1C"/>
    <w:rsid w:val="009F22D4"/>
    <w:rsid w:val="00A150C5"/>
    <w:rsid w:val="00A27FC1"/>
    <w:rsid w:val="00A579B5"/>
    <w:rsid w:val="00A60845"/>
    <w:rsid w:val="00A653DF"/>
    <w:rsid w:val="00A72C81"/>
    <w:rsid w:val="00A80E72"/>
    <w:rsid w:val="00A90630"/>
    <w:rsid w:val="00A95A1C"/>
    <w:rsid w:val="00AC2D69"/>
    <w:rsid w:val="00AE161E"/>
    <w:rsid w:val="00AE2EC1"/>
    <w:rsid w:val="00AF4A2A"/>
    <w:rsid w:val="00B02393"/>
    <w:rsid w:val="00B149BB"/>
    <w:rsid w:val="00B23A1E"/>
    <w:rsid w:val="00B3379A"/>
    <w:rsid w:val="00B74F63"/>
    <w:rsid w:val="00B90A85"/>
    <w:rsid w:val="00BA12D3"/>
    <w:rsid w:val="00BD7285"/>
    <w:rsid w:val="00BF3A60"/>
    <w:rsid w:val="00C0786A"/>
    <w:rsid w:val="00C12058"/>
    <w:rsid w:val="00C37A02"/>
    <w:rsid w:val="00C42307"/>
    <w:rsid w:val="00C63C91"/>
    <w:rsid w:val="00C66F71"/>
    <w:rsid w:val="00C712F6"/>
    <w:rsid w:val="00C71606"/>
    <w:rsid w:val="00C74138"/>
    <w:rsid w:val="00C869BA"/>
    <w:rsid w:val="00C91CFC"/>
    <w:rsid w:val="00CA376C"/>
    <w:rsid w:val="00CA5965"/>
    <w:rsid w:val="00CA61DB"/>
    <w:rsid w:val="00CB45CF"/>
    <w:rsid w:val="00CD511F"/>
    <w:rsid w:val="00D01945"/>
    <w:rsid w:val="00D0663E"/>
    <w:rsid w:val="00D34CF6"/>
    <w:rsid w:val="00D41563"/>
    <w:rsid w:val="00D50CE4"/>
    <w:rsid w:val="00D86A35"/>
    <w:rsid w:val="00D87E5C"/>
    <w:rsid w:val="00DB606B"/>
    <w:rsid w:val="00DC20FD"/>
    <w:rsid w:val="00DC2CA4"/>
    <w:rsid w:val="00E02CF8"/>
    <w:rsid w:val="00E07D94"/>
    <w:rsid w:val="00E21728"/>
    <w:rsid w:val="00E405C7"/>
    <w:rsid w:val="00E47C6A"/>
    <w:rsid w:val="00E56665"/>
    <w:rsid w:val="00E61E30"/>
    <w:rsid w:val="00E62FE6"/>
    <w:rsid w:val="00E73A0A"/>
    <w:rsid w:val="00F23D00"/>
    <w:rsid w:val="00F30867"/>
    <w:rsid w:val="00F318DC"/>
    <w:rsid w:val="00F31F00"/>
    <w:rsid w:val="00F4359C"/>
    <w:rsid w:val="00F62B3F"/>
    <w:rsid w:val="00FB78C6"/>
    <w:rsid w:val="00FC56CE"/>
    <w:rsid w:val="00FD2A17"/>
    <w:rsid w:val="00FF6422"/>
    <w:rsid w:val="07BC722A"/>
    <w:rsid w:val="0CD2CB0C"/>
    <w:rsid w:val="1344A8C0"/>
    <w:rsid w:val="184DABBF"/>
    <w:rsid w:val="1913DA57"/>
    <w:rsid w:val="19C4CB2B"/>
    <w:rsid w:val="22B783AD"/>
    <w:rsid w:val="2CC34A0C"/>
    <w:rsid w:val="32AA2FE8"/>
    <w:rsid w:val="36AA439B"/>
    <w:rsid w:val="382FAD97"/>
    <w:rsid w:val="3A14C2A5"/>
    <w:rsid w:val="3C0FF20C"/>
    <w:rsid w:val="3CDF1FC5"/>
    <w:rsid w:val="4443ACCB"/>
    <w:rsid w:val="4DD17CB5"/>
    <w:rsid w:val="51D721CB"/>
    <w:rsid w:val="51E8C584"/>
    <w:rsid w:val="525CEBC3"/>
    <w:rsid w:val="53259670"/>
    <w:rsid w:val="54645355"/>
    <w:rsid w:val="597757B4"/>
    <w:rsid w:val="5A7DD1D9"/>
    <w:rsid w:val="5B932C94"/>
    <w:rsid w:val="5E390AAE"/>
    <w:rsid w:val="6E9205CD"/>
    <w:rsid w:val="73A20E97"/>
    <w:rsid w:val="7987D60F"/>
    <w:rsid w:val="7E1B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405C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05C7"/>
    <w:rPr>
      <w:lang w:val="en-GB"/>
    </w:rPr>
  </w:style>
  <w:style w:type="paragraph" w:styleId="Revision">
    <w:name w:val="Revision"/>
    <w:hidden/>
    <w:uiPriority w:val="99"/>
    <w:semiHidden/>
    <w:rsid w:val="00E47C6A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4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comments.xml" Id="rId13" /><Relationship Type="http://schemas.openxmlformats.org/officeDocument/2006/relationships/hyperlink" Target="https://www.sbicard.com/sbi-card-en/assets/docs/pdf/personal/credit-cards/travel/irctc-loyalty-program.pdf" TargetMode="External" Id="rId18" /><Relationship Type="http://schemas.openxmlformats.org/officeDocument/2006/relationships/hyperlink" Target="https://www.sbicard.com/en/personal/credit-cards/lifestyle/sbi-card-elite.page" TargetMode="External" Id="rId26" /><Relationship Type="http://schemas.openxmlformats.org/officeDocument/2006/relationships/hyperlink" Target="https://www.sbicard.com/sbi-card-en/assets/docs/pdf/irctc-sbi-card-loyalty-program-aug24.pdf" TargetMode="External" Id="rId21" /><Relationship Type="http://schemas.openxmlformats.org/officeDocument/2006/relationships/footer" Target="footer2.xml" Id="rId34" /><Relationship Type="http://schemas.openxmlformats.org/officeDocument/2006/relationships/hyperlink" Target="https://www.sbicard.com/en/personal/credit-cards/travel/irctc-sbi-platinum-card.page" TargetMode="External" Id="rId7" /><Relationship Type="http://schemas.openxmlformats.org/officeDocument/2006/relationships/hyperlink" Target="https://www.sbicard.com/sbi-card-en/assets/docs/pdf/personal/credit-cards/travel/irctc-sbi-platinum-card-faq.pdf" TargetMode="External" Id="rId12" /><Relationship Type="http://schemas.openxmlformats.org/officeDocument/2006/relationships/hyperlink" Target="https://www.sbicard.com/sbi-card-en/assets/docs/pdf/personal/cards/railway-lounge-programme-platinum-faq.pdf" TargetMode="External" Id="rId25" /><Relationship Type="http://schemas.openxmlformats.org/officeDocument/2006/relationships/footer" Target="footer1.xml" Id="rId33" /><Relationship Type="http://schemas.openxmlformats.org/officeDocument/2006/relationships/theme" Target="theme/theme1.xml" Id="rId38" /><Relationship Type="http://schemas.openxmlformats.org/officeDocument/2006/relationships/styles" Target="styles.xml" Id="rId2" /><Relationship Type="http://schemas.microsoft.com/office/2018/08/relationships/commentsExtensible" Target="commentsExtensible.xml" Id="rId16" /><Relationship Type="http://schemas.openxmlformats.org/officeDocument/2006/relationships/hyperlink" Target="http://www.irctc.co.in/" TargetMode="Externa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microsoft.com/office/2011/relationships/people" Target="people.xml" Id="rId37" /><Relationship Type="http://schemas.openxmlformats.org/officeDocument/2006/relationships/footnotes" Target="footnotes.xml" Id="rId5" /><Relationship Type="http://schemas.microsoft.com/office/2016/09/relationships/commentsIds" Target="commentsIds.xml" Id="rId15" /><Relationship Type="http://schemas.openxmlformats.org/officeDocument/2006/relationships/hyperlink" Target="http://www.irctc.co.in/" TargetMode="External" Id="rId23" /><Relationship Type="http://schemas.openxmlformats.org/officeDocument/2006/relationships/hyperlink" Target="https://www.sbicard.com/en/personal/benefits/lower-interest-option/flexi-pay.page" TargetMode="External" Id="rId28" /><Relationship Type="http://schemas.openxmlformats.org/officeDocument/2006/relationships/fontTable" Target="fontTable.xml" Id="rId36" /><Relationship Type="http://schemas.openxmlformats.org/officeDocument/2006/relationships/webSettings" Target="webSettings.xml" Id="rId4" /><Relationship Type="http://schemas.microsoft.com/office/2011/relationships/commentsExtended" Target="commentsExtended.xml" Id="rId14" /><Relationship Type="http://schemas.openxmlformats.org/officeDocument/2006/relationships/hyperlink" Target="https://www.sbicard.com/en/most-important-terms-and-conditions.page" TargetMode="External" Id="rId27" /><Relationship Type="http://schemas.openxmlformats.org/officeDocument/2006/relationships/footer" Target="footer3.xml" Id="rId35" /><Relationship Type="http://schemas.openxmlformats.org/officeDocument/2006/relationships/settings" Target="settings.xml" Id="rId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4</revision>
  <dcterms:created xsi:type="dcterms:W3CDTF">2026-01-20T07:57:00.0000000Z</dcterms:created>
  <dcterms:modified xsi:type="dcterms:W3CDTF">2026-03-19T06:21:20.1756895Z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7a5fbb12,729c6a51,71c08927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2025-12-30T07:11:13Z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7d287ccb-0526-4da0-bba0-cb3aa58fe714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