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57A1D" w:rsidR="00CB277F" w:rsidP="003D715C" w:rsidRDefault="0051531D" w14:paraId="1F8D5EB4" w14:textId="5694C70A">
      <w:pPr>
        <w:jc w:val="center"/>
        <w:rPr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15T09:57:00Z" w16du:dateUtc="2026-01-15T04:27:00Z" w:id="0">
        <w:r>
          <w:rPr>
            <w:rFonts w:ascii="Sari Offc" w:hAnsi="Sari Offc"/>
            <w:b/>
            <w:bCs/>
            <w:caps/>
            <w:sz w:val="24"/>
            <w:szCs w:val="24"/>
            <w:lang w:val="en-IN"/>
          </w:rPr>
          <w:fldChar w:fldCharType="begin"/>
        </w:r>
        <w:r>
          <w:rPr>
            <w:rFonts w:ascii="Sari Offc" w:hAnsi="Sari Offc"/>
            <w:b/>
            <w:bCs/>
            <w:caps/>
            <w:sz w:val="24"/>
            <w:szCs w:val="24"/>
            <w:lang w:val="en-IN"/>
          </w:rPr>
          <w:instrText>HYPERLINK "https://www.sbicard.com/en/personal/credit-cards/lifestyle/tata-neu-plus-sbi-card.page"</w:instrText>
        </w:r>
        <w:r>
          <w:rPr>
            <w:rFonts w:ascii="Sari Offc" w:hAnsi="Sari Offc"/>
            <w:b/>
            <w:bCs/>
            <w:caps/>
            <w:sz w:val="24"/>
            <w:szCs w:val="24"/>
            <w:lang w:val="en-IN"/>
          </w:rPr>
        </w:r>
        <w:r>
          <w:rPr>
            <w:rFonts w:ascii="Sari Offc" w:hAnsi="Sari Offc"/>
            <w:b/>
            <w:bCs/>
            <w:caps/>
            <w:sz w:val="24"/>
            <w:szCs w:val="24"/>
            <w:lang w:val="en-IN"/>
          </w:rPr>
          <w:fldChar w:fldCharType="separate"/>
        </w:r>
        <w:r w:rsidRPr="0051531D" w:rsidR="00CB277F">
          <w:rPr>
            <w:rStyle w:val="Hyperlink"/>
            <w:caps/>
            <w:rPrChange w:author="Arun Kaushal" w:date="2026-01-02T15:07:00Z" w16du:dateUtc="2026-01-15T04:27:00Z" w:id="1">
              <w:rPr>
                <w:rFonts w:ascii="Sari Offc" w:hAnsi="Sari Offc"/>
                <w:b/>
                <w:bCs/>
                <w:sz w:val="24"/>
                <w:szCs w:val="24"/>
                <w:lang w:val="en-IN"/>
              </w:rPr>
            </w:rPrChange>
          </w:rPr>
          <w:t>Tata</w:t>
        </w:r>
        <w:r w:rsidRPr="0051531D" w:rsidR="00CB277F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 xml:space="preserve"> </w:t>
        </w:r>
        <w:r w:rsidRPr="0051531D" w:rsidR="00CB277F">
          <w:rPr>
            <w:rStyle w:val="Hyperlink"/>
            <w:caps/>
            <w:rPrChange w:author="Arun Kaushal" w:date="2026-01-02T15:07:00Z" w16du:dateUtc="2026-01-15T04:27:00Z" w:id="2">
              <w:rPr>
                <w:rFonts w:ascii="Sari Offc" w:hAnsi="Sari Offc"/>
                <w:b/>
                <w:bCs/>
                <w:sz w:val="24"/>
                <w:szCs w:val="24"/>
                <w:lang w:val="en-IN"/>
              </w:rPr>
            </w:rPrChange>
          </w:rPr>
          <w:t>Neu</w:t>
        </w:r>
        <w:r w:rsidRPr="0051531D" w:rsidR="00CB277F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 xml:space="preserve"> </w:t>
        </w:r>
        <w:r w:rsidRPr="0051531D" w:rsidR="00CB277F">
          <w:rPr>
            <w:rStyle w:val="Hyperlink"/>
            <w:caps/>
            <w:rPrChange w:author="Arun Kaushal" w:date="2026-01-02T15:07:00Z" w16du:dateUtc="2026-01-15T04:27:00Z" w:id="3">
              <w:rPr>
                <w:rFonts w:ascii="Sari Offc" w:hAnsi="Sari Offc"/>
                <w:b/>
                <w:bCs/>
                <w:sz w:val="24"/>
                <w:szCs w:val="24"/>
                <w:lang w:val="en-IN"/>
              </w:rPr>
            </w:rPrChange>
          </w:rPr>
          <w:t>Plus</w:t>
        </w:r>
        <w:r w:rsidRPr="0051531D" w:rsidR="00CB277F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 xml:space="preserve"> SBI Card</w:t>
        </w:r>
        <w:r>
          <w:rPr>
            <w:rFonts w:ascii="Sari Offc" w:hAnsi="Sari Offc"/>
            <w:b/>
            <w:bCs/>
            <w:caps/>
            <w:sz w:val="24"/>
            <w:szCs w:val="24"/>
            <w:lang w:val="en-IN"/>
          </w:rPr>
          <w:fldChar w:fldCharType="end"/>
        </w:r>
      </w:ins>
    </w:p>
    <w:p w:rsidR="003D715C" w:rsidDel="00441737" w:rsidP="004A5805" w:rsidRDefault="00441737" w14:paraId="60D743C5" w14:textId="1CC0F40D">
      <w:pPr>
        <w:jc w:val="center"/>
        <w:rPr>
          <w:del w:author="Namita Salgiya" w:date="2025-12-31T18:43:00Z" w:id="4"/>
          <w:rFonts w:ascii="Sari Offc" w:hAnsi="Sari Offc"/>
          <w:sz w:val="24"/>
          <w:szCs w:val="24"/>
        </w:rPr>
      </w:pPr>
      <w:ins w:author="Namita Salgiya" w:date="2025-12-31T18:43:00Z" w:id="5">
        <w:r w:rsidRPr="00257A1D">
          <w:rPr>
            <w:rFonts w:ascii="Sari Offc" w:hAnsi="Sari Offc"/>
            <w:sz w:val="24"/>
            <w:szCs w:val="24"/>
          </w:rPr>
          <w:t xml:space="preserve">Shopping </w:t>
        </w:r>
        <w:r w:rsidRPr="00257A1D" w:rsidR="00DF4B21">
          <w:rPr>
            <w:rFonts w:ascii="Sari Offc" w:hAnsi="Sari Offc"/>
            <w:sz w:val="24"/>
            <w:szCs w:val="24"/>
          </w:rPr>
          <w:t xml:space="preserve">Now Comes </w:t>
        </w:r>
        <w:proofErr w:type="gramStart"/>
        <w:r w:rsidRPr="00257A1D" w:rsidR="00DF4B21">
          <w:rPr>
            <w:rFonts w:ascii="Sari Offc" w:hAnsi="Sari Offc"/>
            <w:sz w:val="24"/>
            <w:szCs w:val="24"/>
          </w:rPr>
          <w:t>With</w:t>
        </w:r>
        <w:proofErr w:type="gramEnd"/>
        <w:r w:rsidRPr="00257A1D" w:rsidR="00DF4B21">
          <w:rPr>
            <w:rFonts w:ascii="Sari Offc" w:hAnsi="Sari Offc"/>
            <w:sz w:val="24"/>
            <w:szCs w:val="24"/>
          </w:rPr>
          <w:t xml:space="preserve"> Extra R</w:t>
        </w:r>
        <w:r w:rsidRPr="00257A1D">
          <w:rPr>
            <w:rFonts w:ascii="Sari Offc" w:hAnsi="Sari Offc"/>
            <w:sz w:val="24"/>
            <w:szCs w:val="24"/>
          </w:rPr>
          <w:t>ewards</w:t>
        </w:r>
      </w:ins>
      <w:del w:author="Namita Salgiya" w:date="2025-12-31T18:43:00Z" w:id="6">
        <w:r w:rsidRPr="00257A1D" w:rsidDel="00441737" w:rsidR="003D715C">
          <w:rPr>
            <w:rFonts w:ascii="Sari Offc" w:hAnsi="Sari Offc"/>
            <w:b/>
            <w:bCs/>
            <w:sz w:val="24"/>
            <w:szCs w:val="24"/>
            <w:lang w:val="en-IN"/>
          </w:rPr>
          <w:delText xml:space="preserve">Privileges on Your </w:delText>
        </w:r>
        <w:r w:rsidRPr="00257A1D" w:rsidDel="00441737" w:rsidR="00CB277F">
          <w:rPr>
            <w:rFonts w:ascii="Sari Offc" w:hAnsi="Sari Offc"/>
            <w:b/>
            <w:bCs/>
            <w:sz w:val="24"/>
            <w:szCs w:val="24"/>
            <w:lang w:val="en-IN"/>
          </w:rPr>
          <w:delText>Tata Neu Plus SBI Card</w:delText>
        </w:r>
      </w:del>
    </w:p>
    <w:p w:rsidRPr="00257A1D" w:rsidR="00441737" w:rsidP="003D715C" w:rsidRDefault="00441737" w14:paraId="2EF2CC6D" w14:textId="77777777">
      <w:pPr>
        <w:jc w:val="center"/>
        <w:rPr>
          <w:ins w:author="Namita Salgiya" w:date="2025-12-31T18:43:00Z" w:id="7"/>
          <w:rFonts w:ascii="Sari Offc" w:hAnsi="Sari Offc"/>
          <w:b/>
          <w:bCs/>
          <w:sz w:val="24"/>
          <w:szCs w:val="24"/>
          <w:lang w:val="en-IN"/>
        </w:rPr>
      </w:pPr>
    </w:p>
    <w:p w:rsidRPr="008D61AA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Arun Kaushal" w:date="2026-01-02T15:08:00Z" w:id="8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</w:pPr>
      <w:r w:rsidRPr="008D61AA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Arun Kaushal" w:date="2026-01-02T15:08:00Z" w:id="9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Best For</w:t>
      </w:r>
    </w:p>
    <w:p w:rsidRPr="00257A1D" w:rsidR="00DB479D" w:rsidP="00DB479D" w:rsidRDefault="00DB479D" w14:paraId="278BCE59" w14:textId="74CDED16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 w:eastAsia="en-IN"/>
        </w:rPr>
      </w:pPr>
      <w:r w:rsidRPr="00257A1D">
        <w:rPr>
          <w:rFonts w:ascii="Sari Offc" w:hAnsi="Sari Offc"/>
          <w:sz w:val="24"/>
          <w:szCs w:val="24"/>
          <w:lang w:val="en-IN" w:eastAsia="en-IN"/>
        </w:rPr>
        <w:t>Reward Benefits</w:t>
      </w:r>
    </w:p>
    <w:p w:rsidRPr="00257A1D" w:rsidR="00345E13" w:rsidP="00345E13" w:rsidRDefault="00345E13" w14:paraId="3FD5BFD9" w14:textId="2457D61B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sz w:val="24"/>
          <w:szCs w:val="24"/>
        </w:rPr>
        <w:t>Lounge Access</w:t>
      </w:r>
    </w:p>
    <w:p w:rsidR="006631F4" w:rsidP="006631F4" w:rsidRDefault="006631F4" w14:paraId="79CE1D60" w14:textId="548B1204">
      <w:pPr>
        <w:pStyle w:val="ListParagraph"/>
        <w:numPr>
          <w:ilvl w:val="0"/>
          <w:numId w:val="1"/>
        </w:numPr>
        <w:rPr>
          <w:ins w:author="Namita Salgiya" w:date="2026-01-15T09:59:00Z" w16du:dateUtc="2026-01-15T04:29:00Z" w:id="10"/>
          <w:rFonts w:ascii="Sari Offc" w:hAnsi="Sari Offc"/>
          <w:sz w:val="24"/>
          <w:szCs w:val="24"/>
          <w:lang w:val="en-IN" w:eastAsia="en-IN"/>
        </w:rPr>
      </w:pPr>
      <w:r w:rsidRPr="00257A1D">
        <w:rPr>
          <w:rFonts w:ascii="Sari Offc" w:hAnsi="Sari Offc"/>
          <w:sz w:val="24"/>
          <w:szCs w:val="24"/>
        </w:rPr>
        <w:t xml:space="preserve">Welcome </w:t>
      </w:r>
      <w:r w:rsidRPr="00257A1D">
        <w:rPr>
          <w:rFonts w:ascii="Sari Offc" w:hAnsi="Sari Offc"/>
          <w:sz w:val="24"/>
          <w:szCs w:val="24"/>
          <w:lang w:val="en-IN" w:eastAsia="en-IN"/>
        </w:rPr>
        <w:t>Benefits</w:t>
      </w:r>
    </w:p>
    <w:p w:rsidRPr="0051531D" w:rsidR="0051531D" w:rsidRDefault="0051531D" w14:paraId="3354DE12" w14:textId="3F9075FD">
      <w:pPr>
        <w:rPr>
          <w:rFonts w:ascii="Sari Offc" w:hAnsi="Sari Offc"/>
          <w:sz w:val="24"/>
          <w:szCs w:val="24"/>
          <w:lang w:val="en-IN" w:eastAsia="en-IN"/>
          <w:rPrChange w:author="Namita Salgiya" w:date="2026-01-15T09:59:00Z" w16du:dateUtc="2026-01-15T04:29:00Z" w:id="11">
            <w:rPr>
              <w:lang w:val="en-IN" w:eastAsia="en-IN"/>
            </w:rPr>
          </w:rPrChange>
        </w:rPr>
        <w:pPrChange w:author="Namita Salgiya" w:date="2026-01-15T09:59:00Z" w16du:dateUtc="2026-01-15T04:29:00Z" w:id="12">
          <w:pPr>
            <w:pStyle w:val="ListParagraph"/>
            <w:numPr>
              <w:numId w:val="1"/>
            </w:numPr>
            <w:ind w:hanging="360"/>
          </w:pPr>
        </w:pPrChange>
      </w:pPr>
      <w:ins w:author="Namita Salgiya" w:date="2026-01-15T09:59:00Z" w16du:dateUtc="2026-01-15T04:29:00Z" w:id="13">
        <w:del w:author="Singh, Vijaita (SBICard)" w:date="2026-01-21T11:24:00Z" w16du:dateUtc="2026-01-21T05:54:00Z" w:id="14">
          <w:r w:rsidDel="006A6260">
            <w:rPr>
              <w:rFonts w:ascii="Sari Offc" w:hAnsi="Sari Offc"/>
              <w:sz w:val="24"/>
              <w:szCs w:val="24"/>
              <w:lang w:val="en-IN" w:eastAsia="en-IN"/>
            </w:rPr>
            <w:delText xml:space="preserve">Get ready </w:delText>
          </w:r>
        </w:del>
      </w:ins>
      <w:ins w:author="Namita Salgiya" w:date="2026-01-15T10:00:00Z" w16du:dateUtc="2026-01-15T04:30:00Z" w:id="15">
        <w:del w:author="Singh, Vijaita (SBICard)" w:date="2026-01-21T11:24:00Z" w16du:dateUtc="2026-01-21T05:54:00Z" w:id="16">
          <w:r w:rsidDel="006A6260">
            <w:rPr>
              <w:rFonts w:ascii="Sari Offc" w:hAnsi="Sari Offc"/>
              <w:sz w:val="24"/>
              <w:szCs w:val="24"/>
              <w:lang w:val="en-IN" w:eastAsia="en-IN"/>
            </w:rPr>
            <w:delText xml:space="preserve">to shop more, save more and enjoy exclusive perks across </w:delText>
          </w:r>
          <w:r w:rsidRPr="00257A1D" w:rsidDel="006A6260">
            <w:rPr>
              <w:rFonts w:ascii="Sari Offc" w:hAnsi="Sari Offc"/>
              <w:sz w:val="24"/>
              <w:szCs w:val="24"/>
            </w:rPr>
            <w:delText xml:space="preserve">Tata Neu </w:delText>
          </w:r>
        </w:del>
      </w:ins>
      <w:ins w:author="Namita Salgiya" w:date="2026-01-15T10:01:00Z" w16du:dateUtc="2026-01-15T04:31:00Z" w:id="17">
        <w:del w:author="Singh, Vijaita (SBICard)" w:date="2026-01-21T11:24:00Z" w16du:dateUtc="2026-01-21T05:54:00Z" w:id="18">
          <w:r w:rsidRPr="00257A1D" w:rsidDel="006A6260">
            <w:rPr>
              <w:rFonts w:ascii="Sari Offc" w:hAnsi="Sari Offc"/>
              <w:sz w:val="24"/>
              <w:szCs w:val="24"/>
            </w:rPr>
            <w:delText>and partner Tata brands</w:delText>
          </w:r>
          <w:r w:rsidDel="006A6260">
            <w:rPr>
              <w:rFonts w:ascii="Sari Offc" w:hAnsi="Sari Offc"/>
              <w:sz w:val="24"/>
              <w:szCs w:val="24"/>
            </w:rPr>
            <w:delText>.</w:delText>
          </w:r>
        </w:del>
      </w:ins>
      <w:ins w:author="Singh, Vijaita (SBICard)" w:date="2026-01-21T11:25:00Z" w16du:dateUtc="2026-01-21T05:55:00Z" w:id="19">
        <w:r w:rsidRPr="006A6260" w:rsidR="006A6260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ins w:author="Singh, Vijaita (SBICard)" w:date="2026-01-21T11:25:00Z" w:id="20">
        <w:r w:rsidRPr="006A6260" w:rsidR="006A6260">
          <w:rPr>
            <w:rFonts w:ascii="Sari Offc" w:hAnsi="Sari Offc"/>
            <w:sz w:val="24"/>
            <w:szCs w:val="24"/>
            <w:lang w:val="en-IN" w:eastAsia="en-IN"/>
          </w:rPr>
          <w:t xml:space="preserve">Shop and enjoy exclusive perks across </w:t>
        </w:r>
        <w:r w:rsidRPr="006A6260" w:rsidR="006A6260">
          <w:rPr>
            <w:rFonts w:ascii="Sari Offc" w:hAnsi="Sari Offc"/>
            <w:sz w:val="24"/>
            <w:szCs w:val="24"/>
            <w:lang w:eastAsia="en-IN"/>
          </w:rPr>
          <w:t>Tata Neu and partner Tata brands</w:t>
        </w:r>
      </w:ins>
      <w:ins w:author="Singh, Vijaita (SBICard)" w:date="2026-01-21T11:25:00Z" w16du:dateUtc="2026-01-21T05:55:00Z" w:id="21">
        <w:r w:rsidR="006A6260">
          <w:rPr>
            <w:rFonts w:ascii="Sari Offc" w:hAnsi="Sari Offc"/>
            <w:sz w:val="24"/>
            <w:szCs w:val="24"/>
            <w:lang w:eastAsia="en-IN"/>
          </w:rPr>
          <w:t>.</w:t>
        </w:r>
      </w:ins>
    </w:p>
    <w:p w:rsidRPr="00257A1D" w:rsidR="0068348A" w:rsidDel="0051531D" w:rsidP="0068348A" w:rsidRDefault="0068348A" w14:paraId="3BEA73DB" w14:textId="610EFC8C">
      <w:pPr>
        <w:rPr>
          <w:del w:author="Namita Salgiya" w:date="2026-01-15T09:59:00Z" w16du:dateUtc="2026-01-15T04:29:00Z" w:id="22"/>
          <w:rFonts w:ascii="Sari Offc" w:hAnsi="Sari Offc"/>
          <w:sz w:val="24"/>
          <w:szCs w:val="24"/>
        </w:rPr>
      </w:pPr>
      <w:del w:author="Namita Salgiya" w:date="2025-12-31T18:43:00Z" w:id="23">
        <w:r w:rsidRPr="00257A1D" w:rsidDel="00441737">
          <w:rPr>
            <w:rFonts w:ascii="Sari Offc" w:hAnsi="Sari Offc"/>
            <w:sz w:val="24"/>
            <w:szCs w:val="24"/>
          </w:rPr>
          <w:delText>Shopping now comes with extra rewards</w:delText>
        </w:r>
      </w:del>
    </w:p>
    <w:p w:rsidRPr="00257A1D" w:rsidR="00345E13" w:rsidP="004A5805" w:rsidRDefault="003D715C" w14:paraId="011E8CF5" w14:textId="6184BA43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8D61AA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Arun Kaushal" w:date="2026-01-02T15:08:00Z" w:id="24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Key</w:t>
      </w:r>
      <w:r w:rsidRPr="00257A1D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</w:t>
      </w:r>
      <w:r w:rsidRPr="008D61AA">
        <w:rPr>
          <w:rFonts w:ascii="Sari Offc" w:hAnsi="Sari Offc"/>
          <w:b/>
          <w:bCs/>
          <w:caps/>
          <w:sz w:val="24"/>
          <w:szCs w:val="24"/>
          <w:u w:val="single"/>
          <w:lang w:val="en-IN"/>
          <w:rPrChange w:author="Arun Kaushal" w:date="2026-01-02T15:08:00Z" w:id="25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Benefits</w:t>
      </w:r>
    </w:p>
    <w:p w:rsidRPr="00257A1D" w:rsidR="00DB479D" w:rsidP="40427EDF" w:rsidRDefault="00DB479D" w14:paraId="78DFCA95" w14:textId="4F9D044A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5T09:57:00Z" w16du:dateUtc="2026-01-15T04:27:00Z" w:id="819676401">
        <w:r w:rsidRPr="1593477C" w:rsidDel="00DB479D">
          <w:rPr>
            <w:rFonts w:ascii="Sari Offc" w:hAnsi="Sari Offc"/>
            <w:sz w:val="24"/>
            <w:szCs w:val="24"/>
            <w:lang w:eastAsia="en-IN"/>
          </w:rPr>
          <w:delText xml:space="preserve">Earn </w:delText>
        </w:r>
      </w:del>
      <w:r w:rsidRPr="1593477C" w:rsidR="00993B0B">
        <w:rPr>
          <w:rFonts w:ascii="Sari Offc" w:hAnsi="Sari Offc"/>
          <w:sz w:val="24"/>
          <w:szCs w:val="24"/>
          <w:lang w:eastAsia="en-IN"/>
        </w:rPr>
        <w:t>2</w:t>
      </w:r>
      <w:r w:rsidRPr="1593477C" w:rsidR="00DB479D">
        <w:rPr>
          <w:rFonts w:ascii="Sari Offc" w:hAnsi="Sari Offc"/>
          <w:sz w:val="24"/>
          <w:szCs w:val="24"/>
          <w:lang w:eastAsia="en-IN"/>
        </w:rPr>
        <w:t xml:space="preserve">% </w:t>
      </w:r>
      <w:r w:rsidRPr="1593477C" w:rsidR="00DB479D">
        <w:rPr>
          <w:rFonts w:ascii="Sari Offc" w:hAnsi="Sari Offc"/>
          <w:sz w:val="24"/>
          <w:szCs w:val="24"/>
          <w:lang w:eastAsia="en-IN"/>
        </w:rPr>
        <w:t>NeuCoins</w:t>
      </w:r>
      <w:r w:rsidRPr="1593477C" w:rsidR="00DB479D">
        <w:rPr>
          <w:rFonts w:ascii="Sari Offc" w:hAnsi="Sari Offc"/>
          <w:sz w:val="24"/>
          <w:szCs w:val="24"/>
          <w:lang w:eastAsia="en-IN"/>
        </w:rPr>
        <w:t xml:space="preserve"> on spends </w:t>
      </w:r>
      <w:del w:author="Namita Salgiya" w:date="2026-01-15T09:58:00Z" w16du:dateUtc="2026-01-15T04:28:00Z" w:id="1021153350">
        <w:r w:rsidRPr="1593477C" w:rsidDel="00DB479D">
          <w:rPr>
            <w:rFonts w:ascii="Sari Offc" w:hAnsi="Sari Offc"/>
            <w:sz w:val="24"/>
            <w:szCs w:val="24"/>
            <w:lang w:eastAsia="en-IN"/>
          </w:rPr>
          <w:delText>at the Tata Neu App</w:delText>
        </w:r>
      </w:del>
      <w:ins w:author="Upadhyay , Shubham (SBICard)" w:date="2025-12-31T12:48:00Z" w16du:dateUtc="2025-12-31T12:48:00Z" w:id="578618857">
        <w:del w:author="Namita Salgiya" w:date="2026-01-15T09:58:00Z" w16du:dateUtc="2026-01-15T04:28:00Z" w:id="1738099698">
          <w:r w:rsidRPr="1593477C" w:rsidDel="00257A1D">
            <w:rPr>
              <w:rFonts w:ascii="Sari Offc" w:hAnsi="Sari Offc"/>
              <w:sz w:val="24"/>
              <w:szCs w:val="24"/>
              <w:lang w:eastAsia="en-IN"/>
            </w:rPr>
            <w:delText xml:space="preserve"> </w:delText>
          </w:r>
        </w:del>
      </w:ins>
      <w:del w:author="Namita Salgiya" w:date="2026-01-15T09:58:00Z" w16du:dateUtc="2026-01-15T04:28:00Z" w:id="305766630">
        <w:r w:rsidRPr="1593477C" w:rsidDel="00DB479D">
          <w:rPr>
            <w:rFonts w:ascii="Sari Offc" w:hAnsi="Sari Offc"/>
            <w:sz w:val="24"/>
            <w:szCs w:val="24"/>
            <w:lang w:eastAsia="en-IN"/>
          </w:rPr>
          <w:delText>/</w:delText>
        </w:r>
      </w:del>
      <w:ins w:author="Upadhyay , Shubham (SBICard)" w:date="2025-12-31T12:48:00Z" w16du:dateUtc="2025-12-31T12:48:00Z" w:id="912316405">
        <w:del w:author="Namita Salgiya" w:date="2026-01-15T09:58:00Z" w16du:dateUtc="2026-01-15T04:28:00Z" w:id="1912031346">
          <w:r w:rsidRPr="1593477C" w:rsidDel="00257A1D">
            <w:rPr>
              <w:rFonts w:ascii="Sari Offc" w:hAnsi="Sari Offc"/>
              <w:sz w:val="24"/>
              <w:szCs w:val="24"/>
              <w:lang w:eastAsia="en-IN"/>
            </w:rPr>
            <w:delText xml:space="preserve"> </w:delText>
          </w:r>
        </w:del>
      </w:ins>
      <w:del w:author="Namita Salgiya" w:date="2026-01-15T09:58:00Z" w16du:dateUtc="2026-01-15T04:28:00Z" w:id="451392371">
        <w:r w:rsidRPr="1593477C" w:rsidDel="00DB479D">
          <w:rPr>
            <w:rFonts w:ascii="Sari Offc" w:hAnsi="Sari Offc"/>
            <w:sz w:val="24"/>
            <w:szCs w:val="24"/>
            <w:lang w:eastAsia="en-IN"/>
          </w:rPr>
          <w:delText xml:space="preserve">Website and partner Tata brands </w:delText>
        </w:r>
        <w:r w:rsidRPr="1593477C" w:rsidDel="00DB690D">
          <w:rPr>
            <w:rFonts w:ascii="Sari Offc" w:hAnsi="Sari Offc"/>
            <w:sz w:val="24"/>
            <w:szCs w:val="24"/>
            <w:lang w:eastAsia="en-IN"/>
          </w:rPr>
          <w:delText xml:space="preserve">+ </w:delText>
        </w:r>
        <w:r w:rsidRPr="1593477C" w:rsidDel="00DB479D">
          <w:rPr>
            <w:rFonts w:ascii="Sari Offc" w:hAnsi="Sari Offc"/>
            <w:sz w:val="24"/>
            <w:szCs w:val="24"/>
            <w:lang w:eastAsia="en-IN"/>
          </w:rPr>
          <w:delText>5% NeuCoins on select categories on the Tata Neu App</w:delText>
        </w:r>
      </w:del>
      <w:ins w:author="Upadhyay , Shubham (SBICard)" w:date="2025-12-31T12:48:00Z" w16du:dateUtc="2025-12-31T12:48:00Z" w:id="1337040721">
        <w:del w:author="Namita Salgiya" w:date="2026-01-15T09:58:00Z" w16du:dateUtc="2026-01-15T04:28:00Z" w:id="182014961">
          <w:r w:rsidRPr="1593477C" w:rsidDel="00257A1D">
            <w:rPr>
              <w:rFonts w:ascii="Sari Offc" w:hAnsi="Sari Offc"/>
              <w:sz w:val="24"/>
              <w:szCs w:val="24"/>
              <w:lang w:eastAsia="en-IN"/>
            </w:rPr>
            <w:delText xml:space="preserve"> </w:delText>
          </w:r>
        </w:del>
      </w:ins>
      <w:del w:author="Namita Salgiya" w:date="2026-01-15T09:58:00Z" w16du:dateUtc="2026-01-15T04:28:00Z" w:id="1929947941">
        <w:r w:rsidRPr="1593477C" w:rsidDel="00DB479D">
          <w:rPr>
            <w:rFonts w:ascii="Sari Offc" w:hAnsi="Sari Offc"/>
            <w:sz w:val="24"/>
            <w:szCs w:val="24"/>
            <w:lang w:eastAsia="en-IN"/>
          </w:rPr>
          <w:delText>/</w:delText>
        </w:r>
      </w:del>
      <w:ins w:author="Upadhyay , Shubham (SBICard)" w:date="2025-12-31T12:48:00Z" w16du:dateUtc="2025-12-31T12:48:00Z" w:id="350774193">
        <w:del w:author="Namita Salgiya" w:date="2026-01-15T09:58:00Z" w16du:dateUtc="2026-01-15T04:28:00Z" w:id="162305227">
          <w:r w:rsidRPr="1593477C" w:rsidDel="00257A1D">
            <w:rPr>
              <w:rFonts w:ascii="Sari Offc" w:hAnsi="Sari Offc"/>
              <w:sz w:val="24"/>
              <w:szCs w:val="24"/>
              <w:lang w:eastAsia="en-IN"/>
            </w:rPr>
            <w:delText xml:space="preserve"> </w:delText>
          </w:r>
        </w:del>
      </w:ins>
      <w:del w:author="Namita Salgiya" w:date="2026-01-15T09:58:00Z" w16du:dateUtc="2026-01-15T04:28:00Z" w:id="2133582225">
        <w:r w:rsidRPr="1593477C" w:rsidDel="00DB479D">
          <w:rPr>
            <w:rFonts w:ascii="Sari Offc" w:hAnsi="Sari Offc"/>
            <w:sz w:val="24"/>
            <w:szCs w:val="24"/>
            <w:lang w:eastAsia="en-IN"/>
          </w:rPr>
          <w:delText>Website</w:delText>
        </w:r>
      </w:del>
    </w:p>
    <w:p w:rsidRPr="00257A1D" w:rsidR="00993B0B" w:rsidP="40427EDF" w:rsidRDefault="00993B0B" w14:paraId="4A5A10E6" w14:textId="5BE9357C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1593477C" w:rsidR="00993B0B">
        <w:rPr>
          <w:rFonts w:ascii="Sari Offc" w:hAnsi="Sari Offc"/>
          <w:sz w:val="24"/>
          <w:szCs w:val="24"/>
          <w:lang w:val="en-IN" w:eastAsia="en-IN"/>
        </w:rPr>
        <w:t xml:space="preserve">Annual Fee reversal on </w:t>
      </w:r>
      <w:del w:author="Namita Salgiya" w:date="2026-01-15T09:58:00Z" w16du:dateUtc="2026-01-15T04:28:00Z" w:id="638708406">
        <w:r w:rsidRPr="1593477C" w:rsidDel="00993B0B">
          <w:rPr>
            <w:rFonts w:ascii="Sari Offc" w:hAnsi="Sari Offc"/>
            <w:sz w:val="24"/>
            <w:szCs w:val="24"/>
            <w:lang w:val="en-IN" w:eastAsia="en-IN"/>
          </w:rPr>
          <w:delText xml:space="preserve">annual spends of </w:delText>
        </w:r>
      </w:del>
      <w:r w:rsidRPr="1593477C" w:rsidR="00993B0B">
        <w:rPr>
          <w:rFonts w:ascii="Sari Offc" w:hAnsi="Sari Offc"/>
          <w:sz w:val="24"/>
          <w:szCs w:val="24"/>
          <w:lang w:val="en-IN" w:eastAsia="en-IN"/>
        </w:rPr>
        <w:t>Rs. 1 lakh</w:t>
      </w:r>
      <w:ins w:author="Namita Salgiya" w:date="2026-01-15T09:58:00Z" w16du:dateUtc="2026-01-15T04:28:00Z" w:id="1701719710">
        <w:r w:rsidRPr="1593477C" w:rsidR="0051531D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  <w:r w:rsidRPr="1593477C" w:rsidR="0051531D">
          <w:rPr>
            <w:rFonts w:ascii="Sari Offc" w:hAnsi="Sari Offc"/>
            <w:sz w:val="24"/>
            <w:szCs w:val="24"/>
            <w:lang w:val="en-IN" w:eastAsia="en-IN"/>
          </w:rPr>
          <w:t>annual spends</w:t>
        </w:r>
        <w:r w:rsidRPr="1593477C" w:rsidR="0051531D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</w:p>
    <w:p w:rsidRPr="00257A1D" w:rsidR="00DB479D" w:rsidP="40427EDF" w:rsidRDefault="00993B0B" w14:paraId="366EB744" w14:textId="5C415B8A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1593477C" w:rsidR="00993B0B">
        <w:rPr>
          <w:rFonts w:ascii="Sari Offc" w:hAnsi="Sari Offc"/>
          <w:sz w:val="24"/>
          <w:szCs w:val="24"/>
        </w:rPr>
        <w:t>4</w:t>
      </w:r>
      <w:r w:rsidRPr="1593477C" w:rsidR="00DB690D">
        <w:rPr>
          <w:rFonts w:ascii="Sari Offc" w:hAnsi="Sari Offc"/>
          <w:sz w:val="24"/>
          <w:szCs w:val="24"/>
        </w:rPr>
        <w:t xml:space="preserve"> </w:t>
      </w:r>
      <w:r w:rsidRPr="1593477C" w:rsidR="0051531D">
        <w:rPr>
          <w:rFonts w:ascii="Sari Offc" w:hAnsi="Sari Offc"/>
          <w:sz w:val="24"/>
          <w:szCs w:val="24"/>
        </w:rPr>
        <w:t xml:space="preserve">Domestic Airport Lounge </w:t>
      </w:r>
      <w:r w:rsidRPr="1593477C" w:rsidR="00DB690D">
        <w:rPr>
          <w:rFonts w:ascii="Sari Offc" w:hAnsi="Sari Offc"/>
          <w:sz w:val="24"/>
          <w:szCs w:val="24"/>
        </w:rPr>
        <w:t>access</w:t>
      </w:r>
      <w:del w:author="Upadhyay , Shubham (SBICard)" w:date="2025-12-31T12:48:00Z" w16du:dateUtc="2025-12-31T12:48:00Z" w:id="893280558">
        <w:r w:rsidRPr="1593477C" w:rsidDel="00993B0B">
          <w:rPr>
            <w:rFonts w:ascii="Sari Offc" w:hAnsi="Sari Offc"/>
            <w:sz w:val="24"/>
            <w:szCs w:val="24"/>
          </w:rPr>
          <w:delText>/</w:delText>
        </w:r>
      </w:del>
      <w:ins w:author="Upadhyay , Shubham (SBICard)" w:date="2025-12-31T12:48:00Z" w16du:dateUtc="2025-12-31T12:48:00Z" w:id="283474981">
        <w:del w:author="Namita Salgiya" w:date="2026-01-15T09:58:00Z" w16du:dateUtc="2026-01-15T04:28:00Z" w:id="1985232843">
          <w:r w:rsidRPr="1593477C" w:rsidDel="00257A1D">
            <w:rPr>
              <w:rFonts w:ascii="Sari Offc" w:hAnsi="Sari Offc"/>
              <w:sz w:val="24"/>
              <w:szCs w:val="24"/>
            </w:rPr>
            <w:delText xml:space="preserve"> every </w:delText>
          </w:r>
        </w:del>
      </w:ins>
      <w:del w:author="Namita Salgiya" w:date="2026-01-15T09:58:00Z" w16du:dateUtc="2026-01-15T04:28:00Z" w:id="40778751">
        <w:r w:rsidRPr="1593477C" w:rsidDel="00DB690D">
          <w:rPr>
            <w:rFonts w:ascii="Sari Offc" w:hAnsi="Sari Offc"/>
            <w:sz w:val="24"/>
            <w:szCs w:val="24"/>
          </w:rPr>
          <w:delText>year</w:delText>
        </w:r>
      </w:del>
    </w:p>
    <w:p w:rsidRPr="00257A1D" w:rsidR="00DB479D" w:rsidP="00DB479D" w:rsidRDefault="00DB479D" w14:paraId="2C1AC222" w14:textId="77777777">
      <w:pPr>
        <w:pStyle w:val="ListParagraph"/>
        <w:rPr>
          <w:rFonts w:ascii="Sari Offc" w:hAnsi="Sari Offc"/>
          <w:sz w:val="24"/>
          <w:szCs w:val="24"/>
        </w:rPr>
      </w:pPr>
    </w:p>
    <w:p w:rsidRPr="00257A1D" w:rsidR="00CD511F" w:rsidP="004A5805" w:rsidRDefault="00CD511F" w14:paraId="5970C5BD" w14:textId="114421C9">
      <w:pPr>
        <w:jc w:val="center"/>
        <w:rPr>
          <w:rFonts w:ascii="Sari Offc" w:hAnsi="Sari Offc"/>
          <w:b/>
          <w:bCs/>
          <w:sz w:val="24"/>
          <w:szCs w:val="24"/>
          <w:u w:val="single"/>
        </w:rPr>
      </w:pPr>
      <w:r w:rsidRPr="008D61AA">
        <w:rPr>
          <w:rFonts w:ascii="Sari Offc" w:hAnsi="Sari Offc"/>
          <w:b/>
          <w:bCs/>
          <w:i/>
          <w:iCs/>
          <w:sz w:val="24"/>
          <w:szCs w:val="24"/>
          <w:u w:val="single"/>
          <w:rPrChange w:author="Arun Kaushal" w:date="2026-01-02T15:08:00Z" w:id="53">
            <w:rPr>
              <w:rFonts w:ascii="Sari Offc" w:hAnsi="Sari Offc"/>
              <w:b/>
              <w:bCs/>
              <w:sz w:val="24"/>
              <w:szCs w:val="24"/>
              <w:u w:val="single"/>
            </w:rPr>
          </w:rPrChange>
        </w:rPr>
        <w:t>Exclusive</w:t>
      </w:r>
      <w:r w:rsidRPr="00257A1D">
        <w:rPr>
          <w:rFonts w:ascii="Sari Offc" w:hAnsi="Sari Offc"/>
          <w:b/>
          <w:bCs/>
          <w:sz w:val="24"/>
          <w:szCs w:val="24"/>
          <w:u w:val="single"/>
        </w:rPr>
        <w:t xml:space="preserve"> </w:t>
      </w:r>
      <w:r w:rsidRPr="008D61AA">
        <w:rPr>
          <w:rFonts w:ascii="Sari Offc" w:hAnsi="Sari Offc"/>
          <w:b/>
          <w:bCs/>
          <w:caps/>
          <w:sz w:val="24"/>
          <w:szCs w:val="24"/>
          <w:u w:val="single"/>
          <w:rPrChange w:author="Arun Kaushal" w:date="2026-01-02T15:08:00Z" w:id="54">
            <w:rPr>
              <w:rFonts w:ascii="Sari Offc" w:hAnsi="Sari Offc"/>
              <w:b/>
              <w:bCs/>
              <w:sz w:val="24"/>
              <w:szCs w:val="24"/>
              <w:u w:val="single"/>
            </w:rPr>
          </w:rPrChange>
        </w:rPr>
        <w:t>Privileges</w:t>
      </w:r>
    </w:p>
    <w:p w:rsidRPr="00257A1D" w:rsidR="00CD511F" w:rsidP="40427EDF" w:rsidRDefault="00CD511F" w14:paraId="6A2B893A" w14:textId="4DD008E7">
      <w:pPr>
        <w:rPr>
          <w:rFonts w:ascii="Calibri" w:hAnsi="Calibri" w:eastAsia="Calibri" w:cs="Calibri"/>
          <w:sz w:val="12"/>
          <w:szCs w:val="12"/>
          <w:lang w:val="en-IN"/>
        </w:rPr>
      </w:pPr>
      <w:r w:rsidRPr="1593477C" w:rsidR="00CD511F">
        <w:rPr>
          <w:rFonts w:ascii="Sari Offc" w:hAnsi="Sari Offc"/>
          <w:b w:val="1"/>
          <w:bCs w:val="1"/>
          <w:sz w:val="24"/>
          <w:szCs w:val="24"/>
          <w:lang w:val="en-IN"/>
        </w:rPr>
        <w:t>Welcome Gift</w:t>
      </w:r>
    </w:p>
    <w:p w:rsidRPr="00257A1D" w:rsidR="00DB690D" w:rsidRDefault="00DB690D" w14:paraId="6CB2A6CA" w14:textId="6DF14F0B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lang w:val="en-IN" w:eastAsia="en-IN"/>
        </w:rPr>
      </w:pPr>
      <w:r w:rsidRPr="00257A1D">
        <w:rPr>
          <w:rFonts w:ascii="Sari Offc" w:hAnsi="Sari Offc"/>
          <w:sz w:val="24"/>
          <w:szCs w:val="24"/>
          <w:lang w:eastAsia="en-IN"/>
        </w:rPr>
        <w:t>Get 499 NeuCoins (</w:t>
      </w:r>
      <w:r w:rsidRPr="00257A1D">
        <w:rPr>
          <w:rFonts w:ascii="Sari Offc" w:hAnsi="Sari Offc"/>
          <w:sz w:val="24"/>
          <w:szCs w:val="24"/>
          <w:lang w:val="en-IN" w:eastAsia="en-IN"/>
        </w:rPr>
        <w:t>1 NeuCoin = R</w:t>
      </w:r>
      <w:del w:author="Upadhyay , Shubham (SBICard)" w:date="2025-12-31T12:49:00Z" w:id="56">
        <w:r w:rsidRPr="00257A1D" w:rsidDel="00257A1D">
          <w:rPr>
            <w:rFonts w:ascii="Sari Offc" w:hAnsi="Sari Offc"/>
            <w:sz w:val="24"/>
            <w:szCs w:val="24"/>
            <w:lang w:val="en-IN" w:eastAsia="en-IN"/>
          </w:rPr>
          <w:delText>s</w:delText>
        </w:r>
      </w:del>
      <w:ins w:author="Upadhyay , Shubham (SBICard)" w:date="2025-12-31T12:49:00Z" w:id="57">
        <w:r w:rsidR="00257A1D">
          <w:rPr>
            <w:rFonts w:ascii="Sari Offc" w:hAnsi="Sari Offc"/>
            <w:sz w:val="24"/>
            <w:szCs w:val="24"/>
            <w:lang w:val="en-IN" w:eastAsia="en-IN"/>
          </w:rPr>
          <w:t>e</w:t>
        </w:r>
      </w:ins>
      <w:r w:rsidRPr="00257A1D">
        <w:rPr>
          <w:rFonts w:ascii="Sari Offc" w:hAnsi="Sari Offc"/>
          <w:sz w:val="24"/>
          <w:szCs w:val="24"/>
          <w:lang w:val="en-IN" w:eastAsia="en-IN"/>
        </w:rPr>
        <w:t>. 1 savings</w:t>
      </w:r>
      <w:r w:rsidRPr="00257A1D">
        <w:rPr>
          <w:rFonts w:ascii="Sari Offc" w:hAnsi="Sari Offc"/>
          <w:sz w:val="24"/>
          <w:szCs w:val="24"/>
          <w:lang w:eastAsia="en-IN"/>
        </w:rPr>
        <w:t xml:space="preserve">) within 15 days of </w:t>
      </w:r>
      <w:r w:rsidRPr="00257A1D" w:rsidR="00257A1D">
        <w:rPr>
          <w:rFonts w:ascii="Sari Offc" w:hAnsi="Sari Offc"/>
          <w:sz w:val="24"/>
          <w:szCs w:val="24"/>
          <w:lang w:eastAsia="en-IN"/>
        </w:rPr>
        <w:t xml:space="preserve">Joining Fee </w:t>
      </w:r>
      <w:r w:rsidRPr="00257A1D">
        <w:rPr>
          <w:rFonts w:ascii="Sari Offc" w:hAnsi="Sari Offc"/>
          <w:sz w:val="24"/>
          <w:szCs w:val="24"/>
          <w:lang w:eastAsia="en-IN"/>
        </w:rPr>
        <w:t>realisation.</w:t>
      </w:r>
    </w:p>
    <w:p w:rsidRPr="00257A1D" w:rsidR="00D00240" w:rsidRDefault="00D00240" w14:paraId="42E3EB1F" w14:textId="131ED25D">
      <w:pPr>
        <w:pStyle w:val="ListParagraph"/>
        <w:numPr>
          <w:ilvl w:val="0"/>
          <w:numId w:val="10"/>
        </w:numPr>
        <w:rPr>
          <w:rFonts w:ascii="Sari Offc" w:hAnsi="Sari Offc"/>
          <w:sz w:val="24"/>
          <w:szCs w:val="24"/>
          <w:lang w:val="en-IN" w:eastAsia="en-IN"/>
        </w:rPr>
      </w:pPr>
      <w:r w:rsidRPr="00257A1D">
        <w:rPr>
          <w:rFonts w:ascii="Sari Offc" w:hAnsi="Sari Offc"/>
          <w:sz w:val="24"/>
          <w:szCs w:val="24"/>
          <w:lang w:val="en-IN" w:eastAsia="en-IN"/>
        </w:rPr>
        <w:t>Redeem NeuCoins on Tata Neu App</w:t>
      </w:r>
      <w:ins w:author="Upadhyay , Shubham (SBICard)" w:date="2025-12-31T12:49:00Z" w:id="58">
        <w:r w:rsidR="00257A1D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r w:rsidRPr="00257A1D">
        <w:rPr>
          <w:rFonts w:ascii="Sari Offc" w:hAnsi="Sari Offc"/>
          <w:sz w:val="24"/>
          <w:szCs w:val="24"/>
          <w:lang w:val="en-IN" w:eastAsia="en-IN"/>
        </w:rPr>
        <w:t>/</w:t>
      </w:r>
      <w:ins w:author="Upadhyay , Shubham (SBICard)" w:date="2025-12-31T12:49:00Z" w:id="59">
        <w:r w:rsidR="00257A1D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r w:rsidRPr="00257A1D">
        <w:rPr>
          <w:rFonts w:ascii="Sari Offc" w:hAnsi="Sari Offc"/>
          <w:sz w:val="24"/>
          <w:szCs w:val="24"/>
          <w:lang w:val="en-IN" w:eastAsia="en-IN"/>
        </w:rPr>
        <w:t>Website and partner Tata Brands</w:t>
      </w:r>
    </w:p>
    <w:p w:rsidRPr="00257A1D" w:rsidR="007E6A3E" w:rsidP="1593477C" w:rsidRDefault="007E6A3E" w14:paraId="3A985292" w14:textId="06793FCB">
      <w:pPr>
        <w:spacing w:after="0"/>
        <w:rPr>
          <w:rFonts w:ascii="Calibri" w:hAnsi="Calibri" w:eastAsia="Calibri" w:cs="Calibri"/>
          <w:sz w:val="12"/>
          <w:szCs w:val="12"/>
          <w:lang w:val="en-IN"/>
        </w:rPr>
      </w:pPr>
      <w:r w:rsidRPr="1593477C" w:rsidR="00D41563">
        <w:rPr>
          <w:rFonts w:ascii="Sari Offc" w:hAnsi="Sari Offc"/>
          <w:b w:val="1"/>
          <w:bCs w:val="1"/>
          <w:sz w:val="24"/>
          <w:szCs w:val="24"/>
          <w:lang w:val="en-IN"/>
        </w:rPr>
        <w:t>Reward</w:t>
      </w:r>
      <w:r w:rsidRPr="1593477C" w:rsidR="00DB690D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Benefits</w:t>
      </w:r>
    </w:p>
    <w:p w:rsidRPr="00257A1D" w:rsidR="00D00240" w:rsidRDefault="00D651FB" w14:paraId="3EA4CBE0" w14:textId="30CEAC2F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sz w:val="24"/>
          <w:szCs w:val="24"/>
        </w:rPr>
        <w:t xml:space="preserve">Get </w:t>
      </w:r>
      <w:r w:rsidRPr="00257A1D" w:rsidR="00354D2C">
        <w:rPr>
          <w:rFonts w:ascii="Sari Offc" w:hAnsi="Sari Offc"/>
          <w:sz w:val="24"/>
          <w:szCs w:val="24"/>
        </w:rPr>
        <w:t>2</w:t>
      </w:r>
      <w:r w:rsidRPr="00257A1D">
        <w:rPr>
          <w:rFonts w:ascii="Sari Offc" w:hAnsi="Sari Offc"/>
          <w:sz w:val="24"/>
          <w:szCs w:val="24"/>
        </w:rPr>
        <w:t xml:space="preserve">% </w:t>
      </w:r>
      <w:r w:rsidRPr="00257A1D" w:rsidR="007F7C70">
        <w:rPr>
          <w:rFonts w:ascii="Sari Offc" w:hAnsi="Sari Offc"/>
          <w:sz w:val="24"/>
          <w:szCs w:val="24"/>
        </w:rPr>
        <w:t xml:space="preserve">Value Back </w:t>
      </w:r>
      <w:r w:rsidRPr="00257A1D">
        <w:rPr>
          <w:rFonts w:ascii="Sari Offc" w:hAnsi="Sari Offc"/>
          <w:sz w:val="24"/>
          <w:szCs w:val="24"/>
        </w:rPr>
        <w:t xml:space="preserve">as NeuCoins on </w:t>
      </w:r>
      <w:r w:rsidRPr="00257A1D" w:rsidR="00DF4B21">
        <w:rPr>
          <w:rFonts w:ascii="Sari Offc" w:hAnsi="Sari Offc"/>
          <w:sz w:val="24"/>
          <w:szCs w:val="24"/>
        </w:rPr>
        <w:t>non</w:t>
      </w:r>
      <w:r w:rsidRPr="00257A1D" w:rsidR="00D00240">
        <w:rPr>
          <w:rFonts w:ascii="Sari Offc" w:hAnsi="Sari Offc"/>
          <w:sz w:val="24"/>
          <w:szCs w:val="24"/>
        </w:rPr>
        <w:t xml:space="preserve">-EMI </w:t>
      </w:r>
      <w:r w:rsidRPr="00257A1D">
        <w:rPr>
          <w:rFonts w:ascii="Sari Offc" w:hAnsi="Sari Offc"/>
          <w:sz w:val="24"/>
          <w:szCs w:val="24"/>
        </w:rPr>
        <w:t>spends at the Tata Neu App</w:t>
      </w:r>
      <w:ins w:author="Upadhyay , Shubham (SBICard)" w:date="2025-12-31T16:00:00Z" w:id="62">
        <w:r w:rsidR="007F7C70">
          <w:rPr>
            <w:rFonts w:ascii="Sari Offc" w:hAnsi="Sari Offc"/>
            <w:sz w:val="24"/>
            <w:szCs w:val="24"/>
          </w:rPr>
          <w:t xml:space="preserve"> </w:t>
        </w:r>
      </w:ins>
      <w:r w:rsidRPr="00257A1D">
        <w:rPr>
          <w:rFonts w:ascii="Sari Offc" w:hAnsi="Sari Offc"/>
          <w:sz w:val="24"/>
          <w:szCs w:val="24"/>
        </w:rPr>
        <w:t>/</w:t>
      </w:r>
      <w:ins w:author="Upadhyay , Shubham (SBICard)" w:date="2025-12-31T16:00:00Z" w:id="63">
        <w:r w:rsidR="007F7C70">
          <w:rPr>
            <w:rFonts w:ascii="Sari Offc" w:hAnsi="Sari Offc"/>
            <w:sz w:val="24"/>
            <w:szCs w:val="24"/>
          </w:rPr>
          <w:t xml:space="preserve"> </w:t>
        </w:r>
      </w:ins>
      <w:r w:rsidRPr="00257A1D">
        <w:rPr>
          <w:rFonts w:ascii="Sari Offc" w:hAnsi="Sari Offc"/>
          <w:sz w:val="24"/>
          <w:szCs w:val="24"/>
        </w:rPr>
        <w:t xml:space="preserve">Website and partner Tata brands. </w:t>
      </w:r>
    </w:p>
    <w:p w:rsidRPr="00257A1D" w:rsidR="00D00240" w:rsidRDefault="00D00240" w14:paraId="7DC3355E" w14:textId="511F343B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sz w:val="24"/>
          <w:szCs w:val="24"/>
        </w:rPr>
        <w:t xml:space="preserve">Extra </w:t>
      </w:r>
      <w:r w:rsidRPr="00257A1D" w:rsidR="00D651FB">
        <w:rPr>
          <w:rFonts w:ascii="Sari Offc" w:hAnsi="Sari Offc"/>
          <w:sz w:val="24"/>
          <w:szCs w:val="24"/>
        </w:rPr>
        <w:t xml:space="preserve">5% </w:t>
      </w:r>
      <w:r w:rsidRPr="00257A1D" w:rsidR="007F7C70">
        <w:rPr>
          <w:rFonts w:ascii="Sari Offc" w:hAnsi="Sari Offc"/>
          <w:sz w:val="24"/>
          <w:szCs w:val="24"/>
        </w:rPr>
        <w:t xml:space="preserve">Value Back </w:t>
      </w:r>
      <w:r w:rsidRPr="00257A1D" w:rsidR="00D651FB">
        <w:rPr>
          <w:rFonts w:ascii="Sari Offc" w:hAnsi="Sari Offc"/>
          <w:sz w:val="24"/>
          <w:szCs w:val="24"/>
        </w:rPr>
        <w:t xml:space="preserve">as NeuCoins on select category spends </w:t>
      </w:r>
      <w:r w:rsidRPr="00257A1D">
        <w:rPr>
          <w:rFonts w:ascii="Sari Offc" w:hAnsi="Sari Offc"/>
          <w:sz w:val="24"/>
          <w:szCs w:val="24"/>
        </w:rPr>
        <w:t xml:space="preserve">at </w:t>
      </w:r>
      <w:del w:author="Upadhyay , Shubham (SBICard)" w:date="2026-01-15T18:50:00Z" w16du:dateUtc="2026-01-15T13:20:00Z" w:id="64">
        <w:r w:rsidRPr="00257A1D" w:rsidDel="00DF4B21" w:rsidR="00D651FB">
          <w:rPr>
            <w:rFonts w:ascii="Sari Offc" w:hAnsi="Sari Offc"/>
            <w:sz w:val="24"/>
            <w:szCs w:val="24"/>
          </w:rPr>
          <w:delText xml:space="preserve">the </w:delText>
        </w:r>
      </w:del>
      <w:r w:rsidRPr="00257A1D" w:rsidR="00D651FB">
        <w:rPr>
          <w:rFonts w:ascii="Sari Offc" w:hAnsi="Sari Offc"/>
          <w:sz w:val="24"/>
          <w:szCs w:val="24"/>
        </w:rPr>
        <w:t>Tata Neu App</w:t>
      </w:r>
      <w:ins w:author="Upadhyay , Shubham (SBICard)" w:date="2025-12-31T16:00:00Z" w:id="65">
        <w:r w:rsidR="007F7C70">
          <w:rPr>
            <w:rFonts w:ascii="Sari Offc" w:hAnsi="Sari Offc"/>
            <w:sz w:val="24"/>
            <w:szCs w:val="24"/>
          </w:rPr>
          <w:t xml:space="preserve"> </w:t>
        </w:r>
      </w:ins>
      <w:r w:rsidRPr="00257A1D" w:rsidR="00D651FB">
        <w:rPr>
          <w:rFonts w:ascii="Sari Offc" w:hAnsi="Sari Offc"/>
          <w:sz w:val="24"/>
          <w:szCs w:val="24"/>
        </w:rPr>
        <w:t>/</w:t>
      </w:r>
      <w:ins w:author="Upadhyay , Shubham (SBICard)" w:date="2025-12-31T16:00:00Z" w:id="66">
        <w:r w:rsidR="007F7C70">
          <w:rPr>
            <w:rFonts w:ascii="Sari Offc" w:hAnsi="Sari Offc"/>
            <w:sz w:val="24"/>
            <w:szCs w:val="24"/>
          </w:rPr>
          <w:t xml:space="preserve"> </w:t>
        </w:r>
      </w:ins>
      <w:r w:rsidRPr="00257A1D" w:rsidR="00D651FB">
        <w:rPr>
          <w:rFonts w:ascii="Sari Offc" w:hAnsi="Sari Offc"/>
          <w:sz w:val="24"/>
          <w:szCs w:val="24"/>
        </w:rPr>
        <w:t>Website.</w:t>
      </w:r>
    </w:p>
    <w:p w:rsidRPr="00257A1D" w:rsidR="00D651FB" w:rsidRDefault="00D651FB" w14:paraId="1BA91362" w14:textId="3590440D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lang w:val="en-IN" w:eastAsia="en-IN"/>
        </w:rPr>
      </w:pPr>
      <w:del w:author="Namita Salgiya" w:date="2025-12-31T18:43:00Z" w:id="67">
        <w:r w:rsidRPr="00257A1D" w:rsidDel="00441737">
          <w:rPr>
            <w:rFonts w:ascii="Sari Offc" w:hAnsi="Sari Offc"/>
            <w:strike/>
            <w:sz w:val="24"/>
            <w:szCs w:val="24"/>
            <w:highlight w:val="yellow"/>
            <w:lang w:val="en-IN" w:eastAsia="en-IN"/>
          </w:rPr>
          <w:delText>1.5%</w:delText>
        </w:r>
        <w:r w:rsidRPr="00257A1D" w:rsidDel="00441737">
          <w:rPr>
            <w:rFonts w:ascii="Sari Offc" w:hAnsi="Sari Offc"/>
            <w:sz w:val="24"/>
            <w:szCs w:val="24"/>
            <w:lang w:val="en-IN" w:eastAsia="en-IN"/>
          </w:rPr>
          <w:delText xml:space="preserve"> </w:delText>
        </w:r>
      </w:del>
      <w:r w:rsidRPr="00257A1D" w:rsidR="002A07AD">
        <w:rPr>
          <w:rFonts w:ascii="Sari Offc" w:hAnsi="Sari Offc"/>
          <w:sz w:val="24"/>
          <w:szCs w:val="24"/>
          <w:lang w:val="en-IN" w:eastAsia="en-IN"/>
        </w:rPr>
        <w:t xml:space="preserve">1% </w:t>
      </w:r>
      <w:r w:rsidRPr="00257A1D" w:rsidR="007F7C70">
        <w:rPr>
          <w:rFonts w:ascii="Sari Offc" w:hAnsi="Sari Offc"/>
          <w:sz w:val="24"/>
          <w:szCs w:val="24"/>
          <w:lang w:val="en-IN" w:eastAsia="en-IN"/>
        </w:rPr>
        <w:t xml:space="preserve">Value Back </w:t>
      </w:r>
      <w:r w:rsidRPr="00257A1D">
        <w:rPr>
          <w:rFonts w:ascii="Sari Offc" w:hAnsi="Sari Offc"/>
          <w:sz w:val="24"/>
          <w:szCs w:val="24"/>
          <w:lang w:val="en-IN" w:eastAsia="en-IN"/>
        </w:rPr>
        <w:t>as NeuCoins on other spends, including UPI transactions</w:t>
      </w:r>
    </w:p>
    <w:p w:rsidRPr="00257A1D" w:rsidR="005E5098" w:rsidRDefault="00D651FB" w14:paraId="1C447683" w14:textId="1D05F974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lang w:val="en-IN" w:eastAsia="en-IN"/>
        </w:rPr>
      </w:pPr>
      <w:r w:rsidRPr="00257A1D">
        <w:rPr>
          <w:rFonts w:ascii="Sari Offc" w:hAnsi="Sari Offc"/>
          <w:sz w:val="24"/>
          <w:szCs w:val="24"/>
          <w:lang w:val="en-IN" w:eastAsia="en-IN"/>
        </w:rPr>
        <w:t>1 NeuCoin = R</w:t>
      </w:r>
      <w:del w:author="Upadhyay , Shubham (SBICard)" w:date="2025-12-31T16:00:00Z" w:id="68">
        <w:r w:rsidRPr="00257A1D" w:rsidDel="007F7C70">
          <w:rPr>
            <w:rFonts w:ascii="Sari Offc" w:hAnsi="Sari Offc"/>
            <w:sz w:val="24"/>
            <w:szCs w:val="24"/>
            <w:lang w:val="en-IN" w:eastAsia="en-IN"/>
          </w:rPr>
          <w:delText>s</w:delText>
        </w:r>
      </w:del>
      <w:ins w:author="Upadhyay , Shubham (SBICard)" w:date="2025-12-31T16:00:00Z" w:id="69">
        <w:r w:rsidR="007F7C70">
          <w:rPr>
            <w:rFonts w:ascii="Sari Offc" w:hAnsi="Sari Offc"/>
            <w:sz w:val="24"/>
            <w:szCs w:val="24"/>
            <w:lang w:val="en-IN" w:eastAsia="en-IN"/>
          </w:rPr>
          <w:t>e</w:t>
        </w:r>
      </w:ins>
      <w:r w:rsidRPr="00257A1D">
        <w:rPr>
          <w:rFonts w:ascii="Sari Offc" w:hAnsi="Sari Offc"/>
          <w:sz w:val="24"/>
          <w:szCs w:val="24"/>
          <w:lang w:val="en-IN" w:eastAsia="en-IN"/>
        </w:rPr>
        <w:t>. 1 savings</w:t>
      </w:r>
    </w:p>
    <w:p w:rsidRPr="00257A1D" w:rsidR="00A80E72" w:rsidP="40427EDF" w:rsidRDefault="00D651FB" w14:paraId="683D80AC" w14:textId="58C54354">
      <w:pPr>
        <w:rPr>
          <w:rFonts w:ascii="Calibri" w:hAnsi="Calibri" w:eastAsia="Calibri" w:cs="Calibri"/>
          <w:sz w:val="12"/>
          <w:szCs w:val="12"/>
          <w:lang w:val="en-IN"/>
        </w:rPr>
      </w:pPr>
      <w:r w:rsidRPr="1593477C" w:rsidR="00D651FB">
        <w:rPr>
          <w:rFonts w:ascii="Sari Offc" w:hAnsi="Sari Offc"/>
          <w:b w:val="1"/>
          <w:bCs w:val="1"/>
          <w:sz w:val="24"/>
          <w:szCs w:val="24"/>
          <w:lang w:val="en-IN" w:eastAsia="en-IN"/>
        </w:rPr>
        <w:t xml:space="preserve">Domestic </w:t>
      </w:r>
      <w:r w:rsidRPr="1593477C" w:rsidR="00A80E72">
        <w:rPr>
          <w:rFonts w:ascii="Sari Offc" w:hAnsi="Sari Offc"/>
          <w:b w:val="1"/>
          <w:bCs w:val="1"/>
          <w:sz w:val="24"/>
          <w:szCs w:val="24"/>
          <w:lang w:val="en-IN" w:eastAsia="en-IN"/>
        </w:rPr>
        <w:t>Lounge Benefits</w:t>
      </w:r>
    </w:p>
    <w:p w:rsidR="00995FCF" w:rsidRDefault="00354D2C" w14:paraId="59A15895" w14:textId="6FA38178">
      <w:pPr>
        <w:pStyle w:val="ListParagraph"/>
        <w:numPr>
          <w:ilvl w:val="0"/>
          <w:numId w:val="11"/>
        </w:numPr>
        <w:rPr>
          <w:ins w:author="Namita Salgiya" w:date="2025-12-31T18:46:00Z" w:id="71"/>
          <w:rFonts w:ascii="Sari Offc" w:hAnsi="Sari Offc"/>
          <w:sz w:val="24"/>
          <w:szCs w:val="24"/>
          <w:lang w:val="en-IN" w:eastAsia="en-IN"/>
        </w:rPr>
      </w:pPr>
      <w:r w:rsidRPr="00257A1D">
        <w:rPr>
          <w:rFonts w:ascii="Sari Offc" w:hAnsi="Sari Offc"/>
          <w:sz w:val="24"/>
          <w:szCs w:val="24"/>
          <w:lang w:val="en-IN" w:eastAsia="en-IN"/>
        </w:rPr>
        <w:lastRenderedPageBreak/>
        <w:t>4</w:t>
      </w:r>
      <w:r w:rsidRPr="00257A1D" w:rsidR="00D651FB">
        <w:rPr>
          <w:rFonts w:ascii="Sari Offc" w:hAnsi="Sari Offc"/>
          <w:sz w:val="24"/>
          <w:szCs w:val="24"/>
          <w:lang w:val="en-IN" w:eastAsia="en-IN"/>
        </w:rPr>
        <w:t xml:space="preserve"> </w:t>
      </w:r>
      <w:r w:rsidRPr="00257A1D" w:rsidR="0051531D">
        <w:rPr>
          <w:rFonts w:ascii="Sari Offc" w:hAnsi="Sari Offc"/>
          <w:sz w:val="24"/>
          <w:szCs w:val="24"/>
          <w:lang w:val="en-IN" w:eastAsia="en-IN"/>
        </w:rPr>
        <w:t xml:space="preserve">Domestic Airport Lounge </w:t>
      </w:r>
      <w:r w:rsidRPr="00257A1D" w:rsidR="00D651FB">
        <w:rPr>
          <w:rFonts w:ascii="Sari Offc" w:hAnsi="Sari Offc"/>
          <w:sz w:val="24"/>
          <w:szCs w:val="24"/>
          <w:lang w:val="en-IN" w:eastAsia="en-IN"/>
        </w:rPr>
        <w:t>access</w:t>
      </w:r>
      <w:ins w:author="Upadhyay , Shubham (SBICard)" w:date="2025-12-31T16:03:00Z" w:id="72">
        <w:r w:rsidR="007F7C70">
          <w:rPr>
            <w:rFonts w:ascii="Sari Offc" w:hAnsi="Sari Offc"/>
            <w:sz w:val="24"/>
            <w:szCs w:val="24"/>
            <w:lang w:val="en-IN" w:eastAsia="en-IN"/>
          </w:rPr>
          <w:t>es</w:t>
        </w:r>
      </w:ins>
      <w:ins w:author="Upadhyay , Shubham (SBICard)" w:date="2025-12-31T16:02:00Z" w:id="73">
        <w:r w:rsidR="007F7C70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del w:author="Upadhyay , Shubham (SBICard)" w:date="2025-12-31T16:02:00Z" w:id="74">
        <w:r w:rsidRPr="00257A1D" w:rsidDel="007F7C70" w:rsidR="00D651FB">
          <w:rPr>
            <w:rFonts w:ascii="Sari Offc" w:hAnsi="Sari Offc"/>
            <w:sz w:val="24"/>
            <w:szCs w:val="24"/>
            <w:lang w:val="en-IN" w:eastAsia="en-IN"/>
          </w:rPr>
          <w:delText>/</w:delText>
        </w:r>
      </w:del>
      <w:ins w:author="Upadhyay , Shubham (SBICard)" w:date="2025-12-31T16:02:00Z" w:id="75">
        <w:r w:rsidR="007F7C70">
          <w:rPr>
            <w:rFonts w:ascii="Sari Offc" w:hAnsi="Sari Offc"/>
            <w:sz w:val="24"/>
            <w:szCs w:val="24"/>
            <w:lang w:val="en-IN" w:eastAsia="en-IN"/>
          </w:rPr>
          <w:t xml:space="preserve">every </w:t>
        </w:r>
      </w:ins>
      <w:r w:rsidRPr="00257A1D" w:rsidR="00D651FB">
        <w:rPr>
          <w:rFonts w:ascii="Sari Offc" w:hAnsi="Sari Offc"/>
          <w:sz w:val="24"/>
          <w:szCs w:val="24"/>
          <w:lang w:val="en-IN" w:eastAsia="en-IN"/>
        </w:rPr>
        <w:t>year (</w:t>
      </w:r>
      <w:r w:rsidRPr="00257A1D">
        <w:rPr>
          <w:rFonts w:ascii="Sari Offc" w:hAnsi="Sari Offc"/>
          <w:sz w:val="24"/>
          <w:szCs w:val="24"/>
          <w:lang w:val="en-IN" w:eastAsia="en-IN"/>
        </w:rPr>
        <w:t>1</w:t>
      </w:r>
      <w:r w:rsidRPr="00257A1D" w:rsidR="00D651FB">
        <w:rPr>
          <w:rFonts w:ascii="Sari Offc" w:hAnsi="Sari Offc"/>
          <w:sz w:val="24"/>
          <w:szCs w:val="24"/>
          <w:lang w:val="en-IN" w:eastAsia="en-IN"/>
        </w:rPr>
        <w:t xml:space="preserve"> per quarter, applicable on achieving Rs. 5</w:t>
      </w:r>
      <w:r w:rsidRPr="00257A1D">
        <w:rPr>
          <w:rFonts w:ascii="Sari Offc" w:hAnsi="Sari Offc"/>
          <w:sz w:val="24"/>
          <w:szCs w:val="24"/>
          <w:lang w:val="en-IN" w:eastAsia="en-IN"/>
        </w:rPr>
        <w:t>0</w:t>
      </w:r>
      <w:r w:rsidRPr="00257A1D" w:rsidR="00D651FB">
        <w:rPr>
          <w:rFonts w:ascii="Sari Offc" w:hAnsi="Sari Offc"/>
          <w:sz w:val="24"/>
          <w:szCs w:val="24"/>
          <w:lang w:val="en-IN" w:eastAsia="en-IN"/>
        </w:rPr>
        <w:t>,000 spends in previous quarter)</w:t>
      </w:r>
    </w:p>
    <w:p w:rsidRPr="00441737" w:rsidR="00441737" w:rsidP="00441737" w:rsidRDefault="00441737" w14:paraId="7425666A" w14:textId="56B40947">
      <w:pPr>
        <w:pStyle w:val="ListParagraph"/>
        <w:numPr>
          <w:ilvl w:val="0"/>
          <w:numId w:val="11"/>
        </w:numPr>
        <w:rPr>
          <w:rPrChange w:author="Namita Salgiya" w:date="2025-12-31T18:46:00Z" w:id="76">
            <w:rPr>
              <w:lang w:val="en-IN" w:eastAsia="en-IN"/>
            </w:rPr>
          </w:rPrChange>
        </w:rPr>
      </w:pPr>
      <w:ins w:author="Namita Salgiya" w:date="2025-12-31T18:46:00Z" w:id="77">
        <w:r w:rsidRPr="00441737">
          <w:rPr>
            <w:rPrChange w:author="Namita Salgiya" w:date="2025-12-31T18:46:00Z" w:id="78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begin"/>
        </w:r>
        <w:r w:rsidRPr="00441737">
          <w:rPr>
            <w:rPrChange w:author="Namita Salgiya" w:date="2025-12-31T18:46:00Z" w:id="79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instrText>HYPERLINK "https://www.sbicard.com/sbi-card-en/assets/docs/pdf/tnc/Tata-Neu-SBI-Cards-Domestic-Lounge-List.pdf" \t "_blank"</w:instrText>
        </w:r>
        <w:r w:rsidRPr="00441737">
          <w:rPr>
            <w:rPrChange w:author="Namita Salgiya" w:date="2025-12-31T18:46:00Z" w:id="80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separate"/>
        </w:r>
        <w:r w:rsidRPr="00441737" w:rsidR="00DF4B21">
          <w:rPr>
            <w:rStyle w:val="Hyperlink"/>
          </w:rPr>
          <w:t>C</w:t>
        </w:r>
        <w:r w:rsidRPr="00441737">
          <w:rPr>
            <w:rStyle w:val="Hyperlink"/>
          </w:rPr>
          <w:t>lick here</w:t>
        </w:r>
        <w:r w:rsidRPr="00441737">
          <w:rPr>
            <w:rPrChange w:author="Namita Salgiya" w:date="2025-12-31T18:46:00Z" w:id="81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end"/>
        </w:r>
        <w:r w:rsidRPr="00441737">
          <w:t xml:space="preserve"> </w:t>
        </w:r>
        <w:r w:rsidRPr="00441737">
          <w:rPr>
            <w:rPrChange w:author="Namita Salgiya" w:date="2025-12-31T18:46:00Z" w:id="82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>to know about participating Domestic Lounges</w:t>
        </w:r>
      </w:ins>
    </w:p>
    <w:p w:rsidRPr="00257A1D" w:rsidR="00995FCF" w:rsidP="40427EDF" w:rsidRDefault="00995FCF" w14:paraId="42294482" w14:textId="4CEA868B">
      <w:pPr>
        <w:rPr>
          <w:rFonts w:ascii="Calibri" w:hAnsi="Calibri" w:eastAsia="Calibri" w:cs="Calibri"/>
          <w:sz w:val="12"/>
          <w:szCs w:val="12"/>
          <w:lang w:val="en-IN"/>
        </w:rPr>
      </w:pPr>
      <w:r w:rsidRPr="1593477C" w:rsidR="00995FCF">
        <w:rPr>
          <w:rFonts w:ascii="Sari Offc" w:hAnsi="Sari Offc"/>
          <w:b w:val="1"/>
          <w:bCs w:val="1"/>
          <w:sz w:val="24"/>
          <w:szCs w:val="24"/>
          <w:lang w:val="en-IN"/>
        </w:rPr>
        <w:t>Fuel Surcharge Waiver</w:t>
      </w:r>
    </w:p>
    <w:p w:rsidRPr="00257A1D" w:rsidR="00995FCF" w:rsidRDefault="00995FCF" w14:paraId="30A7F3BF" w14:textId="3C01D34A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sz w:val="24"/>
          <w:szCs w:val="24"/>
          <w:lang w:val="en-IN"/>
        </w:rPr>
        <w:t xml:space="preserve">Enjoy a 1% </w:t>
      </w:r>
      <w:r w:rsidRPr="00257A1D" w:rsidR="0051531D">
        <w:rPr>
          <w:rFonts w:ascii="Sari Offc" w:hAnsi="Sari Offc"/>
          <w:sz w:val="24"/>
          <w:szCs w:val="24"/>
          <w:lang w:val="en-IN"/>
        </w:rPr>
        <w:t xml:space="preserve">Fuel Surcharge Waiver </w:t>
      </w:r>
      <w:r w:rsidRPr="00257A1D">
        <w:rPr>
          <w:rFonts w:ascii="Sari Offc" w:hAnsi="Sari Offc"/>
          <w:sz w:val="24"/>
          <w:szCs w:val="24"/>
          <w:lang w:val="en-IN"/>
        </w:rPr>
        <w:t>on every transaction between Rs. 500 and Rs. 4,000 at all petrol pumps across India.</w:t>
      </w:r>
    </w:p>
    <w:p w:rsidRPr="00257A1D" w:rsidR="00995FCF" w:rsidRDefault="00995FCF" w14:paraId="363EB344" w14:textId="7A1217F0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sz w:val="24"/>
          <w:szCs w:val="24"/>
          <w:lang w:val="en-IN"/>
        </w:rPr>
        <w:t xml:space="preserve">Maximum waiver of Rs. </w:t>
      </w:r>
      <w:r w:rsidRPr="00257A1D" w:rsidR="00354D2C">
        <w:rPr>
          <w:rFonts w:ascii="Sari Offc" w:hAnsi="Sari Offc"/>
          <w:sz w:val="24"/>
          <w:szCs w:val="24"/>
          <w:lang w:val="en-IN"/>
        </w:rPr>
        <w:t>25</w:t>
      </w:r>
      <w:r w:rsidRPr="00257A1D">
        <w:rPr>
          <w:rFonts w:ascii="Sari Offc" w:hAnsi="Sari Offc"/>
          <w:sz w:val="24"/>
          <w:szCs w:val="24"/>
          <w:lang w:val="en-IN"/>
        </w:rPr>
        <w:t>0 per statement cycle.</w:t>
      </w:r>
    </w:p>
    <w:p w:rsidRPr="00257A1D" w:rsidR="00995FCF" w:rsidP="40427EDF" w:rsidRDefault="00995FCF" w14:paraId="63073004" w14:textId="5123C846">
      <w:pPr>
        <w:spacing w:after="0"/>
        <w:rPr>
          <w:rFonts w:ascii="Calibri" w:hAnsi="Calibri" w:eastAsia="Calibri" w:cs="Calibri"/>
          <w:sz w:val="12"/>
          <w:szCs w:val="12"/>
          <w:lang w:val="en-IN"/>
        </w:rPr>
      </w:pPr>
      <w:r w:rsidRPr="1593477C" w:rsidR="00995FCF">
        <w:rPr>
          <w:rFonts w:ascii="Sari Offc" w:hAnsi="Sari Offc"/>
          <w:b w:val="1"/>
          <w:bCs w:val="1"/>
          <w:sz w:val="24"/>
          <w:szCs w:val="24"/>
          <w:lang w:val="en-IN"/>
        </w:rPr>
        <w:t>Spend Based Reversal</w:t>
      </w:r>
    </w:p>
    <w:p w:rsidRPr="00257A1D" w:rsidR="00995FCF" w:rsidRDefault="00995FCF" w14:paraId="25C9FF04" w14:textId="38C1DBEC">
      <w:pPr>
        <w:pStyle w:val="ListParagraph"/>
        <w:numPr>
          <w:ilvl w:val="0"/>
          <w:numId w:val="2"/>
        </w:numPr>
        <w:rPr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sz w:val="24"/>
          <w:szCs w:val="24"/>
          <w:lang w:val="en-IN"/>
        </w:rPr>
        <w:t xml:space="preserve">Annual Fee reversal on annual spends of </w:t>
      </w:r>
      <w:r w:rsidRPr="00257A1D" w:rsidR="00354D2C">
        <w:rPr>
          <w:rFonts w:ascii="Sari Offc" w:hAnsi="Sari Offc"/>
          <w:sz w:val="24"/>
          <w:szCs w:val="24"/>
          <w:lang w:val="en-IN"/>
        </w:rPr>
        <w:t>1</w:t>
      </w:r>
      <w:r w:rsidRPr="00257A1D">
        <w:rPr>
          <w:rFonts w:ascii="Sari Offc" w:hAnsi="Sari Offc"/>
          <w:sz w:val="24"/>
          <w:szCs w:val="24"/>
          <w:lang w:val="en-IN"/>
        </w:rPr>
        <w:t xml:space="preserve"> </w:t>
      </w:r>
      <w:r w:rsidRPr="00257A1D" w:rsidR="00DF4B21">
        <w:rPr>
          <w:rFonts w:ascii="Sari Offc" w:hAnsi="Sari Offc"/>
          <w:sz w:val="24"/>
          <w:szCs w:val="24"/>
          <w:lang w:val="en-IN"/>
        </w:rPr>
        <w:t xml:space="preserve">lakh </w:t>
      </w:r>
      <w:r w:rsidRPr="00257A1D">
        <w:rPr>
          <w:rFonts w:ascii="Sari Offc" w:hAnsi="Sari Offc"/>
          <w:sz w:val="24"/>
          <w:szCs w:val="24"/>
          <w:lang w:val="en-IN"/>
        </w:rPr>
        <w:t>or more</w:t>
      </w:r>
    </w:p>
    <w:p w:rsidRPr="00441737" w:rsidR="00441737" w:rsidP="00441737" w:rsidRDefault="00E56665" w14:paraId="31FE4A6D" w14:textId="77777777">
      <w:pPr>
        <w:jc w:val="center"/>
        <w:rPr>
          <w:ins w:author="Namita Salgiya" w:date="2025-12-31T18:44:00Z" w:id="85"/>
          <w:b/>
          <w:bCs/>
          <w:u w:val="single"/>
          <w:lang w:val="en-IN"/>
        </w:rPr>
      </w:pPr>
      <w:hyperlink w:history="1" r:id="rId15">
        <w:r w:rsidRPr="00257A1D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br/>
        </w:r>
      </w:hyperlink>
      <w:ins w:author="Namita Salgiya" w:date="2025-12-31T18:44:00Z" w:id="86">
        <w:r w:rsidRPr="008D61AA" w:rsidR="00441737">
          <w:rPr>
            <w:b/>
            <w:bCs/>
            <w:i/>
            <w:iCs/>
            <w:u w:val="single"/>
            <w:lang w:val="en-IN"/>
            <w:rPrChange w:author="Arun Kaushal" w:date="2026-01-02T15:08:00Z" w:id="87">
              <w:rPr>
                <w:b/>
                <w:bCs/>
                <w:u w:val="single"/>
                <w:lang w:val="en-IN"/>
              </w:rPr>
            </w:rPrChange>
          </w:rPr>
          <w:t>Explore</w:t>
        </w:r>
        <w:r w:rsidRPr="00441737" w:rsidR="00441737">
          <w:rPr>
            <w:b/>
            <w:bCs/>
            <w:u w:val="single"/>
            <w:lang w:val="en-IN"/>
          </w:rPr>
          <w:t xml:space="preserve"> </w:t>
        </w:r>
        <w:r w:rsidRPr="008D61AA" w:rsidR="00441737">
          <w:rPr>
            <w:b/>
            <w:bCs/>
            <w:caps/>
            <w:u w:val="single"/>
            <w:lang w:val="en-IN"/>
            <w:rPrChange w:author="Arun Kaushal" w:date="2026-01-02T15:08:00Z" w:id="88">
              <w:rPr>
                <w:b/>
                <w:bCs/>
                <w:u w:val="single"/>
                <w:lang w:val="en-IN"/>
              </w:rPr>
            </w:rPrChange>
          </w:rPr>
          <w:t>Rewards</w:t>
        </w:r>
      </w:ins>
    </w:p>
    <w:p w:rsidRPr="00257A1D" w:rsidR="00441737" w:rsidP="00441737" w:rsidRDefault="00441737" w14:paraId="453FCF03" w14:textId="77777777">
      <w:pPr>
        <w:spacing w:after="0"/>
        <w:rPr>
          <w:ins w:author="Namita Salgiya" w:date="2025-12-31T18:44:00Z" w:id="89"/>
          <w:rFonts w:ascii="Sari Offc" w:hAnsi="Sari Offc"/>
          <w:b/>
          <w:bCs/>
          <w:sz w:val="24"/>
          <w:szCs w:val="24"/>
          <w:lang w:val="en-IN"/>
        </w:rPr>
      </w:pPr>
      <w:ins w:author="Namita Salgiya" w:date="2025-12-31T18:44:00Z" w:id="90">
        <w:r w:rsidRPr="00257A1D">
          <w:rPr>
            <w:rFonts w:ascii="Sari Offc" w:hAnsi="Sari Offc"/>
            <w:b/>
            <w:bCs/>
            <w:sz w:val="24"/>
            <w:szCs w:val="24"/>
            <w:lang w:val="en-IN"/>
          </w:rPr>
          <w:t>Reward Benefits</w:t>
        </w:r>
      </w:ins>
    </w:p>
    <w:p w:rsidRPr="00257A1D" w:rsidR="00441737" w:rsidP="00441737" w:rsidRDefault="00441737" w14:paraId="3BF578A9" w14:textId="48BEB5EA">
      <w:pPr>
        <w:pStyle w:val="ListParagraph"/>
        <w:numPr>
          <w:ilvl w:val="0"/>
          <w:numId w:val="8"/>
        </w:numPr>
        <w:rPr>
          <w:ins w:author="Namita Salgiya" w:date="2025-12-31T18:44:00Z" w:id="91"/>
          <w:rFonts w:ascii="Sari Offc" w:hAnsi="Sari Offc"/>
          <w:sz w:val="24"/>
          <w:szCs w:val="24"/>
          <w:lang w:val="en-IN"/>
        </w:rPr>
      </w:pPr>
      <w:ins w:author="Namita Salgiya" w:date="2025-12-31T18:44:00Z" w:id="92">
        <w:r w:rsidRPr="00257A1D">
          <w:rPr>
            <w:rFonts w:ascii="Sari Offc" w:hAnsi="Sari Offc"/>
            <w:sz w:val="24"/>
            <w:szCs w:val="24"/>
          </w:rPr>
          <w:t xml:space="preserve">Value Back on spends at </w:t>
        </w:r>
        <w:del w:author="Upadhyay , Shubham (SBICard)" w:date="2026-01-15T18:50:00Z" w16du:dateUtc="2026-01-15T13:20:00Z" w:id="93">
          <w:r w:rsidRPr="00257A1D" w:rsidDel="00DF4B21">
            <w:rPr>
              <w:rFonts w:ascii="Sari Offc" w:hAnsi="Sari Offc"/>
              <w:sz w:val="24"/>
              <w:szCs w:val="24"/>
            </w:rPr>
            <w:delText xml:space="preserve">the </w:delText>
          </w:r>
        </w:del>
        <w:r w:rsidRPr="00257A1D">
          <w:rPr>
            <w:rFonts w:ascii="Sari Offc" w:hAnsi="Sari Offc"/>
            <w:sz w:val="24"/>
            <w:szCs w:val="24"/>
          </w:rPr>
          <w:t>Tata Neu App</w:t>
        </w:r>
      </w:ins>
      <w:ins w:author="Upadhyay , Shubham (SBICard)" w:date="2026-01-15T18:50:00Z" w16du:dateUtc="2026-01-15T13:20:00Z" w:id="94">
        <w:r w:rsidR="00DF4B21">
          <w:rPr>
            <w:rFonts w:ascii="Sari Offc" w:hAnsi="Sari Offc"/>
            <w:sz w:val="24"/>
            <w:szCs w:val="24"/>
          </w:rPr>
          <w:t xml:space="preserve"> </w:t>
        </w:r>
      </w:ins>
      <w:ins w:author="Namita Salgiya" w:date="2025-12-31T18:44:00Z" w:id="95">
        <w:r w:rsidRPr="00257A1D">
          <w:rPr>
            <w:rFonts w:ascii="Sari Offc" w:hAnsi="Sari Offc"/>
            <w:sz w:val="24"/>
            <w:szCs w:val="24"/>
          </w:rPr>
          <w:t>/</w:t>
        </w:r>
      </w:ins>
      <w:ins w:author="Upadhyay , Shubham (SBICard)" w:date="2026-01-15T18:50:00Z" w16du:dateUtc="2026-01-15T13:20:00Z" w:id="96">
        <w:r w:rsidR="00DF4B21">
          <w:rPr>
            <w:rFonts w:ascii="Sari Offc" w:hAnsi="Sari Offc"/>
            <w:sz w:val="24"/>
            <w:szCs w:val="24"/>
          </w:rPr>
          <w:t xml:space="preserve"> </w:t>
        </w:r>
      </w:ins>
      <w:ins w:author="Namita Salgiya" w:date="2025-12-31T18:44:00Z" w:id="97">
        <w:r w:rsidRPr="00257A1D">
          <w:rPr>
            <w:rFonts w:ascii="Sari Offc" w:hAnsi="Sari Offc"/>
            <w:sz w:val="24"/>
            <w:szCs w:val="24"/>
          </w:rPr>
          <w:t xml:space="preserve">Website and partner Tata brands. </w:t>
        </w:r>
      </w:ins>
    </w:p>
    <w:p w:rsidRPr="00257A1D" w:rsidR="00441737" w:rsidP="00441737" w:rsidRDefault="00441737" w14:paraId="5322CBAD" w14:textId="6577A505">
      <w:pPr>
        <w:pStyle w:val="ListParagraph"/>
        <w:numPr>
          <w:ilvl w:val="0"/>
          <w:numId w:val="8"/>
        </w:numPr>
        <w:rPr>
          <w:ins w:author="Namita Salgiya" w:date="2025-12-31T18:44:00Z" w:id="98"/>
          <w:rFonts w:ascii="Sari Offc" w:hAnsi="Sari Offc"/>
          <w:sz w:val="24"/>
          <w:szCs w:val="24"/>
          <w:lang w:val="en-IN"/>
        </w:rPr>
      </w:pPr>
      <w:ins w:author="Namita Salgiya" w:date="2025-12-31T18:44:00Z" w:id="99">
        <w:r w:rsidRPr="00257A1D">
          <w:rPr>
            <w:rFonts w:ascii="Sari Offc" w:hAnsi="Sari Offc"/>
            <w:sz w:val="24"/>
            <w:szCs w:val="24"/>
          </w:rPr>
          <w:t>Extra Value Back on select category spends at the Tata Neu App</w:t>
        </w:r>
      </w:ins>
      <w:ins w:author="Upadhyay , Shubham (SBICard)" w:date="2026-01-15T18:50:00Z" w16du:dateUtc="2026-01-15T13:20:00Z" w:id="100">
        <w:r w:rsidR="00DF4B21">
          <w:rPr>
            <w:rFonts w:ascii="Sari Offc" w:hAnsi="Sari Offc"/>
            <w:sz w:val="24"/>
            <w:szCs w:val="24"/>
          </w:rPr>
          <w:t xml:space="preserve"> </w:t>
        </w:r>
      </w:ins>
      <w:ins w:author="Namita Salgiya" w:date="2025-12-31T18:44:00Z" w:id="101">
        <w:r w:rsidRPr="00257A1D">
          <w:rPr>
            <w:rFonts w:ascii="Sari Offc" w:hAnsi="Sari Offc"/>
            <w:sz w:val="24"/>
            <w:szCs w:val="24"/>
          </w:rPr>
          <w:t>/</w:t>
        </w:r>
      </w:ins>
      <w:ins w:author="Upadhyay , Shubham (SBICard)" w:date="2026-01-15T18:50:00Z" w16du:dateUtc="2026-01-15T13:20:00Z" w:id="102">
        <w:r w:rsidR="00DF4B21">
          <w:rPr>
            <w:rFonts w:ascii="Sari Offc" w:hAnsi="Sari Offc"/>
            <w:sz w:val="24"/>
            <w:szCs w:val="24"/>
          </w:rPr>
          <w:t xml:space="preserve"> </w:t>
        </w:r>
      </w:ins>
      <w:ins w:author="Namita Salgiya" w:date="2025-12-31T18:44:00Z" w:id="103">
        <w:r w:rsidRPr="00257A1D">
          <w:rPr>
            <w:rFonts w:ascii="Sari Offc" w:hAnsi="Sari Offc"/>
            <w:sz w:val="24"/>
            <w:szCs w:val="24"/>
          </w:rPr>
          <w:t>Website.</w:t>
        </w:r>
      </w:ins>
    </w:p>
    <w:p w:rsidR="00441737" w:rsidRDefault="00441737" w14:paraId="0980E3E7" w14:textId="5EFF1A8E">
      <w:pPr>
        <w:pStyle w:val="ListParagraph"/>
        <w:numPr>
          <w:ilvl w:val="0"/>
          <w:numId w:val="8"/>
        </w:numPr>
        <w:rPr>
          <w:ins w:author="Namita Salgiya" w:date="2025-12-31T18:44:00Z" w:id="104"/>
          <w:rFonts w:ascii="Sari Offc" w:hAnsi="Sari Offc"/>
          <w:b/>
          <w:bCs/>
          <w:sz w:val="24"/>
          <w:szCs w:val="24"/>
          <w:u w:val="single"/>
          <w:lang w:val="en-IN"/>
        </w:rPr>
        <w:pPrChange w:author="Namita Salgiya" w:date="2026-01-15T10:02:00Z" w16du:dateUtc="2026-01-15T04:32:00Z" w:id="105">
          <w:pPr>
            <w:jc w:val="center"/>
          </w:pPr>
        </w:pPrChange>
      </w:pPr>
      <w:ins w:author="Namita Salgiya" w:date="2025-12-31T18:44:00Z" w:id="106">
        <w:r w:rsidRPr="00257A1D">
          <w:rPr>
            <w:rFonts w:ascii="Sari Offc" w:hAnsi="Sari Offc"/>
            <w:sz w:val="24"/>
            <w:szCs w:val="24"/>
            <w:lang w:val="en-IN" w:eastAsia="en-IN"/>
          </w:rPr>
          <w:t>Value Back on other spends</w:t>
        </w:r>
      </w:ins>
    </w:p>
    <w:p w:rsidRPr="00257A1D" w:rsidR="002D38D6" w:rsidP="00A80E72" w:rsidRDefault="002D38D6" w14:paraId="5605250A" w14:textId="3FDC8256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8D61AA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Arun Kaushal" w:date="2026-01-02T15:08:00Z" w:id="107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Fee &amp;</w:t>
      </w:r>
      <w:r w:rsidRPr="00257A1D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</w:t>
      </w:r>
      <w:r w:rsidRPr="008D61AA">
        <w:rPr>
          <w:rFonts w:ascii="Sari Offc" w:hAnsi="Sari Offc"/>
          <w:b/>
          <w:bCs/>
          <w:caps/>
          <w:sz w:val="24"/>
          <w:szCs w:val="24"/>
          <w:u w:val="single"/>
          <w:lang w:val="en-IN"/>
          <w:rPrChange w:author="Arun Kaushal" w:date="2026-01-02T15:08:00Z" w:id="108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Charges</w:t>
      </w:r>
    </w:p>
    <w:p w:rsidRPr="00257A1D" w:rsidR="002D38D6" w:rsidRDefault="002D38D6" w14:paraId="07E865B8" w14:textId="19EFF869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</w:rPr>
      </w:pPr>
      <w:r w:rsidRPr="00257A1D">
        <w:rPr>
          <w:rFonts w:ascii="Sari Offc" w:hAnsi="Sari Offc"/>
          <w:sz w:val="24"/>
          <w:szCs w:val="24"/>
        </w:rPr>
        <w:t xml:space="preserve">Annual Fee (one-time): Rs. </w:t>
      </w:r>
      <w:r w:rsidRPr="00257A1D" w:rsidR="00A80E72">
        <w:rPr>
          <w:rFonts w:ascii="Sari Offc" w:hAnsi="Sari Offc"/>
          <w:sz w:val="24"/>
          <w:szCs w:val="24"/>
        </w:rPr>
        <w:t>4</w:t>
      </w:r>
      <w:r w:rsidRPr="00257A1D">
        <w:rPr>
          <w:rFonts w:ascii="Sari Offc" w:hAnsi="Sari Offc"/>
          <w:sz w:val="24"/>
          <w:szCs w:val="24"/>
        </w:rPr>
        <w:t>99 + taxes </w:t>
      </w:r>
    </w:p>
    <w:p w:rsidRPr="00257A1D" w:rsidR="002D38D6" w:rsidRDefault="002D38D6" w14:paraId="3CCA290E" w14:textId="4ED66663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sz w:val="24"/>
          <w:szCs w:val="24"/>
        </w:rPr>
        <w:t xml:space="preserve">Renewal Fee (per annum): Rs. </w:t>
      </w:r>
      <w:r w:rsidRPr="00257A1D" w:rsidR="00A80E72">
        <w:rPr>
          <w:rFonts w:ascii="Sari Offc" w:hAnsi="Sari Offc"/>
          <w:sz w:val="24"/>
          <w:szCs w:val="24"/>
        </w:rPr>
        <w:t>499</w:t>
      </w:r>
      <w:r w:rsidRPr="00257A1D">
        <w:rPr>
          <w:rFonts w:ascii="Sari Offc" w:hAnsi="Sari Offc"/>
          <w:sz w:val="24"/>
          <w:szCs w:val="24"/>
        </w:rPr>
        <w:t xml:space="preserve"> + taxes</w:t>
      </w:r>
    </w:p>
    <w:p w:rsidRPr="00257A1D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</w:rPr>
      </w:pPr>
      <w:r w:rsidRPr="00257A1D">
        <w:rPr>
          <w:rFonts w:ascii="Sari Offc" w:hAnsi="Sari Offc"/>
          <w:b/>
          <w:bCs/>
          <w:sz w:val="24"/>
          <w:szCs w:val="24"/>
        </w:rPr>
        <w:t>Fees</w:t>
      </w:r>
    </w:p>
    <w:p w:rsidRPr="00257A1D" w:rsidR="00A579B5" w:rsidRDefault="00A579B5" w14:paraId="7060F76E" w14:textId="587C8928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sz w:val="24"/>
          <w:szCs w:val="24"/>
          <w:lang w:val="en-IN"/>
        </w:rPr>
        <w:t xml:space="preserve">Annual Fee (one-time): </w:t>
      </w:r>
      <w:r w:rsidRPr="00257A1D" w:rsidR="00A80E72">
        <w:rPr>
          <w:rFonts w:ascii="Sari Offc" w:hAnsi="Sari Offc"/>
          <w:sz w:val="24"/>
          <w:szCs w:val="24"/>
        </w:rPr>
        <w:t>Rs. 499 + taxes</w:t>
      </w:r>
    </w:p>
    <w:p w:rsidRPr="00257A1D" w:rsidR="00A579B5" w:rsidRDefault="00A579B5" w14:paraId="5301376D" w14:textId="5EDBF816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sz w:val="24"/>
          <w:szCs w:val="24"/>
          <w:lang w:val="en-IN"/>
        </w:rPr>
        <w:t>Renewal Fee (per annum): </w:t>
      </w:r>
      <w:r w:rsidRPr="00257A1D" w:rsidR="00A80E72">
        <w:rPr>
          <w:rFonts w:ascii="Sari Offc" w:hAnsi="Sari Offc"/>
          <w:sz w:val="24"/>
          <w:szCs w:val="24"/>
        </w:rPr>
        <w:t xml:space="preserve">Rs. 499 + taxes </w:t>
      </w:r>
      <w:r w:rsidRPr="00257A1D">
        <w:rPr>
          <w:rFonts w:ascii="Sari Offc" w:hAnsi="Sari Offc"/>
          <w:sz w:val="24"/>
          <w:szCs w:val="24"/>
          <w:lang w:val="en-IN"/>
        </w:rPr>
        <w:t>from second year onwards</w:t>
      </w:r>
    </w:p>
    <w:p w:rsidRPr="00257A1D" w:rsidR="00A579B5" w:rsidRDefault="00A579B5" w14:paraId="099A0E29" w14:textId="389C59F8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sz w:val="24"/>
          <w:szCs w:val="24"/>
          <w:lang w:val="en-IN"/>
        </w:rPr>
        <w:t xml:space="preserve">Add-on </w:t>
      </w:r>
      <w:ins w:author="Namita Salgiya" w:date="2026-01-15T10:02:00Z" w16du:dateUtc="2026-01-15T04:32:00Z" w:id="109">
        <w:r w:rsidR="0051531D">
          <w:rPr>
            <w:rFonts w:ascii="Sari Offc" w:hAnsi="Sari Offc"/>
            <w:sz w:val="24"/>
            <w:szCs w:val="24"/>
            <w:lang w:val="en-IN"/>
          </w:rPr>
          <w:t xml:space="preserve">Card </w:t>
        </w:r>
      </w:ins>
      <w:r w:rsidRPr="00257A1D">
        <w:rPr>
          <w:rFonts w:ascii="Sari Offc" w:hAnsi="Sari Offc"/>
          <w:sz w:val="24"/>
          <w:szCs w:val="24"/>
          <w:lang w:val="en-IN"/>
        </w:rPr>
        <w:t>Fee (per annum): Nil</w:t>
      </w:r>
    </w:p>
    <w:p w:rsidRPr="00257A1D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</w:rPr>
      </w:pPr>
      <w:r w:rsidRPr="00257A1D">
        <w:rPr>
          <w:rFonts w:ascii="Sari Offc" w:hAnsi="Sari Offc"/>
          <w:b/>
          <w:bCs/>
          <w:sz w:val="24"/>
          <w:szCs w:val="24"/>
        </w:rPr>
        <w:t>Fees and Charges</w:t>
      </w:r>
    </w:p>
    <w:p w:rsidRPr="008D61AA" w:rsidR="009164D7" w:rsidRDefault="009164D7" w14:paraId="00955866" w14:textId="7A171D67">
      <w:pPr>
        <w:numPr>
          <w:ilvl w:val="0"/>
          <w:numId w:val="5"/>
        </w:numPr>
        <w:rPr>
          <w:ins w:author="Arun Kaushal" w:date="2026-01-02T15:08:00Z" w:id="110"/>
          <w:rStyle w:val="Hyperlink"/>
          <w:rFonts w:ascii="Sari Offc" w:hAnsi="Sari Offc"/>
          <w:color w:val="auto"/>
          <w:sz w:val="24"/>
          <w:szCs w:val="24"/>
          <w:u w:val="none"/>
          <w:lang w:val="en-IN"/>
          <w:rPrChange w:author="Arun Kaushal" w:date="2026-01-02T15:08:00Z" w:id="111">
            <w:rPr>
              <w:ins w:author="Arun Kaushal" w:date="2026-01-02T15:08:00Z" w:id="112"/>
              <w:rStyle w:val="Hyperlink"/>
              <w:rFonts w:ascii="Sari Offc" w:hAnsi="Sari Offc"/>
              <w:sz w:val="24"/>
              <w:szCs w:val="24"/>
              <w:lang w:val="en-IN"/>
            </w:rPr>
          </w:rPrChange>
        </w:rPr>
      </w:pPr>
      <w:r w:rsidRPr="00257A1D">
        <w:rPr>
          <w:rFonts w:ascii="Sari Offc" w:hAnsi="Sari Offc"/>
          <w:sz w:val="24"/>
          <w:szCs w:val="24"/>
          <w:lang w:val="en-IN"/>
        </w:rPr>
        <w:t xml:space="preserve">For information regarding fees and other applicable charges, please refer to the </w:t>
      </w:r>
      <w:hyperlink w:tgtFrame="_blank" w:history="1" r:id="rId16">
        <w:r w:rsidRPr="00257A1D">
          <w:rPr>
            <w:rStyle w:val="Hyperlink"/>
            <w:rFonts w:ascii="Sari Offc" w:hAnsi="Sari Offc"/>
            <w:sz w:val="24"/>
            <w:szCs w:val="24"/>
            <w:lang w:val="en-IN"/>
          </w:rPr>
          <w:t>Most Important Terms &amp; Conditions</w:t>
        </w:r>
      </w:hyperlink>
    </w:p>
    <w:p w:rsidR="008D61AA" w:rsidRDefault="008D61AA" w14:paraId="4994C744" w14:textId="77777777">
      <w:pPr>
        <w:rPr>
          <w:ins w:author="Namita Salgiya" w:date="2026-01-15T10:02:00Z" w16du:dateUtc="2026-01-15T04:32:00Z" w:id="113"/>
          <w:rFonts w:cstheme="minorHAnsi"/>
          <w:b/>
          <w:bCs/>
        </w:rPr>
      </w:pPr>
      <w:ins w:author="Arun Kaushal" w:date="2026-01-02T15:08:00Z" w:id="114">
        <w:r w:rsidRPr="008D61AA">
          <w:rPr>
            <w:rFonts w:cstheme="minorHAnsi"/>
            <w:b/>
            <w:bCs/>
            <w:rPrChange w:author="Arun Kaushal" w:date="2026-01-02T15:08:00Z" w:id="115">
              <w:rPr/>
            </w:rPrChange>
          </w:rPr>
          <w:t>FAQs</w:t>
        </w:r>
      </w:ins>
    </w:p>
    <w:p w:rsidRPr="00E60433" w:rsidR="0051531D" w:rsidP="0051531D" w:rsidRDefault="0051531D" w14:paraId="39E811F1" w14:textId="77777777">
      <w:pPr>
        <w:rPr>
          <w:ins w:author="Namita Salgiya" w:date="2026-01-15T10:02:00Z" w16du:dateUtc="2026-01-15T04:32:00Z" w:id="116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15T10:02:00Z" w16du:dateUtc="2026-01-15T04:32:00Z" w:id="117"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What is </w:t>
        </w:r>
        <w:r>
          <w:rPr>
            <w:rFonts w:ascii="Sari Offc" w:hAnsi="Sari Offc"/>
            <w:b/>
            <w:bCs/>
            <w:sz w:val="24"/>
            <w:szCs w:val="24"/>
            <w:lang w:val="en-IN"/>
          </w:rPr>
          <w:t>Annual</w:t>
        </w:r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</w:t>
        </w:r>
        <w:r>
          <w:rPr>
            <w:rFonts w:ascii="Sari Offc" w:hAnsi="Sari Offc"/>
            <w:b/>
            <w:bCs/>
            <w:sz w:val="24"/>
            <w:szCs w:val="24"/>
            <w:lang w:val="en-IN"/>
          </w:rPr>
          <w:t xml:space="preserve">Fee </w:t>
        </w:r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and Renewal Fee of </w:t>
        </w:r>
        <w:r>
          <w:rPr>
            <w:rFonts w:ascii="Sari Offc" w:hAnsi="Sari Offc"/>
            <w:b/>
            <w:bCs/>
            <w:sz w:val="24"/>
            <w:szCs w:val="24"/>
            <w:lang w:val="en-IN"/>
          </w:rPr>
          <w:t>the card</w:t>
        </w:r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>?</w:t>
        </w:r>
      </w:ins>
    </w:p>
    <w:p w:rsidR="0051531D" w:rsidP="0051531D" w:rsidRDefault="0051531D" w14:paraId="17052BA9" w14:textId="4317BE2D">
      <w:pPr>
        <w:rPr>
          <w:ins w:author="Namita Salgiya" w:date="2026-01-15T10:03:00Z" w16du:dateUtc="2026-01-15T04:33:00Z" w:id="118"/>
          <w:rFonts w:ascii="Sari Offc" w:hAnsi="Sari Offc"/>
          <w:sz w:val="24"/>
          <w:szCs w:val="24"/>
          <w:lang w:val="en-IN"/>
        </w:rPr>
      </w:pPr>
      <w:ins w:author="Namita Salgiya" w:date="2026-01-15T10:02:00Z" w16du:dateUtc="2026-01-15T04:32:00Z" w:id="119">
        <w:r>
          <w:rPr>
            <w:rFonts w:ascii="Sari Offc" w:hAnsi="Sari Offc"/>
            <w:sz w:val="24"/>
            <w:szCs w:val="24"/>
            <w:lang w:val="en-IN"/>
          </w:rPr>
          <w:t xml:space="preserve">The Annual Fee of the card is </w:t>
        </w:r>
        <w:r w:rsidRPr="00AF67E5">
          <w:rPr>
            <w:rFonts w:ascii="Sari Offc" w:hAnsi="Sari Offc"/>
            <w:sz w:val="24"/>
            <w:szCs w:val="24"/>
          </w:rPr>
          <w:t xml:space="preserve">Rs. </w:t>
        </w:r>
        <w:r>
          <w:rPr>
            <w:rFonts w:ascii="Sari Offc" w:hAnsi="Sari Offc"/>
            <w:sz w:val="24"/>
            <w:szCs w:val="24"/>
          </w:rPr>
          <w:t>4</w:t>
        </w:r>
        <w:r w:rsidRPr="00AF67E5">
          <w:rPr>
            <w:rFonts w:ascii="Sari Offc" w:hAnsi="Sari Offc"/>
            <w:sz w:val="24"/>
            <w:szCs w:val="24"/>
          </w:rPr>
          <w:t>99 + taxes</w:t>
        </w:r>
        <w:r>
          <w:rPr>
            <w:rFonts w:ascii="Sari Offc" w:hAnsi="Sari Offc"/>
            <w:sz w:val="24"/>
            <w:szCs w:val="24"/>
            <w:lang w:val="en-IN"/>
          </w:rPr>
          <w:t xml:space="preserve">. </w:t>
        </w:r>
        <w:r w:rsidRPr="005E66AE">
          <w:rPr>
            <w:rFonts w:ascii="Sari Offc" w:hAnsi="Sari Offc"/>
            <w:sz w:val="24"/>
            <w:szCs w:val="24"/>
            <w:lang w:val="en-IN"/>
          </w:rPr>
          <w:t xml:space="preserve">The </w:t>
        </w:r>
        <w:r w:rsidRPr="00CF51F6">
          <w:rPr>
            <w:rFonts w:ascii="Sari Offc" w:hAnsi="Sari Offc"/>
            <w:sz w:val="24"/>
            <w:szCs w:val="24"/>
            <w:lang w:val="en-IN"/>
          </w:rPr>
          <w:t xml:space="preserve">Renewal Fee </w:t>
        </w:r>
        <w:r w:rsidRPr="005E66AE">
          <w:rPr>
            <w:rFonts w:ascii="Sari Offc" w:hAnsi="Sari Offc"/>
            <w:sz w:val="24"/>
            <w:szCs w:val="24"/>
            <w:lang w:val="en-IN"/>
          </w:rPr>
          <w:t xml:space="preserve">is </w:t>
        </w:r>
        <w:r w:rsidRPr="005E66AE">
          <w:rPr>
            <w:rFonts w:ascii="Sari Offc" w:hAnsi="Sari Offc"/>
            <w:sz w:val="24"/>
            <w:szCs w:val="24"/>
          </w:rPr>
          <w:t xml:space="preserve">Rs. </w:t>
        </w:r>
        <w:r>
          <w:rPr>
            <w:rFonts w:ascii="Sari Offc" w:hAnsi="Sari Offc"/>
            <w:sz w:val="24"/>
            <w:szCs w:val="24"/>
          </w:rPr>
          <w:t>4</w:t>
        </w:r>
        <w:r w:rsidRPr="005E66AE">
          <w:rPr>
            <w:rFonts w:ascii="Sari Offc" w:hAnsi="Sari Offc"/>
            <w:sz w:val="24"/>
            <w:szCs w:val="24"/>
          </w:rPr>
          <w:t xml:space="preserve">99 + taxes </w:t>
        </w:r>
        <w:r w:rsidRPr="005E66AE">
          <w:rPr>
            <w:rFonts w:ascii="Sari Offc" w:hAnsi="Sari Offc"/>
            <w:sz w:val="24"/>
            <w:szCs w:val="24"/>
            <w:lang w:val="en-IN"/>
          </w:rPr>
          <w:t>from second year onwards.</w:t>
        </w:r>
      </w:ins>
    </w:p>
    <w:p w:rsidR="0051531D" w:rsidP="0051531D" w:rsidRDefault="0051531D" w14:paraId="2E3DCAB0" w14:textId="731ED9D1">
      <w:pPr>
        <w:rPr>
          <w:ins w:author="Namita Salgiya" w:date="2026-01-15T10:06:00Z" w16du:dateUtc="2026-01-15T04:36:00Z" w:id="120"/>
          <w:rFonts w:ascii="Sari Offc" w:hAnsi="Sari Offc"/>
          <w:b/>
          <w:bCs/>
          <w:sz w:val="24"/>
          <w:szCs w:val="24"/>
        </w:rPr>
      </w:pPr>
      <w:ins w:author="Namita Salgiya" w:date="2026-01-15T10:05:00Z" w:id="121">
        <w:r w:rsidRPr="0051531D">
          <w:rPr>
            <w:rFonts w:ascii="Sari Offc" w:hAnsi="Sari Offc"/>
            <w:b/>
            <w:bCs/>
            <w:sz w:val="24"/>
            <w:szCs w:val="24"/>
            <w:rPrChange w:author="Namita Salgiya" w:date="2026-01-15T10:05:00Z" w16du:dateUtc="2026-01-15T04:35:00Z" w:id="122">
              <w:rPr>
                <w:rFonts w:ascii="Sari Offc" w:hAnsi="Sari Offc"/>
                <w:sz w:val="24"/>
                <w:szCs w:val="24"/>
              </w:rPr>
            </w:rPrChange>
          </w:rPr>
          <w:t>How can I apply for an Add-on card?</w:t>
        </w:r>
      </w:ins>
    </w:p>
    <w:p w:rsidRPr="00E6057E" w:rsidR="0051531D" w:rsidP="0051531D" w:rsidRDefault="0051531D" w14:paraId="0ACFF20E" w14:textId="6C006F93">
      <w:pPr>
        <w:rPr>
          <w:ins w:author="Namita Salgiya" w:date="2026-01-15T10:02:00Z" w16du:dateUtc="2026-01-15T04:32:00Z" w:id="123"/>
          <w:rFonts w:ascii="Sari Offc" w:hAnsi="Sari Offc"/>
          <w:sz w:val="24"/>
          <w:szCs w:val="24"/>
          <w:lang w:val="en-IN"/>
        </w:rPr>
      </w:pPr>
      <w:ins w:author="Namita Salgiya" w:date="2026-01-15T10:06:00Z" w16du:dateUtc="2026-01-15T04:36:00Z" w:id="124">
        <w:r>
          <w:rPr>
            <w:rFonts w:ascii="Sari Offc" w:hAnsi="Sari Offc"/>
            <w:sz w:val="24"/>
            <w:szCs w:val="24"/>
            <w:lang w:val="en-IN"/>
          </w:rPr>
          <w:t>You can a</w:t>
        </w:r>
      </w:ins>
      <w:ins w:author="Namita Salgiya" w:date="2026-01-15T10:06:00Z" w:id="125">
        <w:r w:rsidRPr="0051531D">
          <w:rPr>
            <w:rFonts w:ascii="Sari Offc" w:hAnsi="Sari Offc"/>
            <w:sz w:val="24"/>
            <w:szCs w:val="24"/>
            <w:lang w:val="en-IN"/>
            <w:rPrChange w:author="Namita Salgiya" w:date="2026-01-15T10:06:00Z" w16du:dateUtc="2026-01-15T04:36:00Z" w:id="126">
              <w:rPr>
                <w:rFonts w:ascii="Sari Offc" w:hAnsi="Sari Offc"/>
                <w:b/>
                <w:bCs/>
                <w:sz w:val="24"/>
                <w:szCs w:val="24"/>
                <w:lang w:val="en-IN"/>
              </w:rPr>
            </w:rPrChange>
          </w:rPr>
          <w:t>pply for an absolutely free Add-on SBI Credit Card</w:t>
        </w:r>
      </w:ins>
      <w:ins w:author="Namita Salgiya" w:date="2026-01-15T10:06:00Z" w16du:dateUtc="2026-01-15T04:36:00Z" w:id="127">
        <w:r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ins w:author="Namita Salgiya" w:date="2026-01-15T10:05:00Z" w16du:dateUtc="2026-01-15T04:35:00Z" w:id="128">
        <w:r w:rsidRPr="0051531D">
          <w:rPr>
            <w:rFonts w:ascii="Sari Offc" w:hAnsi="Sari Offc"/>
            <w:sz w:val="24"/>
            <w:szCs w:val="24"/>
            <w:lang w:val="en-IN"/>
            <w:rPrChange w:author="Namita Salgiya" w:date="2026-01-15T10:07:00Z" w16du:dateUtc="2026-01-15T04:37:00Z" w:id="129">
              <w:rPr/>
            </w:rPrChange>
          </w:rPr>
          <w:t>for your parents, spouse, children or siblings above the age of 18</w:t>
        </w:r>
      </w:ins>
      <w:ins w:author="Namita Salgiya" w:date="2026-01-15T10:07:00Z" w16du:dateUtc="2026-01-15T04:37:00Z" w:id="130">
        <w:r>
          <w:rPr>
            <w:rFonts w:ascii="Sari Offc" w:hAnsi="Sari Offc"/>
            <w:sz w:val="24"/>
            <w:szCs w:val="24"/>
            <w:lang w:val="en-IN"/>
          </w:rPr>
          <w:t xml:space="preserve">. All you need to do is </w:t>
        </w:r>
        <w:r>
          <w:rPr>
            <w:rFonts w:ascii="Sari Offc" w:hAnsi="Sari Offc"/>
            <w:sz w:val="24"/>
            <w:szCs w:val="24"/>
          </w:rPr>
          <w:t>fill</w:t>
        </w:r>
      </w:ins>
      <w:ins w:author="Namita Salgiya" w:date="2026-01-15T10:07:00Z" w:id="131">
        <w:r w:rsidRPr="0051531D">
          <w:rPr>
            <w:rFonts w:ascii="Sari Offc" w:hAnsi="Sari Offc"/>
            <w:sz w:val="24"/>
            <w:szCs w:val="24"/>
          </w:rPr>
          <w:t xml:space="preserve"> the application form and submit the KYC documents</w:t>
        </w:r>
      </w:ins>
      <w:ins w:author="Namita Salgiya" w:date="2026-01-15T10:08:00Z" w16du:dateUtc="2026-01-15T04:38:00Z" w:id="132">
        <w:r w:rsidR="00E6057E">
          <w:rPr>
            <w:rFonts w:ascii="Sari Offc" w:hAnsi="Sari Offc"/>
            <w:sz w:val="24"/>
            <w:szCs w:val="24"/>
          </w:rPr>
          <w:t xml:space="preserve"> and you will have your card</w:t>
        </w:r>
      </w:ins>
      <w:ins w:author="Namita Salgiya" w:date="2026-01-15T10:07:00Z" w16du:dateUtc="2026-01-15T04:37:00Z" w:id="133">
        <w:r w:rsidR="00E6057E">
          <w:rPr>
            <w:rFonts w:ascii="Sari Offc" w:hAnsi="Sari Offc"/>
            <w:sz w:val="24"/>
            <w:szCs w:val="24"/>
          </w:rPr>
          <w:t>.</w:t>
        </w:r>
      </w:ins>
    </w:p>
    <w:p w:rsidRPr="005E66AE" w:rsidR="0051531D" w:rsidP="0051531D" w:rsidRDefault="0051531D" w14:paraId="3C0B7539" w14:textId="77777777">
      <w:pPr>
        <w:rPr>
          <w:ins w:author="Namita Salgiya" w:date="2026-01-15T10:02:00Z" w16du:dateUtc="2026-01-15T04:32:00Z" w:id="134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15T10:02:00Z" w16du:dateUtc="2026-01-15T04:32:00Z" w:id="135">
        <w:r w:rsidRPr="005E66AE">
          <w:rPr>
            <w:rFonts w:ascii="Sari Offc" w:hAnsi="Sari Offc"/>
            <w:b/>
            <w:bCs/>
            <w:sz w:val="24"/>
            <w:szCs w:val="24"/>
            <w:lang w:val="en-IN"/>
          </w:rPr>
          <w:lastRenderedPageBreak/>
          <w:t>How can I apply for the card?</w:t>
        </w:r>
      </w:ins>
    </w:p>
    <w:p w:rsidR="0051531D" w:rsidP="0051531D" w:rsidRDefault="0051531D" w14:paraId="1E9CDB22" w14:textId="77777777">
      <w:pPr>
        <w:rPr>
          <w:ins w:author="Namita Salgiya" w:date="2026-01-15T10:02:00Z" w16du:dateUtc="2026-01-15T04:32:00Z" w:id="136"/>
          <w:rFonts w:ascii="Sari Offc" w:hAnsi="Sari Offc"/>
          <w:sz w:val="24"/>
          <w:szCs w:val="24"/>
          <w:lang w:val="en-IN"/>
        </w:rPr>
      </w:pPr>
      <w:ins w:author="Namita Salgiya" w:date="2026-01-15T10:02:00Z" w16du:dateUtc="2026-01-15T04:32:00Z" w:id="137">
        <w:r>
          <w:rPr>
            <w:rFonts w:ascii="Sari Offc" w:hAnsi="Sari Offc"/>
            <w:sz w:val="24"/>
            <w:szCs w:val="24"/>
          </w:rPr>
          <w:t>You can a</w:t>
        </w:r>
        <w:r w:rsidRPr="00E60433">
          <w:rPr>
            <w:rFonts w:ascii="Sari Offc" w:hAnsi="Sari Offc"/>
            <w:sz w:val="24"/>
            <w:szCs w:val="24"/>
          </w:rPr>
          <w:t xml:space="preserve">pply for </w:t>
        </w:r>
        <w:r>
          <w:rPr>
            <w:rFonts w:ascii="Sari Offc" w:hAnsi="Sari Offc"/>
            <w:sz w:val="24"/>
            <w:szCs w:val="24"/>
          </w:rPr>
          <w:t>an</w:t>
        </w:r>
        <w:r w:rsidRPr="00E60433">
          <w:rPr>
            <w:rFonts w:ascii="Sari Offc" w:hAnsi="Sari Offc"/>
            <w:sz w:val="24"/>
            <w:szCs w:val="24"/>
          </w:rPr>
          <w:t xml:space="preserve"> SBI </w:t>
        </w:r>
        <w:r>
          <w:rPr>
            <w:rFonts w:ascii="Sari Offc" w:hAnsi="Sari Offc"/>
            <w:sz w:val="24"/>
            <w:szCs w:val="24"/>
          </w:rPr>
          <w:t xml:space="preserve">Credit </w:t>
        </w:r>
        <w:r w:rsidRPr="00E60433">
          <w:rPr>
            <w:rFonts w:ascii="Sari Offc" w:hAnsi="Sari Offc"/>
            <w:sz w:val="24"/>
            <w:szCs w:val="24"/>
          </w:rPr>
          <w:t xml:space="preserve">Card </w:t>
        </w:r>
        <w:r w:rsidRPr="00E60433">
          <w:rPr>
            <w:rFonts w:ascii="Sari Offc" w:hAnsi="Sari Offc"/>
            <w:sz w:val="24"/>
            <w:szCs w:val="24"/>
            <w:lang w:val="en-IN"/>
          </w:rPr>
          <w:t>through our Website </w:t>
        </w:r>
        <w:r w:rsidRPr="00E60433">
          <w:rPr>
            <w:rFonts w:ascii="Sari Offc" w:hAnsi="Sari Offc"/>
            <w:sz w:val="24"/>
            <w:szCs w:val="24"/>
            <w:lang w:val="en-IN"/>
          </w:rPr>
          <w:fldChar w:fldCharType="begin"/>
        </w:r>
        <w:r w:rsidRPr="00E60433">
          <w:rPr>
            <w:rFonts w:ascii="Sari Offc" w:hAnsi="Sari Offc"/>
            <w:sz w:val="24"/>
            <w:szCs w:val="24"/>
            <w:lang w:val="en-IN"/>
          </w:rPr>
          <w:instrText>HYPERLINK "https://www.sbicard.com/en/eapply.page" \t "_blank"</w:instrText>
        </w:r>
        <w:r w:rsidRPr="00E60433">
          <w:rPr>
            <w:rFonts w:ascii="Sari Offc" w:hAnsi="Sari Offc"/>
            <w:sz w:val="24"/>
            <w:szCs w:val="24"/>
            <w:lang w:val="en-IN"/>
          </w:rPr>
        </w:r>
        <w:r w:rsidRPr="00E60433">
          <w:rPr>
            <w:rFonts w:ascii="Sari Offc" w:hAnsi="Sari Offc"/>
            <w:sz w:val="24"/>
            <w:szCs w:val="24"/>
            <w:lang w:val="en-IN"/>
          </w:rPr>
          <w:fldChar w:fldCharType="separate"/>
        </w:r>
        <w:r w:rsidRPr="00E60433">
          <w:rPr>
            <w:rStyle w:val="Hyperlink"/>
            <w:rFonts w:ascii="Sari Offc" w:hAnsi="Sari Offc"/>
            <w:sz w:val="24"/>
            <w:szCs w:val="24"/>
            <w:lang w:val="en-IN"/>
          </w:rPr>
          <w:t>sbicard.com</w:t>
        </w:r>
        <w:r w:rsidRPr="00E60433">
          <w:rPr>
            <w:rFonts w:ascii="Sari Offc" w:hAnsi="Sari Offc"/>
            <w:sz w:val="24"/>
            <w:szCs w:val="24"/>
            <w:lang w:val="en-IN"/>
          </w:rPr>
          <w:fldChar w:fldCharType="end"/>
        </w:r>
        <w:r>
          <w:rPr>
            <w:rFonts w:ascii="Sari Offc" w:hAnsi="Sari Offc"/>
            <w:sz w:val="24"/>
            <w:szCs w:val="24"/>
          </w:rPr>
          <w:t xml:space="preserve"> or</w:t>
        </w:r>
        <w:r w:rsidRPr="00E60433">
          <w:rPr>
            <w:rFonts w:ascii="Sari Offc" w:hAnsi="Sari Offc"/>
            <w:sz w:val="24"/>
            <w:szCs w:val="24"/>
          </w:rPr>
          <w:t xml:space="preserve"> via our Chatbot </w:t>
        </w:r>
        <w:r>
          <w:rPr>
            <w:rFonts w:ascii="Sari Offc" w:hAnsi="Sari Offc"/>
            <w:sz w:val="24"/>
            <w:szCs w:val="24"/>
          </w:rPr>
          <w:t>I</w:t>
        </w:r>
        <w:r w:rsidRPr="00E60433">
          <w:rPr>
            <w:rFonts w:ascii="Sari Offc" w:hAnsi="Sari Offc"/>
            <w:sz w:val="24"/>
            <w:szCs w:val="24"/>
          </w:rPr>
          <w:t>LA</w:t>
        </w:r>
        <w:r>
          <w:rPr>
            <w:rFonts w:ascii="Sari Offc" w:hAnsi="Sari Offc"/>
            <w:sz w:val="24"/>
            <w:szCs w:val="24"/>
          </w:rPr>
          <w:t xml:space="preserve">. </w:t>
        </w:r>
        <w:r w:rsidRPr="00E60433">
          <w:rPr>
            <w:rFonts w:ascii="Sari Offc" w:hAnsi="Sari Offc"/>
            <w:sz w:val="24"/>
            <w:szCs w:val="24"/>
            <w:lang w:val="en-IN"/>
          </w:rPr>
          <w:t xml:space="preserve">Alternatively, you can </w:t>
        </w:r>
        <w:r>
          <w:rPr>
            <w:rFonts w:ascii="Sari Offc" w:hAnsi="Sari Offc"/>
            <w:sz w:val="24"/>
            <w:szCs w:val="24"/>
            <w:lang w:val="en-IN"/>
          </w:rPr>
          <w:t>c</w:t>
        </w:r>
        <w:r w:rsidRPr="00E60433">
          <w:rPr>
            <w:rFonts w:ascii="Sari Offc" w:hAnsi="Sari Offc"/>
            <w:sz w:val="24"/>
            <w:szCs w:val="24"/>
            <w:lang w:val="en-IN"/>
          </w:rPr>
          <w:t>all SBI Card Helpline 39 02 02 02</w:t>
        </w:r>
        <w:r>
          <w:rPr>
            <w:rFonts w:ascii="Sari Offc" w:hAnsi="Sari Offc"/>
            <w:sz w:val="24"/>
            <w:szCs w:val="24"/>
            <w:lang w:val="en-IN"/>
          </w:rPr>
          <w:t xml:space="preserve"> </w:t>
        </w:r>
        <w:r w:rsidRPr="00E60433">
          <w:rPr>
            <w:rFonts w:ascii="Sari Offc" w:hAnsi="Sari Offc"/>
            <w:sz w:val="24"/>
            <w:szCs w:val="24"/>
          </w:rPr>
          <w:t>(</w:t>
        </w:r>
        <w:r w:rsidRPr="00E60433">
          <w:rPr>
            <w:rFonts w:ascii="Sari Offc" w:hAnsi="Sari Offc"/>
            <w:sz w:val="24"/>
            <w:szCs w:val="24"/>
            <w:lang w:val="en-IN"/>
          </w:rPr>
          <w:t>prefix</w:t>
        </w:r>
        <w:r w:rsidRPr="00E60433">
          <w:rPr>
            <w:rFonts w:ascii="Sari Offc" w:hAnsi="Sari Offc"/>
            <w:sz w:val="24"/>
            <w:szCs w:val="24"/>
          </w:rPr>
          <w:t xml:space="preserve"> your city STD code)</w:t>
        </w:r>
        <w:r>
          <w:rPr>
            <w:rFonts w:ascii="Sari Offc" w:hAnsi="Sari Offc"/>
            <w:sz w:val="24"/>
            <w:szCs w:val="24"/>
          </w:rPr>
          <w:t xml:space="preserve"> </w:t>
        </w:r>
        <w:r w:rsidRPr="00E60433">
          <w:rPr>
            <w:rFonts w:ascii="Sari Offc" w:hAnsi="Sari Offc"/>
            <w:sz w:val="24"/>
            <w:szCs w:val="24"/>
            <w:lang w:val="en-IN"/>
          </w:rPr>
          <w:t>or visit the nearest SBI branch.</w:t>
        </w:r>
      </w:ins>
    </w:p>
    <w:p w:rsidRPr="008D61AA" w:rsidR="0051531D" w:rsidRDefault="0051531D" w14:paraId="5A2ED299" w14:textId="77777777">
      <w:pPr>
        <w:rPr>
          <w:ins w:author="Arun Kaushal" w:date="2026-01-02T15:08:00Z" w:id="138"/>
          <w:rFonts w:cstheme="minorHAnsi"/>
          <w:b/>
          <w:bCs/>
          <w:rPrChange w:author="Arun Kaushal" w:date="2026-01-02T15:08:00Z" w:id="139">
            <w:rPr>
              <w:ins w:author="Arun Kaushal" w:date="2026-01-02T15:08:00Z" w:id="140"/>
            </w:rPr>
          </w:rPrChange>
        </w:rPr>
        <w:pPrChange w:author="Arun Kaushal" w:date="2026-01-02T15:08:00Z" w:id="141">
          <w:pPr>
            <w:pStyle w:val="ListParagraph"/>
            <w:numPr>
              <w:numId w:val="5"/>
            </w:numPr>
            <w:tabs>
              <w:tab w:val="num" w:pos="720"/>
            </w:tabs>
            <w:ind w:hanging="360"/>
          </w:pPr>
        </w:pPrChange>
      </w:pPr>
    </w:p>
    <w:p w:rsidRPr="008D61AA" w:rsidR="008D61AA" w:rsidDel="0051531D" w:rsidRDefault="008D61AA" w14:paraId="2338800A" w14:textId="5B6C49FB">
      <w:pPr>
        <w:pStyle w:val="ListParagraph"/>
        <w:numPr>
          <w:ilvl w:val="0"/>
          <w:numId w:val="5"/>
        </w:numPr>
        <w:rPr>
          <w:del w:author="Namita Salgiya" w:date="2026-01-15T10:02:00Z" w16du:dateUtc="2026-01-15T04:32:00Z" w:id="142"/>
          <w:rFonts w:ascii="Sari Offc" w:hAnsi="Sari Offc"/>
          <w:sz w:val="24"/>
          <w:szCs w:val="24"/>
          <w:lang w:val="en-IN"/>
        </w:rPr>
        <w:pPrChange w:author="Arun Kaushal" w:date="2026-01-02T15:08:00Z" w:id="143">
          <w:pPr>
            <w:numPr>
              <w:numId w:val="5"/>
            </w:numPr>
            <w:tabs>
              <w:tab w:val="num" w:pos="720"/>
            </w:tabs>
            <w:ind w:left="720" w:hanging="360"/>
          </w:pPr>
        </w:pPrChange>
      </w:pPr>
      <w:ins w:author="Arun Kaushal" w:date="2026-01-02T15:08:00Z" w:id="144">
        <w:del w:author="Namita Salgiya" w:date="2026-01-15T10:02:00Z" w16du:dateUtc="2026-01-15T04:32:00Z" w:id="145">
          <w:r w:rsidRPr="008D61AA" w:rsidDel="0051531D">
            <w:rPr>
              <w:rFonts w:ascii="Sari Offc" w:hAnsi="Sari Offc"/>
              <w:sz w:val="24"/>
              <w:szCs w:val="24"/>
              <w:lang w:val="en-IN"/>
            </w:rPr>
            <w:delText>https://www.sbicard.com/en/faq.page</w:delText>
          </w:r>
        </w:del>
      </w:ins>
    </w:p>
    <w:p w:rsidRPr="00257A1D" w:rsidR="009164D7" w:rsidP="004A5805" w:rsidRDefault="009164D7" w14:paraId="7415B9E1" w14:textId="0088E17B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8D61AA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Arun Kaushal" w:date="2026-01-02T15:09:00Z" w:id="146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Other</w:t>
      </w:r>
      <w:r w:rsidRPr="00257A1D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</w:t>
      </w:r>
      <w:r w:rsidRPr="008D61AA">
        <w:rPr>
          <w:rFonts w:ascii="Sari Offc" w:hAnsi="Sari Offc"/>
          <w:b/>
          <w:bCs/>
          <w:caps/>
          <w:sz w:val="24"/>
          <w:szCs w:val="24"/>
          <w:u w:val="single"/>
          <w:lang w:val="en-IN"/>
          <w:rPrChange w:author="Arun Kaushal" w:date="2026-01-02T15:09:00Z" w:id="147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Features</w:t>
      </w:r>
    </w:p>
    <w:p w:rsidRPr="00257A1D" w:rsidR="00354D2C" w:rsidP="00354D2C" w:rsidRDefault="00354D2C" w14:paraId="0C771C3B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257A1D">
        <w:rPr>
          <w:rFonts w:ascii="Sari Offc" w:hAnsi="Sari Offc"/>
          <w:b/>
          <w:bCs/>
          <w:sz w:val="24"/>
          <w:szCs w:val="24"/>
          <w:lang w:val="en-IN"/>
        </w:rPr>
        <w:t>Contactless Advantage</w:t>
      </w:r>
    </w:p>
    <w:p w:rsidRPr="00257A1D" w:rsidR="00354D2C" w:rsidRDefault="00354D2C" w14:paraId="5082A873" w14:textId="03264E3A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</w:rPr>
      </w:pPr>
      <w:r w:rsidRPr="00257A1D">
        <w:rPr>
          <w:rFonts w:ascii="Sari Offc" w:hAnsi="Sari Offc"/>
          <w:b/>
          <w:bCs/>
          <w:sz w:val="24"/>
          <w:szCs w:val="24"/>
          <w:lang w:val="en-IN"/>
        </w:rPr>
        <w:t>Tap &amp; Pay with Ease:</w:t>
      </w:r>
      <w:r w:rsidRPr="00257A1D">
        <w:rPr>
          <w:rFonts w:ascii="Sari Offc" w:hAnsi="Sari Offc"/>
          <w:sz w:val="24"/>
          <w:szCs w:val="24"/>
          <w:lang w:val="en-IN"/>
        </w:rPr>
        <w:t xml:space="preserve"> </w:t>
      </w:r>
      <w:r w:rsidRPr="00257A1D">
        <w:rPr>
          <w:rFonts w:ascii="Sari Offc" w:hAnsi="Sari Offc"/>
          <w:sz w:val="24"/>
          <w:szCs w:val="24"/>
        </w:rPr>
        <w:t>Make everyday payments effortlessly with Tata Neu Plus SBI Card. Simply tap your card on a secure reader for instant transactions.</w:t>
      </w:r>
    </w:p>
    <w:p w:rsidRPr="00257A1D" w:rsidR="00354D2C" w:rsidRDefault="00354D2C" w14:paraId="3F851347" w14:textId="77777777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b/>
          <w:bCs/>
          <w:sz w:val="24"/>
          <w:szCs w:val="24"/>
          <w:lang w:val="en-IN"/>
        </w:rPr>
        <w:t>Fast &amp; Convenient:</w:t>
      </w:r>
      <w:r w:rsidRPr="00257A1D">
        <w:rPr>
          <w:rFonts w:ascii="Sari Offc" w:hAnsi="Sari Offc"/>
          <w:sz w:val="24"/>
          <w:szCs w:val="24"/>
          <w:lang w:val="en-IN"/>
        </w:rPr>
        <w:t xml:space="preserve"> No need to hand over your card or fumble for cash or coins. Tap and go for small, everyday payments in seconds.</w:t>
      </w:r>
    </w:p>
    <w:p w:rsidR="00354D2C" w:rsidRDefault="00354D2C" w14:paraId="6F4159EA" w14:textId="68472AD2">
      <w:pPr>
        <w:pStyle w:val="ListParagraph"/>
        <w:numPr>
          <w:ilvl w:val="0"/>
          <w:numId w:val="6"/>
        </w:numPr>
        <w:rPr>
          <w:ins w:author="Namita Salgiya" w:date="2025-12-31T18:46:00Z" w:id="148"/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b/>
          <w:bCs/>
          <w:sz w:val="24"/>
          <w:szCs w:val="24"/>
          <w:lang w:val="en-IN"/>
        </w:rPr>
        <w:t>Secure Transactions:</w:t>
      </w:r>
      <w:r w:rsidRPr="00257A1D">
        <w:rPr>
          <w:rFonts w:ascii="Sari Offc" w:hAnsi="Sari Offc"/>
          <w:sz w:val="24"/>
          <w:szCs w:val="24"/>
          <w:lang w:val="en-IN"/>
        </w:rPr>
        <w:t xml:space="preserve"> Your card stays in your hand during the transaction, reducing the risk of loss or fraud. Visa </w:t>
      </w:r>
      <w:r w:rsidRPr="00257A1D" w:rsidR="007F7C70">
        <w:rPr>
          <w:rFonts w:ascii="Sari Offc" w:hAnsi="Sari Offc"/>
          <w:sz w:val="24"/>
          <w:szCs w:val="24"/>
          <w:lang w:val="en-IN"/>
        </w:rPr>
        <w:t>P</w:t>
      </w:r>
      <w:r w:rsidRPr="00257A1D">
        <w:rPr>
          <w:rFonts w:ascii="Sari Offc" w:hAnsi="Sari Offc"/>
          <w:sz w:val="24"/>
          <w:szCs w:val="24"/>
          <w:lang w:val="en-IN"/>
        </w:rPr>
        <w:t>ayWave’s unique security key ensures that even if the card is tapped multiple times, only one transaction is processed.</w:t>
      </w:r>
    </w:p>
    <w:p w:rsidRPr="001A04C4" w:rsidR="0051531D" w:rsidP="0051531D" w:rsidRDefault="0051531D" w14:paraId="2B812F75" w14:textId="77777777">
      <w:pPr>
        <w:pStyle w:val="ListParagraph"/>
        <w:numPr>
          <w:ilvl w:val="0"/>
          <w:numId w:val="6"/>
        </w:numPr>
        <w:rPr>
          <w:ins w:author="Namita Salgiya" w:date="2026-01-15T10:03:00Z" w16du:dateUtc="2026-01-15T04:33:00Z" w:id="149"/>
        </w:rPr>
      </w:pPr>
      <w:ins w:author="Namita Salgiya" w:date="2026-01-15T10:03:00Z" w16du:dateUtc="2026-01-15T04:33:00Z" w:id="150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51531D" w:rsidP="0051531D" w:rsidRDefault="0051531D" w14:paraId="160675A5" w14:textId="77777777">
      <w:pPr>
        <w:pStyle w:val="ListParagraph"/>
        <w:numPr>
          <w:ilvl w:val="0"/>
          <w:numId w:val="6"/>
        </w:numPr>
        <w:rPr>
          <w:ins w:author="Namita Salgiya" w:date="2026-01-15T10:03:00Z" w16du:dateUtc="2026-01-15T04:33:00Z" w:id="151"/>
        </w:rPr>
      </w:pPr>
      <w:ins w:author="Namita Salgiya" w:date="2026-01-15T10:03:00Z" w16du:dateUtc="2026-01-15T04:33:00Z" w:id="152">
        <w:r w:rsidRPr="001A04C4">
          <w:fldChar w:fldCharType="begin"/>
        </w:r>
        <w:r w:rsidRPr="001A04C4">
          <w:instrText>HYPERLINK "https://www.sbicard.com/sbi-card-en/assets/docs/pdf/personal/cards/list-of-stores.pdf"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p w:rsidRPr="00257A1D" w:rsidR="00441737" w:rsidRDefault="00441737" w14:paraId="39093522" w14:textId="77777777">
      <w:pPr>
        <w:pStyle w:val="ListParagraph"/>
        <w:rPr>
          <w:rFonts w:ascii="Sari Offc" w:hAnsi="Sari Offc"/>
          <w:sz w:val="24"/>
          <w:szCs w:val="24"/>
          <w:lang w:val="en-IN"/>
        </w:rPr>
        <w:pPrChange w:author="Namita Salgiya" w:date="2025-12-31T18:47:00Z" w:id="153">
          <w:pPr>
            <w:pStyle w:val="ListParagraph"/>
            <w:numPr>
              <w:numId w:val="6"/>
            </w:numPr>
            <w:ind w:hanging="360"/>
          </w:pPr>
        </w:pPrChange>
      </w:pPr>
    </w:p>
    <w:p w:rsidRPr="00257A1D" w:rsidR="004A5805" w:rsidP="004A5805" w:rsidRDefault="004A5805" w14:paraId="7435F394" w14:textId="275D5014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257A1D">
        <w:rPr>
          <w:rFonts w:ascii="Sari Offc" w:hAnsi="Sari Offc"/>
          <w:b/>
          <w:bCs/>
          <w:sz w:val="24"/>
          <w:szCs w:val="24"/>
          <w:lang w:val="en-IN"/>
        </w:rPr>
        <w:t>Flexipay</w:t>
      </w:r>
      <w:ins w:author="Upadhyay , Shubham (SBICard)" w:date="2026-01-15T18:51:00Z" w16du:dateUtc="2026-01-15T13:21:00Z" w:id="154">
        <w:r w:rsidR="00DF4B21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EMI</w:t>
        </w:r>
      </w:ins>
    </w:p>
    <w:p w:rsidRPr="00257A1D" w:rsidR="004A5805" w:rsidRDefault="004A5805" w14:paraId="037EB0CB" w14:textId="5D622C22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sz w:val="24"/>
          <w:szCs w:val="24"/>
          <w:lang w:val="en-IN"/>
        </w:rPr>
        <w:t>Convert eligible purchases into easy monthly EMIs</w:t>
      </w:r>
    </w:p>
    <w:p w:rsidR="004A5805" w:rsidRDefault="004A5805" w14:paraId="4D90663A" w14:textId="05FD318A">
      <w:pPr>
        <w:pStyle w:val="ListParagraph"/>
        <w:numPr>
          <w:ilvl w:val="0"/>
          <w:numId w:val="7"/>
        </w:numPr>
        <w:rPr>
          <w:ins w:author="Namita Salgiya" w:date="2025-12-31T18:44:00Z" w:id="155"/>
          <w:rFonts w:ascii="Sari Offc" w:hAnsi="Sari Offc"/>
          <w:sz w:val="24"/>
          <w:szCs w:val="24"/>
          <w:lang w:val="en-IN"/>
        </w:rPr>
      </w:pPr>
      <w:r w:rsidRPr="00257A1D">
        <w:rPr>
          <w:rFonts w:ascii="Sari Offc" w:hAnsi="Sari Offc"/>
          <w:sz w:val="24"/>
          <w:szCs w:val="24"/>
          <w:lang w:val="en-IN"/>
        </w:rPr>
        <w:t>Applicable on transactions of Rs. 2,500 or more</w:t>
      </w:r>
    </w:p>
    <w:p w:rsidR="00441737" w:rsidP="00441737" w:rsidRDefault="00441737" w14:paraId="2BD169FD" w14:textId="77777777">
      <w:pPr>
        <w:pStyle w:val="ListParagraph"/>
        <w:numPr>
          <w:ilvl w:val="0"/>
          <w:numId w:val="7"/>
        </w:numPr>
        <w:spacing w:line="256" w:lineRule="auto"/>
        <w:rPr>
          <w:ins w:author="Namita Salgiya" w:date="2025-12-31T18:44:00Z" w:id="156"/>
        </w:rPr>
      </w:pPr>
      <w:ins w:author="Namita Salgiya" w:date="2025-12-31T18:44:00Z" w:id="157">
        <w:r>
          <w:t>Click </w:t>
        </w:r>
        <w:r>
          <w:fldChar w:fldCharType="begin"/>
        </w:r>
        <w:r>
          <w:instrText>HYPERLINK "https://www.sbicard.com/en/personal/benefits/lower-interest-option/flexi-pay.page" \t "_blank"</w:instrText>
        </w:r>
        <w:r>
          <w:fldChar w:fldCharType="separate"/>
        </w:r>
        <w:r>
          <w:rPr>
            <w:rStyle w:val="Hyperlink"/>
          </w:rPr>
          <w:t>here </w:t>
        </w:r>
        <w:r>
          <w:fldChar w:fldCharType="end"/>
        </w:r>
        <w:r>
          <w:t>to know more</w:t>
        </w:r>
      </w:ins>
    </w:p>
    <w:p w:rsidR="00441737" w:rsidP="00441737" w:rsidRDefault="00441737" w14:paraId="612E27D7" w14:textId="77777777">
      <w:pPr>
        <w:pStyle w:val="ListParagraph"/>
        <w:rPr>
          <w:ins w:author="Namita Salgiya" w:date="2026-01-15T10:04:00Z" w16du:dateUtc="2026-01-15T04:34:00Z" w:id="158"/>
          <w:rFonts w:ascii="Sari Offc" w:hAnsi="Sari Offc"/>
          <w:sz w:val="24"/>
          <w:szCs w:val="24"/>
          <w:lang w:val="en-IN"/>
        </w:rPr>
      </w:pPr>
    </w:p>
    <w:p w:rsidRPr="00F534F3" w:rsidR="0051531D" w:rsidP="0051531D" w:rsidRDefault="0051531D" w14:paraId="70CC3A21" w14:textId="77777777">
      <w:pPr>
        <w:rPr>
          <w:ins w:author="Namita Salgiya" w:date="2026-01-15T10:04:00Z" w16du:dateUtc="2026-01-15T04:34:00Z" w:id="159"/>
          <w:b/>
          <w:bCs/>
          <w:lang w:val="en-IN"/>
        </w:rPr>
      </w:pPr>
      <w:ins w:author="Namita Salgiya" w:date="2026-01-15T10:04:00Z" w16du:dateUtc="2026-01-15T04:34:00Z" w:id="160">
        <w:r w:rsidRPr="00F534F3">
          <w:rPr>
            <w:b/>
            <w:bCs/>
            <w:lang w:val="en-IN"/>
          </w:rPr>
          <w:t>Add-on Cards</w:t>
        </w:r>
      </w:ins>
    </w:p>
    <w:p w:rsidRPr="00AC1ED4" w:rsidR="0051531D" w:rsidP="0051531D" w:rsidRDefault="0051531D" w14:paraId="65DEE77E" w14:textId="77777777">
      <w:pPr>
        <w:pStyle w:val="ListParagraph"/>
        <w:numPr>
          <w:ilvl w:val="0"/>
          <w:numId w:val="15"/>
        </w:numPr>
        <w:rPr>
          <w:ins w:author="Namita Salgiya" w:date="2026-01-15T10:04:00Z" w16du:dateUtc="2026-01-15T04:34:00Z" w:id="161"/>
        </w:rPr>
      </w:pPr>
      <w:ins w:author="Namita Salgiya" w:date="2026-01-15T10:04:00Z" w16du:dateUtc="2026-01-15T04:34:00Z" w:id="162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51531D" w:rsidP="0051531D" w:rsidRDefault="0051531D" w14:paraId="3363AF01" w14:textId="77777777">
      <w:pPr>
        <w:rPr>
          <w:ins w:author="Namita Salgiya" w:date="2026-01-15T10:04:00Z" w16du:dateUtc="2026-01-15T04:34:00Z" w:id="163"/>
          <w:b/>
          <w:bCs/>
        </w:rPr>
      </w:pPr>
      <w:ins w:author="Namita Salgiya" w:date="2026-01-15T10:04:00Z" w16du:dateUtc="2026-01-15T04:34:00Z" w:id="164">
        <w:r w:rsidRPr="00AC1ED4">
          <w:rPr>
            <w:b/>
            <w:bCs/>
          </w:rPr>
          <w:t>Easy Bill Pay Facility</w:t>
        </w:r>
      </w:ins>
    </w:p>
    <w:p w:rsidRPr="00AC1ED4" w:rsidR="0051531D" w:rsidP="0051531D" w:rsidRDefault="0051531D" w14:paraId="123D983A" w14:textId="77777777">
      <w:pPr>
        <w:pStyle w:val="ListParagraph"/>
        <w:numPr>
          <w:ilvl w:val="0"/>
          <w:numId w:val="15"/>
        </w:numPr>
        <w:rPr>
          <w:ins w:author="Namita Salgiya" w:date="2026-01-15T10:04:00Z" w16du:dateUtc="2026-01-15T04:34:00Z" w:id="165"/>
        </w:rPr>
      </w:pPr>
      <w:ins w:author="Namita Salgiya" w:date="2026-01-15T10:04:00Z" w16du:dateUtc="2026-01-15T04:34:00Z" w:id="166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51531D" w:rsidP="0051531D" w:rsidRDefault="0051531D" w14:paraId="60059AE5" w14:textId="77777777">
      <w:pPr>
        <w:rPr>
          <w:ins w:author="Namita Salgiya" w:date="2026-01-15T10:04:00Z" w16du:dateUtc="2026-01-15T04:34:00Z" w:id="167"/>
          <w:b/>
          <w:bCs/>
        </w:rPr>
      </w:pPr>
      <w:ins w:author="Namita Salgiya" w:date="2026-01-15T10:04:00Z" w16du:dateUtc="2026-01-15T04:34:00Z" w:id="168">
        <w:r w:rsidRPr="005E66AE">
          <w:rPr>
            <w:b/>
            <w:bCs/>
          </w:rPr>
          <w:t>Balance Transfer on EMI</w:t>
        </w:r>
      </w:ins>
    </w:p>
    <w:p w:rsidRPr="005E66AE" w:rsidR="0051531D" w:rsidP="0051531D" w:rsidRDefault="0051531D" w14:paraId="52143B60" w14:textId="77777777">
      <w:pPr>
        <w:pStyle w:val="ListParagraph"/>
        <w:numPr>
          <w:ilvl w:val="0"/>
          <w:numId w:val="7"/>
        </w:numPr>
        <w:rPr>
          <w:ins w:author="Namita Salgiya" w:date="2026-01-15T10:04:00Z" w16du:dateUtc="2026-01-15T04:34:00Z" w:id="169"/>
        </w:rPr>
      </w:pPr>
      <w:ins w:author="Namita Salgiya" w:date="2026-01-15T10:04:00Z" w16du:dateUtc="2026-01-15T04:34:00Z" w:id="170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51531D" w:rsidP="0051531D" w:rsidRDefault="0051531D" w14:paraId="6D36B933" w14:textId="0A60865D">
      <w:pPr>
        <w:pStyle w:val="ListParagraph"/>
        <w:numPr>
          <w:ilvl w:val="0"/>
          <w:numId w:val="7"/>
        </w:numPr>
        <w:rPr>
          <w:ins w:author="Namita Salgiya" w:date="2026-01-15T10:04:00Z" w16du:dateUtc="2026-01-15T04:34:00Z" w:id="171"/>
        </w:rPr>
      </w:pPr>
      <w:ins w:author="Namita Salgiya" w:date="2026-01-15T10:04:00Z" w16du:dateUtc="2026-01-15T04:34:00Z" w:id="172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257A1D">
          <w:rPr>
            <w:rFonts w:ascii="Sari Offc" w:hAnsi="Sari Offc"/>
            <w:sz w:val="24"/>
            <w:szCs w:val="24"/>
          </w:rPr>
          <w:t>Tata Neu Plus SBI Card</w:t>
        </w:r>
        <w:r>
          <w:rPr>
            <w:rFonts w:ascii="Sari Offc" w:hAnsi="Sari Offc"/>
            <w:sz w:val="24"/>
            <w:szCs w:val="24"/>
          </w:rPr>
          <w:t xml:space="preserve"> </w:t>
        </w:r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51531D" w:rsidP="0051531D" w:rsidRDefault="0051531D" w14:paraId="676BC5DF" w14:textId="77777777">
      <w:pPr>
        <w:pStyle w:val="ListParagraph"/>
        <w:numPr>
          <w:ilvl w:val="0"/>
          <w:numId w:val="7"/>
        </w:numPr>
        <w:rPr>
          <w:ins w:author="Namita Salgiya" w:date="2026-01-15T10:04:00Z" w16du:dateUtc="2026-01-15T04:34:00Z" w:id="173"/>
        </w:rPr>
      </w:pPr>
      <w:ins w:author="Namita Salgiya" w:date="2026-01-15T10:04:00Z" w16du:dateUtc="2026-01-15T04:34:00Z" w:id="174">
        <w:r w:rsidRPr="00247784">
          <w:t>Login to your account to avail this facility.</w:t>
        </w:r>
      </w:ins>
    </w:p>
    <w:p w:rsidR="0051531D" w:rsidP="00441737" w:rsidRDefault="0051531D" w14:paraId="0F93CEB5" w14:textId="77777777">
      <w:pPr>
        <w:pStyle w:val="ListParagraph"/>
        <w:rPr>
          <w:ins w:author="Namita Salgiya" w:date="2025-12-31T18:45:00Z" w:id="175"/>
          <w:rFonts w:ascii="Sari Offc" w:hAnsi="Sari Offc"/>
          <w:sz w:val="24"/>
          <w:szCs w:val="24"/>
          <w:lang w:val="en-IN"/>
        </w:rPr>
      </w:pPr>
    </w:p>
    <w:p w:rsidRPr="008D61AA" w:rsidR="00441737" w:rsidRDefault="00441737" w14:paraId="6498FC82" w14:textId="77777777">
      <w:pPr>
        <w:ind w:left="360"/>
        <w:rPr>
          <w:rFonts w:ascii="Sari Offc" w:hAnsi="Sari Offc"/>
          <w:sz w:val="24"/>
          <w:szCs w:val="24"/>
          <w:lang w:val="en-IN"/>
          <w:rPrChange w:author="Arun Kaushal" w:date="2026-01-02T15:09:00Z" w:id="220">
            <w:rPr>
              <w:lang w:val="en-IN"/>
            </w:rPr>
          </w:rPrChange>
        </w:rPr>
        <w:pPrChange w:author="Arun Kaushal" w:date="2026-01-02T15:09:00Z" w:id="221">
          <w:pPr>
            <w:pStyle w:val="ListParagraph"/>
            <w:numPr>
              <w:numId w:val="7"/>
            </w:numPr>
            <w:ind w:hanging="360"/>
          </w:pPr>
        </w:pPrChange>
      </w:pPr>
    </w:p>
    <w:sectPr w:rsidRPr="008D61AA" w:rsidR="00441737">
      <w:footerReference w:type="even" r:id="rId17"/>
      <w:footerReference w:type="default" r:id="rId18"/>
      <w:footerReference w:type="first" r:id="rId1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257B" w:rsidP="002A07AD" w:rsidRDefault="00C3257B" w14:paraId="52A9F330" w14:textId="77777777">
      <w:pPr>
        <w:spacing w:after="0" w:line="240" w:lineRule="auto"/>
      </w:pPr>
      <w:r>
        <w:separator/>
      </w:r>
    </w:p>
  </w:endnote>
  <w:endnote w:type="continuationSeparator" w:id="0">
    <w:p w:rsidR="00C3257B" w:rsidP="002A07AD" w:rsidRDefault="00C3257B" w14:paraId="1881D7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A07AD" w:rsidRDefault="002A07AD" w14:paraId="7ACF9221" w14:textId="7DEDDA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E9AE54" wp14:editId="4BF207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064880756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A07AD" w:rsidR="002A07AD" w:rsidP="002A07AD" w:rsidRDefault="002A07AD" w14:paraId="7D591CD2" w14:textId="5EB38CE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A07A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8E9AE54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2A07AD" w:rsidR="002A07AD" w:rsidP="002A07AD" w:rsidRDefault="002A07AD" w14:paraId="7D591CD2" w14:textId="5EB38CE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2A07AD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A07AD" w:rsidRDefault="002A07AD" w14:paraId="34C45010" w14:textId="074EC5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F5DC71" wp14:editId="46A8A3B7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824436026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A07AD" w:rsidR="002A07AD" w:rsidP="002A07AD" w:rsidRDefault="002A07AD" w14:paraId="10B02B03" w14:textId="516EC5B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A07A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3F5DC71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2A07AD" w:rsidR="002A07AD" w:rsidP="002A07AD" w:rsidRDefault="002A07AD" w14:paraId="10B02B03" w14:textId="516EC5B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2A07AD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A07AD" w:rsidRDefault="002A07AD" w14:paraId="1731BDA5" w14:textId="6A0BB6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775615" wp14:editId="43380F2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100547846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A07AD" w:rsidR="002A07AD" w:rsidP="002A07AD" w:rsidRDefault="002A07AD" w14:paraId="647AAA64" w14:textId="50E7B4A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A07A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E775615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2A07AD" w:rsidR="002A07AD" w:rsidP="002A07AD" w:rsidRDefault="002A07AD" w14:paraId="647AAA64" w14:textId="50E7B4A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2A07AD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257B" w:rsidP="002A07AD" w:rsidRDefault="00C3257B" w14:paraId="10629D9F" w14:textId="77777777">
      <w:pPr>
        <w:spacing w:after="0" w:line="240" w:lineRule="auto"/>
      </w:pPr>
      <w:r>
        <w:separator/>
      </w:r>
    </w:p>
  </w:footnote>
  <w:footnote w:type="continuationSeparator" w:id="0">
    <w:p w:rsidR="00C3257B" w:rsidP="002A07AD" w:rsidRDefault="00C3257B" w14:paraId="32875CA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A24178"/>
    <w:multiLevelType w:val="hybridMultilevel"/>
    <w:tmpl w:val="1DDE3F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03F4FEC"/>
    <w:multiLevelType w:val="multilevel"/>
    <w:tmpl w:val="A2D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6831DA"/>
    <w:multiLevelType w:val="multilevel"/>
    <w:tmpl w:val="8AF4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CB65536"/>
    <w:multiLevelType w:val="hybridMultilevel"/>
    <w:tmpl w:val="37AE84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633638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E722D9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AF049FF"/>
    <w:multiLevelType w:val="hybridMultilevel"/>
    <w:tmpl w:val="EA541A1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CF718EA"/>
    <w:multiLevelType w:val="hybridMultilevel"/>
    <w:tmpl w:val="41EEA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A97402B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54666328">
    <w:abstractNumId w:val="2"/>
  </w:num>
  <w:num w:numId="2" w16cid:durableId="888762993">
    <w:abstractNumId w:val="10"/>
  </w:num>
  <w:num w:numId="3" w16cid:durableId="1051198487">
    <w:abstractNumId w:val="7"/>
  </w:num>
  <w:num w:numId="4" w16cid:durableId="513345693">
    <w:abstractNumId w:val="4"/>
  </w:num>
  <w:num w:numId="5" w16cid:durableId="994602679">
    <w:abstractNumId w:val="1"/>
  </w:num>
  <w:num w:numId="6" w16cid:durableId="996349196">
    <w:abstractNumId w:val="11"/>
  </w:num>
  <w:num w:numId="7" w16cid:durableId="422801015">
    <w:abstractNumId w:val="0"/>
  </w:num>
  <w:num w:numId="8" w16cid:durableId="403916629">
    <w:abstractNumId w:val="8"/>
  </w:num>
  <w:num w:numId="9" w16cid:durableId="1652247602">
    <w:abstractNumId w:val="12"/>
  </w:num>
  <w:num w:numId="10" w16cid:durableId="1387725748">
    <w:abstractNumId w:val="6"/>
  </w:num>
  <w:num w:numId="11" w16cid:durableId="761993440">
    <w:abstractNumId w:val="13"/>
  </w:num>
  <w:num w:numId="12" w16cid:durableId="1114859623">
    <w:abstractNumId w:val="0"/>
  </w:num>
  <w:num w:numId="13" w16cid:durableId="1332177190">
    <w:abstractNumId w:val="5"/>
  </w:num>
  <w:num w:numId="14" w16cid:durableId="1240482956">
    <w:abstractNumId w:val="3"/>
  </w:num>
  <w:num w:numId="15" w16cid:durableId="2140219596">
    <w:abstractNumId w:val="9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Arun Kaushal">
    <w15:presenceInfo w15:providerId="None" w15:userId="Arun Kaushal"/>
  </w15:person>
  <w15:person w15:author="Singh, Vijaita (SBICard)">
    <w15:presenceInfo w15:providerId="AD" w15:userId="S::vijaita.singh@sbicard.com::dd49b732-6158-484b-8de9-5f3ea56aaa99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61D4B"/>
    <w:rsid w:val="00066BFA"/>
    <w:rsid w:val="0009775C"/>
    <w:rsid w:val="00122BDC"/>
    <w:rsid w:val="00144A33"/>
    <w:rsid w:val="001535C0"/>
    <w:rsid w:val="001573BC"/>
    <w:rsid w:val="001C5B69"/>
    <w:rsid w:val="00217F8A"/>
    <w:rsid w:val="00257A1D"/>
    <w:rsid w:val="0029715F"/>
    <w:rsid w:val="002A07AD"/>
    <w:rsid w:val="002D38D6"/>
    <w:rsid w:val="00311B56"/>
    <w:rsid w:val="00345E13"/>
    <w:rsid w:val="00354D2C"/>
    <w:rsid w:val="00362604"/>
    <w:rsid w:val="00396FA1"/>
    <w:rsid w:val="003D715C"/>
    <w:rsid w:val="003E5D0A"/>
    <w:rsid w:val="0041023F"/>
    <w:rsid w:val="0042325B"/>
    <w:rsid w:val="00441737"/>
    <w:rsid w:val="004A5805"/>
    <w:rsid w:val="004E3DCB"/>
    <w:rsid w:val="00513A0B"/>
    <w:rsid w:val="0051531D"/>
    <w:rsid w:val="00524A79"/>
    <w:rsid w:val="005310B6"/>
    <w:rsid w:val="00555A8B"/>
    <w:rsid w:val="005643BE"/>
    <w:rsid w:val="005E5098"/>
    <w:rsid w:val="006631F4"/>
    <w:rsid w:val="00681931"/>
    <w:rsid w:val="0068348A"/>
    <w:rsid w:val="006938F5"/>
    <w:rsid w:val="006A2631"/>
    <w:rsid w:val="006A6260"/>
    <w:rsid w:val="006E42F3"/>
    <w:rsid w:val="007275A2"/>
    <w:rsid w:val="007550F8"/>
    <w:rsid w:val="007E6A3E"/>
    <w:rsid w:val="007F7C70"/>
    <w:rsid w:val="0083076E"/>
    <w:rsid w:val="00832A62"/>
    <w:rsid w:val="008D61AA"/>
    <w:rsid w:val="008E4E96"/>
    <w:rsid w:val="009164D7"/>
    <w:rsid w:val="00931386"/>
    <w:rsid w:val="00946B58"/>
    <w:rsid w:val="00984AB3"/>
    <w:rsid w:val="00993B0B"/>
    <w:rsid w:val="00995FCF"/>
    <w:rsid w:val="009A176A"/>
    <w:rsid w:val="009C0D9E"/>
    <w:rsid w:val="009E46B9"/>
    <w:rsid w:val="00A150C5"/>
    <w:rsid w:val="00A27FC1"/>
    <w:rsid w:val="00A525CF"/>
    <w:rsid w:val="00A579B5"/>
    <w:rsid w:val="00A80E72"/>
    <w:rsid w:val="00AA2718"/>
    <w:rsid w:val="00AC2D69"/>
    <w:rsid w:val="00AF4A2A"/>
    <w:rsid w:val="00B74F63"/>
    <w:rsid w:val="00BA12D3"/>
    <w:rsid w:val="00C0492D"/>
    <w:rsid w:val="00C3257B"/>
    <w:rsid w:val="00C37A02"/>
    <w:rsid w:val="00C42307"/>
    <w:rsid w:val="00C63C91"/>
    <w:rsid w:val="00C66F71"/>
    <w:rsid w:val="00C712F6"/>
    <w:rsid w:val="00C74138"/>
    <w:rsid w:val="00CA5965"/>
    <w:rsid w:val="00CB277F"/>
    <w:rsid w:val="00CD511F"/>
    <w:rsid w:val="00D00240"/>
    <w:rsid w:val="00D32D95"/>
    <w:rsid w:val="00D34CF6"/>
    <w:rsid w:val="00D41563"/>
    <w:rsid w:val="00D651FB"/>
    <w:rsid w:val="00DB2785"/>
    <w:rsid w:val="00DB479D"/>
    <w:rsid w:val="00DB606B"/>
    <w:rsid w:val="00DB690D"/>
    <w:rsid w:val="00DF4B21"/>
    <w:rsid w:val="00E51C92"/>
    <w:rsid w:val="00E56665"/>
    <w:rsid w:val="00E6057E"/>
    <w:rsid w:val="00E62FE6"/>
    <w:rsid w:val="00F103E2"/>
    <w:rsid w:val="00F23D00"/>
    <w:rsid w:val="00F318DC"/>
    <w:rsid w:val="00F31F00"/>
    <w:rsid w:val="00F7514C"/>
    <w:rsid w:val="00FB78C6"/>
    <w:rsid w:val="048BD34A"/>
    <w:rsid w:val="04A60DF8"/>
    <w:rsid w:val="04DAFA3B"/>
    <w:rsid w:val="07BBBBF8"/>
    <w:rsid w:val="0B18C9D2"/>
    <w:rsid w:val="1593477C"/>
    <w:rsid w:val="1C9751D0"/>
    <w:rsid w:val="1CB26E8F"/>
    <w:rsid w:val="1E3A4EE8"/>
    <w:rsid w:val="2D9118AA"/>
    <w:rsid w:val="2D9D3803"/>
    <w:rsid w:val="30FC892C"/>
    <w:rsid w:val="32B300EF"/>
    <w:rsid w:val="339FEA6E"/>
    <w:rsid w:val="3ACD0447"/>
    <w:rsid w:val="40427EDF"/>
    <w:rsid w:val="42D0B101"/>
    <w:rsid w:val="4870923F"/>
    <w:rsid w:val="49568678"/>
    <w:rsid w:val="52233597"/>
    <w:rsid w:val="52BB0DEB"/>
    <w:rsid w:val="58EE9078"/>
    <w:rsid w:val="659CFA10"/>
    <w:rsid w:val="669D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A07A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A07AD"/>
    <w:rPr>
      <w:lang w:val="en-GB"/>
    </w:rPr>
  </w:style>
  <w:style w:type="paragraph" w:styleId="Revision">
    <w:name w:val="Revision"/>
    <w:hidden/>
    <w:uiPriority w:val="99"/>
    <w:semiHidden/>
    <w:rsid w:val="00257A1D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8" /><Relationship Type="http://schemas.openxmlformats.org/officeDocument/2006/relationships/settings" Target="settings.xml" Id="rId3" /><Relationship Type="http://schemas.microsoft.com/office/2011/relationships/people" Target="people.xml" Id="rId21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hyperlink" Target="https://www.sbicard.com/en/most-important-terms-and-conditions.page" TargetMode="External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hyperlink" Target="https://www.sbicard.com/en/personal/credit-cards/lifestyle/sbi-card-elite.page" TargetMode="External" Id="rId15" /><Relationship Type="http://schemas.openxmlformats.org/officeDocument/2006/relationships/footer" Target="footer3.xml" Id="rId19" /><Relationship Type="http://schemas.openxmlformats.org/officeDocument/2006/relationships/webSettings" Target="webSettings.xml" Id="rId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2026-01-21T05:58:00.0000000Z</dcterms:created>
  <dcterms:modified xsi:type="dcterms:W3CDTF">2026-03-19T07:06:04.1834782Z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41990706,3f78ca74,3123e53a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2025-12-30T07:10:03Z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022df315-3bb2-46f7-9930-6ed878b6c846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