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440F" w:rsidP="003D715C" w:rsidRDefault="001673AA" w14:paraId="34CE1EE0" w14:textId="7C18EFFE">
      <w:pPr>
        <w:jc w:val="center"/>
        <w:rPr>
          <w:b/>
          <w:bCs/>
          <w:lang w:val="en-IN"/>
        </w:rPr>
      </w:pPr>
      <w:ins w:author="Namita Salgiya" w:date="2026-01-02T18:21:00Z" w:id="0">
        <w:r>
          <w:rPr>
            <w:b/>
            <w:bCs/>
            <w:lang w:val="en-IN"/>
          </w:rPr>
          <w:fldChar w:fldCharType="begin"/>
        </w:r>
        <w:r>
          <w:rPr>
            <w:b/>
            <w:bCs/>
            <w:lang w:val="en-IN"/>
          </w:rPr>
          <w:instrText>HYPERLINK "https://www.sbicard.com/en/personal/credit-cards/shopping/simplysave-sbi-card.page"</w:instrText>
        </w:r>
        <w:r>
          <w:rPr>
            <w:b/>
            <w:bCs/>
            <w:lang w:val="en-IN"/>
          </w:rPr>
        </w:r>
        <w:r>
          <w:rPr>
            <w:b/>
            <w:bCs/>
            <w:lang w:val="en-IN"/>
          </w:rPr>
          <w:fldChar w:fldCharType="separate"/>
        </w:r>
        <w:del w:author="Upadhyay , Shubham (SBICard)" w:date="2026-01-14T15:52:00Z" w16du:dateUtc="2026-01-14T10:22:00Z" w:id="1">
          <w:r w:rsidRPr="00934805" w:rsidDel="00934805" w:rsidR="00934805">
            <w:rPr>
              <w:rStyle w:val="Hyperlink"/>
              <w:b/>
              <w:bCs/>
              <w:lang w:val="en-IN"/>
            </w:rPr>
            <w:delText>s</w:delText>
          </w:r>
        </w:del>
      </w:ins>
      <w:ins w:author="Upadhyay , Shubham (SBICard)" w:date="2026-01-14T15:52:00Z" w16du:dateUtc="2026-01-14T10:22:00Z" w:id="2">
        <w:r w:rsidR="00934805">
          <w:rPr>
            <w:rStyle w:val="Hyperlink"/>
            <w:b/>
            <w:bCs/>
            <w:lang w:val="en-IN"/>
          </w:rPr>
          <w:t>S</w:t>
        </w:r>
      </w:ins>
      <w:ins w:author="Namita Salgiya" w:date="2026-01-02T18:21:00Z" w:id="3">
        <w:r w:rsidRPr="00934805" w:rsidR="00934805">
          <w:rPr>
            <w:rStyle w:val="Hyperlink"/>
            <w:b/>
            <w:bCs/>
            <w:lang w:val="en-IN"/>
          </w:rPr>
          <w:t>imply</w:t>
        </w:r>
      </w:ins>
      <w:ins w:author="Arun Kaushal" w:date="2026-01-02T19:19:00Z" w:id="4">
        <w:del w:author="Upadhyay , Shubham (SBICard)" w:date="2026-01-14T15:52:00Z" w16du:dateUtc="2026-01-14T10:22:00Z" w:id="5">
          <w:r w:rsidDel="00934805" w:rsidR="00E13A64">
            <w:rPr>
              <w:rStyle w:val="Hyperlink"/>
              <w:b/>
              <w:bCs/>
              <w:caps/>
              <w:lang w:val="en-IN"/>
            </w:rPr>
            <w:delText xml:space="preserve"> </w:delText>
          </w:r>
        </w:del>
      </w:ins>
      <w:ins w:author="Namita Salgiya" w:date="2026-01-02T18:21:00Z" w:id="6">
        <w:r w:rsidRPr="00E13A64" w:rsidR="00BD7285">
          <w:rPr>
            <w:rStyle w:val="Hyperlink"/>
            <w:b/>
            <w:bCs/>
            <w:caps/>
            <w:lang w:val="en-IN"/>
            <w:rPrChange w:author="Arun Kaushal" w:date="2026-01-02T19:19:00Z" w:id="7">
              <w:rPr>
                <w:rStyle w:val="Hyperlink"/>
                <w:b/>
                <w:bCs/>
                <w:lang w:val="en-IN"/>
              </w:rPr>
            </w:rPrChange>
          </w:rPr>
          <w:t>S</w:t>
        </w:r>
        <w:r w:rsidRPr="00934805" w:rsidR="00934805">
          <w:rPr>
            <w:rStyle w:val="Hyperlink"/>
            <w:b/>
            <w:bCs/>
            <w:lang w:val="en-IN"/>
          </w:rPr>
          <w:t>ave</w:t>
        </w:r>
        <w:r w:rsidRPr="001673AA" w:rsidR="00BD7285">
          <w:rPr>
            <w:rStyle w:val="Hyperlink"/>
            <w:b/>
            <w:bCs/>
            <w:lang w:val="en-IN"/>
          </w:rPr>
          <w:t xml:space="preserve"> SBI Card</w:t>
        </w:r>
        <w:r>
          <w:rPr>
            <w:b/>
            <w:bCs/>
            <w:lang w:val="en-IN"/>
          </w:rPr>
          <w:fldChar w:fldCharType="end"/>
        </w:r>
      </w:ins>
    </w:p>
    <w:p w:rsidRPr="003D715C" w:rsidR="003D715C" w:rsidP="003D715C" w:rsidRDefault="001673AA" w14:paraId="60D743C5" w14:textId="4F3928C2">
      <w:pPr>
        <w:jc w:val="center"/>
        <w:rPr>
          <w:b/>
          <w:bCs/>
          <w:lang w:val="en-IN"/>
        </w:rPr>
      </w:pPr>
      <w:ins w:author="Namita Salgiya" w:date="2026-01-02T18:21:00Z" w:id="8">
        <w:r>
          <w:rPr>
            <w:lang w:val="en-IN"/>
          </w:rPr>
          <w:t>Enjoy 10</w:t>
        </w:r>
        <w:del w:author="Upadhyay , Shubham (SBICard)" w:date="2026-01-14T15:53:00Z" w16du:dateUtc="2026-01-14T10:23:00Z" w:id="9">
          <w:r w:rsidDel="00934805">
            <w:rPr>
              <w:lang w:val="en-IN"/>
            </w:rPr>
            <w:delText>x</w:delText>
          </w:r>
        </w:del>
      </w:ins>
      <w:ins w:author="Upadhyay , Shubham (SBICard)" w:date="2026-01-14T15:53:00Z" w16du:dateUtc="2026-01-14T10:23:00Z" w:id="10">
        <w:r w:rsidR="00934805">
          <w:rPr>
            <w:lang w:val="en-IN"/>
          </w:rPr>
          <w:t>X</w:t>
        </w:r>
      </w:ins>
      <w:ins w:author="Namita Salgiya" w:date="2026-01-02T18:21:00Z" w:id="11">
        <w:r>
          <w:rPr>
            <w:lang w:val="en-IN"/>
          </w:rPr>
          <w:t xml:space="preserve"> Reward Points on </w:t>
        </w:r>
        <w:r w:rsidR="00934805">
          <w:rPr>
            <w:lang w:val="en-IN"/>
          </w:rPr>
          <w:t xml:space="preserve">Dining, Movies, Grocery </w:t>
        </w:r>
        <w:r>
          <w:rPr>
            <w:lang w:val="en-IN"/>
          </w:rPr>
          <w:t xml:space="preserve">and </w:t>
        </w:r>
        <w:r w:rsidR="00934805">
          <w:rPr>
            <w:lang w:val="en-IN"/>
          </w:rPr>
          <w:t>Departmental Stores</w:t>
        </w:r>
      </w:ins>
      <w:del w:author="Namita Salgiya" w:date="2026-01-02T18:21:00Z" w:id="12">
        <w:r w:rsidRPr="003D715C" w:rsidDel="001673AA" w:rsidR="00934805">
          <w:rPr>
            <w:b/>
            <w:bCs/>
            <w:lang w:val="en-IN"/>
          </w:rPr>
          <w:delText xml:space="preserve">privileges </w:delText>
        </w:r>
        <w:r w:rsidRPr="003D715C" w:rsidDel="001673AA" w:rsidR="003D715C">
          <w:rPr>
            <w:b/>
            <w:bCs/>
            <w:lang w:val="en-IN"/>
          </w:rPr>
          <w:delText xml:space="preserve">on Your </w:delText>
        </w:r>
        <w:r w:rsidRPr="00BD7285" w:rsidDel="001673AA" w:rsidR="00BD7285">
          <w:rPr>
            <w:b/>
            <w:bCs/>
            <w:lang w:val="en-IN"/>
          </w:rPr>
          <w:delText>SimplySAVE SBI Card</w:delText>
        </w:r>
      </w:del>
    </w:p>
    <w:p w:rsidRPr="001673AA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  <w:rPrChange w:author="Namita Salgiya" w:date="2026-01-02T18:21:00Z" w:id="13">
            <w:rPr>
              <w:b/>
              <w:bCs/>
              <w:u w:val="single"/>
              <w:lang w:val="en-IN"/>
            </w:rPr>
          </w:rPrChange>
        </w:rPr>
      </w:pPr>
      <w:r w:rsidRPr="001673AA">
        <w:rPr>
          <w:b/>
          <w:bCs/>
          <w:i/>
          <w:iCs/>
          <w:u w:val="single"/>
          <w:lang w:val="en-IN"/>
          <w:rPrChange w:author="Namita Salgiya" w:date="2026-01-02T18:21:00Z" w:id="14">
            <w:rPr>
              <w:b/>
              <w:bCs/>
              <w:u w:val="single"/>
              <w:lang w:val="en-IN"/>
            </w:rPr>
          </w:rPrChange>
        </w:rPr>
        <w:t>Best For</w:t>
      </w:r>
    </w:p>
    <w:p w:rsidR="00D86A35" w:rsidP="00345E13" w:rsidRDefault="00D86A35" w14:paraId="100DC8A0" w14:textId="21C100C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BD7285">
        <w:rPr>
          <w:lang w:val="en-IN"/>
        </w:rPr>
        <w:t xml:space="preserve"> Benefits</w:t>
      </w:r>
    </w:p>
    <w:p w:rsidRPr="00BD7285" w:rsidR="00BD7285" w:rsidP="00BD7285" w:rsidRDefault="00BD7285" w14:paraId="648D0B47" w14:textId="458015F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BD7285">
        <w:rPr>
          <w:lang w:val="en-IN" w:eastAsia="en-IN"/>
        </w:rPr>
        <w:t>Extravaganza Offer</w:t>
      </w:r>
    </w:p>
    <w:p w:rsidRPr="001C5B69" w:rsidR="0016440F" w:rsidP="00345E13" w:rsidRDefault="0016440F" w14:paraId="5036B2D4" w14:textId="38E426C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Spend Based Reversal</w:t>
      </w:r>
    </w:p>
    <w:p w:rsidR="001C5B69" w:rsidDel="001673AA" w:rsidP="004A5805" w:rsidRDefault="00BD7285" w14:paraId="1EA2C6D9" w14:textId="21FC9E2B">
      <w:pPr>
        <w:jc w:val="center"/>
        <w:rPr>
          <w:del w:author="Namita Salgiya" w:date="2026-01-02T18:21:00Z" w:id="15"/>
          <w:lang w:eastAsia="en-IN"/>
        </w:rPr>
      </w:pPr>
      <w:del w:author="Namita Salgiya" w:date="2026-01-02T18:21:00Z" w:id="16">
        <w:r w:rsidDel="001673AA">
          <w:rPr>
            <w:lang w:val="en-IN"/>
          </w:rPr>
          <w:delText xml:space="preserve">Enjoy </w:delText>
        </w:r>
        <w:r w:rsidDel="001673AA" w:rsidR="00D86A35">
          <w:rPr>
            <w:lang w:val="en-IN"/>
          </w:rPr>
          <w:delText xml:space="preserve">10x </w:delText>
        </w:r>
        <w:r w:rsidDel="001673AA" w:rsidR="007D3687">
          <w:rPr>
            <w:lang w:val="en-IN"/>
          </w:rPr>
          <w:delText xml:space="preserve">Reward Points </w:delText>
        </w:r>
        <w:r w:rsidDel="001673AA">
          <w:rPr>
            <w:lang w:val="en-IN"/>
          </w:rPr>
          <w:delText>on dining, movies, grocery and departmental stores</w:delText>
        </w:r>
      </w:del>
    </w:p>
    <w:p w:rsidRPr="001C5B69" w:rsidR="001673AA" w:rsidP="001C5B69" w:rsidRDefault="00197DDA" w14:paraId="14E719CF" w14:textId="1E46BB61">
      <w:pPr>
        <w:rPr>
          <w:ins w:author="Namita Salgiya" w:date="2026-01-02T18:21:00Z" w:id="17"/>
          <w:lang w:val="en-IN"/>
        </w:rPr>
      </w:pPr>
      <w:ins w:author="Namita Salgiya" w:date="2026-01-14T09:42:00Z" w16du:dateUtc="2026-01-14T04:12:00Z" w:id="18">
        <w:r>
          <w:rPr>
            <w:lang w:val="en-IN"/>
          </w:rPr>
          <w:t xml:space="preserve">Embrace smarter spending, unlock </w:t>
        </w:r>
      </w:ins>
      <w:ins w:author="Namita Salgiya" w:date="2026-01-14T09:43:00Z" w16du:dateUtc="2026-01-14T04:13:00Z" w:id="19">
        <w:r>
          <w:rPr>
            <w:lang w:val="en-IN"/>
          </w:rPr>
          <w:t xml:space="preserve">greater savings </w:t>
        </w:r>
      </w:ins>
      <w:ins w:author="Namita Salgiya" w:date="2026-01-14T09:44:00Z" w16du:dateUtc="2026-01-14T04:14:00Z" w:id="20">
        <w:r>
          <w:rPr>
            <w:lang w:val="en-IN"/>
          </w:rPr>
          <w:t>and make every moment more rewarding.</w:t>
        </w:r>
      </w:ins>
      <w:ins w:author="Namita Salgiya" w:date="2026-01-14T09:42:00Z" w16du:dateUtc="2026-01-14T04:12:00Z" w:id="21">
        <w:r>
          <w:rPr>
            <w:lang w:val="en-IN"/>
          </w:rPr>
          <w:t xml:space="preserve"> </w:t>
        </w:r>
      </w:ins>
    </w:p>
    <w:p w:rsidRPr="007E6A3E" w:rsidR="00345E13" w:rsidP="001673AA" w:rsidRDefault="001673AA" w14:paraId="011E8CF5" w14:textId="3775746E">
      <w:pPr>
        <w:jc w:val="center"/>
        <w:rPr>
          <w:b/>
          <w:bCs/>
          <w:u w:val="single"/>
          <w:lang w:val="en-IN"/>
        </w:rPr>
      </w:pPr>
      <w:ins w:author="Namita Salgiya" w:date="2026-01-02T18:21:00Z" w:id="22">
        <w:r w:rsidRPr="00BD5D9E">
          <w:rPr>
            <w:b/>
            <w:bCs/>
            <w:i/>
            <w:iCs/>
            <w:u w:val="single"/>
            <w:lang w:val="en-IN"/>
          </w:rPr>
          <w:t>Key</w:t>
        </w:r>
        <w:r w:rsidRPr="00BD5D9E">
          <w:rPr>
            <w:b/>
            <w:bCs/>
            <w:u w:val="single"/>
            <w:lang w:val="en-IN"/>
          </w:rPr>
          <w:t xml:space="preserve"> BENEFITS</w:t>
        </w:r>
      </w:ins>
      <w:del w:author="Namita Salgiya" w:date="2026-01-02T18:21:00Z" w:id="23">
        <w:r w:rsidRPr="007E6A3E" w:rsidDel="001673AA" w:rsidR="003D715C">
          <w:rPr>
            <w:b/>
            <w:bCs/>
            <w:u w:val="single"/>
            <w:lang w:val="en-IN"/>
          </w:rPr>
          <w:delText>Key Benefits</w:delText>
        </w:r>
      </w:del>
    </w:p>
    <w:p w:rsidRPr="00E13A64" w:rsidR="00805273" w:rsidP="00E13A64" w:rsidRDefault="00805273" w14:paraId="5154D997" w14:textId="5B59E750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color w:val="881798"/>
          <w:sz w:val="12"/>
          <w:szCs w:val="12"/>
          <w:lang w:val="en-IN"/>
          <w:rPrChange w:author="Arun Kaushal" w:date="2026-01-02T19:20:00Z" w:id="2036788214">
            <w:rPr>
              <w:lang w:val="en-IN" w:eastAsia="en-IN"/>
            </w:rPr>
          </w:rPrChange>
        </w:rPr>
      </w:pPr>
      <w:del w:author="Namita Salgiya" w:date="2026-01-14T09:44:00Z" w16du:dateUtc="2026-01-14T04:14:00Z" w:id="606988583">
        <w:r w:rsidRPr="1ABAA32E" w:rsidDel="00805273">
          <w:rPr>
            <w:lang w:eastAsia="en-IN"/>
          </w:rPr>
          <w:delText xml:space="preserve">Spend </w:delText>
        </w:r>
        <w:r w:rsidRPr="1ABAA32E" w:rsidDel="00805273">
          <w:rPr>
            <w:lang w:eastAsia="en-IN"/>
          </w:rPr>
          <w:delText xml:space="preserve">Rs. </w:delText>
        </w:r>
        <w:r w:rsidRPr="1ABAA32E" w:rsidDel="00805273">
          <w:rPr>
            <w:lang w:eastAsia="en-IN"/>
          </w:rPr>
          <w:delText>2,000 in the first 60 days and g</w:delText>
        </w:r>
      </w:del>
      <w:del w:author="Namita Salgiya" w:date="2026-01-14T09:45:00Z" w16du:dateUtc="2026-01-14T04:15:00Z" w:id="2004874756">
        <w:r w:rsidRPr="1ABAA32E" w:rsidDel="00805273">
          <w:rPr>
            <w:lang w:eastAsia="en-IN"/>
          </w:rPr>
          <w:delText xml:space="preserve">et </w:delText>
        </w:r>
      </w:del>
      <w:r w:rsidRPr="1ABAA32E" w:rsidR="00805273">
        <w:rPr>
          <w:lang w:eastAsia="en-IN"/>
        </w:rPr>
        <w:t xml:space="preserve">2,000 </w:t>
      </w:r>
      <w:r w:rsidRPr="1ABAA32E" w:rsidR="007D3687">
        <w:rPr>
          <w:lang w:eastAsia="en-IN"/>
        </w:rPr>
        <w:t>Bonus Reward Points</w:t>
      </w:r>
      <w:ins w:author="Namita Salgiya" w:date="2026-01-14T09:44:00Z" w16du:dateUtc="2026-01-14T04:14:00Z" w:id="2064256917">
        <w:r w:rsidRPr="1ABAA32E" w:rsidR="00197DDA">
          <w:rPr>
            <w:lang w:eastAsia="en-IN"/>
          </w:rPr>
          <w:t xml:space="preserve"> worth Rs. 500 </w:t>
        </w:r>
      </w:ins>
    </w:p>
    <w:p w:rsidR="00D86A35" w:rsidP="1ABAA32E" w:rsidRDefault="00D86A35" w14:paraId="3235DFEB" w14:textId="043016CB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4T09:45:00Z" w16du:dateUtc="2026-01-14T04:15:00Z" w:id="1446291605">
        <w:r w:rsidDel="00D86A35">
          <w:delText xml:space="preserve">Earn </w:delText>
        </w:r>
      </w:del>
      <w:r w:rsidR="00D86A35">
        <w:rPr/>
        <w:t xml:space="preserve">10X </w:t>
      </w:r>
      <w:r w:rsidR="007D3687">
        <w:rPr/>
        <w:t xml:space="preserve">Reward Points </w:t>
      </w:r>
      <w:del w:author="Namita Salgiya" w:date="2026-01-14T09:45:00Z" w16du:dateUtc="2026-01-14T04:15:00Z" w:id="971485529">
        <w:r w:rsidDel="00BD7285">
          <w:delText>per Rs</w:delText>
        </w:r>
      </w:del>
      <w:ins w:author="Upadhyay , Shubham (SBICard)" w:date="2025-12-31T16:14:00Z" w16du:dateUtc="2025-12-31T16:14:00Z" w:id="1063225860">
        <w:del w:author="Namita Salgiya" w:date="2026-01-14T09:45:00Z" w16du:dateUtc="2026-01-14T04:15:00Z" w:id="1051830919">
          <w:r w:rsidDel="007D3687">
            <w:delText>.</w:delText>
          </w:r>
        </w:del>
      </w:ins>
      <w:del w:author="Namita Salgiya" w:date="2026-01-14T09:45:00Z" w16du:dateUtc="2026-01-14T04:15:00Z" w:id="1461390758">
        <w:r w:rsidDel="00BD7285">
          <w:delText xml:space="preserve"> 150 spent </w:delText>
        </w:r>
      </w:del>
      <w:r w:rsidR="00BD7285">
        <w:rPr/>
        <w:t xml:space="preserve">on </w:t>
      </w:r>
      <w:r w:rsidR="00934805">
        <w:rPr/>
        <w:t xml:space="preserve">Dining, Movies, Departmental Stores </w:t>
      </w:r>
      <w:r w:rsidR="00BD7285">
        <w:rPr/>
        <w:t xml:space="preserve">and </w:t>
      </w:r>
      <w:r w:rsidR="00934805">
        <w:rPr/>
        <w:t>Grocery</w:t>
      </w:r>
      <w:ins w:author="Namita Salgiya" w:date="2026-01-14T09:45:00Z" w16du:dateUtc="2026-01-14T04:15:00Z" w:id="20821022">
        <w:r w:rsidR="00934805">
          <w:t xml:space="preserve"> </w:t>
        </w:r>
      </w:ins>
    </w:p>
    <w:p w:rsidRPr="00805273" w:rsidR="0016440F" w:rsidP="1ABAA32E" w:rsidRDefault="0016440F" w14:paraId="5F68155F" w14:textId="3A8BF291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="0016440F">
        <w:rPr/>
        <w:t xml:space="preserve">1% </w:t>
      </w:r>
      <w:r w:rsidR="007D3687">
        <w:rPr/>
        <w:t>Fuel Surcharge Wa</w:t>
      </w:r>
      <w:r w:rsidRPr="1ABAA32E" w:rsidR="007D3687">
        <w:rPr>
          <w:lang w:eastAsia="en-IN"/>
        </w:rPr>
        <w:t xml:space="preserve">iver </w:t>
      </w:r>
      <w:del w:author="Namita Salgiya" w:date="2026-01-14T09:45:00Z" w16du:dateUtc="2026-01-14T04:15:00Z" w:id="234303161">
        <w:r w:rsidRPr="1ABAA32E" w:rsidDel="0016440F">
          <w:rPr>
            <w:lang w:eastAsia="en-IN"/>
          </w:rPr>
          <w:delText>across all petrol pumps in India</w:delText>
        </w:r>
      </w:del>
    </w:p>
    <w:p w:rsidRPr="007E6A3E" w:rsidR="00CD511F" w:rsidP="001673AA" w:rsidRDefault="001673AA" w14:paraId="5970C5BD" w14:textId="403151DE">
      <w:pPr>
        <w:jc w:val="center"/>
        <w:rPr>
          <w:b/>
          <w:bCs/>
          <w:u w:val="single"/>
        </w:rPr>
      </w:pPr>
      <w:ins w:author="Namita Salgiya" w:date="2026-01-02T18:22:00Z" w:id="38">
        <w:r w:rsidRPr="001673AA">
          <w:rPr>
            <w:b/>
            <w:bCs/>
            <w:i/>
            <w:iCs/>
            <w:u w:val="single"/>
            <w:rPrChange w:author="Namita Salgiya" w:date="2026-01-02T18:22:00Z" w:id="39">
              <w:rPr>
                <w:i/>
                <w:iCs/>
              </w:rPr>
            </w:rPrChange>
          </w:rPr>
          <w:t xml:space="preserve">Exclusive </w:t>
        </w:r>
        <w:r w:rsidRPr="001673AA">
          <w:rPr>
            <w:b/>
            <w:bCs/>
            <w:u w:val="single"/>
            <w:rPrChange w:author="Namita Salgiya" w:date="2026-01-02T18:22:00Z" w:id="40">
              <w:rPr/>
            </w:rPrChange>
          </w:rPr>
          <w:t>PRIVILEGES</w:t>
        </w:r>
      </w:ins>
      <w:del w:author="Namita Salgiya" w:date="2026-01-02T18:22:00Z" w:id="41">
        <w:r w:rsidRPr="007E6A3E" w:rsidDel="001673AA" w:rsidR="00CD511F">
          <w:rPr>
            <w:b/>
            <w:bCs/>
            <w:u w:val="single"/>
          </w:rPr>
          <w:delText>Exclusive Privileges</w:delText>
        </w:r>
      </w:del>
    </w:p>
    <w:p w:rsidRPr="00E61E30" w:rsidR="00E61E30" w:rsidP="1ABAA32E" w:rsidRDefault="00E61E30" w14:paraId="264C8875" w14:textId="7EE03A38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ABAA32E" w:rsidR="00E61E30">
        <w:rPr>
          <w:b w:val="1"/>
          <w:bCs w:val="1"/>
          <w:lang w:val="en-IN"/>
        </w:rPr>
        <w:t xml:space="preserve">Extravaganza </w:t>
      </w:r>
      <w:r w:rsidRPr="1ABAA32E" w:rsidR="00E61E30">
        <w:rPr>
          <w:b w:val="1"/>
          <w:bCs w:val="1"/>
          <w:lang w:val="en-IN"/>
        </w:rPr>
        <w:t>Offer</w:t>
      </w:r>
    </w:p>
    <w:p w:rsidRPr="001673AA" w:rsidR="001673AA" w:rsidRDefault="00E61E30" w14:paraId="572788E2" w14:textId="479C05F9">
      <w:pPr>
        <w:pStyle w:val="ListParagraph"/>
        <w:numPr>
          <w:ilvl w:val="0"/>
          <w:numId w:val="86"/>
        </w:numPr>
        <w:rPr>
          <w:ins w:author="Namita Salgiya" w:date="2026-01-02T18:24:00Z" w:id="43"/>
          <w:rPrChange w:author="Namita Salgiya" w:date="2026-01-02T18:24:00Z" w:id="44">
            <w:rPr>
              <w:ins w:author="Namita Salgiya" w:date="2026-01-02T18:24:00Z" w:id="45"/>
              <w:lang w:val="en-IN"/>
            </w:rPr>
          </w:rPrChange>
        </w:rPr>
        <w:pPrChange w:author="Namita Salgiya" w:date="2026-01-02T18:24:00Z" w:id="46">
          <w:pPr>
            <w:numPr>
              <w:numId w:val="83"/>
            </w:numPr>
            <w:tabs>
              <w:tab w:val="num" w:pos="720"/>
            </w:tabs>
            <w:ind w:left="720" w:hanging="360"/>
          </w:pPr>
        </w:pPrChange>
      </w:pPr>
      <w:r w:rsidRPr="001673AA">
        <w:rPr>
          <w:rPrChange w:author="Namita Salgiya" w:date="2026-01-02T18:24:00Z" w:id="47">
            <w:rPr>
              <w:lang w:val="en-IN"/>
            </w:rPr>
          </w:rPrChange>
        </w:rPr>
        <w:t xml:space="preserve">Spend Rs. 2,000 or more in first 60 days and get 2,000 </w:t>
      </w:r>
      <w:r w:rsidRPr="00934805" w:rsidR="00934805">
        <w:t xml:space="preserve">Bonus </w:t>
      </w:r>
      <w:r w:rsidRPr="001673AA">
        <w:rPr>
          <w:rPrChange w:author="Namita Salgiya" w:date="2026-01-02T18:24:00Z" w:id="48">
            <w:rPr>
              <w:lang w:val="en-IN"/>
            </w:rPr>
          </w:rPrChange>
        </w:rPr>
        <w:t>Reward Points</w:t>
      </w:r>
    </w:p>
    <w:p w:rsidRPr="001673AA" w:rsidR="001673AA" w:rsidRDefault="001673AA" w14:paraId="07B64992" w14:textId="3185E146">
      <w:pPr>
        <w:pStyle w:val="ListParagraph"/>
        <w:numPr>
          <w:ilvl w:val="0"/>
          <w:numId w:val="86"/>
        </w:numPr>
        <w:rPr>
          <w:lang w:val="en-IN"/>
        </w:rPr>
        <w:pPrChange w:author="Namita Salgiya" w:date="2026-01-02T18:24:00Z" w:id="49">
          <w:pPr>
            <w:numPr>
              <w:numId w:val="83"/>
            </w:numPr>
            <w:tabs>
              <w:tab w:val="num" w:pos="720"/>
            </w:tabs>
            <w:ind w:left="720" w:hanging="360"/>
          </w:pPr>
        </w:pPrChange>
      </w:pPr>
      <w:ins w:author="Namita Salgiya" w:date="2026-01-02T18:24:00Z" w:id="50">
        <w:r w:rsidRPr="001673AA">
          <w:rPr>
            <w:rPrChange w:author="Namita Salgiya" w:date="2026-01-02T18:24:00Z" w:id="51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t>Click</w:t>
        </w:r>
        <w:r>
          <w:t xml:space="preserve"> </w:t>
        </w:r>
        <w:r w:rsidRPr="001673AA">
          <w:rPr>
            <w:rPrChange w:author="Namita Salgiya" w:date="2026-01-02T18:24:00Z" w:id="52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begin"/>
        </w:r>
        <w:r w:rsidRPr="001673AA">
          <w:rPr>
            <w:rPrChange w:author="Namita Salgiya" w:date="2026-01-02T18:24:00Z" w:id="53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instrText>HYPERLINK "https://www.sbicard.com/sbi-card-en/assets/docs/pdf/personal/credit-cards/value-savings/Simplysave%20card/simplysave-welcome-rewards.pdf" \t "_blank"</w:instrText>
        </w:r>
        <w:r w:rsidRPr="001673AA">
          <w:rPr>
            <w:rPrChange w:author="Namita Salgiya" w:date="2026-01-02T18:24:00Z" w:id="54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separate"/>
        </w:r>
        <w:r w:rsidRPr="001673AA">
          <w:rPr>
            <w:rStyle w:val="Hyperlink"/>
            <w:rPrChange w:author="Namita Salgiya" w:date="2026-01-02T18:24:00Z" w:id="55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1673AA">
          <w:rPr>
            <w:rPrChange w:author="Namita Salgiya" w:date="2026-01-02T18:24:00Z" w:id="56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1673AA">
          <w:rPr>
            <w:rPrChange w:author="Namita Salgiya" w:date="2026-01-02T18:24:00Z" w:id="57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t>to know</w:t>
        </w:r>
        <w:r>
          <w:t xml:space="preserve"> more</w:t>
        </w:r>
        <w:r w:rsidRPr="001673AA">
          <w:rPr>
            <w:rFonts w:ascii="Arial" w:hAnsi="Arial" w:cs="Arial"/>
            <w:color w:val="FFFFFF"/>
            <w:sz w:val="20"/>
            <w:szCs w:val="20"/>
          </w:rPr>
          <w:t>.</w:t>
        </w:r>
      </w:ins>
    </w:p>
    <w:p w:rsidRPr="00E61E30" w:rsidR="00E61E30" w:rsidP="1ABAA32E" w:rsidRDefault="00E61E30" w14:paraId="3ACCE193" w14:textId="5F6F7D7E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ABAA32E" w:rsidR="00E61E30">
        <w:rPr>
          <w:b w:val="1"/>
          <w:bCs w:val="1"/>
          <w:lang w:val="en-IN"/>
        </w:rPr>
        <w:t xml:space="preserve">Reward </w:t>
      </w:r>
      <w:r w:rsidRPr="1ABAA32E" w:rsidR="00E61E30">
        <w:rPr>
          <w:b w:val="1"/>
          <w:bCs w:val="1"/>
          <w:lang w:val="en-IN"/>
        </w:rPr>
        <w:t>Benefits</w:t>
      </w:r>
    </w:p>
    <w:p w:rsidRPr="00E61E30" w:rsidR="00E61E30" w:rsidP="00E61E30" w:rsidRDefault="00E61E30" w14:paraId="33EB0453" w14:textId="76CE8965">
      <w:pPr>
        <w:pStyle w:val="ListParagraph"/>
        <w:numPr>
          <w:ilvl w:val="0"/>
          <w:numId w:val="70"/>
        </w:numPr>
      </w:pPr>
      <w:r w:rsidRPr="00E61E30">
        <w:t xml:space="preserve">Earn 10X </w:t>
      </w:r>
      <w:r w:rsidRPr="00E61E30" w:rsidR="00FC7064">
        <w:t xml:space="preserve">Reward Points </w:t>
      </w:r>
      <w:r w:rsidRPr="00E61E30">
        <w:t>per Rs. 150 spent on dining, movies, departmental stores and grocery</w:t>
      </w:r>
    </w:p>
    <w:p w:rsidRPr="00E61E30" w:rsidR="00805273" w:rsidP="00E61E30" w:rsidRDefault="00E61E30" w14:paraId="37D06317" w14:textId="45D6B25B">
      <w:pPr>
        <w:pStyle w:val="ListParagraph"/>
        <w:numPr>
          <w:ilvl w:val="0"/>
          <w:numId w:val="70"/>
        </w:numPr>
        <w:rPr>
          <w:lang w:val="en-IN"/>
        </w:rPr>
      </w:pPr>
      <w:r w:rsidRPr="00E61E30">
        <w:t>On all other spends, earn 1 Reward Point per Rs. 150 spent</w:t>
      </w:r>
    </w:p>
    <w:p w:rsidRPr="00E61E30" w:rsidR="00E61E30" w:rsidP="00E61E30" w:rsidRDefault="00E61E30" w14:paraId="6D96253E" w14:textId="69785A5A">
      <w:pPr>
        <w:pStyle w:val="ListParagraph"/>
        <w:numPr>
          <w:ilvl w:val="0"/>
          <w:numId w:val="70"/>
        </w:numPr>
        <w:rPr>
          <w:lang w:val="en-IN"/>
        </w:rPr>
      </w:pPr>
      <w:r w:rsidRPr="00E56665">
        <w:t>Pay your outstanding</w:t>
      </w:r>
      <w:r>
        <w:t xml:space="preserve"> card</w:t>
      </w:r>
      <w:r w:rsidRPr="00E56665">
        <w:t xml:space="preserve"> bill using reward points</w:t>
      </w:r>
    </w:p>
    <w:p w:rsidRPr="001673AA" w:rsidR="00E61E30" w:rsidP="00E61E30" w:rsidRDefault="00E61E30" w14:paraId="70DCC0B9" w14:textId="1964620E">
      <w:pPr>
        <w:pStyle w:val="ListParagraph"/>
        <w:numPr>
          <w:ilvl w:val="0"/>
          <w:numId w:val="70"/>
        </w:numPr>
        <w:rPr>
          <w:ins w:author="Namita Salgiya" w:date="2026-01-02T18:24:00Z" w:id="59"/>
          <w:lang w:val="en-IN"/>
          <w:rPrChange w:author="Namita Salgiya" w:date="2026-01-02T18:24:00Z" w:id="60">
            <w:rPr>
              <w:ins w:author="Namita Salgiya" w:date="2026-01-02T18:24:00Z" w:id="61"/>
            </w:rPr>
          </w:rPrChange>
        </w:rPr>
      </w:pPr>
      <w:r w:rsidRPr="00E61E30">
        <w:t>4 Reward Points = R</w:t>
      </w:r>
      <w:del w:author="Upadhyay , Shubham (SBICard)" w:date="2026-01-02T12:16:00Z" w:id="62">
        <w:r w:rsidRPr="00E61E30" w:rsidDel="00124B68">
          <w:delText>s</w:delText>
        </w:r>
      </w:del>
      <w:ins w:author="Upadhyay , Shubham (SBICard)" w:date="2026-01-02T12:16:00Z" w:id="63">
        <w:r w:rsidR="00124B68">
          <w:t>e</w:t>
        </w:r>
      </w:ins>
      <w:r w:rsidRPr="00E61E30">
        <w:t>. 1</w:t>
      </w:r>
    </w:p>
    <w:p w:rsidRPr="001673AA" w:rsidR="001673AA" w:rsidP="001673AA" w:rsidRDefault="001673AA" w14:paraId="7EF5761C" w14:textId="2F0EE318">
      <w:pPr>
        <w:pStyle w:val="ListParagraph"/>
        <w:numPr>
          <w:ilvl w:val="0"/>
          <w:numId w:val="70"/>
        </w:numPr>
        <w:rPr>
          <w:rPrChange w:author="Namita Salgiya" w:date="2026-01-02T18:25:00Z" w:id="64">
            <w:rPr>
              <w:lang w:val="en-IN"/>
            </w:rPr>
          </w:rPrChange>
        </w:rPr>
      </w:pPr>
      <w:ins w:author="Namita Salgiya" w:date="2026-01-02T18:24:00Z" w:id="65">
        <w:r w:rsidRPr="001673AA">
          <w:rPr>
            <w:rPrChange w:author="Namita Salgiya" w:date="2026-01-02T18:25:00Z" w:id="66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t>Click</w:t>
        </w:r>
      </w:ins>
      <w:ins w:author="Namita Salgiya" w:date="2026-01-02T18:25:00Z" w:id="67">
        <w:r>
          <w:t xml:space="preserve"> </w:t>
        </w:r>
      </w:ins>
      <w:ins w:author="Namita Salgiya" w:date="2026-01-02T18:24:00Z" w:id="68">
        <w:r w:rsidRPr="001673AA">
          <w:rPr>
            <w:rPrChange w:author="Namita Salgiya" w:date="2026-01-02T18:25:00Z" w:id="69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begin"/>
        </w:r>
        <w:r w:rsidRPr="001673AA">
          <w:rPr>
            <w:rPrChange w:author="Namita Salgiya" w:date="2026-01-02T18:25:00Z" w:id="70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instrText>HYPERLINK "https://www.sbicard.com/en/personal/rewards.page"</w:instrText>
        </w:r>
        <w:r w:rsidRPr="001673AA">
          <w:rPr>
            <w:rPrChange w:author="Namita Salgiya" w:date="2026-01-02T18:25:00Z" w:id="71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separate"/>
        </w:r>
        <w:r w:rsidRPr="001673AA">
          <w:rPr>
            <w:rStyle w:val="Hyperlink"/>
            <w:rPrChange w:author="Namita Salgiya" w:date="2026-01-02T18:25:00Z" w:id="72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1673AA">
          <w:rPr>
            <w:rPrChange w:author="Namita Salgiya" w:date="2026-01-02T18:25:00Z" w:id="73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fldChar w:fldCharType="end"/>
        </w:r>
      </w:ins>
      <w:ins w:author="Namita Salgiya" w:date="2026-01-02T18:25:00Z" w:id="74">
        <w:r>
          <w:t xml:space="preserve"> </w:t>
        </w:r>
      </w:ins>
      <w:ins w:author="Namita Salgiya" w:date="2026-01-02T18:24:00Z" w:id="75">
        <w:r w:rsidRPr="001673AA">
          <w:rPr>
            <w:rPrChange w:author="Namita Salgiya" w:date="2026-01-02T18:25:00Z" w:id="76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t xml:space="preserve">to browse through </w:t>
        </w:r>
      </w:ins>
      <w:ins w:author="Namita Salgiya" w:date="2026-01-02T18:25:00Z" w:id="77">
        <w:r>
          <w:t xml:space="preserve">the </w:t>
        </w:r>
      </w:ins>
      <w:ins w:author="Namita Salgiya" w:date="2026-01-02T18:24:00Z" w:id="78">
        <w:r w:rsidRPr="001673AA">
          <w:rPr>
            <w:rPrChange w:author="Namita Salgiya" w:date="2026-01-02T18:25:00Z" w:id="79">
              <w:rPr>
                <w:rFonts w:ascii="Arial" w:hAnsi="Arial" w:cs="Arial"/>
                <w:color w:val="FFFFFF"/>
                <w:sz w:val="20"/>
                <w:szCs w:val="20"/>
              </w:rPr>
            </w:rPrChange>
          </w:rPr>
          <w:t>Rewards Catalogue to choose your gifts</w:t>
        </w:r>
      </w:ins>
    </w:p>
    <w:p w:rsidRPr="009164D7" w:rsidR="00E61E30" w:rsidP="1ABAA32E" w:rsidRDefault="00E61E30" w14:paraId="4B737760" w14:textId="07C6A5D0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1ABAA32E" w:rsidR="00E61E30">
        <w:rPr>
          <w:b w:val="1"/>
          <w:bCs w:val="1"/>
          <w:lang w:val="en-IN"/>
        </w:rPr>
        <w:t xml:space="preserve">Fuel Surcharge </w:t>
      </w:r>
      <w:r w:rsidRPr="1ABAA32E" w:rsidR="00E61E30">
        <w:rPr>
          <w:b w:val="1"/>
          <w:bCs w:val="1"/>
          <w:lang w:val="en-IN"/>
        </w:rPr>
        <w:t>Waiver</w:t>
      </w:r>
    </w:p>
    <w:p w:rsidRPr="00F23D00" w:rsidR="00E61E30" w:rsidP="00E61E30" w:rsidRDefault="00E61E30" w14:paraId="27B76B94" w14:textId="7777777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>Rs. 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9D2D1C" w:rsidR="00E61E30" w:rsidP="00E61E30" w:rsidRDefault="00E61E30" w14:paraId="42A6D991" w14:textId="7777777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10</w:t>
      </w:r>
      <w:r w:rsidRPr="00F23D00">
        <w:rPr>
          <w:lang w:val="en-IN"/>
        </w:rPr>
        <w:t>0 per statement cycle, per credit card account.</w:t>
      </w:r>
    </w:p>
    <w:p w:rsidRPr="009D2D1C" w:rsidR="00E61E30" w:rsidP="1ABAA32E" w:rsidRDefault="00E61E30" w14:paraId="527F7A78" w14:textId="587CFC46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1ABAA32E" w:rsidR="00E61E30">
        <w:rPr>
          <w:b w:val="1"/>
          <w:bCs w:val="1"/>
          <w:lang w:val="en-IN"/>
        </w:rPr>
        <w:t>Spend Based Reversal</w:t>
      </w:r>
    </w:p>
    <w:p w:rsidRPr="009D2D1C" w:rsidR="00E61E30" w:rsidP="00E61E30" w:rsidRDefault="00E61E30" w14:paraId="7F8A41CE" w14:textId="3A9CC97C">
      <w:pPr>
        <w:numPr>
          <w:ilvl w:val="0"/>
          <w:numId w:val="74"/>
        </w:numPr>
        <w:rPr>
          <w:lang w:val="en-IN"/>
        </w:rPr>
      </w:pPr>
      <w:r w:rsidRPr="009D2D1C">
        <w:rPr>
          <w:lang w:val="en-IN"/>
        </w:rPr>
        <w:t>Reversal of renewal fee on annual spends of Rs.</w:t>
      </w:r>
      <w:r>
        <w:rPr>
          <w:lang w:val="en-IN"/>
        </w:rPr>
        <w:t xml:space="preserve"> 1</w:t>
      </w:r>
      <w:r w:rsidRPr="009D2D1C">
        <w:rPr>
          <w:lang w:val="en-IN"/>
        </w:rPr>
        <w:t xml:space="preserve"> </w:t>
      </w:r>
      <w:r w:rsidRPr="009D2D1C" w:rsidR="0037434D">
        <w:rPr>
          <w:lang w:val="en-IN"/>
        </w:rPr>
        <w:t>lakh</w:t>
      </w:r>
    </w:p>
    <w:p w:rsidR="001673AA" w:rsidP="001673AA" w:rsidRDefault="00E56665" w14:paraId="36881FC8" w14:textId="77777777">
      <w:pPr>
        <w:jc w:val="center"/>
        <w:rPr>
          <w:ins w:author="Namita Salgiya" w:date="2026-01-02T18:22:00Z" w:id="82"/>
          <w:b/>
          <w:bCs/>
          <w:u w:val="single"/>
          <w:lang w:val="en-IN"/>
        </w:rPr>
      </w:pPr>
      <w:hyperlink w:history="1" r:id="rId13">
        <w:r w:rsidRPr="002D38D6">
          <w:rPr>
            <w:rStyle w:val="Hyperlink"/>
            <w:b/>
            <w:bCs/>
            <w:lang w:val="en-IN"/>
          </w:rPr>
          <w:br/>
        </w:r>
      </w:hyperlink>
      <w:ins w:author="Namita Salgiya" w:date="2026-01-02T18:22:00Z" w:id="83">
        <w:r w:rsidRPr="00AD11D6" w:rsidR="001673AA">
          <w:rPr>
            <w:b/>
            <w:bCs/>
            <w:i/>
            <w:iCs/>
            <w:u w:val="single"/>
            <w:lang w:val="en-IN"/>
          </w:rPr>
          <w:t>Explore</w:t>
        </w:r>
        <w:r w:rsidRPr="00166BEB" w:rsidR="001673AA">
          <w:rPr>
            <w:b/>
            <w:bCs/>
            <w:u w:val="single"/>
            <w:lang w:val="en-IN"/>
          </w:rPr>
          <w:t xml:space="preserve"> REWARDS</w:t>
        </w:r>
      </w:ins>
    </w:p>
    <w:p w:rsidRPr="00E61E30" w:rsidR="001673AA" w:rsidP="001673AA" w:rsidRDefault="001673AA" w14:paraId="307BD4D1" w14:textId="77777777">
      <w:pPr>
        <w:rPr>
          <w:ins w:author="Namita Salgiya" w:date="2026-01-02T18:22:00Z" w:id="84"/>
          <w:b/>
          <w:bCs/>
          <w:lang w:val="en-IN"/>
        </w:rPr>
      </w:pPr>
      <w:ins w:author="Namita Salgiya" w:date="2026-01-02T18:22:00Z" w:id="85">
        <w:r w:rsidRPr="00E61E30">
          <w:rPr>
            <w:b/>
            <w:bCs/>
            <w:lang w:val="en-IN"/>
          </w:rPr>
          <w:t>Reward Benefits</w:t>
        </w:r>
      </w:ins>
    </w:p>
    <w:p w:rsidR="008951F8" w:rsidP="001673AA" w:rsidRDefault="001673AA" w14:paraId="6492D780" w14:textId="30CCD281">
      <w:pPr>
        <w:pStyle w:val="ListParagraph"/>
        <w:numPr>
          <w:ilvl w:val="0"/>
          <w:numId w:val="70"/>
        </w:numPr>
        <w:rPr>
          <w:ins w:author="Namita Salgiya" w:date="2026-01-14T09:48:00Z" w16du:dateUtc="2026-01-14T04:18:00Z" w:id="86"/>
        </w:rPr>
      </w:pPr>
      <w:ins w:author="Namita Salgiya" w:date="2026-01-02T18:22:00Z" w:id="87">
        <w:r w:rsidRPr="00E61E30">
          <w:t xml:space="preserve">10X Reward Points </w:t>
        </w:r>
      </w:ins>
      <w:ins w:author="Namita Salgiya" w:date="2026-01-14T09:48:00Z" w16du:dateUtc="2026-01-14T04:18:00Z" w:id="88">
        <w:r w:rsidR="008951F8">
          <w:t xml:space="preserve">on </w:t>
        </w:r>
        <w:r w:rsidR="00934805">
          <w:t>Dining</w:t>
        </w:r>
      </w:ins>
    </w:p>
    <w:p w:rsidR="008951F8" w:rsidP="001673AA" w:rsidRDefault="008951F8" w14:paraId="2B29C30F" w14:textId="622373F4">
      <w:pPr>
        <w:pStyle w:val="ListParagraph"/>
        <w:numPr>
          <w:ilvl w:val="0"/>
          <w:numId w:val="70"/>
        </w:numPr>
        <w:rPr>
          <w:ins w:author="Namita Salgiya" w:date="2026-01-14T09:48:00Z" w16du:dateUtc="2026-01-14T04:18:00Z" w:id="89"/>
        </w:rPr>
      </w:pPr>
      <w:ins w:author="Namita Salgiya" w:date="2026-01-14T09:48:00Z" w16du:dateUtc="2026-01-14T04:18:00Z" w:id="90">
        <w:r w:rsidRPr="00E61E30">
          <w:t xml:space="preserve">10X Reward Points </w:t>
        </w:r>
        <w:r>
          <w:t xml:space="preserve">on </w:t>
        </w:r>
        <w:r w:rsidRPr="00E61E30" w:rsidR="00934805">
          <w:t xml:space="preserve">Departmental Stores </w:t>
        </w:r>
        <w:r w:rsidRPr="00E61E30">
          <w:t xml:space="preserve">and </w:t>
        </w:r>
        <w:r w:rsidRPr="00E61E30" w:rsidR="00934805">
          <w:t>Grocery</w:t>
        </w:r>
      </w:ins>
    </w:p>
    <w:p w:rsidR="008951F8" w:rsidP="001673AA" w:rsidRDefault="008951F8" w14:paraId="4FBD79BF" w14:textId="7D000F9A">
      <w:pPr>
        <w:pStyle w:val="ListParagraph"/>
        <w:numPr>
          <w:ilvl w:val="0"/>
          <w:numId w:val="70"/>
        </w:numPr>
        <w:rPr>
          <w:ins w:author="Namita Salgiya" w:date="2026-01-14T09:48:00Z" w16du:dateUtc="2026-01-14T04:18:00Z" w:id="91"/>
        </w:rPr>
      </w:pPr>
      <w:ins w:author="Namita Salgiya" w:date="2026-01-14T09:48:00Z" w16du:dateUtc="2026-01-14T04:18:00Z" w:id="92">
        <w:r w:rsidRPr="00E61E30">
          <w:lastRenderedPageBreak/>
          <w:t xml:space="preserve">10X Reward Points </w:t>
        </w:r>
        <w:r>
          <w:t xml:space="preserve">on </w:t>
        </w:r>
        <w:r w:rsidR="00934805">
          <w:t>Movies</w:t>
        </w:r>
      </w:ins>
    </w:p>
    <w:p w:rsidRPr="008951F8" w:rsidR="001673AA" w:rsidRDefault="008951F8" w14:paraId="00492A9E" w14:textId="477441F5">
      <w:pPr>
        <w:pStyle w:val="ListParagraph"/>
        <w:numPr>
          <w:ilvl w:val="0"/>
          <w:numId w:val="70"/>
        </w:numPr>
        <w:rPr>
          <w:ins w:author="Namita Salgiya" w:date="2026-01-02T18:22:00Z" w:id="93"/>
          <w:lang w:val="en-IN"/>
        </w:rPr>
        <w:pPrChange w:author="Namita Salgiya" w:date="2026-01-14T09:49:00Z" w16du:dateUtc="2026-01-14T04:19:00Z" w:id="94">
          <w:pPr>
            <w:jc w:val="center"/>
          </w:pPr>
        </w:pPrChange>
      </w:pPr>
      <w:ins w:author="Namita Salgiya" w:date="2026-01-14T09:49:00Z" w16du:dateUtc="2026-01-14T04:19:00Z" w:id="95">
        <w:r w:rsidRPr="00E61E30">
          <w:t>1 Reward Point per Rs. 150 spent</w:t>
        </w:r>
        <w:r>
          <w:t xml:space="preserve"> on all other spends</w:t>
        </w:r>
      </w:ins>
    </w:p>
    <w:p w:rsidRPr="002D38D6" w:rsidR="002D38D6" w:rsidP="00A80E72" w:rsidRDefault="001673AA" w14:paraId="5605250A" w14:textId="15676253">
      <w:pPr>
        <w:jc w:val="center"/>
        <w:rPr>
          <w:b/>
          <w:bCs/>
          <w:u w:val="single"/>
          <w:lang w:val="en-IN"/>
        </w:rPr>
      </w:pPr>
      <w:ins w:author="Namita Salgiya" w:date="2026-01-02T18:22:00Z" w:id="96">
        <w:r w:rsidRPr="00130F13">
          <w:rPr>
            <w:b/>
            <w:bCs/>
            <w:i/>
            <w:iCs/>
            <w:u w:val="single"/>
            <w:lang w:val="en-IN"/>
          </w:rPr>
          <w:t>Credit Card</w:t>
        </w:r>
        <w:r w:rsidRPr="00130F13">
          <w:rPr>
            <w:b/>
            <w:bCs/>
            <w:u w:val="single"/>
            <w:lang w:val="en-IN"/>
          </w:rPr>
          <w:t xml:space="preserve"> </w:t>
        </w:r>
        <w:r w:rsidRPr="002D38D6">
          <w:rPr>
            <w:b/>
            <w:bCs/>
            <w:u w:val="single"/>
            <w:lang w:val="en-IN"/>
          </w:rPr>
          <w:t>FEE &amp; CHARGES</w:t>
        </w:r>
      </w:ins>
      <w:del w:author="Namita Salgiya" w:date="2026-01-02T18:22:00Z" w:id="97">
        <w:r w:rsidRPr="002D38D6" w:rsidDel="001673AA" w:rsidR="002D38D6">
          <w:rPr>
            <w:b/>
            <w:bCs/>
            <w:u w:val="single"/>
            <w:lang w:val="en-IN"/>
          </w:rPr>
          <w:delText>Fee &amp; Charges</w:delText>
        </w:r>
      </w:del>
    </w:p>
    <w:p w:rsidRPr="002D38D6" w:rsidR="002D38D6" w:rsidP="002D38D6" w:rsidRDefault="009D2D1C" w14:paraId="07E865B8" w14:textId="6BB8D4A6">
      <w:pPr>
        <w:pStyle w:val="ListParagraph"/>
        <w:numPr>
          <w:ilvl w:val="0"/>
          <w:numId w:val="30"/>
        </w:numPr>
      </w:pPr>
      <w:del w:author="Namita Salgiya" w:date="2026-01-14T09:47:00Z" w16du:dateUtc="2026-01-14T04:17:00Z" w:id="98">
        <w:r w:rsidDel="0065551A">
          <w:delText>Joining</w:delText>
        </w:r>
        <w:r w:rsidRPr="002D38D6" w:rsidDel="0065551A" w:rsidR="002D38D6">
          <w:delText xml:space="preserve"> </w:delText>
        </w:r>
      </w:del>
      <w:ins w:author="Namita Salgiya" w:date="2026-01-14T09:47:00Z" w16du:dateUtc="2026-01-14T04:17:00Z" w:id="99">
        <w:r w:rsidR="0065551A">
          <w:t>Annual</w:t>
        </w:r>
        <w:r w:rsidRPr="002D38D6" w:rsidR="0065551A">
          <w:t xml:space="preserve"> </w:t>
        </w:r>
      </w:ins>
      <w:r w:rsidRPr="002D38D6" w:rsidR="002D38D6">
        <w:t>Fee (one-time): Rs.</w:t>
      </w:r>
      <w:r w:rsidR="002D38D6">
        <w:t xml:space="preserve"> </w:t>
      </w:r>
      <w:r w:rsidR="00AE161E">
        <w:t>4</w:t>
      </w:r>
      <w:r w:rsidRPr="002D38D6" w:rsidR="002D38D6">
        <w:t>99 + taxes </w:t>
      </w:r>
    </w:p>
    <w:p w:rsidRPr="002D38D6" w:rsidR="002D38D6" w:rsidP="002D38D6" w:rsidRDefault="002D38D6" w14:paraId="3CCA290E" w14:textId="2122B3BD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E161E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65551A" w14:paraId="7060F76E" w14:textId="0863F136">
      <w:pPr>
        <w:pStyle w:val="ListParagraph"/>
        <w:numPr>
          <w:ilvl w:val="0"/>
          <w:numId w:val="32"/>
        </w:numPr>
        <w:rPr>
          <w:lang w:val="en-IN"/>
        </w:rPr>
      </w:pPr>
      <w:ins w:author="Namita Salgiya" w:date="2026-01-14T09:47:00Z" w16du:dateUtc="2026-01-14T04:17:00Z" w:id="100">
        <w:r>
          <w:t>Annual</w:t>
        </w:r>
      </w:ins>
      <w:del w:author="Namita Salgiya" w:date="2026-01-14T09:47:00Z" w16du:dateUtc="2026-01-14T04:17:00Z" w:id="101">
        <w:r w:rsidDel="0065551A" w:rsidR="009D2D1C">
          <w:delText>Joining</w:delText>
        </w:r>
      </w:del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AE161E">
        <w:t>4</w:t>
      </w:r>
      <w:r w:rsidRPr="002D38D6" w:rsidR="00A80E72">
        <w:t>99 + taxes</w:t>
      </w:r>
    </w:p>
    <w:p w:rsidR="00A579B5" w:rsidP="00A579B5" w:rsidRDefault="00A579B5" w14:paraId="5301376D" w14:textId="49D08053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AE161E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80E72" w:rsidP="00A579B5" w:rsidRDefault="00A80E72" w14:paraId="06754056" w14:textId="09B416B4">
      <w:pPr>
        <w:pStyle w:val="ListParagraph"/>
        <w:numPr>
          <w:ilvl w:val="0"/>
          <w:numId w:val="32"/>
        </w:numPr>
        <w:rPr>
          <w:lang w:val="en-IN"/>
        </w:rPr>
      </w:pPr>
      <w:r w:rsidRPr="00A80E72">
        <w:t xml:space="preserve">Renewal Fee </w:t>
      </w:r>
      <w:r>
        <w:t xml:space="preserve">is </w:t>
      </w:r>
      <w:r w:rsidRPr="00A80E72">
        <w:t xml:space="preserve">reversed if annual spends for last year &gt;= Rs. </w:t>
      </w:r>
      <w:r w:rsidR="00AE161E">
        <w:t>1</w:t>
      </w:r>
      <w:r w:rsidRPr="00A80E72">
        <w:t>,00,000.</w:t>
      </w:r>
    </w:p>
    <w:p w:rsidRPr="00A579B5" w:rsidR="00A579B5" w:rsidP="00E56665" w:rsidRDefault="00A579B5" w14:paraId="099A0E29" w14:textId="2C38D32F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4T09:55:00Z" w16du:dateUtc="2026-01-14T04:25:00Z" w:id="102">
        <w:r w:rsidR="00936671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E13A64" w:rsidR="009164D7" w:rsidP="009164D7" w:rsidRDefault="009164D7" w14:paraId="00955866" w14:textId="606B64BD">
      <w:pPr>
        <w:numPr>
          <w:ilvl w:val="0"/>
          <w:numId w:val="33"/>
        </w:numPr>
        <w:rPr>
          <w:ins w:author="Arun Kaushal" w:date="2026-01-02T19:23:00Z" w:id="103"/>
          <w:rStyle w:val="Hyperlink"/>
          <w:color w:val="auto"/>
          <w:u w:val="none"/>
          <w:lang w:val="en-IN"/>
          <w:rPrChange w:author="Arun Kaushal" w:date="2026-01-02T19:23:00Z" w:id="104">
            <w:rPr>
              <w:ins w:author="Arun Kaushal" w:date="2026-01-02T19:23:00Z" w:id="105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4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8951F8" w:rsidR="00E13A64" w:rsidP="00E13A64" w:rsidRDefault="00E13A64" w14:paraId="130481A0" w14:textId="5BE5B6F8">
      <w:pPr>
        <w:rPr>
          <w:ins w:author="Namita Salgiya" w:date="2026-01-14T09:50:00Z" w16du:dateUtc="2026-01-14T04:20:00Z" w:id="106"/>
          <w:rStyle w:val="Hyperlink"/>
          <w:b/>
          <w:bCs/>
          <w:lang w:val="en-IN"/>
        </w:rPr>
      </w:pPr>
      <w:ins w:author="Arun Kaushal" w:date="2026-01-02T19:23:00Z" w:id="107">
        <w:r w:rsidRPr="008951F8">
          <w:rPr>
            <w:rStyle w:val="Hyperlink"/>
            <w:b/>
            <w:bCs/>
            <w:lang w:val="en-IN"/>
            <w:rPrChange w:author="Namita Salgiya" w:date="2026-01-14T09:50:00Z" w16du:dateUtc="2026-01-14T04:20:00Z" w:id="108">
              <w:rPr>
                <w:rStyle w:val="Hyperlink"/>
                <w:lang w:val="en-IN"/>
              </w:rPr>
            </w:rPrChange>
          </w:rPr>
          <w:t>FAQs</w:t>
        </w:r>
      </w:ins>
    </w:p>
    <w:p w:rsidRPr="008951F8" w:rsidR="008951F8" w:rsidP="008951F8" w:rsidRDefault="008951F8" w14:paraId="0D4DB55B" w14:textId="77777777">
      <w:pPr>
        <w:rPr>
          <w:ins w:author="Namita Salgiya" w:date="2026-01-14T09:50:00Z" w:id="109"/>
          <w:b/>
          <w:bCs/>
          <w:color w:val="0563C1" w:themeColor="hyperlink"/>
          <w:u w:val="single"/>
          <w:lang w:val="en-IN"/>
        </w:rPr>
      </w:pPr>
      <w:ins w:author="Namita Salgiya" w:date="2026-01-14T09:50:00Z" w:id="110">
        <w:r w:rsidRPr="008951F8">
          <w:rPr>
            <w:b/>
            <w:bCs/>
            <w:color w:val="0563C1" w:themeColor="hyperlink"/>
            <w:u w:val="single"/>
            <w:lang w:val="en-IN"/>
          </w:rPr>
          <w:t>What is Annual Fee and Renewal Fee of the card?</w:t>
        </w:r>
      </w:ins>
    </w:p>
    <w:p w:rsidRPr="008951F8" w:rsidR="008951F8" w:rsidP="008951F8" w:rsidRDefault="008951F8" w14:paraId="79332671" w14:textId="7D29A540">
      <w:pPr>
        <w:rPr>
          <w:ins w:author="Namita Salgiya" w:date="2026-01-14T09:50:00Z" w:id="111"/>
          <w:color w:val="0563C1" w:themeColor="hyperlink"/>
          <w:u w:val="single"/>
          <w:lang w:val="en-IN"/>
        </w:rPr>
      </w:pPr>
      <w:ins w:author="Namita Salgiya" w:date="2026-01-14T09:50:00Z" w:id="112">
        <w:r w:rsidRPr="008951F8">
          <w:rPr>
            <w:color w:val="0563C1" w:themeColor="hyperlink"/>
            <w:u w:val="single"/>
            <w:lang w:val="en-IN"/>
          </w:rPr>
          <w:t xml:space="preserve">The Annual Fee of the card is </w:t>
        </w:r>
        <w:r w:rsidRPr="008951F8">
          <w:rPr>
            <w:color w:val="0563C1" w:themeColor="hyperlink"/>
            <w:u w:val="single"/>
          </w:rPr>
          <w:t>Rs. 499 + taxes</w:t>
        </w:r>
        <w:r w:rsidRPr="008951F8">
          <w:rPr>
            <w:color w:val="0563C1" w:themeColor="hyperlink"/>
            <w:u w:val="single"/>
            <w:lang w:val="en-IN"/>
          </w:rPr>
          <w:t xml:space="preserve">. The Renewal Fee is </w:t>
        </w:r>
        <w:r w:rsidRPr="008951F8">
          <w:rPr>
            <w:color w:val="0563C1" w:themeColor="hyperlink"/>
            <w:u w:val="single"/>
          </w:rPr>
          <w:t xml:space="preserve">Rs. 499 + taxes </w:t>
        </w:r>
        <w:r w:rsidRPr="008951F8">
          <w:rPr>
            <w:color w:val="0563C1" w:themeColor="hyperlink"/>
            <w:u w:val="single"/>
            <w:lang w:val="en-IN"/>
          </w:rPr>
          <w:t xml:space="preserve">from </w:t>
        </w:r>
        <w:del w:author="Upadhyay , Shubham (SBICard)" w:date="2026-01-14T15:54:00Z" w16du:dateUtc="2026-01-14T10:24:00Z" w:id="113">
          <w:r w:rsidRPr="008951F8" w:rsidDel="00934805">
            <w:rPr>
              <w:color w:val="0563C1" w:themeColor="hyperlink"/>
              <w:u w:val="single"/>
              <w:lang w:val="en-IN"/>
            </w:rPr>
            <w:delText xml:space="preserve">the </w:delText>
          </w:r>
        </w:del>
        <w:r w:rsidRPr="008951F8">
          <w:rPr>
            <w:color w:val="0563C1" w:themeColor="hyperlink"/>
            <w:u w:val="single"/>
            <w:lang w:val="en-IN"/>
          </w:rPr>
          <w:t xml:space="preserve">second year onwards. </w:t>
        </w:r>
        <w:r w:rsidRPr="008951F8">
          <w:rPr>
            <w:color w:val="0563C1" w:themeColor="hyperlink"/>
            <w:u w:val="single"/>
          </w:rPr>
          <w:t>Renewal Fee is reversed if annual spends for last year &gt;= Rs. 1,00,000.</w:t>
        </w:r>
      </w:ins>
    </w:p>
    <w:p w:rsidRPr="008951F8" w:rsidR="008951F8" w:rsidP="008951F8" w:rsidRDefault="008951F8" w14:paraId="3A56BAB5" w14:textId="77777777">
      <w:pPr>
        <w:rPr>
          <w:ins w:author="Namita Salgiya" w:date="2026-01-14T09:50:00Z" w:id="114"/>
          <w:b/>
          <w:bCs/>
          <w:color w:val="0563C1" w:themeColor="hyperlink"/>
          <w:u w:val="single"/>
          <w:lang w:val="en-IN"/>
        </w:rPr>
      </w:pPr>
      <w:ins w:author="Namita Salgiya" w:date="2026-01-14T09:50:00Z" w:id="115">
        <w:r w:rsidRPr="008951F8">
          <w:rPr>
            <w:b/>
            <w:bCs/>
            <w:color w:val="0563C1" w:themeColor="hyperlink"/>
            <w:u w:val="single"/>
            <w:lang w:val="en-IN"/>
          </w:rPr>
          <w:t>Can I use my card internationally?</w:t>
        </w:r>
      </w:ins>
    </w:p>
    <w:p w:rsidRPr="00E50913" w:rsidR="00E50913" w:rsidP="008951F8" w:rsidRDefault="008951F8" w14:paraId="05246A8D" w14:textId="05B58A3B">
      <w:pPr>
        <w:pStyle w:val="ListParagraph"/>
        <w:numPr>
          <w:ilvl w:val="0"/>
          <w:numId w:val="45"/>
        </w:numPr>
        <w:rPr>
          <w:ins w:author="Namita Salgiya" w:date="2026-01-14T09:50:00Z" w:id="116"/>
          <w:lang w:val="en-IN" w:eastAsia="en-IN"/>
          <w:rPrChange w:author="Namita Salgiya" w:date="2026-01-21T10:29:00Z" w16du:dateUtc="2026-01-21T04:59:00Z" w:id="117">
            <w:rPr>
              <w:ins w:author="Namita Salgiya" w:date="2026-01-14T09:50:00Z" w:id="118"/>
              <w:lang w:val="en-IN"/>
            </w:rPr>
          </w:rPrChange>
        </w:rPr>
        <w:pPrChange w:author="Namita Salgiya" w:date="2026-01-21T10:29:00Z" w16du:dateUtc="2026-01-21T04:59:00Z" w:id="119">
          <w:pPr/>
        </w:pPrChange>
      </w:pPr>
      <w:ins w:author="Namita Salgiya" w:date="2026-01-14T09:50:00Z" w:id="120">
        <w:r w:rsidRPr="008951F8">
          <w:rPr>
            <w:color w:val="0563C1" w:themeColor="hyperlink"/>
            <w:u w:val="single"/>
            <w:lang w:val="en-IN"/>
          </w:rPr>
          <w:t xml:space="preserve">Yes, </w:t>
        </w:r>
        <w:r w:rsidRPr="008951F8">
          <w:rPr>
            <w:color w:val="0563C1" w:themeColor="hyperlink"/>
            <w:u w:val="single"/>
          </w:rPr>
          <w:t xml:space="preserve">you can use your </w:t>
        </w:r>
        <w:r w:rsidRPr="008951F8">
          <w:rPr>
            <w:color w:val="0563C1" w:themeColor="hyperlink"/>
            <w:u w:val="single"/>
            <w:lang w:val="en-IN"/>
          </w:rPr>
          <w:t>Simply</w:t>
        </w:r>
      </w:ins>
      <w:ins w:author="Namita Salgiya" w:date="2026-01-14T09:51:00Z" w16du:dateUtc="2026-01-14T04:21:00Z" w:id="121">
        <w:r w:rsidRPr="00934805">
          <w:rPr>
            <w:i/>
            <w:iCs/>
            <w:color w:val="0563C1" w:themeColor="hyperlink"/>
            <w:u w:val="single"/>
            <w:lang w:val="en-IN"/>
            <w:rPrChange w:author="Upadhyay , Shubham (SBICard)" w:date="2026-01-14T15:54:00Z" w16du:dateUtc="2026-01-14T10:24:00Z" w:id="122">
              <w:rPr>
                <w:color w:val="0563C1" w:themeColor="hyperlink"/>
                <w:u w:val="single"/>
                <w:lang w:val="en-IN"/>
              </w:rPr>
            </w:rPrChange>
          </w:rPr>
          <w:t>SAVE</w:t>
        </w:r>
      </w:ins>
      <w:ins w:author="Namita Salgiya" w:date="2026-01-14T09:50:00Z" w:id="123">
        <w:r w:rsidRPr="008951F8">
          <w:rPr>
            <w:color w:val="0563C1" w:themeColor="hyperlink"/>
            <w:u w:val="single"/>
            <w:lang w:val="en-IN"/>
          </w:rPr>
          <w:t xml:space="preserve"> SBI Card</w:t>
        </w:r>
        <w:r w:rsidRPr="008951F8">
          <w:rPr>
            <w:color w:val="0563C1" w:themeColor="hyperlink"/>
            <w:u w:val="single"/>
          </w:rPr>
          <w:t xml:space="preserve"> in over 24 million outlets across the globe, including 3,25,000 outlets in India</w:t>
        </w:r>
        <w:r w:rsidRPr="008951F8">
          <w:rPr>
            <w:color w:val="0563C1" w:themeColor="hyperlink"/>
            <w:u w:val="single"/>
            <w:lang w:val="en-IN"/>
          </w:rPr>
          <w:t xml:space="preserve">. You can use your card to make payments at any outlet that accepts </w:t>
        </w:r>
        <w:r w:rsidRPr="008951F8" w:rsidR="00934805">
          <w:rPr>
            <w:color w:val="0563C1" w:themeColor="hyperlink"/>
            <w:u w:val="single"/>
            <w:lang w:val="en-IN"/>
          </w:rPr>
          <w:t>Visa</w:t>
        </w:r>
      </w:ins>
      <w:ins w:author="Namita Salgiya" w:date="2026-01-21T10:29:00Z" w16du:dateUtc="2026-01-21T04:59:00Z" w:id="124">
        <w:r w:rsidR="00E50913">
          <w:rPr>
            <w:color w:val="0563C1" w:themeColor="hyperlink"/>
            <w:u w:val="single"/>
            <w:lang w:val="en-IN"/>
          </w:rPr>
          <w:t xml:space="preserve"> </w:t>
        </w:r>
        <w:r w:rsidRPr="00E50913" w:rsidR="00E50913">
          <w:rPr>
            <w:lang w:eastAsia="en-IN"/>
          </w:rPr>
          <w:t>or MasterCard</w:t>
        </w:r>
        <w:r w:rsidR="00E50913">
          <w:rPr>
            <w:lang w:eastAsia="en-IN"/>
          </w:rPr>
          <w:t xml:space="preserve">. </w:t>
        </w:r>
      </w:ins>
      <w:ins w:author="Namita Salgiya" w:date="2026-01-14T09:50:00Z" w:id="125">
        <w:r w:rsidRPr="00E50913">
          <w:rPr>
            <w:color w:val="0563C1" w:themeColor="hyperlink"/>
            <w:u w:val="single"/>
            <w:lang w:val="en-IN"/>
          </w:rPr>
          <w:t xml:space="preserve">You can withdraw cash from over 1 million </w:t>
        </w:r>
      </w:ins>
      <w:ins w:author="Namita Salgiya" w:date="2026-01-21T10:29:00Z" w16du:dateUtc="2026-01-21T04:59:00Z" w:id="126">
        <w:r w:rsidRPr="00E50913" w:rsidR="00E50913">
          <w:rPr>
            <w:lang w:val="en-IN" w:eastAsia="en-IN"/>
          </w:rPr>
          <w:t xml:space="preserve">Visa or MasterCard ATMs </w:t>
        </w:r>
      </w:ins>
      <w:ins w:author="Upadhyay , Shubham (SBICard)" w:date="2026-01-14T15:54:00Z" w16du:dateUtc="2026-01-14T10:24:00Z" w:id="127">
        <w:del w:author="Namita Salgiya" w:date="2026-01-21T10:29:00Z" w16du:dateUtc="2026-01-21T04:59:00Z" w:id="128">
          <w:r w:rsidRPr="00E50913" w:rsidDel="00E50913" w:rsidR="00934805">
            <w:rPr>
              <w:lang w:val="en-IN" w:eastAsia="en-IN"/>
            </w:rPr>
            <w:delText xml:space="preserve">  </w:delText>
          </w:r>
        </w:del>
      </w:ins>
      <w:ins w:author="Namita Salgiya" w:date="2026-01-14T09:52:00Z" w16du:dateUtc="2026-01-14T04:22:00Z" w:id="129">
        <w:r w:rsidRPr="00E50913">
          <w:rPr>
            <w:lang w:val="en-IN" w:eastAsia="en-IN"/>
          </w:rPr>
          <w:t>across the globe</w:t>
        </w:r>
        <w:r w:rsidRPr="00E50913" w:rsidR="00CF0333">
          <w:rPr>
            <w:lang w:val="en-IN" w:eastAsia="en-IN"/>
          </w:rPr>
          <w:t>.</w:t>
        </w:r>
      </w:ins>
    </w:p>
    <w:p w:rsidRPr="008951F8" w:rsidR="008951F8" w:rsidP="008951F8" w:rsidRDefault="008951F8" w14:paraId="00CFF180" w14:textId="77777777">
      <w:pPr>
        <w:rPr>
          <w:ins w:author="Namita Salgiya" w:date="2026-01-14T09:50:00Z" w:id="130"/>
          <w:b/>
          <w:bCs/>
          <w:color w:val="0563C1" w:themeColor="hyperlink"/>
          <w:u w:val="single"/>
          <w:lang w:val="en-IN"/>
        </w:rPr>
      </w:pPr>
      <w:ins w:author="Namita Salgiya" w:date="2026-01-14T09:50:00Z" w:id="131">
        <w:r w:rsidRPr="008951F8">
          <w:rPr>
            <w:b/>
            <w:bCs/>
            <w:color w:val="0563C1" w:themeColor="hyperlink"/>
            <w:u w:val="single"/>
            <w:lang w:val="en-IN"/>
          </w:rPr>
          <w:t>How can I apply for the card?</w:t>
        </w:r>
      </w:ins>
    </w:p>
    <w:p w:rsidRPr="008951F8" w:rsidR="008951F8" w:rsidP="008951F8" w:rsidRDefault="008951F8" w14:paraId="447078DE" w14:textId="6AF7D5A6">
      <w:pPr>
        <w:rPr>
          <w:ins w:author="Namita Salgiya" w:date="2026-01-14T09:50:00Z" w:id="132"/>
          <w:color w:val="0563C1" w:themeColor="hyperlink"/>
          <w:u w:val="single"/>
          <w:lang w:val="en-IN"/>
        </w:rPr>
      </w:pPr>
      <w:ins w:author="Namita Salgiya" w:date="2026-01-14T09:50:00Z" w:id="133">
        <w:r w:rsidRPr="008951F8">
          <w:rPr>
            <w:color w:val="0563C1" w:themeColor="hyperlink"/>
            <w:u w:val="single"/>
          </w:rPr>
          <w:t xml:space="preserve">You can apply for an SBI Credit Card </w:t>
        </w:r>
        <w:r w:rsidRPr="008951F8">
          <w:rPr>
            <w:color w:val="0563C1" w:themeColor="hyperlink"/>
            <w:u w:val="single"/>
            <w:lang w:val="en-IN"/>
          </w:rPr>
          <w:t>through our Website </w:t>
        </w:r>
        <w:r w:rsidRPr="008951F8">
          <w:rPr>
            <w:color w:val="0563C1" w:themeColor="hyperlink"/>
            <w:u w:val="single"/>
            <w:lang w:val="en-IN"/>
          </w:rPr>
          <w:fldChar w:fldCharType="begin"/>
        </w:r>
        <w:r w:rsidRPr="008951F8">
          <w:rPr>
            <w:color w:val="0563C1" w:themeColor="hyperlink"/>
            <w:u w:val="single"/>
            <w:lang w:val="en-IN"/>
          </w:rPr>
          <w:instrText>HYPERLINK "https://www.sbicard.com/en/eapply.page" \t "_blank"</w:instrText>
        </w:r>
        <w:r w:rsidRPr="008951F8">
          <w:rPr>
            <w:color w:val="0563C1" w:themeColor="hyperlink"/>
            <w:u w:val="single"/>
            <w:lang w:val="en-IN"/>
          </w:rPr>
        </w:r>
        <w:r w:rsidRPr="008951F8">
          <w:rPr>
            <w:color w:val="0563C1" w:themeColor="hyperlink"/>
            <w:u w:val="single"/>
            <w:lang w:val="en-IN"/>
          </w:rPr>
          <w:fldChar w:fldCharType="separate"/>
        </w:r>
        <w:r w:rsidRPr="008951F8">
          <w:rPr>
            <w:rStyle w:val="Hyperlink"/>
            <w:lang w:val="en-IN"/>
          </w:rPr>
          <w:t>sbicard.com</w:t>
        </w:r>
      </w:ins>
      <w:ins w:author="Namita Salgiya" w:date="2026-01-14T09:50:00Z" w16du:dateUtc="2026-01-14T04:20:00Z" w:id="134">
        <w:r w:rsidRPr="008951F8">
          <w:rPr>
            <w:color w:val="0563C1" w:themeColor="hyperlink"/>
            <w:u w:val="single"/>
            <w:lang w:val="en-IN"/>
          </w:rPr>
          <w:fldChar w:fldCharType="end"/>
        </w:r>
      </w:ins>
      <w:ins w:author="Namita Salgiya" w:date="2026-01-14T09:50:00Z" w:id="135">
        <w:r w:rsidRPr="008951F8">
          <w:rPr>
            <w:color w:val="0563C1" w:themeColor="hyperlink"/>
            <w:u w:val="single"/>
          </w:rPr>
          <w:t xml:space="preserve"> or via our Chatbot ILA. </w:t>
        </w:r>
        <w:r w:rsidRPr="008951F8">
          <w:rPr>
            <w:color w:val="0563C1" w:themeColor="hyperlink"/>
            <w:u w:val="single"/>
            <w:lang w:val="en-IN"/>
          </w:rPr>
          <w:t xml:space="preserve">Alternatively, you can call SBI Card Helpline 39 02 02 02 </w:t>
        </w:r>
        <w:r w:rsidRPr="008951F8">
          <w:rPr>
            <w:color w:val="0563C1" w:themeColor="hyperlink"/>
            <w:u w:val="single"/>
          </w:rPr>
          <w:t>(</w:t>
        </w:r>
        <w:r w:rsidRPr="008951F8">
          <w:rPr>
            <w:color w:val="0563C1" w:themeColor="hyperlink"/>
            <w:u w:val="single"/>
            <w:lang w:val="en-IN"/>
          </w:rPr>
          <w:t>prefix</w:t>
        </w:r>
        <w:r w:rsidRPr="008951F8">
          <w:rPr>
            <w:color w:val="0563C1" w:themeColor="hyperlink"/>
            <w:u w:val="single"/>
          </w:rPr>
          <w:t xml:space="preserve"> your city STD code) </w:t>
        </w:r>
        <w:r w:rsidRPr="008951F8">
          <w:rPr>
            <w:color w:val="0563C1" w:themeColor="hyperlink"/>
            <w:u w:val="single"/>
            <w:lang w:val="en-IN"/>
          </w:rPr>
          <w:t>or visit the nearest SBI branch</w:t>
        </w:r>
        <w:del w:author="Upadhyay , Shubham (SBICard)" w:date="2026-01-14T15:55:00Z" w16du:dateUtc="2026-01-14T10:25:00Z" w:id="136">
          <w:r w:rsidRPr="008951F8" w:rsidDel="00934805">
            <w:rPr>
              <w:color w:val="0563C1" w:themeColor="hyperlink"/>
              <w:u w:val="single"/>
              <w:lang w:val="en-IN"/>
            </w:rPr>
            <w:delText xml:space="preserve"> to apply for an SBI Credit Card</w:delText>
          </w:r>
        </w:del>
        <w:r w:rsidRPr="008951F8">
          <w:rPr>
            <w:color w:val="0563C1" w:themeColor="hyperlink"/>
            <w:u w:val="single"/>
            <w:lang w:val="en-IN"/>
          </w:rPr>
          <w:t>.</w:t>
        </w:r>
      </w:ins>
    </w:p>
    <w:p w:rsidRPr="008951F8" w:rsidR="008951F8" w:rsidP="00E13A64" w:rsidRDefault="008951F8" w14:paraId="42F088A0" w14:textId="77777777">
      <w:pPr>
        <w:rPr>
          <w:ins w:author="Arun Kaushal" w:date="2026-01-02T19:23:00Z" w:id="137"/>
          <w:rStyle w:val="Hyperlink"/>
          <w:b/>
          <w:bCs/>
          <w:lang w:val="en-IN"/>
          <w:rPrChange w:author="Namita Salgiya" w:date="2026-01-14T09:49:00Z" w16du:dateUtc="2026-01-14T04:19:00Z" w:id="138">
            <w:rPr>
              <w:ins w:author="Arun Kaushal" w:date="2026-01-02T19:23:00Z" w:id="139"/>
              <w:rStyle w:val="Hyperlink"/>
              <w:lang w:val="en-IN"/>
            </w:rPr>
          </w:rPrChange>
        </w:rPr>
      </w:pPr>
    </w:p>
    <w:p w:rsidR="00E13A64" w:rsidDel="008951F8" w:rsidRDefault="00E13A64" w14:paraId="16A940F5" w14:textId="2C4607A4">
      <w:pPr>
        <w:rPr>
          <w:del w:author="Namita Salgiya" w:date="2026-01-14T09:50:00Z" w16du:dateUtc="2026-01-14T04:20:00Z" w:id="140"/>
          <w:lang w:val="en-IN"/>
        </w:rPr>
        <w:pPrChange w:author="Arun Kaushal" w:date="2026-01-02T19:23:00Z" w:id="141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  <w:ins w:author="Arun Kaushal" w:date="2026-01-02T19:23:00Z" w:id="142">
        <w:del w:author="Namita Salgiya" w:date="2026-01-14T09:50:00Z" w16du:dateUtc="2026-01-14T04:20:00Z" w:id="143">
          <w:r w:rsidRPr="00E13A64" w:rsidDel="008951F8">
            <w:rPr>
              <w:lang w:val="en-IN"/>
            </w:rPr>
            <w:delText>https://www.sbicard.com/en/faq.page</w:delText>
          </w:r>
        </w:del>
      </w:ins>
    </w:p>
    <w:p w:rsidR="009164D7" w:rsidP="001673AA" w:rsidRDefault="001673AA" w14:paraId="7415B9E1" w14:textId="5D04A7FB">
      <w:pPr>
        <w:jc w:val="center"/>
        <w:rPr>
          <w:b/>
          <w:bCs/>
          <w:u w:val="single"/>
          <w:lang w:val="en-IN"/>
        </w:rPr>
      </w:pPr>
      <w:ins w:author="Namita Salgiya" w:date="2026-01-02T18:23:00Z" w:id="144">
        <w:r w:rsidRPr="001673AA">
          <w:rPr>
            <w:b/>
            <w:bCs/>
            <w:i/>
            <w:iCs/>
            <w:u w:val="single"/>
            <w:lang w:val="en-IN"/>
            <w:rPrChange w:author="Namita Salgiya" w:date="2026-01-02T18:23:00Z" w:id="145">
              <w:rPr>
                <w:i/>
                <w:iCs/>
                <w:lang w:val="en-IN"/>
              </w:rPr>
            </w:rPrChange>
          </w:rPr>
          <w:t xml:space="preserve">Other </w:t>
        </w:r>
        <w:r w:rsidRPr="001673AA">
          <w:rPr>
            <w:b/>
            <w:bCs/>
            <w:u w:val="single"/>
            <w:lang w:val="en-IN"/>
            <w:rPrChange w:author="Namita Salgiya" w:date="2026-01-02T18:23:00Z" w:id="146">
              <w:rPr>
                <w:lang w:val="en-IN"/>
              </w:rPr>
            </w:rPrChange>
          </w:rPr>
          <w:t>FEATURES</w:t>
        </w:r>
      </w:ins>
      <w:del w:author="Namita Salgiya" w:date="2026-01-02T18:23:00Z" w:id="147">
        <w:r w:rsidRPr="009164D7" w:rsidDel="001673AA" w:rsidR="009164D7">
          <w:rPr>
            <w:b/>
            <w:bCs/>
            <w:u w:val="single"/>
            <w:lang w:val="en-IN"/>
          </w:rPr>
          <w:delText>Other Features</w:delText>
        </w:r>
      </w:del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F318DC" w:rsidP="00F318DC" w:rsidRDefault="00F318DC" w14:paraId="67D93AD6" w14:textId="2923FB19">
      <w:pPr>
        <w:pStyle w:val="ListParagraph"/>
        <w:numPr>
          <w:ilvl w:val="0"/>
          <w:numId w:val="33"/>
        </w:num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bookmarkStart w:name="_Hlk219276889" w:id="148"/>
      <w:r w:rsidRPr="0076091B" w:rsidR="0076091B">
        <w:rPr>
          <w:lang w:val="en-IN"/>
        </w:rPr>
        <w:t>SimplySAVE SBI Card</w:t>
      </w:r>
      <w:bookmarkEnd w:id="148"/>
      <w:r w:rsidRPr="0076091B">
        <w:t>.</w:t>
      </w:r>
      <w:r w:rsidRPr="00C37A02">
        <w:t xml:space="preserve"> Simply tap your card on a secure reader for instant transactions.</w:t>
      </w:r>
    </w:p>
    <w:p w:rsidRPr="00AC2D69" w:rsidR="00F318DC" w:rsidP="00F318DC" w:rsidRDefault="00F318DC" w14:paraId="13B302FB" w14:textId="77777777">
      <w:pPr>
        <w:pStyle w:val="ListParagraph"/>
        <w:numPr>
          <w:ilvl w:val="0"/>
          <w:numId w:val="33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F318DC" w:rsidRDefault="00F318DC" w14:paraId="5586057D" w14:textId="75EEEBE0">
      <w:pPr>
        <w:pStyle w:val="ListParagraph"/>
        <w:numPr>
          <w:ilvl w:val="0"/>
          <w:numId w:val="45"/>
        </w:numPr>
        <w:rPr>
          <w:ins w:author="Namita Salgiya" w:date="2026-01-02T18:23:00Z" w:id="149"/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</w:t>
      </w:r>
      <w:commentRangeStart w:id="150"/>
      <w:commentRangeStart w:id="151"/>
      <w:r w:rsidRPr="00AC2D69">
        <w:rPr>
          <w:lang w:val="en-IN"/>
        </w:rPr>
        <w:t xml:space="preserve">Visa </w:t>
      </w:r>
      <w:r w:rsidRPr="00AC2D69" w:rsidR="000C4F42">
        <w:rPr>
          <w:lang w:val="en-IN"/>
        </w:rPr>
        <w:t>P</w:t>
      </w:r>
      <w:r w:rsidRPr="00AC2D69">
        <w:rPr>
          <w:lang w:val="en-IN"/>
        </w:rPr>
        <w:t xml:space="preserve">ayWave’s </w:t>
      </w:r>
      <w:commentRangeEnd w:id="150"/>
      <w:r w:rsidRPr="00AC2D69" w:rsidR="0037434D">
        <w:rPr>
          <w:rStyle w:val="CommentReference"/>
          <w:sz w:val="22"/>
          <w:szCs w:val="22"/>
          <w:lang w:val="en-IN"/>
        </w:rPr>
        <w:commentReference w:id="150"/>
      </w:r>
      <w:commentRangeEnd w:id="151"/>
      <w:r>
        <w:rPr>
          <w:rStyle w:val="CommentReference"/>
        </w:rPr>
        <w:commentReference w:id="151"/>
      </w:r>
      <w:r w:rsidRPr="00AC2D69">
        <w:rPr>
          <w:lang w:val="en-IN"/>
        </w:rPr>
        <w:t>unique security key ensures that even if the card is tapped multiple times, only one transaction is processed.</w:t>
      </w:r>
    </w:p>
    <w:p w:rsidR="00CF0333" w:rsidP="00CF0333" w:rsidRDefault="00CF0333" w14:paraId="367F19AA" w14:textId="77777777">
      <w:pPr>
        <w:pStyle w:val="ListParagraph"/>
        <w:numPr>
          <w:ilvl w:val="0"/>
          <w:numId w:val="45"/>
        </w:numPr>
        <w:spacing w:line="254" w:lineRule="auto"/>
        <w:rPr>
          <w:ins w:author="Namita Salgiya" w:date="2026-01-14T09:53:00Z" w16du:dateUtc="2026-01-14T04:23:00Z" w:id="152"/>
        </w:rPr>
      </w:pPr>
      <w:ins w:author="Namita Salgiya" w:date="2026-01-14T09:53:00Z" w16du:dateUtc="2026-01-14T04:23:00Z" w:id="153">
        <w:r>
          <w:fldChar w:fldCharType="begin"/>
        </w:r>
        <w:r>
          <w:instrText>HYPERLINK "https://www.sbicard.com/sbi-card-en/assets/docs/pdf/personal/credit-cards/lifestyle/sbi-signature-contactless-card/Signature%20Contactless%20FAQ.pdf"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FAQs on contactless credit card.</w:t>
        </w:r>
      </w:ins>
    </w:p>
    <w:p w:rsidRPr="00AC2D69" w:rsidR="00CF0333" w:rsidP="00CF0333" w:rsidRDefault="00CF0333" w14:paraId="45085531" w14:textId="77777777">
      <w:pPr>
        <w:pStyle w:val="ListParagraph"/>
        <w:rPr>
          <w:ins w:author="Namita Salgiya" w:date="2026-01-14T09:53:00Z" w16du:dateUtc="2026-01-14T04:23:00Z" w:id="154"/>
          <w:lang w:val="en-IN"/>
        </w:rPr>
      </w:pPr>
      <w:ins w:author="Namita Salgiya" w:date="2026-01-14T09:53:00Z" w16du:dateUtc="2026-01-14T04:23:00Z" w:id="155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the list of Merchants enabled for contactless transactions.</w:t>
        </w:r>
      </w:ins>
    </w:p>
    <w:p w:rsidRPr="001673AA" w:rsidR="001673AA" w:rsidDel="00CF0333" w:rsidP="001673AA" w:rsidRDefault="001673AA" w14:paraId="7F88006F" w14:textId="4C500FE8">
      <w:pPr>
        <w:pStyle w:val="ListParagraph"/>
        <w:numPr>
          <w:ilvl w:val="0"/>
          <w:numId w:val="45"/>
        </w:numPr>
        <w:rPr>
          <w:del w:author="Namita Salgiya" w:date="2026-01-14T09:53:00Z" w16du:dateUtc="2026-01-14T04:23:00Z" w:id="156"/>
          <w:rPrChange w:author="Namita Salgiya" w:date="2026-01-02T18:23:00Z" w:id="157">
            <w:rPr>
              <w:del w:author="Namita Salgiya" w:date="2026-01-14T09:53:00Z" w16du:dateUtc="2026-01-14T04:23:00Z" w:id="158"/>
              <w:lang w:val="en-IN"/>
            </w:rPr>
          </w:rPrChange>
        </w:rPr>
      </w:pPr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P="00F318DC" w:rsidRDefault="00F318DC" w14:paraId="7A0E261B" w14:textId="7777777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318DC" w:rsidR="00F318DC" w:rsidP="009164D7" w:rsidRDefault="00F318DC" w14:paraId="019B45E5" w14:textId="1FD79A34">
      <w:pPr>
        <w:pStyle w:val="ListParagraph"/>
        <w:numPr>
          <w:ilvl w:val="0"/>
          <w:numId w:val="4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ins w:author="Namita Salgiya" w:date="2026-01-21T10:29:00Z" w:id="159">
        <w:r w:rsidRPr="00E50913" w:rsidR="00E50913">
          <w:rPr>
            <w:lang w:eastAsia="en-IN"/>
          </w:rPr>
          <w:t>Visa or MasterCard</w:t>
        </w:r>
      </w:ins>
      <w:del w:author="Namita Salgiya" w:date="2026-01-21T10:29:00Z" w16du:dateUtc="2026-01-21T04:59:00Z" w:id="160">
        <w:r w:rsidRPr="00F318DC" w:rsidDel="00E50913" w:rsidR="00934805">
          <w:rPr>
            <w:lang w:val="en-IN" w:eastAsia="en-IN"/>
          </w:rPr>
          <w:delText>Visa</w:delText>
        </w:r>
      </w:del>
    </w:p>
    <w:p w:rsidRPr="009164D7" w:rsidR="004A5805" w:rsidP="004A5805" w:rsidRDefault="004A5805" w14:paraId="5C097B34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E50913" w:rsidR="00E50913" w:rsidP="00E50913" w:rsidRDefault="00E50913" w14:paraId="58E89B90" w14:textId="77777777">
      <w:pPr>
        <w:numPr>
          <w:ilvl w:val="0"/>
          <w:numId w:val="89"/>
        </w:numPr>
        <w:rPr>
          <w:ins w:author="Namita Salgiya" w:date="2026-01-21T10:29:00Z" w:id="161"/>
          <w:lang w:val="en-IN" w:eastAsia="en-IN"/>
        </w:rPr>
      </w:pPr>
      <w:ins w:author="Namita Salgiya" w:date="2026-01-21T10:29:00Z" w:id="162">
        <w:r w:rsidRPr="00E50913">
          <w:rPr>
            <w:lang w:val="en-IN" w:eastAsia="en-IN"/>
          </w:rPr>
          <w:t>Withdraw cash from over 1 million Visa or MasterCard ATMs across the globe</w:t>
        </w:r>
      </w:ins>
    </w:p>
    <w:p w:rsidRPr="00AE161E" w:rsidR="00AE161E" w:rsidDel="00E50913" w:rsidP="00AE161E" w:rsidRDefault="004A5805" w14:paraId="380B78A4" w14:textId="4B2155E2">
      <w:pPr>
        <w:pStyle w:val="ListParagraph"/>
        <w:numPr>
          <w:ilvl w:val="0"/>
          <w:numId w:val="49"/>
        </w:numPr>
        <w:rPr>
          <w:del w:author="Namita Salgiya" w:date="2026-01-21T10:29:00Z" w16du:dateUtc="2026-01-21T04:59:00Z" w:id="163"/>
          <w:lang w:val="en-IN" w:eastAsia="en-IN"/>
        </w:rPr>
      </w:pPr>
      <w:del w:author="Namita Salgiya" w:date="2026-01-21T10:29:00Z" w16du:dateUtc="2026-01-21T04:59:00Z" w:id="164">
        <w:r w:rsidRPr="004A5805" w:rsidDel="00E50913">
          <w:rPr>
            <w:lang w:val="en-IN" w:eastAsia="en-IN"/>
          </w:rPr>
          <w:delText>Withdraw cash from over 1 million Visa</w:delText>
        </w:r>
      </w:del>
      <w:ins w:author="Upadhyay , Shubham (SBICard)" w:date="2026-01-14T15:55:00Z" w16du:dateUtc="2026-01-14T10:25:00Z" w:id="165">
        <w:del w:author="Namita Salgiya" w:date="2026-01-21T10:29:00Z" w16du:dateUtc="2026-01-21T04:59:00Z" w:id="166">
          <w:r w:rsidDel="00E50913" w:rsidR="00934805">
            <w:rPr>
              <w:lang w:val="en-IN" w:eastAsia="en-IN"/>
            </w:rPr>
            <w:delText xml:space="preserve"> </w:delText>
          </w:r>
        </w:del>
      </w:ins>
      <w:ins w:author="Arun Kaushal" w:date="2026-01-02T20:22:00Z" w:id="167">
        <w:del w:author="Namita Salgiya" w:date="2026-01-21T10:29:00Z" w16du:dateUtc="2026-01-21T04:59:00Z" w:id="168">
          <w:r w:rsidDel="00E50913" w:rsidR="007472C1">
            <w:rPr>
              <w:lang w:val="en-IN" w:eastAsia="en-IN"/>
            </w:rPr>
            <w:delText>/</w:delText>
          </w:r>
        </w:del>
      </w:ins>
      <w:ins w:author="Upadhyay , Shubham (SBICard)" w:date="2026-01-14T15:55:00Z" w16du:dateUtc="2026-01-14T10:25:00Z" w:id="169">
        <w:del w:author="Namita Salgiya" w:date="2026-01-21T10:29:00Z" w16du:dateUtc="2026-01-21T04:59:00Z" w:id="170">
          <w:r w:rsidDel="00E50913" w:rsidR="00934805">
            <w:rPr>
              <w:lang w:val="en-IN" w:eastAsia="en-IN"/>
            </w:rPr>
            <w:delText xml:space="preserve"> </w:delText>
          </w:r>
        </w:del>
      </w:ins>
      <w:ins w:author="Arun Kaushal" w:date="2026-01-02T20:22:00Z" w:id="171">
        <w:del w:author="Namita Salgiya" w:date="2026-01-21T10:29:00Z" w16du:dateUtc="2026-01-21T04:59:00Z" w:id="172">
          <w:r w:rsidDel="00E50913" w:rsidR="007472C1">
            <w:rPr>
              <w:lang w:val="en-IN" w:eastAsia="en-IN"/>
            </w:rPr>
            <w:delText>Ru</w:delText>
          </w:r>
          <w:r w:rsidDel="00E50913" w:rsidR="00934805">
            <w:rPr>
              <w:lang w:val="en-IN" w:eastAsia="en-IN"/>
            </w:rPr>
            <w:delText>P</w:delText>
          </w:r>
          <w:r w:rsidDel="00E50913" w:rsidR="007472C1">
            <w:rPr>
              <w:lang w:val="en-IN" w:eastAsia="en-IN"/>
            </w:rPr>
            <w:delText>ay</w:delText>
          </w:r>
        </w:del>
      </w:ins>
      <w:del w:author="Namita Salgiya" w:date="2026-01-21T10:29:00Z" w16du:dateUtc="2026-01-21T04:59:00Z" w:id="173">
        <w:r w:rsidDel="00E50913" w:rsidR="00F318DC">
          <w:rPr>
            <w:lang w:val="en-IN" w:eastAsia="en-IN"/>
          </w:rPr>
          <w:delText xml:space="preserve"> </w:delText>
        </w:r>
        <w:r w:rsidDel="00E50913" w:rsidR="00AE161E">
          <w:rPr>
            <w:lang w:val="en-IN" w:eastAsia="en-IN"/>
          </w:rPr>
          <w:delText xml:space="preserve">or </w:delText>
        </w:r>
        <w:commentRangeStart w:id="174"/>
        <w:r w:rsidDel="00E50913" w:rsidR="00AE161E">
          <w:rPr>
            <w:lang w:val="en-IN" w:eastAsia="en-IN"/>
          </w:rPr>
          <w:delText xml:space="preserve">MasterCard </w:delText>
        </w:r>
        <w:commentRangeEnd w:id="174"/>
        <w:r w:rsidRPr="004A5805" w:rsidDel="00E50913" w:rsidR="00E50913">
          <w:rPr>
            <w:rStyle w:val="CommentReference"/>
            <w:sz w:val="22"/>
            <w:szCs w:val="22"/>
            <w:lang w:val="en-IN" w:eastAsia="en-IN"/>
          </w:rPr>
          <w:commentReference w:id="174"/>
        </w:r>
        <w:r w:rsidRPr="004A5805" w:rsidDel="00E50913">
          <w:rPr>
            <w:lang w:val="en-IN" w:eastAsia="en-IN"/>
          </w:rPr>
          <w:delText>ATMs across the globe</w:delText>
        </w:r>
      </w:del>
    </w:p>
    <w:p w:rsidR="00AE161E" w:rsidP="00AE161E" w:rsidRDefault="00AE161E" w14:paraId="4C1612D8" w14:textId="4A423E4D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ins w:author="Upadhyay , Shubham (SBICard)" w:date="2026-01-14T15:55:00Z" w16du:dateUtc="2026-01-14T10:25:00Z" w:id="175">
        <w:r w:rsidR="00934805">
          <w:rPr>
            <w:b/>
            <w:bCs/>
            <w:lang w:val="en-IN"/>
          </w:rPr>
          <w:t xml:space="preserve"> EMI </w:t>
        </w:r>
      </w:ins>
    </w:p>
    <w:p w:rsidRPr="004A5805" w:rsidR="00AE161E" w:rsidP="00AE161E" w:rsidRDefault="00AE161E" w14:paraId="3DB9ACE9" w14:textId="77777777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P="00AE161E" w:rsidRDefault="00AE161E" w14:paraId="172B2E0E" w14:textId="77777777">
      <w:pPr>
        <w:pStyle w:val="ListParagraph"/>
        <w:numPr>
          <w:ilvl w:val="0"/>
          <w:numId w:val="49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AE161E" w:rsidRDefault="001673AA" w14:paraId="4E008819" w14:textId="4C586625">
      <w:pPr>
        <w:pStyle w:val="ListParagraph"/>
        <w:numPr>
          <w:ilvl w:val="0"/>
          <w:numId w:val="49"/>
        </w:numPr>
        <w:rPr>
          <w:ins w:author="Namita Salgiya" w:date="2026-01-14T09:53:00Z" w16du:dateUtc="2026-01-14T04:23:00Z" w:id="176"/>
        </w:rPr>
      </w:pPr>
      <w:ins w:author="Namita Salgiya" w:date="2026-01-02T18:23:00Z" w:id="177">
        <w:r w:rsidRPr="00285BC7">
          <w:t>Click </w:t>
        </w:r>
        <w:r w:rsidRPr="00285BC7">
          <w:fldChar w:fldCharType="begin"/>
        </w:r>
        <w:r w:rsidRPr="00285BC7">
          <w:instrText>HYPERLINK "https://www.sbicard.com/en/personal/benefits/lower-interest-option/flexi-pay.page"</w:instrText>
        </w:r>
        <w:r w:rsidRPr="00285BC7">
          <w:fldChar w:fldCharType="separate"/>
        </w:r>
        <w:r w:rsidRPr="00285BC7">
          <w:rPr>
            <w:rStyle w:val="Hyperlink"/>
          </w:rPr>
          <w:t>here </w:t>
        </w:r>
        <w:r w:rsidRPr="00285BC7">
          <w:fldChar w:fldCharType="end"/>
        </w:r>
        <w:r w:rsidRPr="00285BC7">
          <w:t>to learn how to apply for Flexipay</w:t>
        </w:r>
      </w:ins>
      <w:ins w:author="Upadhyay , Shubham (SBICard)" w:date="2026-01-14T15:55:00Z" w16du:dateUtc="2026-01-14T10:25:00Z" w:id="178">
        <w:r w:rsidR="00934805">
          <w:t xml:space="preserve"> EMI</w:t>
        </w:r>
      </w:ins>
    </w:p>
    <w:p w:rsidRPr="008028B6" w:rsidR="00CF0333" w:rsidP="00CF0333" w:rsidRDefault="00CF0333" w14:paraId="4BEE3AD9" w14:textId="77777777">
      <w:pPr>
        <w:rPr>
          <w:ins w:author="Namita Salgiya" w:date="2026-01-14T09:53:00Z" w16du:dateUtc="2026-01-14T04:23:00Z" w:id="179"/>
          <w:b/>
          <w:bCs/>
        </w:rPr>
      </w:pPr>
      <w:ins w:author="Namita Salgiya" w:date="2026-01-14T09:53:00Z" w16du:dateUtc="2026-01-14T04:23:00Z" w:id="180">
        <w:r w:rsidRPr="008028B6">
          <w:rPr>
            <w:b/>
            <w:bCs/>
          </w:rPr>
          <w:t>Add-on Cards</w:t>
        </w:r>
      </w:ins>
    </w:p>
    <w:p w:rsidRPr="008028B6" w:rsidR="00CF0333" w:rsidP="00CF0333" w:rsidRDefault="00CF0333" w14:paraId="0D548607" w14:textId="77777777">
      <w:pPr>
        <w:numPr>
          <w:ilvl w:val="0"/>
          <w:numId w:val="88"/>
        </w:numPr>
        <w:rPr>
          <w:ins w:author="Namita Salgiya" w:date="2026-01-14T09:53:00Z" w16du:dateUtc="2026-01-14T04:23:00Z" w:id="181"/>
        </w:rPr>
      </w:pPr>
      <w:ins w:author="Namita Salgiya" w:date="2026-01-14T09:53:00Z" w16du:dateUtc="2026-01-14T04:23:00Z" w:id="182">
        <w:r w:rsidRPr="008028B6">
          <w:t xml:space="preserve">Empower your family with </w:t>
        </w:r>
        <w:r w:rsidRPr="008028B6">
          <w:fldChar w:fldCharType="begin"/>
        </w:r>
        <w:r w:rsidRPr="008028B6">
          <w:instrText>HYPERLINK "https://www.sbicard.com/en/personal/benefits/add-on-card.page" \t "_blank"</w:instrText>
        </w:r>
        <w:r w:rsidRPr="008028B6">
          <w:fldChar w:fldCharType="separate"/>
        </w:r>
        <w:r w:rsidRPr="008028B6">
          <w:rPr>
            <w:rStyle w:val="Hyperlink"/>
          </w:rPr>
          <w:t>add-on cards</w:t>
        </w:r>
        <w:r w:rsidRPr="008028B6">
          <w:fldChar w:fldCharType="end"/>
        </w:r>
        <w:r w:rsidRPr="008028B6">
          <w:t xml:space="preserve"> for your parents, spouse, children or siblings above the age of 18</w:t>
        </w:r>
      </w:ins>
    </w:p>
    <w:p w:rsidRPr="008028B6" w:rsidR="00CF0333" w:rsidP="00CF0333" w:rsidRDefault="00CF0333" w14:paraId="7EA6834B" w14:textId="77777777">
      <w:pPr>
        <w:rPr>
          <w:ins w:author="Namita Salgiya" w:date="2026-01-14T09:53:00Z" w16du:dateUtc="2026-01-14T04:23:00Z" w:id="183"/>
          <w:b/>
          <w:bCs/>
        </w:rPr>
      </w:pPr>
      <w:ins w:author="Namita Salgiya" w:date="2026-01-14T09:53:00Z" w16du:dateUtc="2026-01-14T04:23:00Z" w:id="184">
        <w:r w:rsidRPr="008028B6">
          <w:rPr>
            <w:b/>
            <w:bCs/>
          </w:rPr>
          <w:t>Utility Bill Payment Facility</w:t>
        </w:r>
      </w:ins>
    </w:p>
    <w:p w:rsidRPr="008028B6" w:rsidR="00CF0333" w:rsidP="00CF0333" w:rsidRDefault="00CF0333" w14:paraId="5507E2C2" w14:textId="77777777">
      <w:pPr>
        <w:numPr>
          <w:ilvl w:val="0"/>
          <w:numId w:val="49"/>
        </w:numPr>
        <w:rPr>
          <w:ins w:author="Namita Salgiya" w:date="2026-01-14T09:53:00Z" w16du:dateUtc="2026-01-14T04:23:00Z" w:id="185"/>
        </w:rPr>
      </w:pPr>
      <w:ins w:author="Namita Salgiya" w:date="2026-01-14T09:53:00Z" w16du:dateUtc="2026-01-14T04:23:00Z" w:id="186">
        <w:r w:rsidRPr="008028B6">
          <w:t xml:space="preserve">Pay your electricity, telephone, mobile and other utility bills using the Easy Bill Pay facility. </w:t>
        </w:r>
        <w:r w:rsidRPr="008028B6">
          <w:fldChar w:fldCharType="begin"/>
        </w:r>
        <w:r w:rsidRPr="008028B6">
          <w:instrText>HYPERLINK "https://www.sbicard.com/en/personal/benefits.page" \l "area5" \t "_blank"</w:instrText>
        </w:r>
        <w:r w:rsidRPr="008028B6">
          <w:fldChar w:fldCharType="separate"/>
        </w:r>
        <w:r w:rsidRPr="008028B6">
          <w:rPr>
            <w:rStyle w:val="Hyperlink"/>
          </w:rPr>
          <w:t>Click here</w:t>
        </w:r>
        <w:r w:rsidRPr="008028B6">
          <w:fldChar w:fldCharType="end"/>
        </w:r>
        <w:r w:rsidRPr="008028B6">
          <w:t xml:space="preserve"> to know more.</w:t>
        </w:r>
      </w:ins>
    </w:p>
    <w:p w:rsidRPr="008028B6" w:rsidR="00CF0333" w:rsidP="00CF0333" w:rsidRDefault="00CF0333" w14:paraId="2A9318E6" w14:textId="77777777">
      <w:pPr>
        <w:rPr>
          <w:ins w:author="Namita Salgiya" w:date="2026-01-14T09:53:00Z" w16du:dateUtc="2026-01-14T04:23:00Z" w:id="187"/>
          <w:b/>
          <w:bCs/>
        </w:rPr>
      </w:pPr>
      <w:ins w:author="Namita Salgiya" w:date="2026-01-14T09:53:00Z" w16du:dateUtc="2026-01-14T04:23:00Z" w:id="188">
        <w:r w:rsidRPr="008028B6">
          <w:rPr>
            <w:b/>
            <w:bCs/>
          </w:rPr>
          <w:t>Balance Transfer on EMI</w:t>
        </w:r>
      </w:ins>
    </w:p>
    <w:p w:rsidRPr="008028B6" w:rsidR="00CF0333" w:rsidP="00CF0333" w:rsidRDefault="00CF0333" w14:paraId="682F0306" w14:textId="77777777">
      <w:pPr>
        <w:numPr>
          <w:ilvl w:val="0"/>
          <w:numId w:val="49"/>
        </w:numPr>
        <w:spacing w:after="0"/>
        <w:rPr>
          <w:ins w:author="Namita Salgiya" w:date="2026-01-14T09:53:00Z" w16du:dateUtc="2026-01-14T04:23:00Z" w:id="189"/>
        </w:rPr>
      </w:pPr>
      <w:ins w:author="Namita Salgiya" w:date="2026-01-14T09:53:00Z" w16du:dateUtc="2026-01-14T04:23:00Z" w:id="190">
        <w:r w:rsidRPr="008028B6">
          <w:t xml:space="preserve">Save money on your credit card repayments. </w:t>
        </w:r>
      </w:ins>
    </w:p>
    <w:p w:rsidRPr="008028B6" w:rsidR="00CF0333" w:rsidP="00CF0333" w:rsidRDefault="00CF0333" w14:paraId="6E93E45A" w14:textId="7CBCC509">
      <w:pPr>
        <w:numPr>
          <w:ilvl w:val="0"/>
          <w:numId w:val="49"/>
        </w:numPr>
        <w:spacing w:after="0"/>
        <w:rPr>
          <w:ins w:author="Namita Salgiya" w:date="2026-01-14T09:53:00Z" w16du:dateUtc="2026-01-14T04:23:00Z" w:id="191"/>
        </w:rPr>
      </w:pPr>
      <w:ins w:author="Namita Salgiya" w:date="2026-01-14T09:53:00Z" w16du:dateUtc="2026-01-14T04:23:00Z" w:id="192">
        <w:r w:rsidRPr="008028B6">
          <w:t xml:space="preserve">Transfer outstanding balances of other banks’ credit cards to your </w:t>
        </w:r>
      </w:ins>
      <w:ins w:author="Namita Salgiya" w:date="2026-01-14T09:54:00Z" w16du:dateUtc="2026-01-14T04:24:00Z" w:id="193">
        <w:r w:rsidRPr="0076091B">
          <w:rPr>
            <w:lang w:val="en-IN"/>
          </w:rPr>
          <w:t>Simply</w:t>
        </w:r>
        <w:r w:rsidRPr="00934805">
          <w:rPr>
            <w:i/>
            <w:iCs/>
            <w:lang w:val="en-IN"/>
            <w:rPrChange w:author="Upadhyay , Shubham (SBICard)" w:date="2026-01-14T15:55:00Z" w16du:dateUtc="2026-01-14T10:25:00Z" w:id="194">
              <w:rPr>
                <w:lang w:val="en-IN"/>
              </w:rPr>
            </w:rPrChange>
          </w:rPr>
          <w:t>S</w:t>
        </w:r>
        <w:r w:rsidRPr="00934805" w:rsidR="00934805">
          <w:rPr>
            <w:i/>
            <w:iCs/>
            <w:lang w:val="en-IN"/>
            <w:rPrChange w:author="Upadhyay , Shubham (SBICard)" w:date="2026-01-14T15:55:00Z" w16du:dateUtc="2026-01-14T10:25:00Z" w:id="195">
              <w:rPr>
                <w:lang w:val="en-IN"/>
              </w:rPr>
            </w:rPrChange>
          </w:rPr>
          <w:t>ave</w:t>
        </w:r>
        <w:r w:rsidRPr="0076091B">
          <w:rPr>
            <w:lang w:val="en-IN"/>
          </w:rPr>
          <w:t xml:space="preserve"> SBI Card</w:t>
        </w:r>
        <w:r>
          <w:rPr>
            <w:lang w:val="en-IN"/>
          </w:rPr>
          <w:t xml:space="preserve"> </w:t>
        </w:r>
      </w:ins>
      <w:ins w:author="Namita Salgiya" w:date="2026-01-14T09:53:00Z" w16du:dateUtc="2026-01-14T04:23:00Z" w:id="196">
        <w:r w:rsidRPr="008028B6">
          <w:t xml:space="preserve">at a lower interest rate and repay in easy EMIs. </w:t>
        </w:r>
        <w:r w:rsidRPr="008028B6">
          <w:fldChar w:fldCharType="begin"/>
        </w:r>
        <w:r w:rsidRPr="008028B6">
          <w:instrText>HYPERLINK "https://www.sbicard.com/en/personal/benefits/lower-interest-option/balance-transfer-on-emi.page" \t "_blank"</w:instrText>
        </w:r>
        <w:r w:rsidRPr="008028B6">
          <w:fldChar w:fldCharType="separate"/>
        </w:r>
        <w:r w:rsidRPr="008028B6">
          <w:rPr>
            <w:rStyle w:val="Hyperlink"/>
          </w:rPr>
          <w:t>Click here</w:t>
        </w:r>
        <w:r w:rsidRPr="008028B6">
          <w:fldChar w:fldCharType="end"/>
        </w:r>
        <w:r w:rsidRPr="008028B6">
          <w:t xml:space="preserve"> to know about Balance Transfer on EMI.</w:t>
        </w:r>
      </w:ins>
    </w:p>
    <w:p w:rsidR="00CF0333" w:rsidP="00CF0333" w:rsidRDefault="00CF0333" w14:paraId="3AAC5578" w14:textId="77777777">
      <w:pPr>
        <w:numPr>
          <w:ilvl w:val="0"/>
          <w:numId w:val="49"/>
        </w:numPr>
        <w:spacing w:after="0"/>
        <w:rPr>
          <w:ins w:author="Namita Salgiya" w:date="2026-01-14T09:53:00Z" w16du:dateUtc="2026-01-14T04:23:00Z" w:id="197"/>
        </w:rPr>
      </w:pPr>
      <w:ins w:author="Namita Salgiya" w:date="2026-01-14T09:53:00Z" w16du:dateUtc="2026-01-14T04:23:00Z" w:id="198">
        <w:r w:rsidRPr="008028B6">
          <w:t>Login to your account to avail this facility.</w:t>
        </w:r>
      </w:ins>
    </w:p>
    <w:p w:rsidRPr="001673AA" w:rsidR="00CF0333" w:rsidP="00CF0333" w:rsidRDefault="00CF0333" w14:paraId="18E12B16" w14:textId="77777777">
      <w:pPr>
        <w:rPr>
          <w:rPrChange w:author="Namita Salgiya" w:date="2026-01-02T18:23:00Z" w:id="199">
            <w:rPr>
              <w:lang w:val="en-IN"/>
            </w:rPr>
          </w:rPrChange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19"/>
      <w:footerReference w:type="default" r:id="rId20"/>
      <w:footerReference w:type="first" r:id="rId2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US(" w:author="Upadhyay , Shubham (SBICard)" w:date="2026-01-02T12:11:00Z" w:id="150">
    <w:p w:rsidR="0037434D" w:rsidP="0037434D" w:rsidRDefault="0037434D" w14:paraId="6A7CF65B" w14:textId="77777777">
      <w:pPr>
        <w:pStyle w:val="CommentText"/>
      </w:pPr>
      <w:r>
        <w:rPr>
          <w:rStyle w:val="CommentReference"/>
        </w:rPr>
        <w:annotationRef/>
      </w:r>
      <w:r>
        <w:t>Please evaluate...Why only Visa?</w:t>
      </w:r>
    </w:p>
  </w:comment>
  <w:comment w:initials="NS" w:author="Namita Salgiya" w:date="2026-01-21T10:28:00Z" w:id="151">
    <w:p w:rsidR="00E50913" w:rsidP="00E50913" w:rsidRDefault="00E50913" w14:paraId="3BB92D4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Rechecked.</w:t>
      </w:r>
    </w:p>
  </w:comment>
  <w:comment w:initials="US(" w:author="Upadhyay , Shubham (SBICard)" w:date="2025-12-31T16:46:00Z" w:id="174">
    <w:p w:rsidR="000C4F42" w:rsidP="000C4F42" w:rsidRDefault="000C4F42" w14:paraId="69DBD6BA" w14:textId="77777777">
      <w:pPr>
        <w:pStyle w:val="CommentText"/>
      </w:pPr>
      <w:r>
        <w:rPr>
          <w:rStyle w:val="CommentReference"/>
        </w:rPr>
        <w:annotationRef/>
      </w:r>
      <w:r>
        <w:t>As discussed, please evaluate from factual POV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7CF65B" w15:done="0"/>
  <w15:commentEx w15:paraId="3BB92D4B" w15:paraIdParent="6A7CF65B" w15:done="0"/>
  <w15:commentEx w15:paraId="69DBD6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58BD4E" w16cex:dateUtc="2026-01-02T06:41:00Z"/>
  <w16cex:commentExtensible w16cex:durableId="12D66E67" w16cex:dateUtc="2026-01-21T04:58:00Z"/>
  <w16cex:commentExtensible w16cex:durableId="33C97700" w16cex:dateUtc="2025-12-31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7CF65B" w16cid:durableId="7458BD4E"/>
  <w16cid:commentId w16cid:paraId="3BB92D4B" w16cid:durableId="12D66E67"/>
  <w16cid:commentId w16cid:paraId="69DBD6BA" w16cid:durableId="33C977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5332" w:rsidP="00DE1D88" w:rsidRDefault="00C45332" w14:paraId="0CDBF2CA" w14:textId="77777777">
      <w:pPr>
        <w:spacing w:after="0" w:line="240" w:lineRule="auto"/>
      </w:pPr>
      <w:r>
        <w:separator/>
      </w:r>
    </w:p>
  </w:endnote>
  <w:endnote w:type="continuationSeparator" w:id="0">
    <w:p w:rsidR="00C45332" w:rsidP="00DE1D88" w:rsidRDefault="00C45332" w14:paraId="62092E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E1D88" w:rsidRDefault="00DE1D88" w14:paraId="7252065D" w14:textId="13B560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7B390" wp14:editId="0EBD2D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89377487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E1D88" w:rsidR="00DE1D88" w:rsidP="00DE1D88" w:rsidRDefault="00DE1D88" w14:paraId="66AEA18E" w14:textId="5478BBC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1D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047B390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DE1D88" w:rsidR="00DE1D88" w:rsidP="00DE1D88" w:rsidRDefault="00DE1D88" w14:paraId="66AEA18E" w14:textId="5478BBC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E1D88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E1D88" w:rsidRDefault="00DE1D88" w14:paraId="3BEBBFDF" w14:textId="6DBB5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CAA2E6" wp14:editId="3358B7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493962599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E1D88" w:rsidR="00DE1D88" w:rsidP="00DE1D88" w:rsidRDefault="00DE1D88" w14:paraId="1575A47F" w14:textId="5D34611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1D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7CAA2E6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DE1D88" w:rsidR="00DE1D88" w:rsidP="00DE1D88" w:rsidRDefault="00DE1D88" w14:paraId="1575A47F" w14:textId="5D34611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E1D88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E1D88" w:rsidRDefault="00DE1D88" w14:paraId="1653A2B1" w14:textId="7DC712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195EF8" wp14:editId="0582C9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840501960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E1D88" w:rsidR="00DE1D88" w:rsidP="00DE1D88" w:rsidRDefault="00DE1D88" w14:paraId="67C01B16" w14:textId="4FDBF91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E1D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195EF8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DE1D88" w:rsidR="00DE1D88" w:rsidP="00DE1D88" w:rsidRDefault="00DE1D88" w14:paraId="67C01B16" w14:textId="4FDBF91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E1D88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5332" w:rsidP="00DE1D88" w:rsidRDefault="00C45332" w14:paraId="7C2019B6" w14:textId="77777777">
      <w:pPr>
        <w:spacing w:after="0" w:line="240" w:lineRule="auto"/>
      </w:pPr>
      <w:r>
        <w:separator/>
      </w:r>
    </w:p>
  </w:footnote>
  <w:footnote w:type="continuationSeparator" w:id="0">
    <w:p w:rsidR="00C45332" w:rsidP="00DE1D88" w:rsidRDefault="00C45332" w14:paraId="417F4DD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B235B5"/>
    <w:multiLevelType w:val="multilevel"/>
    <w:tmpl w:val="3F1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E71137"/>
    <w:multiLevelType w:val="hybridMultilevel"/>
    <w:tmpl w:val="10DE70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668427D"/>
    <w:multiLevelType w:val="multilevel"/>
    <w:tmpl w:val="413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0C1574"/>
    <w:multiLevelType w:val="multilevel"/>
    <w:tmpl w:val="6BA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2B372244"/>
    <w:multiLevelType w:val="multilevel"/>
    <w:tmpl w:val="832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9A51D10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A63330F"/>
    <w:multiLevelType w:val="multilevel"/>
    <w:tmpl w:val="270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F5C7E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440F4209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5F7343F"/>
    <w:multiLevelType w:val="multilevel"/>
    <w:tmpl w:val="413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A857768"/>
    <w:multiLevelType w:val="multilevel"/>
    <w:tmpl w:val="5BA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AD326C6"/>
    <w:multiLevelType w:val="hybridMultilevel"/>
    <w:tmpl w:val="760080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B865A35"/>
    <w:multiLevelType w:val="multilevel"/>
    <w:tmpl w:val="DA7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1105E01"/>
    <w:multiLevelType w:val="multilevel"/>
    <w:tmpl w:val="096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A6906DD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7355674E"/>
    <w:multiLevelType w:val="multilevel"/>
    <w:tmpl w:val="B12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6212F0D"/>
    <w:multiLevelType w:val="multilevel"/>
    <w:tmpl w:val="6F2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64201D4"/>
    <w:multiLevelType w:val="multilevel"/>
    <w:tmpl w:val="413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7A7F1F6E"/>
    <w:multiLevelType w:val="hybridMultilevel"/>
    <w:tmpl w:val="0B4CD1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7AA60737"/>
    <w:multiLevelType w:val="multilevel"/>
    <w:tmpl w:val="F7C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7BDC046F"/>
    <w:multiLevelType w:val="hybridMultilevel"/>
    <w:tmpl w:val="A8E84B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7CDA0348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7556072">
    <w:abstractNumId w:val="13"/>
  </w:num>
  <w:num w:numId="2" w16cid:durableId="52625444">
    <w:abstractNumId w:val="54"/>
  </w:num>
  <w:num w:numId="3" w16cid:durableId="1849634694">
    <w:abstractNumId w:val="23"/>
  </w:num>
  <w:num w:numId="4" w16cid:durableId="1810629836">
    <w:abstractNumId w:val="9"/>
  </w:num>
  <w:num w:numId="5" w16cid:durableId="1465736766">
    <w:abstractNumId w:val="65"/>
  </w:num>
  <w:num w:numId="6" w16cid:durableId="1900706884">
    <w:abstractNumId w:val="56"/>
  </w:num>
  <w:num w:numId="7" w16cid:durableId="1703436479">
    <w:abstractNumId w:val="15"/>
  </w:num>
  <w:num w:numId="8" w16cid:durableId="1517887871">
    <w:abstractNumId w:val="32"/>
  </w:num>
  <w:num w:numId="9" w16cid:durableId="68312280">
    <w:abstractNumId w:val="7"/>
  </w:num>
  <w:num w:numId="10" w16cid:durableId="394470575">
    <w:abstractNumId w:val="69"/>
  </w:num>
  <w:num w:numId="11" w16cid:durableId="56171251">
    <w:abstractNumId w:val="58"/>
  </w:num>
  <w:num w:numId="12" w16cid:durableId="1037660689">
    <w:abstractNumId w:val="29"/>
  </w:num>
  <w:num w:numId="13" w16cid:durableId="1344355258">
    <w:abstractNumId w:val="72"/>
  </w:num>
  <w:num w:numId="14" w16cid:durableId="1317296588">
    <w:abstractNumId w:val="6"/>
  </w:num>
  <w:num w:numId="15" w16cid:durableId="2077243921">
    <w:abstractNumId w:val="14"/>
  </w:num>
  <w:num w:numId="16" w16cid:durableId="973873976">
    <w:abstractNumId w:val="47"/>
  </w:num>
  <w:num w:numId="17" w16cid:durableId="1945527373">
    <w:abstractNumId w:val="3"/>
  </w:num>
  <w:num w:numId="18" w16cid:durableId="1168061887">
    <w:abstractNumId w:val="67"/>
  </w:num>
  <w:num w:numId="19" w16cid:durableId="436675853">
    <w:abstractNumId w:val="84"/>
  </w:num>
  <w:num w:numId="20" w16cid:durableId="1500924570">
    <w:abstractNumId w:val="43"/>
  </w:num>
  <w:num w:numId="21" w16cid:durableId="2010715324">
    <w:abstractNumId w:val="71"/>
  </w:num>
  <w:num w:numId="22" w16cid:durableId="98915568">
    <w:abstractNumId w:val="52"/>
  </w:num>
  <w:num w:numId="23" w16cid:durableId="1757165943">
    <w:abstractNumId w:val="66"/>
  </w:num>
  <w:num w:numId="24" w16cid:durableId="610671371">
    <w:abstractNumId w:val="40"/>
  </w:num>
  <w:num w:numId="25" w16cid:durableId="1344167749">
    <w:abstractNumId w:val="77"/>
  </w:num>
  <w:num w:numId="26" w16cid:durableId="1860199249">
    <w:abstractNumId w:val="4"/>
  </w:num>
  <w:num w:numId="27" w16cid:durableId="1217739258">
    <w:abstractNumId w:val="11"/>
  </w:num>
  <w:num w:numId="28" w16cid:durableId="1831167507">
    <w:abstractNumId w:val="16"/>
  </w:num>
  <w:num w:numId="29" w16cid:durableId="1856186863">
    <w:abstractNumId w:val="41"/>
  </w:num>
  <w:num w:numId="30" w16cid:durableId="2093310877">
    <w:abstractNumId w:val="33"/>
  </w:num>
  <w:num w:numId="31" w16cid:durableId="505443188">
    <w:abstractNumId w:val="34"/>
  </w:num>
  <w:num w:numId="32" w16cid:durableId="559635060">
    <w:abstractNumId w:val="22"/>
  </w:num>
  <w:num w:numId="33" w16cid:durableId="1931616383">
    <w:abstractNumId w:val="1"/>
  </w:num>
  <w:num w:numId="34" w16cid:durableId="1801995932">
    <w:abstractNumId w:val="27"/>
  </w:num>
  <w:num w:numId="35" w16cid:durableId="870411363">
    <w:abstractNumId w:val="39"/>
  </w:num>
  <w:num w:numId="36" w16cid:durableId="656302079">
    <w:abstractNumId w:val="50"/>
  </w:num>
  <w:num w:numId="37" w16cid:durableId="3018662">
    <w:abstractNumId w:val="5"/>
  </w:num>
  <w:num w:numId="38" w16cid:durableId="1342514570">
    <w:abstractNumId w:val="21"/>
  </w:num>
  <w:num w:numId="39" w16cid:durableId="1766338004">
    <w:abstractNumId w:val="68"/>
  </w:num>
  <w:num w:numId="40" w16cid:durableId="449521275">
    <w:abstractNumId w:val="37"/>
  </w:num>
  <w:num w:numId="41" w16cid:durableId="418409048">
    <w:abstractNumId w:val="48"/>
  </w:num>
  <w:num w:numId="42" w16cid:durableId="1776755278">
    <w:abstractNumId w:val="74"/>
  </w:num>
  <w:num w:numId="43" w16cid:durableId="1922713014">
    <w:abstractNumId w:val="24"/>
  </w:num>
  <w:num w:numId="44" w16cid:durableId="963317638">
    <w:abstractNumId w:val="17"/>
  </w:num>
  <w:num w:numId="45" w16cid:durableId="902986261">
    <w:abstractNumId w:val="73"/>
  </w:num>
  <w:num w:numId="46" w16cid:durableId="1177965548">
    <w:abstractNumId w:val="64"/>
  </w:num>
  <w:num w:numId="47" w16cid:durableId="1798912269">
    <w:abstractNumId w:val="45"/>
  </w:num>
  <w:num w:numId="48" w16cid:durableId="1454783715">
    <w:abstractNumId w:val="8"/>
  </w:num>
  <w:num w:numId="49" w16cid:durableId="1462455525">
    <w:abstractNumId w:val="0"/>
  </w:num>
  <w:num w:numId="50" w16cid:durableId="1083336225">
    <w:abstractNumId w:val="61"/>
  </w:num>
  <w:num w:numId="51" w16cid:durableId="728109710">
    <w:abstractNumId w:val="25"/>
  </w:num>
  <w:num w:numId="52" w16cid:durableId="647708147">
    <w:abstractNumId w:val="79"/>
  </w:num>
  <w:num w:numId="53" w16cid:durableId="1539391312">
    <w:abstractNumId w:val="62"/>
  </w:num>
  <w:num w:numId="54" w16cid:durableId="1573586258">
    <w:abstractNumId w:val="49"/>
  </w:num>
  <w:num w:numId="55" w16cid:durableId="808791928">
    <w:abstractNumId w:val="80"/>
  </w:num>
  <w:num w:numId="56" w16cid:durableId="1183129758">
    <w:abstractNumId w:val="42"/>
  </w:num>
  <w:num w:numId="57" w16cid:durableId="197936323">
    <w:abstractNumId w:val="38"/>
  </w:num>
  <w:num w:numId="58" w16cid:durableId="1474981364">
    <w:abstractNumId w:val="55"/>
  </w:num>
  <w:num w:numId="59" w16cid:durableId="732896230">
    <w:abstractNumId w:val="76"/>
  </w:num>
  <w:num w:numId="60" w16cid:durableId="1060783803">
    <w:abstractNumId w:val="83"/>
  </w:num>
  <w:num w:numId="61" w16cid:durableId="1163933451">
    <w:abstractNumId w:val="46"/>
  </w:num>
  <w:num w:numId="62" w16cid:durableId="2013950627">
    <w:abstractNumId w:val="75"/>
  </w:num>
  <w:num w:numId="63" w16cid:durableId="441612701">
    <w:abstractNumId w:val="36"/>
  </w:num>
  <w:num w:numId="64" w16cid:durableId="128593673">
    <w:abstractNumId w:val="53"/>
  </w:num>
  <w:num w:numId="65" w16cid:durableId="118649250">
    <w:abstractNumId w:val="31"/>
  </w:num>
  <w:num w:numId="66" w16cid:durableId="279458983">
    <w:abstractNumId w:val="19"/>
  </w:num>
  <w:num w:numId="67" w16cid:durableId="1470514068">
    <w:abstractNumId w:val="44"/>
  </w:num>
  <w:num w:numId="68" w16cid:durableId="1849245924">
    <w:abstractNumId w:val="28"/>
  </w:num>
  <w:num w:numId="69" w16cid:durableId="119885282">
    <w:abstractNumId w:val="2"/>
  </w:num>
  <w:num w:numId="70" w16cid:durableId="106461980">
    <w:abstractNumId w:val="10"/>
  </w:num>
  <w:num w:numId="71" w16cid:durableId="839542939">
    <w:abstractNumId w:val="26"/>
  </w:num>
  <w:num w:numId="72" w16cid:durableId="1360159347">
    <w:abstractNumId w:val="60"/>
  </w:num>
  <w:num w:numId="73" w16cid:durableId="2024934836">
    <w:abstractNumId w:val="88"/>
  </w:num>
  <w:num w:numId="74" w16cid:durableId="230696125">
    <w:abstractNumId w:val="70"/>
  </w:num>
  <w:num w:numId="75" w16cid:durableId="84108854">
    <w:abstractNumId w:val="35"/>
  </w:num>
  <w:num w:numId="76" w16cid:durableId="919607405">
    <w:abstractNumId w:val="78"/>
  </w:num>
  <w:num w:numId="77" w16cid:durableId="197357405">
    <w:abstractNumId w:val="18"/>
  </w:num>
  <w:num w:numId="78" w16cid:durableId="1169832753">
    <w:abstractNumId w:val="63"/>
  </w:num>
  <w:num w:numId="79" w16cid:durableId="741492128">
    <w:abstractNumId w:val="59"/>
  </w:num>
  <w:num w:numId="80" w16cid:durableId="224609423">
    <w:abstractNumId w:val="86"/>
  </w:num>
  <w:num w:numId="81" w16cid:durableId="1839343277">
    <w:abstractNumId w:val="57"/>
  </w:num>
  <w:num w:numId="82" w16cid:durableId="65953223">
    <w:abstractNumId w:val="87"/>
  </w:num>
  <w:num w:numId="83" w16cid:durableId="835651135">
    <w:abstractNumId w:val="51"/>
  </w:num>
  <w:num w:numId="84" w16cid:durableId="1844585079">
    <w:abstractNumId w:val="30"/>
  </w:num>
  <w:num w:numId="85" w16cid:durableId="371809187">
    <w:abstractNumId w:val="81"/>
  </w:num>
  <w:num w:numId="86" w16cid:durableId="2104185745">
    <w:abstractNumId w:val="12"/>
  </w:num>
  <w:num w:numId="87" w16cid:durableId="1592162814">
    <w:abstractNumId w:val="82"/>
  </w:num>
  <w:num w:numId="88" w16cid:durableId="1638297020">
    <w:abstractNumId w:val="85"/>
  </w:num>
  <w:num w:numId="89" w16cid:durableId="1796292370">
    <w:abstractNumId w:val="20"/>
  </w:num>
  <w:numIdMacAtCleanup w:val="8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93B64"/>
    <w:rsid w:val="0009775C"/>
    <w:rsid w:val="000C4F42"/>
    <w:rsid w:val="00122BDC"/>
    <w:rsid w:val="00124B68"/>
    <w:rsid w:val="001535C0"/>
    <w:rsid w:val="001573BC"/>
    <w:rsid w:val="0016440F"/>
    <w:rsid w:val="001673AA"/>
    <w:rsid w:val="00197DDA"/>
    <w:rsid w:val="001C5B69"/>
    <w:rsid w:val="001E2A6F"/>
    <w:rsid w:val="00235F80"/>
    <w:rsid w:val="0029715F"/>
    <w:rsid w:val="002D38D6"/>
    <w:rsid w:val="002D49C3"/>
    <w:rsid w:val="00311B56"/>
    <w:rsid w:val="0034371F"/>
    <w:rsid w:val="00345E13"/>
    <w:rsid w:val="0037434D"/>
    <w:rsid w:val="003C18A8"/>
    <w:rsid w:val="003D715C"/>
    <w:rsid w:val="0042325B"/>
    <w:rsid w:val="004257BF"/>
    <w:rsid w:val="00486071"/>
    <w:rsid w:val="004A5805"/>
    <w:rsid w:val="004F7ACC"/>
    <w:rsid w:val="00513A0B"/>
    <w:rsid w:val="005310B6"/>
    <w:rsid w:val="005643BE"/>
    <w:rsid w:val="00637D0A"/>
    <w:rsid w:val="0065551A"/>
    <w:rsid w:val="00657869"/>
    <w:rsid w:val="00681931"/>
    <w:rsid w:val="006938F5"/>
    <w:rsid w:val="006A2631"/>
    <w:rsid w:val="007275A2"/>
    <w:rsid w:val="007472C1"/>
    <w:rsid w:val="007550F8"/>
    <w:rsid w:val="0076091B"/>
    <w:rsid w:val="007D3687"/>
    <w:rsid w:val="007E6A3E"/>
    <w:rsid w:val="00805273"/>
    <w:rsid w:val="0083076E"/>
    <w:rsid w:val="00832A62"/>
    <w:rsid w:val="008951F8"/>
    <w:rsid w:val="008E4E96"/>
    <w:rsid w:val="009164D7"/>
    <w:rsid w:val="00931386"/>
    <w:rsid w:val="00934805"/>
    <w:rsid w:val="00936671"/>
    <w:rsid w:val="009A176A"/>
    <w:rsid w:val="009C0D9E"/>
    <w:rsid w:val="009D2D1C"/>
    <w:rsid w:val="00A150C5"/>
    <w:rsid w:val="00A27FC1"/>
    <w:rsid w:val="00A579B5"/>
    <w:rsid w:val="00A80E72"/>
    <w:rsid w:val="00AC2D69"/>
    <w:rsid w:val="00AE161E"/>
    <w:rsid w:val="00AF4A2A"/>
    <w:rsid w:val="00B70F80"/>
    <w:rsid w:val="00B74F63"/>
    <w:rsid w:val="00BA12D3"/>
    <w:rsid w:val="00BA3AF5"/>
    <w:rsid w:val="00BA5648"/>
    <w:rsid w:val="00BD7285"/>
    <w:rsid w:val="00C0786A"/>
    <w:rsid w:val="00C37A02"/>
    <w:rsid w:val="00C42307"/>
    <w:rsid w:val="00C45332"/>
    <w:rsid w:val="00C63C91"/>
    <w:rsid w:val="00C66F71"/>
    <w:rsid w:val="00C712F6"/>
    <w:rsid w:val="00C74138"/>
    <w:rsid w:val="00CA5965"/>
    <w:rsid w:val="00CA61DB"/>
    <w:rsid w:val="00CB45CF"/>
    <w:rsid w:val="00CD511F"/>
    <w:rsid w:val="00CF0333"/>
    <w:rsid w:val="00CF5F07"/>
    <w:rsid w:val="00D34CF6"/>
    <w:rsid w:val="00D41563"/>
    <w:rsid w:val="00D86A35"/>
    <w:rsid w:val="00DB606B"/>
    <w:rsid w:val="00DE1D88"/>
    <w:rsid w:val="00E07D94"/>
    <w:rsid w:val="00E13A64"/>
    <w:rsid w:val="00E21728"/>
    <w:rsid w:val="00E50913"/>
    <w:rsid w:val="00E56665"/>
    <w:rsid w:val="00E61E30"/>
    <w:rsid w:val="00E62FE6"/>
    <w:rsid w:val="00F23D00"/>
    <w:rsid w:val="00F318DC"/>
    <w:rsid w:val="00F31F00"/>
    <w:rsid w:val="00F7514C"/>
    <w:rsid w:val="00FB78C6"/>
    <w:rsid w:val="00FC56CE"/>
    <w:rsid w:val="00FC7064"/>
    <w:rsid w:val="1ABAA32E"/>
    <w:rsid w:val="3F20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7D3687"/>
    <w:pPr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E1D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D8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en/personal/credit-cards/lifestyle/sbi-card-elite.page" TargetMode="External" Id="rId13" /><Relationship Type="http://schemas.microsoft.com/office/2018/08/relationships/commentsExtensible" Target="commentsExtensible.xml" Id="rId18" /><Relationship Type="http://schemas.openxmlformats.org/officeDocument/2006/relationships/settings" Target="settings.xml" Id="rId3" /><Relationship Type="http://schemas.openxmlformats.org/officeDocument/2006/relationships/footer" Target="footer3.xml" Id="rId21" /><Relationship Type="http://schemas.microsoft.com/office/2016/09/relationships/commentsIds" Target="commentsIds.xml" Id="rId17" /><Relationship Type="http://schemas.openxmlformats.org/officeDocument/2006/relationships/styles" Target="styles.xml" Id="rId2" /><Relationship Type="http://schemas.microsoft.com/office/2011/relationships/commentsExtended" Target="commentsExtended.xml" Id="rId16" /><Relationship Type="http://schemas.openxmlformats.org/officeDocument/2006/relationships/footer" Target="footer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comments" Target="comments.xml" Id="rId15" /><Relationship Type="http://schemas.microsoft.com/office/2011/relationships/people" Target="people.xml" Id="rId23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en/most-important-terms-and-conditions.page" TargetMode="Externa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2026-01-14T10:26:00.0000000Z</dcterms:created>
  <dcterms:modified xsi:type="dcterms:W3CDTF">2026-03-19T07:03:46.1184341Z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6db3d4c8,3545ec1d,1d714567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2026-01-06T10:12:04Z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ed001a10-b348-4358-943c-3b7695557896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