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55017" w:rsidP="003C1523" w:rsidRDefault="00C55017" w14:paraId="31ACD214" w14:textId="13D673F4">
      <w:pPr>
        <w:jc w:val="center"/>
        <w:rPr>
          <w:b/>
          <w:bCs/>
          <w:lang w:val="en-IN"/>
        </w:rPr>
      </w:pPr>
      <w:r>
        <w:fldChar w:fldCharType="begin"/>
      </w:r>
      <w:r>
        <w:instrText>HYPERLINK "https://www.sbicard.com/en/personal/credit-cards/travel/bpcl-sbi-card.page"</w:instrText>
      </w:r>
      <w:r>
        <w:fldChar w:fldCharType="separate"/>
      </w:r>
      <w:r w:rsidRPr="00C55017">
        <w:rPr>
          <w:rStyle w:val="Hyperlink"/>
          <w:b/>
          <w:bCs/>
          <w:lang w:val="en-IN"/>
        </w:rPr>
        <w:t>BPCL SBI Card</w:t>
      </w:r>
      <w:r>
        <w:fldChar w:fldCharType="end"/>
      </w:r>
    </w:p>
    <w:p w:rsidR="00C71606" w:rsidP="003C1523" w:rsidRDefault="00C55017" w14:paraId="7D1573FE" w14:textId="400F8A83">
      <w:pPr>
        <w:jc w:val="center"/>
      </w:pPr>
      <w:r>
        <w:t>Give your fuel spends some extra mileage</w:t>
      </w:r>
    </w:p>
    <w:p w:rsidRPr="004C50CB" w:rsidR="003D715C" w:rsidP="004A5805" w:rsidRDefault="003D715C" w14:paraId="55587B08" w14:textId="76CEA1C4">
      <w:pPr>
        <w:jc w:val="center"/>
        <w:rPr>
          <w:b/>
          <w:bCs/>
          <w:i/>
          <w:iCs/>
          <w:u w:val="single"/>
          <w:lang w:val="en-IN"/>
        </w:rPr>
      </w:pPr>
      <w:r w:rsidRPr="004C50CB">
        <w:rPr>
          <w:b/>
          <w:bCs/>
          <w:i/>
          <w:iCs/>
          <w:u w:val="single"/>
          <w:lang w:val="en-IN"/>
        </w:rPr>
        <w:t>Best For</w:t>
      </w:r>
    </w:p>
    <w:p w:rsidR="00D86A35" w:rsidP="00345E13" w:rsidRDefault="00D86A35" w14:paraId="100DC8A0" w14:textId="0B56D268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Reward</w:t>
      </w:r>
      <w:r w:rsidR="003C1523">
        <w:rPr>
          <w:lang w:val="en-IN"/>
        </w:rPr>
        <w:t xml:space="preserve"> Benefits</w:t>
      </w:r>
    </w:p>
    <w:p w:rsidR="00F30867" w:rsidP="00F30867" w:rsidRDefault="00F30867" w14:paraId="4D845E5E" w14:textId="77777777">
      <w:pPr>
        <w:pStyle w:val="ListParagraph"/>
        <w:numPr>
          <w:ilvl w:val="0"/>
          <w:numId w:val="1"/>
        </w:numPr>
        <w:rPr>
          <w:lang w:val="en-IN" w:eastAsia="en-IN"/>
        </w:rPr>
      </w:pPr>
      <w:r w:rsidRPr="00F30867">
        <w:rPr>
          <w:lang w:val="en-IN" w:eastAsia="en-IN"/>
        </w:rPr>
        <w:t>Value Back Benefits</w:t>
      </w:r>
    </w:p>
    <w:p w:rsidRPr="00C55017" w:rsidR="00C55017" w:rsidDel="00A8391B" w:rsidP="00C55017" w:rsidRDefault="00C55017" w14:paraId="53C590C0" w14:textId="032FF966">
      <w:pPr>
        <w:pStyle w:val="ListParagraph"/>
        <w:numPr>
          <w:ilvl w:val="0"/>
          <w:numId w:val="1"/>
        </w:numPr>
        <w:rPr>
          <w:del w:author="Namita Salgiya" w:date="2026-01-19T19:38:00Z" w16du:dateUtc="2026-01-19T14:08:00Z" w:id="0"/>
          <w:lang w:val="en-IN" w:eastAsia="en-IN"/>
        </w:rPr>
      </w:pPr>
      <w:r w:rsidRPr="00C55017">
        <w:rPr>
          <w:lang w:val="en-IN" w:eastAsia="en-IN"/>
        </w:rPr>
        <w:t>Fuel Freedom</w:t>
      </w:r>
    </w:p>
    <w:p w:rsidRPr="00A8391B" w:rsidR="004329CF" w:rsidRDefault="000D3C30" w14:paraId="21BC2D5D" w14:textId="1986BFBF">
      <w:pPr>
        <w:pStyle w:val="ListParagraph"/>
        <w:numPr>
          <w:ilvl w:val="0"/>
          <w:numId w:val="1"/>
        </w:numPr>
        <w:rPr>
          <w:lang w:eastAsia="en-IN"/>
          <w:rPrChange w:author="Namita Salgiya" w:date="2026-01-19T19:35:00Z" w16du:dateUtc="2026-01-19T14:05:00Z" w:id="1">
            <w:rPr>
              <w:lang w:val="en-IN" w:eastAsia="en-IN"/>
            </w:rPr>
          </w:rPrChange>
        </w:rPr>
        <w:pPrChange w:author="Namita Salgiya" w:date="2026-01-19T19:38:00Z" w16du:dateUtc="2026-01-19T14:08:00Z" w:id="2">
          <w:pPr/>
        </w:pPrChange>
      </w:pPr>
      <w:del w:author="Namita Salgiya" w:date="2026-01-19T19:34:00Z" w16du:dateUtc="2026-01-19T14:04:00Z" w:id="3">
        <w:r w:rsidRPr="00A8391B" w:rsidDel="00A8391B">
          <w:rPr>
            <w:lang w:val="en-IN" w:eastAsia="en-IN"/>
          </w:rPr>
          <w:delText xml:space="preserve">Get </w:delText>
        </w:r>
        <w:r w:rsidRPr="00A8391B" w:rsidDel="00A8391B" w:rsidR="00C55017">
          <w:rPr>
            <w:lang w:val="en-IN" w:eastAsia="en-IN"/>
          </w:rPr>
          <w:delText>2</w:delText>
        </w:r>
        <w:r w:rsidRPr="00A8391B" w:rsidDel="00A8391B" w:rsidR="004A0BEF">
          <w:rPr>
            <w:lang w:val="en-IN" w:eastAsia="en-IN"/>
          </w:rPr>
          <w:delText>,</w:delText>
        </w:r>
        <w:r w:rsidRPr="00A8391B" w:rsidDel="00A8391B">
          <w:rPr>
            <w:lang w:val="en-IN" w:eastAsia="en-IN"/>
          </w:rPr>
          <w:delText>000 reward points worth Rs. 500 as welcome gift.</w:delText>
        </w:r>
        <w:r w:rsidRPr="00A8391B" w:rsidDel="00A8391B" w:rsidR="004329CF">
          <w:rPr>
            <w:lang w:val="en-IN" w:eastAsia="en-IN"/>
          </w:rPr>
          <w:delText xml:space="preserve"> </w:delText>
        </w:r>
        <w:r w:rsidRPr="004329CF" w:rsidDel="00A8391B" w:rsidR="004329CF">
          <w:rPr>
            <w:lang w:eastAsia="en-IN"/>
          </w:rPr>
          <w:delText>Enjoy 4.25% value back</w:delText>
        </w:r>
      </w:del>
      <w:del w:author="Namita Salgiya" w:date="2026-01-19T19:35:00Z" w16du:dateUtc="2026-01-19T14:05:00Z" w:id="4">
        <w:r w:rsidRPr="004329CF" w:rsidDel="00A8391B" w:rsidR="004329CF">
          <w:rPr>
            <w:lang w:eastAsia="en-IN"/>
          </w:rPr>
          <w:delText xml:space="preserve"> </w:delText>
        </w:r>
      </w:del>
      <w:del w:author="Namita Salgiya" w:date="2026-01-19T19:38:00Z" w16du:dateUtc="2026-01-19T14:08:00Z" w:id="5">
        <w:r w:rsidRPr="004329CF" w:rsidDel="00A8391B" w:rsidR="004329CF">
          <w:rPr>
            <w:lang w:eastAsia="en-IN"/>
          </w:rPr>
          <w:delText>on BPCL purchases</w:delText>
        </w:r>
      </w:del>
      <w:del w:author="Namita Salgiya" w:date="2026-01-19T19:35:00Z" w16du:dateUtc="2026-01-19T14:05:00Z" w:id="6">
        <w:r w:rsidDel="00A8391B" w:rsidR="004329CF">
          <w:rPr>
            <w:lang w:eastAsia="en-IN"/>
          </w:rPr>
          <w:delText>.</w:delText>
        </w:r>
      </w:del>
    </w:p>
    <w:p w:rsidRPr="00BB7467" w:rsidR="00A8391B" w:rsidP="00A8391B" w:rsidRDefault="00A8391B" w14:paraId="21345CA1" w14:textId="7856D8CB">
      <w:pPr>
        <w:rPr>
          <w:ins w:author="Namita Salgiya" w:date="2026-01-19T19:37:00Z" w16du:dateUtc="2026-01-19T14:07:00Z" w:id="7"/>
          <w:lang w:eastAsia="en-IN"/>
        </w:rPr>
      </w:pPr>
      <w:ins w:author="Namita Salgiya" w:date="2026-01-19T19:37:00Z" w:id="8">
        <w:r w:rsidRPr="00A8391B">
          <w:rPr>
            <w:lang w:eastAsia="en-IN"/>
          </w:rPr>
          <w:t xml:space="preserve">Fuel your journey with </w:t>
        </w:r>
      </w:ins>
      <w:ins w:author="Namita Salgiya" w:date="2026-01-19T19:37:00Z" w16du:dateUtc="2026-01-19T14:07:00Z" w:id="9">
        <w:r>
          <w:rPr>
            <w:lang w:eastAsia="en-IN"/>
          </w:rPr>
          <w:t>Value Back</w:t>
        </w:r>
      </w:ins>
      <w:ins w:author="Namita Salgiya" w:date="2026-01-19T19:38:00Z" w16du:dateUtc="2026-01-19T14:08:00Z" w:id="10">
        <w:r>
          <w:rPr>
            <w:lang w:eastAsia="en-IN"/>
          </w:rPr>
          <w:t>,</w:t>
        </w:r>
      </w:ins>
      <w:ins w:author="Namita Salgiya" w:date="2026-01-19T19:37:00Z" w16du:dateUtc="2026-01-19T14:07:00Z" w:id="11">
        <w:r>
          <w:rPr>
            <w:lang w:eastAsia="en-IN"/>
          </w:rPr>
          <w:t xml:space="preserve"> Rewards </w:t>
        </w:r>
        <w:r w:rsidRPr="00A8391B">
          <w:rPr>
            <w:lang w:eastAsia="en-IN"/>
          </w:rPr>
          <w:t>and Benefits</w:t>
        </w:r>
      </w:ins>
      <w:ins w:author="Namita Salgiya" w:date="2026-01-19T19:38:00Z" w16du:dateUtc="2026-01-19T14:08:00Z" w:id="12">
        <w:r>
          <w:rPr>
            <w:lang w:eastAsia="en-IN"/>
          </w:rPr>
          <w:t xml:space="preserve"> </w:t>
        </w:r>
      </w:ins>
      <w:ins w:author="Namita Salgiya" w:date="2026-01-19T19:37:00Z" w16du:dateUtc="2026-01-19T14:07:00Z" w:id="13">
        <w:r w:rsidRPr="004329CF">
          <w:rPr>
            <w:lang w:eastAsia="en-IN"/>
          </w:rPr>
          <w:t>on BPCL purchases</w:t>
        </w:r>
      </w:ins>
    </w:p>
    <w:p w:rsidRPr="000D3C30" w:rsidR="00F30867" w:rsidDel="00A8391B" w:rsidP="00F30867" w:rsidRDefault="00F30867" w14:paraId="784640CF" w14:textId="297E2599">
      <w:pPr>
        <w:rPr>
          <w:del w:author="Namita Salgiya" w:date="2026-01-19T19:38:00Z" w16du:dateUtc="2026-01-19T14:08:00Z" w:id="14"/>
          <w:lang w:val="en-IN" w:eastAsia="en-IN"/>
        </w:rPr>
      </w:pPr>
    </w:p>
    <w:p w:rsidRPr="00F30867" w:rsidR="00345E13" w:rsidP="004A5805" w:rsidRDefault="004C50CB" w14:paraId="011E8CF5" w14:textId="5E9AEB6B">
      <w:pPr>
        <w:jc w:val="center"/>
        <w:rPr>
          <w:b/>
          <w:bCs/>
          <w:u w:val="single"/>
          <w:lang w:val="en-IN"/>
        </w:rPr>
      </w:pPr>
      <w:r w:rsidRPr="00F30867">
        <w:rPr>
          <w:b/>
          <w:bCs/>
          <w:i/>
          <w:iCs/>
          <w:u w:val="single"/>
          <w:lang w:val="en-IN"/>
        </w:rPr>
        <w:t>Key</w:t>
      </w:r>
      <w:r w:rsidRPr="00F30867">
        <w:rPr>
          <w:b/>
          <w:bCs/>
          <w:u w:val="single"/>
          <w:lang w:val="en-IN"/>
        </w:rPr>
        <w:t xml:space="preserve"> BENEFITS</w:t>
      </w:r>
    </w:p>
    <w:p w:rsidRPr="00F30867" w:rsidR="00F30867" w:rsidP="02B903E5" w:rsidRDefault="00F30867" w14:paraId="76EDBE60" w14:textId="285A80A1">
      <w:pPr>
        <w:pStyle w:val="ListParagraph"/>
        <w:numPr>
          <w:ilvl w:val="0"/>
          <w:numId w:val="19"/>
        </w:numPr>
        <w:rPr>
          <w:rFonts w:ascii="Calibri" w:hAnsi="Calibri" w:eastAsia="Calibri" w:cs="Calibri"/>
          <w:sz w:val="12"/>
          <w:szCs w:val="12"/>
          <w:lang w:val="en-IN"/>
        </w:rPr>
      </w:pPr>
      <w:del w:author="Namita Salgiya" w:date="2026-01-19T19:38:00Z" w16du:dateUtc="2026-01-19T14:08:00Z" w:id="1410987589">
        <w:r w:rsidRPr="03B8ACDD" w:rsidDel="00F30867">
          <w:rPr>
            <w:lang w:val="en-IN" w:eastAsia="en-IN"/>
          </w:rPr>
          <w:delText xml:space="preserve">Get </w:delText>
        </w:r>
      </w:del>
      <w:r w:rsidRPr="03B8ACDD" w:rsidR="00C55017">
        <w:rPr>
          <w:lang w:val="en-IN" w:eastAsia="en-IN"/>
        </w:rPr>
        <w:t>2</w:t>
      </w:r>
      <w:r w:rsidRPr="03B8ACDD" w:rsidR="004A0BEF">
        <w:rPr>
          <w:lang w:val="en-IN" w:eastAsia="en-IN"/>
        </w:rPr>
        <w:t>,</w:t>
      </w:r>
      <w:r w:rsidRPr="03B8ACDD" w:rsidR="00F30867">
        <w:rPr>
          <w:lang w:val="en-IN" w:eastAsia="en-IN"/>
        </w:rPr>
        <w:t xml:space="preserve">000 </w:t>
      </w:r>
      <w:ins w:author="Namita Salgiya" w:date="2026-01-19T19:39:00Z" w16du:dateUtc="2026-01-19T14:09:00Z" w:id="1299071681">
        <w:r w:rsidRPr="03B8ACDD" w:rsidR="009A0444">
          <w:rPr>
            <w:lang w:val="en-IN" w:eastAsia="en-IN"/>
          </w:rPr>
          <w:t xml:space="preserve">Activation Bonus </w:t>
        </w:r>
      </w:ins>
      <w:del w:author="Namita Salgiya" w:date="2026-01-19T19:38:00Z" w16du:dateUtc="2026-01-19T14:08:00Z" w:id="796051409">
        <w:r w:rsidRPr="03B8ACDD" w:rsidDel="00F30867">
          <w:rPr>
            <w:lang w:val="en-IN" w:eastAsia="en-IN"/>
          </w:rPr>
          <w:delText xml:space="preserve">bonus </w:delText>
        </w:r>
      </w:del>
      <w:r w:rsidRPr="03B8ACDD" w:rsidR="00A8391B">
        <w:rPr>
          <w:lang w:val="en-IN" w:eastAsia="en-IN"/>
        </w:rPr>
        <w:t xml:space="preserve">Reward Points </w:t>
      </w:r>
      <w:del w:author="Namita Salgiya" w:date="2026-01-19T19:38:00Z" w16du:dateUtc="2026-01-19T14:08:00Z" w:id="459662139">
        <w:r w:rsidRPr="03B8ACDD" w:rsidDel="00F30867">
          <w:rPr>
            <w:lang w:val="en-IN" w:eastAsia="en-IN"/>
          </w:rPr>
          <w:delText>worth Rs. 500 as welcome gift</w:delText>
        </w:r>
        <w:r w:rsidRPr="03B8ACDD" w:rsidDel="61AB8E62">
          <w:rPr>
            <w:lang w:val="en-IN" w:eastAsia="en-IN"/>
          </w:rPr>
          <w:delText xml:space="preserve"> </w:delText>
        </w:r>
      </w:del>
    </w:p>
    <w:p w:rsidRPr="004329CF" w:rsidR="00F30867" w:rsidP="03B8ACDD" w:rsidRDefault="00F30867" w14:paraId="6DFF51B0" w14:textId="0160D56C">
      <w:pPr>
        <w:pStyle w:val="ListParagraph"/>
        <w:numPr>
          <w:ilvl w:val="0"/>
          <w:numId w:val="19"/>
        </w:numPr>
        <w:rPr>
          <w:rFonts w:ascii="Calibri" w:hAnsi="Calibri" w:eastAsia="Calibri" w:cs="Calibri"/>
          <w:sz w:val="12"/>
          <w:szCs w:val="12"/>
          <w:lang w:val="en-IN"/>
        </w:rPr>
      </w:pPr>
      <w:del w:author="Namita Salgiya" w:date="2026-01-19T19:39:00Z" w16du:dateUtc="2026-01-19T14:09:00Z" w:id="1348738277">
        <w:r w:rsidRPr="03B8ACDD" w:rsidDel="00F30867">
          <w:rPr>
            <w:lang w:eastAsia="en-IN"/>
          </w:rPr>
          <w:delText xml:space="preserve">Enjoy </w:delText>
        </w:r>
      </w:del>
      <w:r w:rsidRPr="03B8ACDD" w:rsidR="004329CF">
        <w:rPr>
          <w:lang w:eastAsia="en-IN"/>
        </w:rPr>
        <w:t>4</w:t>
      </w:r>
      <w:r w:rsidRPr="03B8ACDD" w:rsidR="00F30867">
        <w:rPr>
          <w:lang w:eastAsia="en-IN"/>
        </w:rPr>
        <w:t xml:space="preserve">.25% </w:t>
      </w:r>
      <w:ins w:author="Namita Salgiya" w:date="2026-01-19T19:39:00Z" w16du:dateUtc="2026-01-19T14:09:00Z" w:id="1552746119">
        <w:r w:rsidRPr="03B8ACDD" w:rsidR="00A8391B">
          <w:rPr>
            <w:lang w:eastAsia="en-IN"/>
          </w:rPr>
          <w:t xml:space="preserve">Value Back on BPCL </w:t>
        </w:r>
        <w:r w:rsidRPr="03B8ACDD" w:rsidR="009A0444">
          <w:rPr>
            <w:lang w:eastAsia="en-IN"/>
          </w:rPr>
          <w:t>Purchases</w:t>
        </w:r>
        <w:r w:rsidRPr="03B8ACDD" w:rsidR="009A0444">
          <w:rPr>
            <w:lang w:eastAsia="en-IN"/>
          </w:rPr>
          <w:t xml:space="preserve"> </w:t>
        </w:r>
      </w:ins>
      <w:del w:author="Namita Salgiya" w:date="2026-01-19T19:39:00Z" w16du:dateUtc="2026-01-19T14:09:00Z" w:id="1897748186">
        <w:r w:rsidRPr="03B8ACDD" w:rsidDel="00F30867">
          <w:rPr>
            <w:lang w:eastAsia="en-IN"/>
          </w:rPr>
          <w:delText>value back on BPCL purchases</w:delText>
        </w:r>
        <w:r w:rsidRPr="03B8ACDD" w:rsidDel="6ABB7FA9">
          <w:rPr>
            <w:lang w:eastAsia="en-IN"/>
          </w:rPr>
          <w:delText xml:space="preserve"> </w:delText>
        </w:r>
      </w:del>
    </w:p>
    <w:p w:rsidRPr="004329CF" w:rsidR="004329CF" w:rsidP="02B903E5" w:rsidRDefault="00A8391B" w14:paraId="58975DA3" w14:textId="1222412D">
      <w:pPr>
        <w:pStyle w:val="ListParagraph"/>
        <w:numPr>
          <w:ilvl w:val="0"/>
          <w:numId w:val="19"/>
        </w:numPr>
        <w:rPr>
          <w:rFonts w:ascii="Calibri" w:hAnsi="Calibri" w:eastAsia="Calibri" w:cs="Calibri"/>
          <w:sz w:val="12"/>
          <w:szCs w:val="12"/>
          <w:lang w:val="en-IN"/>
        </w:rPr>
      </w:pPr>
      <w:ins w:author="Namita Salgiya" w:date="2026-01-19T19:40:00Z" w16du:dateUtc="2026-01-19T14:10:00Z" w:id="271746641">
        <w:r w:rsidRPr="03B8ACDD" w:rsidR="00A8391B">
          <w:rPr>
            <w:lang w:val="en-IN"/>
          </w:rPr>
          <w:t xml:space="preserve">Membership Fee Reversal </w:t>
        </w:r>
      </w:ins>
      <w:del w:author="Namita Salgiya" w:date="2026-01-19T19:41:00Z" w16du:dateUtc="2026-01-19T14:11:00Z" w:id="715615016">
        <w:r w:rsidRPr="03B8ACDD" w:rsidDel="004329CF">
          <w:rPr>
            <w:lang w:val="en-IN"/>
          </w:rPr>
          <w:delText xml:space="preserve">Spend based fee reversal benefit on annual spends of </w:delText>
        </w:r>
      </w:del>
      <w:ins w:author="Namita Salgiya" w:date="2026-01-19T19:41:00Z" w16du:dateUtc="2026-01-19T14:11:00Z" w:id="2145633389">
        <w:r w:rsidRPr="03B8ACDD" w:rsidR="00A8391B">
          <w:rPr>
            <w:lang w:val="en-IN"/>
          </w:rPr>
          <w:t xml:space="preserve">on </w:t>
        </w:r>
      </w:ins>
      <w:del w:author="Namita Salgiya" w:date="2026-01-19T19:41:00Z" w16du:dateUtc="2026-01-19T14:11:00Z" w:id="1487319778">
        <w:r w:rsidRPr="03B8ACDD" w:rsidDel="004329CF">
          <w:rPr>
            <w:lang w:val="en-IN"/>
          </w:rPr>
          <w:delText>Rs. 50,</w:delText>
        </w:r>
        <w:r w:rsidRPr="03B8ACDD" w:rsidDel="009A0444">
          <w:rPr>
            <w:lang w:val="en-IN"/>
          </w:rPr>
          <w:delText>000</w:delText>
        </w:r>
      </w:del>
      <w:ins w:author="Namita Salgiya" w:date="2026-01-19T19:41:00Z" w16du:dateUtc="2026-01-19T14:11:00Z" w:id="978780983">
        <w:del w:author="Upadhyay , Shubham (SBICard)" w:date="2026-01-20T14:38:00Z" w16du:dateUtc="2026-01-20T09:08:00Z" w:id="1777037780">
          <w:r w:rsidRPr="03B8ACDD" w:rsidDel="009A0444">
            <w:rPr>
              <w:lang w:val="en-IN"/>
            </w:rPr>
            <w:delText>m</w:delText>
          </w:r>
        </w:del>
      </w:ins>
      <w:ins w:author="Upadhyay , Shubham (SBICard)" w:date="2026-01-20T14:38:00Z" w16du:dateUtc="2026-01-20T09:08:00Z" w:id="2049505305">
        <w:r w:rsidRPr="03B8ACDD" w:rsidR="009A0444">
          <w:rPr>
            <w:lang w:val="en-IN"/>
          </w:rPr>
          <w:t>M</w:t>
        </w:r>
      </w:ins>
      <w:ins w:author="Namita Salgiya" w:date="2026-01-19T19:41:00Z" w16du:dateUtc="2026-01-19T14:11:00Z" w:id="1498277513">
        <w:r w:rsidRPr="03B8ACDD" w:rsidR="009A0444">
          <w:rPr>
            <w:lang w:val="en-IN"/>
          </w:rPr>
          <w:t>ilestone Spend</w:t>
        </w:r>
      </w:ins>
      <w:ins w:author="Upadhyay , Shubham (SBICard)" w:date="2026-01-20T14:38:00Z" w16du:dateUtc="2026-01-20T09:08:00Z" w:id="1808098601">
        <w:r w:rsidRPr="03B8ACDD" w:rsidR="009A0444">
          <w:rPr>
            <w:lang w:val="en-IN"/>
          </w:rPr>
          <w:t>s</w:t>
        </w:r>
      </w:ins>
      <w:del w:author="Namita Salgiya" w:date="2026-01-19T19:41:00Z" w16du:dateUtc="2026-01-19T14:11:00Z" w:id="215808422">
        <w:r w:rsidRPr="03B8ACDD" w:rsidDel="004329CF">
          <w:rPr>
            <w:lang w:val="en-IN"/>
          </w:rPr>
          <w:delText>.</w:delText>
        </w:r>
      </w:del>
      <w:r w:rsidRPr="03B8ACDD" w:rsidR="2344AACE">
        <w:rPr>
          <w:lang w:val="en-IN"/>
        </w:rPr>
        <w:t xml:space="preserve"> </w:t>
      </w:r>
    </w:p>
    <w:p w:rsidRPr="004329CF" w:rsidR="004329CF" w:rsidRDefault="004329CF" w14:paraId="3CCEF74B" w14:textId="5EDBE87E">
      <w:pPr>
        <w:pStyle w:val="ListParagraph"/>
        <w:rPr>
          <w:lang w:val="en-IN"/>
        </w:rPr>
        <w:pPrChange w:author="Namita Salgiya" w:date="2026-01-19T19:39:00Z" w16du:dateUtc="2026-01-19T14:09:00Z" w:id="32">
          <w:pPr>
            <w:pStyle w:val="ListParagraph"/>
            <w:numPr>
              <w:numId w:val="19"/>
            </w:numPr>
            <w:tabs>
              <w:tab w:val="num" w:pos="720"/>
            </w:tabs>
            <w:ind w:hanging="360"/>
          </w:pPr>
        </w:pPrChange>
      </w:pPr>
    </w:p>
    <w:p w:rsidRPr="007E6A3E" w:rsidR="00CD511F" w:rsidP="004A5805" w:rsidRDefault="004C50CB" w14:paraId="5970C5BD" w14:textId="739D33F4">
      <w:pPr>
        <w:jc w:val="center"/>
        <w:rPr>
          <w:b/>
          <w:bCs/>
          <w:u w:val="single"/>
        </w:rPr>
      </w:pPr>
      <w:r w:rsidRPr="004C50CB">
        <w:rPr>
          <w:b/>
          <w:bCs/>
          <w:i/>
          <w:iCs/>
          <w:u w:val="single"/>
        </w:rPr>
        <w:t xml:space="preserve">Exclusive </w:t>
      </w:r>
      <w:r w:rsidRPr="004C50CB">
        <w:rPr>
          <w:b/>
          <w:bCs/>
          <w:u w:val="single"/>
        </w:rPr>
        <w:t>PRIVILEGES</w:t>
      </w:r>
    </w:p>
    <w:p w:rsidRPr="00947F57" w:rsidR="00947F57" w:rsidP="02B903E5" w:rsidRDefault="00947F57" w14:paraId="440B98E9" w14:textId="4278E811">
      <w:pPr>
        <w:rPr>
          <w:rFonts w:ascii="Calibri" w:hAnsi="Calibri" w:eastAsia="Calibri" w:cs="Calibri"/>
          <w:sz w:val="12"/>
          <w:szCs w:val="12"/>
          <w:lang w:val="en-IN"/>
        </w:rPr>
      </w:pPr>
      <w:r w:rsidRPr="03B8ACDD" w:rsidR="00947F57">
        <w:rPr>
          <w:b w:val="1"/>
          <w:bCs w:val="1"/>
          <w:lang w:val="en-IN"/>
        </w:rPr>
        <w:t xml:space="preserve">Welcome </w:t>
      </w:r>
      <w:r w:rsidRPr="03B8ACDD" w:rsidR="003C1523">
        <w:rPr>
          <w:b w:val="1"/>
          <w:bCs w:val="1"/>
          <w:lang w:val="en-IN"/>
        </w:rPr>
        <w:t>Benefit</w:t>
      </w:r>
      <w:r w:rsidRPr="03B8ACDD" w:rsidR="42C7C448">
        <w:rPr>
          <w:b w:val="1"/>
          <w:bCs w:val="1"/>
          <w:lang w:val="en-IN"/>
        </w:rPr>
        <w:t xml:space="preserve"> </w:t>
      </w:r>
    </w:p>
    <w:p w:rsidRPr="00F30867" w:rsidR="00F30867" w:rsidP="00F30867" w:rsidRDefault="00F30867" w14:paraId="6D97C98D" w14:textId="79F8329D">
      <w:pPr>
        <w:pStyle w:val="ListParagraph"/>
        <w:numPr>
          <w:ilvl w:val="0"/>
          <w:numId w:val="33"/>
        </w:numPr>
        <w:rPr>
          <w:lang w:val="en-IN" w:eastAsia="en-IN"/>
        </w:rPr>
      </w:pPr>
      <w:r w:rsidRPr="00F30867">
        <w:rPr>
          <w:lang w:val="en-IN" w:eastAsia="en-IN"/>
        </w:rPr>
        <w:t xml:space="preserve">Get </w:t>
      </w:r>
      <w:r w:rsidR="00024411">
        <w:rPr>
          <w:lang w:val="en-IN" w:eastAsia="en-IN"/>
        </w:rPr>
        <w:t>2</w:t>
      </w:r>
      <w:r w:rsidR="004A0BEF">
        <w:rPr>
          <w:lang w:val="en-IN" w:eastAsia="en-IN"/>
        </w:rPr>
        <w:t>,</w:t>
      </w:r>
      <w:r w:rsidRPr="00F30867">
        <w:rPr>
          <w:lang w:val="en-IN" w:eastAsia="en-IN"/>
        </w:rPr>
        <w:t xml:space="preserve">000 </w:t>
      </w:r>
      <w:r w:rsidRPr="00F30867" w:rsidR="009A0444">
        <w:rPr>
          <w:lang w:val="en-IN" w:eastAsia="en-IN"/>
        </w:rPr>
        <w:t xml:space="preserve">Bonus Reward Points </w:t>
      </w:r>
      <w:r>
        <w:rPr>
          <w:lang w:val="en-IN" w:eastAsia="en-IN"/>
        </w:rPr>
        <w:t>worth Rs.</w:t>
      </w:r>
      <w:r w:rsidRPr="00F30867">
        <w:rPr>
          <w:lang w:val="en-IN" w:eastAsia="en-IN"/>
        </w:rPr>
        <w:t xml:space="preserve"> 500</w:t>
      </w:r>
    </w:p>
    <w:p w:rsidRPr="00024411" w:rsidR="00F30867" w:rsidP="00F30867" w:rsidRDefault="00F30867" w14:paraId="731C217A" w14:textId="091977FD">
      <w:pPr>
        <w:pStyle w:val="ListParagraph"/>
        <w:numPr>
          <w:ilvl w:val="0"/>
          <w:numId w:val="33"/>
        </w:numPr>
        <w:rPr>
          <w:lang w:val="en-IN" w:eastAsia="en-IN"/>
        </w:rPr>
      </w:pPr>
      <w:r w:rsidRPr="00F30867">
        <w:rPr>
          <w:lang w:val="en-IN" w:eastAsia="en-IN"/>
        </w:rPr>
        <w:t xml:space="preserve">Reward </w:t>
      </w:r>
      <w:r w:rsidRPr="00F30867" w:rsidR="009A0444">
        <w:rPr>
          <w:lang w:val="en-IN" w:eastAsia="en-IN"/>
        </w:rPr>
        <w:t xml:space="preserve">Points </w:t>
      </w:r>
      <w:r w:rsidRPr="00F30867">
        <w:rPr>
          <w:lang w:val="en-IN" w:eastAsia="en-IN"/>
        </w:rPr>
        <w:t xml:space="preserve">will be credited within </w:t>
      </w:r>
      <w:r w:rsidRPr="00024411" w:rsidR="00024411">
        <w:rPr>
          <w:lang w:eastAsia="en-IN"/>
        </w:rPr>
        <w:t xml:space="preserve">20 days of the payment of </w:t>
      </w:r>
      <w:r w:rsidR="00BF7CEA">
        <w:rPr>
          <w:lang w:eastAsia="en-IN"/>
        </w:rPr>
        <w:t>J</w:t>
      </w:r>
      <w:r w:rsidRPr="00024411" w:rsidR="00024411">
        <w:rPr>
          <w:lang w:eastAsia="en-IN"/>
        </w:rPr>
        <w:t xml:space="preserve">oining </w:t>
      </w:r>
      <w:r w:rsidR="00BF7CEA">
        <w:rPr>
          <w:lang w:eastAsia="en-IN"/>
        </w:rPr>
        <w:t>F</w:t>
      </w:r>
      <w:r w:rsidRPr="00024411" w:rsidR="00024411">
        <w:rPr>
          <w:lang w:eastAsia="en-IN"/>
        </w:rPr>
        <w:t>ee</w:t>
      </w:r>
    </w:p>
    <w:p w:rsidRPr="00024411" w:rsidR="00024411" w:rsidP="00024411" w:rsidRDefault="00024411" w14:paraId="29A329AF" w14:textId="5547170D">
      <w:pPr>
        <w:pStyle w:val="ListParagraph"/>
        <w:numPr>
          <w:ilvl w:val="0"/>
          <w:numId w:val="33"/>
        </w:numPr>
        <w:rPr>
          <w:lang w:val="en-IN" w:eastAsia="en-IN"/>
        </w:rPr>
      </w:pPr>
      <w:r>
        <w:rPr>
          <w:lang w:val="en-IN" w:eastAsia="en-IN"/>
        </w:rPr>
        <w:t>R</w:t>
      </w:r>
      <w:r w:rsidRPr="00024411">
        <w:rPr>
          <w:lang w:val="en-IN" w:eastAsia="en-IN"/>
        </w:rPr>
        <w:t xml:space="preserve">edeem </w:t>
      </w:r>
      <w:r w:rsidRPr="00F30867" w:rsidR="009A0444">
        <w:rPr>
          <w:lang w:val="en-IN" w:eastAsia="en-IN"/>
        </w:rPr>
        <w:t xml:space="preserve">Reward Points </w:t>
      </w:r>
      <w:r w:rsidRPr="00024411">
        <w:rPr>
          <w:lang w:val="en-IN" w:eastAsia="en-IN"/>
        </w:rPr>
        <w:t>against fuel purchase at BPCL outlets or at Shop</w:t>
      </w:r>
      <w:del w:author="Upadhyay , Shubham (SBICard)" w:date="2026-01-20T14:39:00Z" w16du:dateUtc="2026-01-20T09:09:00Z" w:id="33">
        <w:r w:rsidRPr="00024411" w:rsidDel="009A0444">
          <w:rPr>
            <w:lang w:val="en-IN" w:eastAsia="en-IN"/>
          </w:rPr>
          <w:delText xml:space="preserve"> n </w:delText>
        </w:r>
      </w:del>
      <w:ins w:author="Upadhyay , Shubham (SBICard)" w:date="2026-01-20T14:39:00Z" w16du:dateUtc="2026-01-20T09:09:00Z" w:id="34">
        <w:r w:rsidR="009A0444">
          <w:rPr>
            <w:lang w:val="en-IN" w:eastAsia="en-IN"/>
          </w:rPr>
          <w:t>-</w:t>
        </w:r>
        <w:r w:rsidRPr="00024411" w:rsidR="009A0444">
          <w:rPr>
            <w:lang w:val="en-IN" w:eastAsia="en-IN"/>
          </w:rPr>
          <w:t>n</w:t>
        </w:r>
        <w:r w:rsidR="009A0444">
          <w:rPr>
            <w:lang w:val="en-IN" w:eastAsia="en-IN"/>
          </w:rPr>
          <w:t>-</w:t>
        </w:r>
      </w:ins>
      <w:r w:rsidRPr="00024411">
        <w:rPr>
          <w:lang w:val="en-IN" w:eastAsia="en-IN"/>
        </w:rPr>
        <w:t xml:space="preserve">Smile </w:t>
      </w:r>
      <w:r w:rsidRPr="00024411" w:rsidR="009A0444">
        <w:rPr>
          <w:lang w:val="en-IN" w:eastAsia="en-IN"/>
        </w:rPr>
        <w:t>Rewards Catalogue</w:t>
      </w:r>
      <w:r w:rsidRPr="00024411">
        <w:rPr>
          <w:lang w:val="en-IN" w:eastAsia="en-IN"/>
        </w:rPr>
        <w:t>.</w:t>
      </w:r>
    </w:p>
    <w:p w:rsidRPr="00F30867" w:rsidR="00F30867" w:rsidP="02B903E5" w:rsidRDefault="00F30867" w14:paraId="57C2207E" w14:textId="1EAD6400">
      <w:pPr>
        <w:rPr>
          <w:rFonts w:ascii="Calibri" w:hAnsi="Calibri" w:eastAsia="Calibri" w:cs="Calibri"/>
          <w:sz w:val="12"/>
          <w:szCs w:val="12"/>
          <w:lang w:val="en-IN"/>
        </w:rPr>
      </w:pPr>
      <w:r w:rsidRPr="03B8ACDD" w:rsidR="00F30867">
        <w:rPr>
          <w:b w:val="1"/>
          <w:bCs w:val="1"/>
          <w:lang w:val="en-IN" w:eastAsia="en-IN"/>
        </w:rPr>
        <w:t>Value Back Benefits</w:t>
      </w:r>
    </w:p>
    <w:p w:rsidRPr="00F30867" w:rsidR="00F30867" w:rsidP="00F30867" w:rsidRDefault="00F30867" w14:paraId="4D656E45" w14:textId="68D2D6C8">
      <w:pPr>
        <w:pStyle w:val="ListParagraph"/>
        <w:numPr>
          <w:ilvl w:val="0"/>
          <w:numId w:val="35"/>
        </w:numPr>
        <w:rPr>
          <w:lang w:val="en-IN" w:eastAsia="en-IN"/>
        </w:rPr>
      </w:pPr>
      <w:r w:rsidRPr="00F30867">
        <w:rPr>
          <w:lang w:val="en-IN" w:eastAsia="en-IN"/>
        </w:rPr>
        <w:t xml:space="preserve">Enjoy </w:t>
      </w:r>
      <w:r w:rsidRPr="00024411" w:rsidR="00024411">
        <w:rPr>
          <w:lang w:eastAsia="en-IN"/>
        </w:rPr>
        <w:t>4.25%</w:t>
      </w:r>
      <w:r w:rsidRPr="00F30867">
        <w:rPr>
          <w:lang w:val="en-IN" w:eastAsia="en-IN"/>
        </w:rPr>
        <w:t xml:space="preserve"> Value back ~ </w:t>
      </w:r>
      <w:r w:rsidR="00024411">
        <w:rPr>
          <w:lang w:val="en-IN" w:eastAsia="en-IN"/>
        </w:rPr>
        <w:t>13</w:t>
      </w:r>
      <w:r w:rsidRPr="00F30867">
        <w:rPr>
          <w:lang w:val="en-IN" w:eastAsia="en-IN"/>
        </w:rPr>
        <w:t xml:space="preserve">X Reward Points on fuel purchases at BPCL petrol pumps. Maximum </w:t>
      </w:r>
      <w:r w:rsidR="00024411">
        <w:rPr>
          <w:lang w:val="en-IN" w:eastAsia="en-IN"/>
        </w:rPr>
        <w:t>1</w:t>
      </w:r>
      <w:r w:rsidR="00BF7CEA">
        <w:rPr>
          <w:lang w:val="en-IN" w:eastAsia="en-IN"/>
        </w:rPr>
        <w:t>,</w:t>
      </w:r>
      <w:r w:rsidR="00024411">
        <w:rPr>
          <w:lang w:val="en-IN" w:eastAsia="en-IN"/>
        </w:rPr>
        <w:t>3</w:t>
      </w:r>
      <w:r w:rsidRPr="00F30867">
        <w:rPr>
          <w:lang w:val="en-IN" w:eastAsia="en-IN"/>
        </w:rPr>
        <w:t>00 Reward Points per billing cycle</w:t>
      </w:r>
      <w:r w:rsidR="00A60845">
        <w:rPr>
          <w:lang w:val="en-IN" w:eastAsia="en-IN"/>
        </w:rPr>
        <w:t>.</w:t>
      </w:r>
    </w:p>
    <w:p w:rsidRPr="00A60845" w:rsidR="00F30867" w:rsidP="00F30867" w:rsidRDefault="00024411" w14:paraId="628AC967" w14:textId="7B86AE3D">
      <w:pPr>
        <w:pStyle w:val="ListParagraph"/>
        <w:numPr>
          <w:ilvl w:val="0"/>
          <w:numId w:val="35"/>
        </w:numPr>
        <w:rPr>
          <w:lang w:val="en-IN" w:eastAsia="en-IN"/>
        </w:rPr>
      </w:pPr>
      <w:r>
        <w:rPr>
          <w:lang w:val="en-IN" w:eastAsia="en-IN"/>
        </w:rPr>
        <w:t>3</w:t>
      </w:r>
      <w:r w:rsidRPr="00F30867" w:rsidR="00F30867">
        <w:rPr>
          <w:lang w:val="en-IN" w:eastAsia="en-IN"/>
        </w:rPr>
        <w:t>.25% + 1% Fuel surcharge waiver on every BPCL transaction up</w:t>
      </w:r>
      <w:r w:rsidR="00A60845">
        <w:rPr>
          <w:lang w:val="en-IN" w:eastAsia="en-IN"/>
        </w:rPr>
        <w:t xml:space="preserve"> </w:t>
      </w:r>
      <w:r w:rsidRPr="00F30867" w:rsidR="00F30867">
        <w:rPr>
          <w:lang w:val="en-IN" w:eastAsia="en-IN"/>
        </w:rPr>
        <w:t xml:space="preserve">to </w:t>
      </w:r>
      <w:r w:rsidR="00A60845">
        <w:rPr>
          <w:lang w:val="en-IN" w:eastAsia="en-IN"/>
        </w:rPr>
        <w:t>Rs.</w:t>
      </w:r>
      <w:r w:rsidRPr="00F30867" w:rsidR="00F30867">
        <w:rPr>
          <w:lang w:val="en-IN" w:eastAsia="en-IN"/>
        </w:rPr>
        <w:t xml:space="preserve"> 4</w:t>
      </w:r>
      <w:r w:rsidR="00BF7CEA">
        <w:rPr>
          <w:lang w:val="en-IN" w:eastAsia="en-IN"/>
        </w:rPr>
        <w:t>,</w:t>
      </w:r>
      <w:r w:rsidRPr="00F30867" w:rsidR="00F30867">
        <w:rPr>
          <w:lang w:val="en-IN" w:eastAsia="en-IN"/>
        </w:rPr>
        <w:t>000 (exclusive of GST and other charges)</w:t>
      </w:r>
    </w:p>
    <w:p w:rsidRPr="000D3C30" w:rsidR="003C1523" w:rsidP="02B903E5" w:rsidRDefault="00104FD2" w14:paraId="198DC140" w14:textId="42ABCCE1">
      <w:pPr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r w:rsidRPr="03B8ACDD" w:rsidR="00104FD2">
        <w:rPr>
          <w:b w:val="1"/>
          <w:bCs w:val="1"/>
          <w:lang w:val="en-IN"/>
        </w:rPr>
        <w:t>Reward</w:t>
      </w:r>
      <w:r w:rsidRPr="03B8ACDD" w:rsidR="003C1523">
        <w:rPr>
          <w:b w:val="1"/>
          <w:bCs w:val="1"/>
          <w:lang w:val="en-IN"/>
        </w:rPr>
        <w:t xml:space="preserve"> Benefits</w:t>
      </w:r>
      <w:r w:rsidRPr="03B8ACDD" w:rsidR="417BD9C6">
        <w:rPr>
          <w:b w:val="1"/>
          <w:bCs w:val="1"/>
          <w:lang w:val="en-IN"/>
        </w:rPr>
        <w:t xml:space="preserve"> </w:t>
      </w:r>
    </w:p>
    <w:p w:rsidRPr="000D3C30" w:rsidR="00A60845" w:rsidP="00A60845" w:rsidRDefault="00024411" w14:paraId="64DA4B10" w14:textId="3EE3446B">
      <w:pPr>
        <w:pStyle w:val="ListParagraph"/>
        <w:numPr>
          <w:ilvl w:val="0"/>
          <w:numId w:val="38"/>
        </w:numPr>
      </w:pPr>
      <w:r>
        <w:rPr>
          <w:lang w:val="en-IN"/>
        </w:rPr>
        <w:t>5</w:t>
      </w:r>
      <w:r w:rsidRPr="000D3C30" w:rsidR="00A60845">
        <w:rPr>
          <w:lang w:val="en-IN"/>
        </w:rPr>
        <w:t xml:space="preserve"> Reward Points on every Rs. 100 spent at Dining, Departmental Stores, Grocery &amp; Movies (Up to 5</w:t>
      </w:r>
      <w:ins w:author="Upadhyay , Shubham (SBICard)" w:date="2026-01-20T14:41:00Z" w16du:dateUtc="2026-01-20T09:11:00Z" w:id="35">
        <w:r w:rsidR="009A0444">
          <w:rPr>
            <w:lang w:val="en-IN"/>
          </w:rPr>
          <w:t>,</w:t>
        </w:r>
      </w:ins>
      <w:r>
        <w:rPr>
          <w:lang w:val="en-IN"/>
        </w:rPr>
        <w:t>0</w:t>
      </w:r>
      <w:r w:rsidRPr="000D3C30" w:rsidR="00A60845">
        <w:rPr>
          <w:lang w:val="en-IN"/>
        </w:rPr>
        <w:t>00 Reward Points per month)</w:t>
      </w:r>
    </w:p>
    <w:p w:rsidRPr="000D3C30" w:rsidR="00A60845" w:rsidP="00A60845" w:rsidRDefault="00A60845" w14:paraId="657DADBE" w14:textId="56D7C404">
      <w:pPr>
        <w:pStyle w:val="ListParagraph"/>
        <w:numPr>
          <w:ilvl w:val="0"/>
          <w:numId w:val="38"/>
        </w:numPr>
        <w:rPr>
          <w:lang w:val="en-IN" w:eastAsia="en-IN"/>
        </w:rPr>
      </w:pPr>
      <w:r w:rsidRPr="000D3C30">
        <w:rPr>
          <w:lang w:val="en-IN" w:eastAsia="en-IN"/>
        </w:rPr>
        <w:t xml:space="preserve">1 Reward </w:t>
      </w:r>
      <w:r w:rsidRPr="000D3C30" w:rsidR="009A0444">
        <w:rPr>
          <w:lang w:val="en-IN" w:eastAsia="en-IN"/>
        </w:rPr>
        <w:t xml:space="preserve">Point </w:t>
      </w:r>
      <w:r w:rsidRPr="000D3C30">
        <w:rPr>
          <w:lang w:val="en-IN" w:eastAsia="en-IN"/>
        </w:rPr>
        <w:t xml:space="preserve">per </w:t>
      </w:r>
      <w:r w:rsidRPr="000D3C30" w:rsidR="0043337B">
        <w:rPr>
          <w:lang w:val="en-IN" w:eastAsia="en-IN"/>
        </w:rPr>
        <w:t xml:space="preserve">Rs. </w:t>
      </w:r>
      <w:r w:rsidRPr="000D3C30">
        <w:rPr>
          <w:lang w:val="en-IN" w:eastAsia="en-IN"/>
        </w:rPr>
        <w:t xml:space="preserve">100 </w:t>
      </w:r>
      <w:del w:author="Upadhyay , Shubham (SBICard)" w:date="2026-01-20T14:41:00Z" w16du:dateUtc="2026-01-20T09:11:00Z" w:id="36">
        <w:r w:rsidRPr="000D3C30" w:rsidDel="009A0444">
          <w:rPr>
            <w:lang w:val="en-IN" w:eastAsia="en-IN"/>
          </w:rPr>
          <w:delText xml:space="preserve">spent </w:delText>
        </w:r>
      </w:del>
      <w:r w:rsidRPr="000D3C30">
        <w:rPr>
          <w:lang w:val="en-IN" w:eastAsia="en-IN"/>
        </w:rPr>
        <w:t>on other retail purchases (</w:t>
      </w:r>
      <w:r w:rsidRPr="000D3C30" w:rsidR="000D3C30">
        <w:rPr>
          <w:lang w:val="en-IN" w:eastAsia="en-IN"/>
        </w:rPr>
        <w:t xml:space="preserve">except </w:t>
      </w:r>
      <w:r w:rsidRPr="000D3C30" w:rsidR="009A0444">
        <w:rPr>
          <w:lang w:val="en-IN" w:eastAsia="en-IN"/>
        </w:rPr>
        <w:t xml:space="preserve">mobile </w:t>
      </w:r>
      <w:r w:rsidRPr="000D3C30">
        <w:rPr>
          <w:lang w:val="en-IN" w:eastAsia="en-IN"/>
        </w:rPr>
        <w:t xml:space="preserve">wallet upload &amp; </w:t>
      </w:r>
      <w:r w:rsidRPr="000D3C30" w:rsidR="009A0444">
        <w:rPr>
          <w:lang w:val="en-IN" w:eastAsia="en-IN"/>
        </w:rPr>
        <w:t>n</w:t>
      </w:r>
      <w:r w:rsidRPr="000D3C30">
        <w:rPr>
          <w:lang w:val="en-IN" w:eastAsia="en-IN"/>
        </w:rPr>
        <w:t>on</w:t>
      </w:r>
      <w:r w:rsidRPr="000D3C30" w:rsidR="000D3C30">
        <w:rPr>
          <w:lang w:val="en-IN" w:eastAsia="en-IN"/>
        </w:rPr>
        <w:t>-</w:t>
      </w:r>
      <w:r w:rsidRPr="000D3C30">
        <w:rPr>
          <w:lang w:val="en-IN" w:eastAsia="en-IN"/>
        </w:rPr>
        <w:t>BPCL fuel spends).</w:t>
      </w:r>
    </w:p>
    <w:p w:rsidRPr="000D3C30" w:rsidR="00A60845" w:rsidP="00A60845" w:rsidRDefault="00A60845" w14:paraId="655432EE" w14:textId="65BE8092">
      <w:pPr>
        <w:pStyle w:val="ListParagraph"/>
        <w:numPr>
          <w:ilvl w:val="0"/>
          <w:numId w:val="38"/>
        </w:numPr>
        <w:rPr>
          <w:lang w:val="en-IN" w:eastAsia="en-IN"/>
        </w:rPr>
      </w:pPr>
      <w:r w:rsidRPr="000D3C30">
        <w:rPr>
          <w:lang w:val="en-IN" w:eastAsia="en-IN"/>
        </w:rPr>
        <w:t>4 Reward Point</w:t>
      </w:r>
      <w:r w:rsidR="00BF7CEA">
        <w:rPr>
          <w:lang w:val="en-IN" w:eastAsia="en-IN"/>
        </w:rPr>
        <w:t>s</w:t>
      </w:r>
      <w:r w:rsidRPr="000D3C30">
        <w:rPr>
          <w:lang w:val="en-IN" w:eastAsia="en-IN"/>
        </w:rPr>
        <w:t xml:space="preserve"> =</w:t>
      </w:r>
      <w:r w:rsidR="00BF7CEA">
        <w:rPr>
          <w:lang w:val="en-IN" w:eastAsia="en-IN"/>
        </w:rPr>
        <w:t xml:space="preserve"> Re.</w:t>
      </w:r>
      <w:r w:rsidRPr="000D3C30">
        <w:rPr>
          <w:lang w:val="en-IN" w:eastAsia="en-IN"/>
        </w:rPr>
        <w:t xml:space="preserve"> 1</w:t>
      </w:r>
    </w:p>
    <w:p w:rsidRPr="009164D7" w:rsidR="000D3C30" w:rsidP="02B903E5" w:rsidRDefault="000D3C30" w14:paraId="75EF387C" w14:textId="4F078A1A">
      <w:pPr>
        <w:spacing w:before="240"/>
        <w:rPr>
          <w:rFonts w:ascii="Calibri" w:hAnsi="Calibri" w:eastAsia="Calibri" w:cs="Calibri"/>
          <w:sz w:val="12"/>
          <w:szCs w:val="12"/>
          <w:lang w:val="en-IN"/>
        </w:rPr>
      </w:pPr>
      <w:r w:rsidRPr="03B8ACDD" w:rsidR="000D3C30">
        <w:rPr>
          <w:b w:val="1"/>
          <w:bCs w:val="1"/>
          <w:lang w:val="en-IN"/>
        </w:rPr>
        <w:t>Fuel Surcharge Waiver</w:t>
      </w:r>
      <w:r w:rsidRPr="03B8ACDD" w:rsidR="61E8C684">
        <w:rPr>
          <w:b w:val="1"/>
          <w:bCs w:val="1"/>
          <w:lang w:val="en-IN"/>
        </w:rPr>
        <w:t xml:space="preserve"> </w:t>
      </w:r>
    </w:p>
    <w:p w:rsidRPr="004329CF" w:rsidR="00024411" w:rsidP="00024411" w:rsidRDefault="004329CF" w14:paraId="4536CA29" w14:textId="7B962536">
      <w:pPr>
        <w:pStyle w:val="ListParagraph"/>
        <w:numPr>
          <w:ilvl w:val="0"/>
          <w:numId w:val="6"/>
        </w:numPr>
        <w:rPr>
          <w:lang w:val="en-IN"/>
        </w:rPr>
      </w:pPr>
      <w:r w:rsidRPr="00024411">
        <w:rPr>
          <w:lang w:val="en-IN" w:eastAsia="en-IN"/>
        </w:rPr>
        <w:lastRenderedPageBreak/>
        <w:t xml:space="preserve">4.25 % </w:t>
      </w:r>
      <w:r w:rsidR="009A0444">
        <w:rPr>
          <w:lang w:val="en-IN" w:eastAsia="en-IN"/>
        </w:rPr>
        <w:t>V</w:t>
      </w:r>
      <w:r w:rsidRPr="00024411" w:rsidR="009A0444">
        <w:rPr>
          <w:lang w:val="en-IN" w:eastAsia="en-IN"/>
        </w:rPr>
        <w:t xml:space="preserve">alue Back </w:t>
      </w:r>
      <w:r w:rsidRPr="00024411">
        <w:rPr>
          <w:lang w:val="en-IN" w:eastAsia="en-IN"/>
        </w:rPr>
        <w:t xml:space="preserve">(13X Reward Points equivalent to 3.25% + 1% </w:t>
      </w:r>
      <w:r w:rsidRPr="00F23D00" w:rsidR="000D3C30">
        <w:rPr>
          <w:lang w:val="en-IN"/>
        </w:rPr>
        <w:t>fuel surcharge waiver</w:t>
      </w:r>
      <w:r>
        <w:rPr>
          <w:lang w:val="en-IN"/>
        </w:rPr>
        <w:t>)</w:t>
      </w:r>
      <w:r w:rsidRPr="00F23D00" w:rsidR="000D3C30">
        <w:rPr>
          <w:lang w:val="en-IN"/>
        </w:rPr>
        <w:t xml:space="preserve"> </w:t>
      </w:r>
      <w:r w:rsidRPr="000D3C30" w:rsidR="000D3C30">
        <w:t>across all BPCL petrol pumps in India, on transactions up to Rs. 4,000</w:t>
      </w:r>
    </w:p>
    <w:p w:rsidRPr="000D3C30" w:rsidR="000D3C30" w:rsidP="000D3C30" w:rsidRDefault="000D3C30" w14:paraId="20ADBB09" w14:textId="58575A46">
      <w:pPr>
        <w:pStyle w:val="ListParagraph"/>
        <w:numPr>
          <w:ilvl w:val="0"/>
          <w:numId w:val="6"/>
        </w:numPr>
        <w:rPr>
          <w:lang w:val="en-IN"/>
        </w:rPr>
      </w:pPr>
      <w:r w:rsidRPr="00F23D00">
        <w:rPr>
          <w:lang w:val="en-IN"/>
        </w:rPr>
        <w:t xml:space="preserve">Maximum waiver of </w:t>
      </w:r>
      <w:r>
        <w:rPr>
          <w:lang w:val="en-IN"/>
        </w:rPr>
        <w:t>Rs. 100</w:t>
      </w:r>
      <w:r w:rsidRPr="00F23D00">
        <w:rPr>
          <w:lang w:val="en-IN"/>
        </w:rPr>
        <w:t xml:space="preserve"> per statement cycle, per credit card account</w:t>
      </w:r>
      <w:r>
        <w:rPr>
          <w:lang w:val="en-IN"/>
        </w:rPr>
        <w:t xml:space="preserve">, </w:t>
      </w:r>
      <w:r w:rsidRPr="000D3C30">
        <w:t>which is equivalent to an annual savings of Rs.</w:t>
      </w:r>
      <w:r>
        <w:t xml:space="preserve"> </w:t>
      </w:r>
      <w:r w:rsidRPr="000D3C30">
        <w:t>1</w:t>
      </w:r>
      <w:r w:rsidR="00BF7CEA">
        <w:t>,</w:t>
      </w:r>
      <w:r w:rsidRPr="000D3C30">
        <w:t>200</w:t>
      </w:r>
      <w:r>
        <w:t>.</w:t>
      </w:r>
    </w:p>
    <w:p w:rsidRPr="000D3C30" w:rsidR="000D3C30" w:rsidP="02B903E5" w:rsidRDefault="000D3C30" w14:paraId="2BAFAE39" w14:textId="6E979D53">
      <w:pPr>
        <w:rPr>
          <w:rFonts w:ascii="Calibri" w:hAnsi="Calibri" w:eastAsia="Calibri" w:cs="Calibri"/>
          <w:sz w:val="12"/>
          <w:szCs w:val="12"/>
        </w:rPr>
      </w:pPr>
      <w:r w:rsidRPr="03B8ACDD" w:rsidR="000D3C30">
        <w:rPr>
          <w:b w:val="1"/>
          <w:bCs w:val="1"/>
          <w:lang w:val="en-IN"/>
        </w:rPr>
        <w:t>Other Benefits</w:t>
      </w:r>
      <w:r w:rsidRPr="03B8ACDD" w:rsidR="015954F0">
        <w:rPr>
          <w:b w:val="1"/>
          <w:bCs w:val="1"/>
          <w:lang w:val="en-IN"/>
        </w:rPr>
        <w:t xml:space="preserve"> </w:t>
      </w:r>
    </w:p>
    <w:p w:rsidRPr="000D3C30" w:rsidR="000D3C30" w:rsidP="000D3C30" w:rsidRDefault="000D3C30" w14:paraId="6D7E888F" w14:textId="144DABBB">
      <w:pPr>
        <w:pStyle w:val="ListParagraph"/>
        <w:numPr>
          <w:ilvl w:val="0"/>
          <w:numId w:val="46"/>
        </w:numPr>
        <w:rPr>
          <w:lang w:val="en-IN"/>
        </w:rPr>
      </w:pPr>
      <w:r w:rsidRPr="000D3C30">
        <w:rPr>
          <w:lang w:val="en-IN"/>
        </w:rPr>
        <w:t xml:space="preserve">Spend </w:t>
      </w:r>
      <w:r w:rsidR="004329CF">
        <w:rPr>
          <w:lang w:val="en-IN"/>
        </w:rPr>
        <w:t>b</w:t>
      </w:r>
      <w:r w:rsidRPr="000D3C30">
        <w:rPr>
          <w:lang w:val="en-IN"/>
        </w:rPr>
        <w:t xml:space="preserve">ased fee reversal benefit on annual spends of </w:t>
      </w:r>
      <w:r w:rsidR="004329CF">
        <w:rPr>
          <w:lang w:val="en-IN"/>
        </w:rPr>
        <w:t>Rs. 50,000</w:t>
      </w:r>
      <w:r w:rsidRPr="000D3C30">
        <w:rPr>
          <w:lang w:val="en-IN"/>
        </w:rPr>
        <w:t>.</w:t>
      </w:r>
    </w:p>
    <w:p w:rsidRPr="000D3C30" w:rsidR="000D3C30" w:rsidP="000D3C30" w:rsidRDefault="000D3C30" w14:paraId="2A49D255" w14:textId="77777777">
      <w:pPr>
        <w:pStyle w:val="ListParagraph"/>
        <w:numPr>
          <w:ilvl w:val="0"/>
          <w:numId w:val="46"/>
        </w:numPr>
        <w:rPr>
          <w:lang w:val="en-IN"/>
        </w:rPr>
      </w:pPr>
      <w:r w:rsidRPr="000D3C30">
        <w:rPr>
          <w:lang w:val="en-IN"/>
        </w:rPr>
        <w:t>Instant Redemption of Reward Points at select BPCL petrol pumps.</w:t>
      </w:r>
    </w:p>
    <w:p w:rsidRPr="000D3C30" w:rsidR="000D3C30" w:rsidP="000D3C30" w:rsidRDefault="000D3C30" w14:paraId="6D16CE6F" w14:textId="72493AB4">
      <w:pPr>
        <w:pStyle w:val="ListParagraph"/>
        <w:numPr>
          <w:ilvl w:val="0"/>
          <w:numId w:val="46"/>
        </w:numPr>
        <w:rPr>
          <w:lang w:val="en-IN"/>
        </w:rPr>
      </w:pPr>
      <w:r w:rsidRPr="000D3C30">
        <w:rPr>
          <w:lang w:val="en-IN"/>
        </w:rPr>
        <w:t xml:space="preserve">Redeem Rewards Points at Shop </w:t>
      </w:r>
      <w:r w:rsidR="006A7023">
        <w:rPr>
          <w:lang w:val="en-IN"/>
        </w:rPr>
        <w:t>n</w:t>
      </w:r>
      <w:r w:rsidRPr="000D3C30">
        <w:rPr>
          <w:lang w:val="en-IN"/>
        </w:rPr>
        <w:t xml:space="preserve"> Smile Rewards Catalogue.</w:t>
      </w:r>
    </w:p>
    <w:p w:rsidRPr="000D3C30" w:rsidR="000D3C30" w:rsidP="000D3C30" w:rsidRDefault="000D3C30" w14:paraId="0F05F14A" w14:textId="239DF92A">
      <w:pPr>
        <w:pStyle w:val="ListParagraph"/>
        <w:numPr>
          <w:ilvl w:val="0"/>
          <w:numId w:val="46"/>
        </w:numPr>
      </w:pPr>
      <w:r w:rsidRPr="000D3C30">
        <w:t>Retail </w:t>
      </w:r>
      <w:hyperlink w:tgtFrame="_blank" w:history="1" r:id="rId15">
        <w:r w:rsidRPr="000D3C30">
          <w:rPr>
            <w:rStyle w:val="Hyperlink"/>
          </w:rPr>
          <w:t>outlet list</w:t>
        </w:r>
      </w:hyperlink>
      <w:r>
        <w:t xml:space="preserve"> </w:t>
      </w:r>
      <w:r w:rsidRPr="000D3C30">
        <w:t>for POS redemption</w:t>
      </w:r>
    </w:p>
    <w:p w:rsidRPr="000D3C30" w:rsidR="000D3C30" w:rsidP="000D3C30" w:rsidRDefault="000D3C30" w14:paraId="75D68316" w14:textId="70F302A1">
      <w:pPr>
        <w:pStyle w:val="ListParagraph"/>
        <w:numPr>
          <w:ilvl w:val="0"/>
          <w:numId w:val="46"/>
        </w:numPr>
      </w:pPr>
      <w:hyperlink w:tgtFrame="_blank" w:history="1" r:id="rId16">
        <w:r w:rsidRPr="000D3C30">
          <w:rPr>
            <w:rStyle w:val="Hyperlink"/>
          </w:rPr>
          <w:t>Steps to redeem BPCL Fuel e-voucher at BPCL Retail Outlet</w:t>
        </w:r>
      </w:hyperlink>
    </w:p>
    <w:p w:rsidR="00DC2CA4" w:rsidP="00DC2CA4" w:rsidRDefault="00E56665" w14:paraId="1346349D" w14:textId="77777777">
      <w:pPr>
        <w:jc w:val="center"/>
        <w:rPr>
          <w:b/>
          <w:bCs/>
          <w:u w:val="single"/>
          <w:lang w:val="en-IN"/>
        </w:rPr>
      </w:pPr>
      <w:hyperlink w:history="1" r:id="rId17">
        <w:r w:rsidRPr="002D38D6">
          <w:rPr>
            <w:rStyle w:val="Hyperlink"/>
            <w:b/>
            <w:bCs/>
            <w:lang w:val="en-IN"/>
          </w:rPr>
          <w:br/>
        </w:r>
      </w:hyperlink>
      <w:r w:rsidRPr="00AD11D6" w:rsidR="00DC2CA4">
        <w:rPr>
          <w:b/>
          <w:bCs/>
          <w:i/>
          <w:iCs/>
          <w:u w:val="single"/>
          <w:lang w:val="en-IN"/>
        </w:rPr>
        <w:t>Explore</w:t>
      </w:r>
      <w:r w:rsidRPr="00166BEB" w:rsidR="00DC2CA4">
        <w:rPr>
          <w:b/>
          <w:bCs/>
          <w:u w:val="single"/>
          <w:lang w:val="en-IN"/>
        </w:rPr>
        <w:t xml:space="preserve"> REWARDS</w:t>
      </w:r>
    </w:p>
    <w:p w:rsidRPr="000D3C30" w:rsidR="004329CF" w:rsidP="004329CF" w:rsidRDefault="004329CF" w14:paraId="3C4F4054" w14:textId="77777777">
      <w:pPr>
        <w:rPr>
          <w:b/>
          <w:bCs/>
          <w:lang w:val="en-IN"/>
        </w:rPr>
      </w:pPr>
      <w:r w:rsidRPr="000D3C30">
        <w:rPr>
          <w:b/>
          <w:bCs/>
          <w:lang w:val="en-IN"/>
        </w:rPr>
        <w:t>Reward Benefits</w:t>
      </w:r>
    </w:p>
    <w:p w:rsidRPr="000D3C30" w:rsidR="004329CF" w:rsidP="004329CF" w:rsidRDefault="004329CF" w14:paraId="4763BA9F" w14:textId="01890412">
      <w:pPr>
        <w:pStyle w:val="ListParagraph"/>
        <w:numPr>
          <w:ilvl w:val="0"/>
          <w:numId w:val="38"/>
        </w:numPr>
      </w:pPr>
      <w:r>
        <w:rPr>
          <w:lang w:val="en-IN"/>
        </w:rPr>
        <w:t>5</w:t>
      </w:r>
      <w:r w:rsidRPr="000D3C30">
        <w:rPr>
          <w:lang w:val="en-IN"/>
        </w:rPr>
        <w:t xml:space="preserve"> Reward Points on every Rs. 100 spent at Dining, Departmental Stores, Grocery &amp; Movies </w:t>
      </w:r>
      <w:del w:author="Namita Salgiya" w:date="2026-01-19T19:42:00Z" w16du:dateUtc="2026-01-19T14:12:00Z" w:id="37">
        <w:r w:rsidRPr="000D3C30" w:rsidDel="00A8391B">
          <w:rPr>
            <w:lang w:val="en-IN"/>
          </w:rPr>
          <w:delText>(Up to 5</w:delText>
        </w:r>
        <w:r w:rsidDel="00A8391B">
          <w:rPr>
            <w:lang w:val="en-IN"/>
          </w:rPr>
          <w:delText>0</w:delText>
        </w:r>
        <w:r w:rsidRPr="000D3C30" w:rsidDel="00A8391B">
          <w:rPr>
            <w:lang w:val="en-IN"/>
          </w:rPr>
          <w:delText>00 Reward Points per month)</w:delText>
        </w:r>
      </w:del>
    </w:p>
    <w:p w:rsidRPr="000D3C30" w:rsidR="004329CF" w:rsidDel="00BE37EF" w:rsidRDefault="004329CF" w14:paraId="57FB3303" w14:textId="09F51B64">
      <w:pPr>
        <w:pStyle w:val="ListParagraph"/>
        <w:numPr>
          <w:ilvl w:val="0"/>
          <w:numId w:val="38"/>
        </w:numPr>
        <w:rPr>
          <w:del w:author="Namita Salgiya" w:date="2026-01-19T19:43:00Z" w16du:dateUtc="2026-01-19T14:13:00Z" w:id="38"/>
          <w:lang w:val="en-IN" w:eastAsia="en-IN"/>
        </w:rPr>
      </w:pPr>
      <w:r w:rsidRPr="000D3C30">
        <w:rPr>
          <w:lang w:val="en-IN" w:eastAsia="en-IN"/>
        </w:rPr>
        <w:t xml:space="preserve">1 Reward </w:t>
      </w:r>
      <w:r w:rsidRPr="000D3C30" w:rsidR="009A0444">
        <w:rPr>
          <w:lang w:val="en-IN" w:eastAsia="en-IN"/>
        </w:rPr>
        <w:t xml:space="preserve">Point </w:t>
      </w:r>
      <w:r w:rsidRPr="000D3C30">
        <w:rPr>
          <w:lang w:val="en-IN" w:eastAsia="en-IN"/>
        </w:rPr>
        <w:t xml:space="preserve">per Rs. 100 </w:t>
      </w:r>
      <w:del w:author="Upadhyay , Shubham (SBICard)" w:date="2026-01-20T14:43:00Z" w16du:dateUtc="2026-01-20T09:13:00Z" w:id="39">
        <w:r w:rsidRPr="000D3C30" w:rsidDel="009A0444">
          <w:rPr>
            <w:lang w:val="en-IN" w:eastAsia="en-IN"/>
          </w:rPr>
          <w:delText xml:space="preserve">spent </w:delText>
        </w:r>
      </w:del>
      <w:r w:rsidRPr="000D3C30">
        <w:rPr>
          <w:lang w:val="en-IN" w:eastAsia="en-IN"/>
        </w:rPr>
        <w:t>on other retail purchases</w:t>
      </w:r>
      <w:del w:author="Namita Salgiya" w:date="2026-01-19T19:43:00Z" w16du:dateUtc="2026-01-19T14:13:00Z" w:id="40">
        <w:r w:rsidRPr="000D3C30" w:rsidDel="00BE37EF">
          <w:rPr>
            <w:lang w:val="en-IN" w:eastAsia="en-IN"/>
          </w:rPr>
          <w:delText xml:space="preserve"> (except Mobile wallet upload &amp; Non-BPCL fuel spends).</w:delText>
        </w:r>
      </w:del>
    </w:p>
    <w:p w:rsidRPr="000D3C30" w:rsidR="004329CF" w:rsidDel="00BE37EF" w:rsidRDefault="004329CF" w14:paraId="5AE0DE58" w14:textId="0A88911B">
      <w:pPr>
        <w:pStyle w:val="ListParagraph"/>
        <w:numPr>
          <w:ilvl w:val="0"/>
          <w:numId w:val="38"/>
        </w:numPr>
        <w:rPr>
          <w:del w:author="Namita Salgiya" w:date="2026-01-19T19:43:00Z" w16du:dateUtc="2026-01-19T14:13:00Z" w:id="41"/>
          <w:lang w:val="en-IN" w:eastAsia="en-IN"/>
        </w:rPr>
      </w:pPr>
      <w:del w:author="Namita Salgiya" w:date="2026-01-19T19:43:00Z" w16du:dateUtc="2026-01-19T14:13:00Z" w:id="42">
        <w:r w:rsidRPr="000D3C30" w:rsidDel="00BE37EF">
          <w:rPr>
            <w:lang w:val="en-IN" w:eastAsia="en-IN"/>
          </w:rPr>
          <w:delText>4 Reward Point</w:delText>
        </w:r>
        <w:r w:rsidDel="00BE37EF" w:rsidR="006A7023">
          <w:rPr>
            <w:lang w:val="en-IN" w:eastAsia="en-IN"/>
          </w:rPr>
          <w:delText>s</w:delText>
        </w:r>
        <w:r w:rsidRPr="000D3C30" w:rsidDel="00BE37EF">
          <w:rPr>
            <w:lang w:val="en-IN" w:eastAsia="en-IN"/>
          </w:rPr>
          <w:delText xml:space="preserve"> = </w:delText>
        </w:r>
        <w:r w:rsidDel="00BE37EF" w:rsidR="006A7023">
          <w:rPr>
            <w:lang w:val="en-IN" w:eastAsia="en-IN"/>
          </w:rPr>
          <w:delText xml:space="preserve">Re. </w:delText>
        </w:r>
        <w:r w:rsidRPr="000D3C30" w:rsidDel="00BE37EF">
          <w:rPr>
            <w:lang w:val="en-IN" w:eastAsia="en-IN"/>
          </w:rPr>
          <w:delText>1</w:delText>
        </w:r>
      </w:del>
    </w:p>
    <w:p w:rsidRPr="00104FD2" w:rsidR="00104FD2" w:rsidRDefault="00104FD2" w14:paraId="2E1DA76D" w14:textId="77777777">
      <w:pPr>
        <w:pStyle w:val="ListParagraph"/>
        <w:numPr>
          <w:ilvl w:val="0"/>
          <w:numId w:val="38"/>
        </w:numPr>
        <w:rPr>
          <w:lang w:val="en-IN" w:eastAsia="en-IN"/>
        </w:rPr>
        <w:pPrChange w:author="Namita Salgiya" w:date="2026-01-19T19:43:00Z" w16du:dateUtc="2026-01-19T14:13:00Z" w:id="43">
          <w:pPr>
            <w:pStyle w:val="ListParagraph"/>
          </w:pPr>
        </w:pPrChange>
      </w:pPr>
    </w:p>
    <w:p w:rsidRPr="002D38D6" w:rsidR="002D38D6" w:rsidP="00A80E72" w:rsidRDefault="004C50CB" w14:paraId="5605250A" w14:textId="4D97F534">
      <w:pPr>
        <w:jc w:val="center"/>
        <w:rPr>
          <w:b/>
          <w:bCs/>
          <w:u w:val="single"/>
          <w:lang w:val="en-IN"/>
        </w:rPr>
      </w:pPr>
      <w:r w:rsidRPr="004C50CB">
        <w:rPr>
          <w:b/>
          <w:bCs/>
          <w:i/>
          <w:iCs/>
          <w:u w:val="single"/>
          <w:lang w:val="en-IN"/>
        </w:rPr>
        <w:t>Credit Card</w:t>
      </w:r>
      <w:r w:rsidRPr="004C50CB">
        <w:rPr>
          <w:b/>
          <w:bCs/>
          <w:u w:val="single"/>
          <w:lang w:val="en-IN"/>
        </w:rPr>
        <w:t xml:space="preserve"> FEE &amp; CHARGES</w:t>
      </w:r>
    </w:p>
    <w:p w:rsidRPr="002D38D6" w:rsidR="002D38D6" w:rsidRDefault="006A7023" w14:paraId="07E865B8" w14:textId="2C3E85B5">
      <w:pPr>
        <w:pStyle w:val="ListParagraph"/>
        <w:numPr>
          <w:ilvl w:val="0"/>
          <w:numId w:val="3"/>
        </w:numPr>
      </w:pPr>
      <w:r>
        <w:t>Joining</w:t>
      </w:r>
      <w:r w:rsidRPr="002D38D6" w:rsidR="002D38D6">
        <w:t xml:space="preserve"> Fee (one-time): Rs.</w:t>
      </w:r>
      <w:r w:rsidR="00104FD2">
        <w:t xml:space="preserve"> </w:t>
      </w:r>
      <w:bookmarkStart w:name="_Hlk218357276" w:id="44"/>
      <w:r w:rsidR="000D3C30">
        <w:t>4</w:t>
      </w:r>
      <w:r w:rsidRPr="002D38D6" w:rsidR="002D38D6">
        <w:t>99</w:t>
      </w:r>
      <w:bookmarkEnd w:id="44"/>
      <w:r w:rsidRPr="002D38D6" w:rsidR="002D38D6">
        <w:t xml:space="preserve"> + taxes </w:t>
      </w:r>
    </w:p>
    <w:p w:rsidRPr="002D38D6" w:rsidR="002D38D6" w:rsidRDefault="002D38D6" w14:paraId="3CCA290E" w14:textId="36C94F2F">
      <w:pPr>
        <w:pStyle w:val="ListParagraph"/>
        <w:numPr>
          <w:ilvl w:val="0"/>
          <w:numId w:val="3"/>
        </w:numPr>
        <w:rPr>
          <w:lang w:val="en-IN"/>
        </w:rPr>
      </w:pPr>
      <w:r w:rsidRPr="002D38D6">
        <w:t>Renewal Fee (per annum): </w:t>
      </w:r>
      <w:r w:rsidR="000D3C30">
        <w:t>Rs. 4</w:t>
      </w:r>
      <w:r w:rsidRPr="002D38D6" w:rsidR="000D3C30">
        <w:t>99 + taxes </w:t>
      </w:r>
    </w:p>
    <w:p w:rsidR="00E56665" w:rsidP="00E56665" w:rsidRDefault="00A579B5" w14:paraId="0EBF00D7" w14:textId="493D5546">
      <w:pPr>
        <w:rPr>
          <w:b/>
          <w:bCs/>
        </w:rPr>
      </w:pPr>
      <w:r w:rsidRPr="00A579B5">
        <w:rPr>
          <w:b/>
          <w:bCs/>
        </w:rPr>
        <w:t>Fees</w:t>
      </w:r>
    </w:p>
    <w:p w:rsidRPr="00A579B5" w:rsidR="00A579B5" w:rsidRDefault="006A7023" w14:paraId="7060F76E" w14:textId="4E5435D2">
      <w:pPr>
        <w:pStyle w:val="ListParagraph"/>
        <w:numPr>
          <w:ilvl w:val="0"/>
          <w:numId w:val="4"/>
        </w:numPr>
        <w:rPr>
          <w:lang w:val="en-IN"/>
        </w:rPr>
      </w:pPr>
      <w:r>
        <w:t>Joining</w:t>
      </w:r>
      <w:r w:rsidRPr="00A579B5" w:rsidR="00A579B5">
        <w:rPr>
          <w:lang w:val="en-IN"/>
        </w:rPr>
        <w:t xml:space="preserve"> Fee (one-time):</w:t>
      </w:r>
      <w:r w:rsidR="00A579B5">
        <w:rPr>
          <w:lang w:val="en-IN"/>
        </w:rPr>
        <w:t xml:space="preserve"> </w:t>
      </w:r>
      <w:r w:rsidRPr="002D38D6" w:rsidR="00A80E72">
        <w:t>Rs.</w:t>
      </w:r>
      <w:r w:rsidR="00A80E72">
        <w:t xml:space="preserve"> </w:t>
      </w:r>
      <w:r w:rsidR="000D3C30">
        <w:t>4</w:t>
      </w:r>
      <w:r w:rsidRPr="002D38D6" w:rsidR="000D3C30">
        <w:t>99 + taxes </w:t>
      </w:r>
    </w:p>
    <w:p w:rsidRPr="000D3C30" w:rsidR="000D3C30" w:rsidP="000D3C30" w:rsidRDefault="00A579B5" w14:paraId="17F407B3" w14:textId="46EE261A">
      <w:pPr>
        <w:pStyle w:val="ListParagraph"/>
        <w:numPr>
          <w:ilvl w:val="0"/>
          <w:numId w:val="4"/>
        </w:numPr>
        <w:rPr>
          <w:lang w:val="en-IN"/>
        </w:rPr>
      </w:pPr>
      <w:r w:rsidRPr="000D3C30">
        <w:rPr>
          <w:lang w:val="en-IN"/>
        </w:rPr>
        <w:t>Renewal Fee (per annum): </w:t>
      </w:r>
      <w:r w:rsidRPr="002D38D6" w:rsidR="00A80E72">
        <w:t>Rs.</w:t>
      </w:r>
      <w:r w:rsidR="00A80E72">
        <w:t xml:space="preserve"> </w:t>
      </w:r>
      <w:r w:rsidR="000D3C30">
        <w:t>4</w:t>
      </w:r>
      <w:r w:rsidRPr="002D38D6" w:rsidR="000D3C30">
        <w:t>99 + taxes </w:t>
      </w:r>
    </w:p>
    <w:p w:rsidRPr="000D3C30" w:rsidR="000D3C30" w:rsidP="000D3C30" w:rsidRDefault="000D3C30" w14:paraId="30649263" w14:textId="45094645">
      <w:pPr>
        <w:pStyle w:val="ListParagraph"/>
        <w:numPr>
          <w:ilvl w:val="0"/>
          <w:numId w:val="4"/>
        </w:numPr>
        <w:rPr>
          <w:lang w:val="en-IN"/>
        </w:rPr>
      </w:pPr>
      <w:r w:rsidRPr="000D3C30">
        <w:t xml:space="preserve">Renewal Fee </w:t>
      </w:r>
      <w:r>
        <w:t xml:space="preserve">is </w:t>
      </w:r>
      <w:r w:rsidRPr="000D3C30">
        <w:t xml:space="preserve">reversible if annual </w:t>
      </w:r>
      <w:r>
        <w:t>spend</w:t>
      </w:r>
      <w:r w:rsidRPr="000D3C30">
        <w:t xml:space="preserve"> for last year ≥ Rs. </w:t>
      </w:r>
      <w:r w:rsidR="004329CF">
        <w:t>5</w:t>
      </w:r>
      <w:r w:rsidRPr="000D3C30">
        <w:t>0,000</w:t>
      </w:r>
    </w:p>
    <w:p w:rsidRPr="000D3C30" w:rsidR="00A579B5" w:rsidP="000D3C30" w:rsidRDefault="00A579B5" w14:paraId="099A0E29" w14:textId="09B02509">
      <w:pPr>
        <w:pStyle w:val="ListParagraph"/>
        <w:numPr>
          <w:ilvl w:val="0"/>
          <w:numId w:val="4"/>
        </w:numPr>
        <w:rPr>
          <w:lang w:val="en-IN"/>
        </w:rPr>
      </w:pPr>
      <w:r w:rsidRPr="000D3C30">
        <w:rPr>
          <w:lang w:val="en-IN"/>
        </w:rPr>
        <w:t xml:space="preserve">Add-on </w:t>
      </w:r>
      <w:ins w:author="Namita Salgiya" w:date="2026-01-19T19:42:00Z" w16du:dateUtc="2026-01-19T14:12:00Z" w:id="45">
        <w:r w:rsidR="00A8391B">
          <w:rPr>
            <w:lang w:val="en-IN"/>
          </w:rPr>
          <w:t xml:space="preserve">Card </w:t>
        </w:r>
      </w:ins>
      <w:r w:rsidRPr="000D3C30">
        <w:rPr>
          <w:lang w:val="en-IN"/>
        </w:rPr>
        <w:t>Fee (per annum): Nil</w:t>
      </w:r>
    </w:p>
    <w:p w:rsidR="00A579B5" w:rsidP="00E56665" w:rsidRDefault="00A579B5" w14:paraId="2BD3B2ED" w14:textId="7C3448F9">
      <w:pPr>
        <w:rPr>
          <w:b/>
          <w:bCs/>
        </w:rPr>
      </w:pPr>
      <w:r w:rsidRPr="00A579B5">
        <w:rPr>
          <w:b/>
          <w:bCs/>
        </w:rPr>
        <w:t>Fees and Charges</w:t>
      </w:r>
    </w:p>
    <w:p w:rsidRPr="00A4154B" w:rsidR="009164D7" w:rsidRDefault="009164D7" w14:paraId="00955866" w14:textId="7A171D67">
      <w:pPr>
        <w:numPr>
          <w:ilvl w:val="0"/>
          <w:numId w:val="5"/>
        </w:numPr>
        <w:rPr>
          <w:rStyle w:val="Hyperlink"/>
          <w:color w:val="auto"/>
          <w:u w:val="none"/>
          <w:lang w:val="en-IN"/>
        </w:rPr>
      </w:pPr>
      <w:r w:rsidRPr="009164D7">
        <w:rPr>
          <w:lang w:val="en-IN"/>
        </w:rPr>
        <w:t>For information regarding fees and other applicable charges, please refer to the</w:t>
      </w:r>
      <w:r>
        <w:rPr>
          <w:lang w:val="en-IN"/>
        </w:rPr>
        <w:t xml:space="preserve"> </w:t>
      </w:r>
      <w:hyperlink w:tgtFrame="_blank" w:history="1" r:id="rId18">
        <w:r w:rsidRPr="009164D7">
          <w:rPr>
            <w:rStyle w:val="Hyperlink"/>
            <w:lang w:val="en-IN"/>
          </w:rPr>
          <w:t>Most Important Terms &amp; Conditions</w:t>
        </w:r>
      </w:hyperlink>
    </w:p>
    <w:p w:rsidR="00A4154B" w:rsidP="00A4154B" w:rsidRDefault="00A4154B" w14:paraId="1F175A1C" w14:textId="5F305087">
      <w:pPr>
        <w:rPr>
          <w:ins w:author="Namita Salgiya" w:date="2026-01-19T19:43:00Z" w16du:dateUtc="2026-01-19T14:13:00Z" w:id="46"/>
          <w:rStyle w:val="Hyperlink"/>
          <w:b/>
          <w:bCs/>
          <w:color w:val="auto"/>
          <w:u w:val="none"/>
          <w:lang w:val="en-IN"/>
        </w:rPr>
      </w:pPr>
      <w:r w:rsidRPr="00833DE5">
        <w:rPr>
          <w:rStyle w:val="Hyperlink"/>
          <w:b/>
          <w:bCs/>
          <w:color w:val="auto"/>
          <w:u w:val="none"/>
          <w:lang w:val="en-IN"/>
        </w:rPr>
        <w:t>FAQs</w:t>
      </w:r>
    </w:p>
    <w:p w:rsidRPr="00BC38CC" w:rsidR="00BE37EF" w:rsidP="00BE37EF" w:rsidRDefault="00BE37EF" w14:paraId="6F4B30AC" w14:textId="431EDD92">
      <w:pPr>
        <w:rPr>
          <w:ins w:author="Namita Salgiya" w:date="2026-01-19T19:43:00Z" w16du:dateUtc="2026-01-19T14:13:00Z" w:id="47"/>
          <w:b/>
          <w:bCs/>
          <w:lang w:val="en-IN"/>
        </w:rPr>
      </w:pPr>
      <w:bookmarkStart w:name="_Hlk219368909" w:id="48"/>
      <w:ins w:author="Namita Salgiya" w:date="2026-01-19T19:43:00Z" w16du:dateUtc="2026-01-19T14:13:00Z" w:id="49">
        <w:r w:rsidRPr="00BC38CC">
          <w:rPr>
            <w:b/>
            <w:bCs/>
            <w:lang w:val="en-IN"/>
          </w:rPr>
          <w:t xml:space="preserve">What is </w:t>
        </w:r>
      </w:ins>
      <w:ins w:author="Namita Salgiya" w:date="2026-01-19T19:47:00Z" w16du:dateUtc="2026-01-19T14:17:00Z" w:id="50">
        <w:r w:rsidR="00C02963">
          <w:rPr>
            <w:b/>
            <w:bCs/>
            <w:lang w:val="en-IN"/>
          </w:rPr>
          <w:t>Joining</w:t>
        </w:r>
      </w:ins>
      <w:ins w:author="Namita Salgiya" w:date="2026-01-19T19:48:00Z" w16du:dateUtc="2026-01-19T14:18:00Z" w:id="51">
        <w:r w:rsidR="00C02963">
          <w:rPr>
            <w:b/>
            <w:bCs/>
            <w:lang w:val="en-IN"/>
          </w:rPr>
          <w:t xml:space="preserve"> </w:t>
        </w:r>
      </w:ins>
      <w:ins w:author="Namita Salgiya" w:date="2026-01-19T19:43:00Z" w16du:dateUtc="2026-01-19T14:13:00Z" w:id="52">
        <w:r w:rsidRPr="00BC38CC">
          <w:rPr>
            <w:b/>
            <w:bCs/>
            <w:lang w:val="en-IN"/>
          </w:rPr>
          <w:t>Fee and Renewal Fee of the card?</w:t>
        </w:r>
      </w:ins>
    </w:p>
    <w:p w:rsidRPr="00BC38CC" w:rsidR="00BE37EF" w:rsidP="00BE37EF" w:rsidRDefault="00BE37EF" w14:paraId="32972814" w14:textId="48F76D29">
      <w:pPr>
        <w:rPr>
          <w:ins w:author="Namita Salgiya" w:date="2026-01-19T19:43:00Z" w16du:dateUtc="2026-01-19T14:13:00Z" w:id="53"/>
          <w:lang w:val="en-IN"/>
        </w:rPr>
      </w:pPr>
      <w:ins w:author="Namita Salgiya" w:date="2026-01-19T19:43:00Z" w16du:dateUtc="2026-01-19T14:13:00Z" w:id="54">
        <w:r w:rsidRPr="00457A16">
          <w:rPr>
            <w:lang w:val="en-IN"/>
          </w:rPr>
          <w:t xml:space="preserve">The </w:t>
        </w:r>
      </w:ins>
      <w:ins w:author="Namita Salgiya" w:date="2026-01-19T19:48:00Z" w16du:dateUtc="2026-01-19T14:18:00Z" w:id="55">
        <w:r w:rsidR="00C02963">
          <w:rPr>
            <w:lang w:val="en-IN"/>
          </w:rPr>
          <w:t xml:space="preserve">Joining </w:t>
        </w:r>
      </w:ins>
      <w:ins w:author="Namita Salgiya" w:date="2026-01-19T19:43:00Z" w16du:dateUtc="2026-01-19T14:13:00Z" w:id="56">
        <w:r w:rsidRPr="00457A16">
          <w:rPr>
            <w:lang w:val="en-IN"/>
          </w:rPr>
          <w:t xml:space="preserve">Fee of the card is Rs. 499 + taxes. The Renewal Fee is Rs. 499 + taxes from second year onwards. </w:t>
        </w:r>
        <w:r w:rsidRPr="000D3C30">
          <w:t xml:space="preserve">Renewal Fee </w:t>
        </w:r>
        <w:r>
          <w:t xml:space="preserve">is </w:t>
        </w:r>
        <w:r w:rsidRPr="000D3C30">
          <w:t xml:space="preserve">reversible if </w:t>
        </w:r>
        <w:r>
          <w:t xml:space="preserve">the </w:t>
        </w:r>
        <w:r w:rsidRPr="000D3C30">
          <w:t xml:space="preserve">annual </w:t>
        </w:r>
        <w:r>
          <w:t>spend</w:t>
        </w:r>
        <w:r w:rsidRPr="000D3C30">
          <w:t xml:space="preserve"> for last year ≥ Rs. </w:t>
        </w:r>
        <w:r>
          <w:t>5</w:t>
        </w:r>
        <w:r w:rsidRPr="000D3C30">
          <w:t>0,000</w:t>
        </w:r>
        <w:r>
          <w:t>.</w:t>
        </w:r>
      </w:ins>
    </w:p>
    <w:p w:rsidRPr="00BC38CC" w:rsidR="00BE37EF" w:rsidP="00BE37EF" w:rsidRDefault="00BE37EF" w14:paraId="6BE948D3" w14:textId="77777777">
      <w:pPr>
        <w:rPr>
          <w:ins w:author="Namita Salgiya" w:date="2026-01-19T19:43:00Z" w16du:dateUtc="2026-01-19T14:13:00Z" w:id="57"/>
          <w:b/>
          <w:bCs/>
          <w:lang w:val="en-IN"/>
        </w:rPr>
      </w:pPr>
      <w:ins w:author="Namita Salgiya" w:date="2026-01-19T19:43:00Z" w16du:dateUtc="2026-01-19T14:13:00Z" w:id="58">
        <w:r w:rsidRPr="00BC38CC">
          <w:rPr>
            <w:b/>
            <w:bCs/>
            <w:lang w:val="en-IN"/>
          </w:rPr>
          <w:t>Can I use my card internationally?</w:t>
        </w:r>
      </w:ins>
    </w:p>
    <w:p w:rsidR="00BE37EF" w:rsidP="00BE37EF" w:rsidRDefault="00BE37EF" w14:paraId="6F9BC461" w14:textId="1124620B">
      <w:pPr>
        <w:rPr>
          <w:ins w:author="Namita Salgiya" w:date="2026-01-19T19:43:00Z" w16du:dateUtc="2026-01-19T14:13:00Z" w:id="59"/>
          <w:lang w:val="en-IN"/>
        </w:rPr>
      </w:pPr>
      <w:ins w:author="Namita Salgiya" w:date="2026-01-19T19:43:00Z" w16du:dateUtc="2026-01-19T14:13:00Z" w:id="60">
        <w:r w:rsidRPr="00BC38CC">
          <w:rPr>
            <w:lang w:val="en-IN"/>
          </w:rPr>
          <w:t xml:space="preserve">Yes, you can use your </w:t>
        </w:r>
        <w:r w:rsidRPr="00F30867">
          <w:rPr>
            <w:lang w:val="en-IN"/>
          </w:rPr>
          <w:t xml:space="preserve">BPCL SBI Card </w:t>
        </w:r>
        <w:del w:author="Upadhyay , Shubham (SBICard)" w:date="2026-01-20T14:43:00Z" w16du:dateUtc="2026-01-20T09:13:00Z" w:id="61">
          <w:r w:rsidRPr="00BC38CC" w:rsidDel="009A0444">
            <w:rPr>
              <w:lang w:val="en-IN"/>
            </w:rPr>
            <w:delText xml:space="preserve">in </w:delText>
          </w:r>
        </w:del>
      </w:ins>
      <w:ins w:author="Upadhyay , Shubham (SBICard)" w:date="2026-01-20T14:43:00Z" w16du:dateUtc="2026-01-20T09:13:00Z" w:id="62">
        <w:r w:rsidR="009A0444">
          <w:rPr>
            <w:lang w:val="en-IN"/>
          </w:rPr>
          <w:t xml:space="preserve">at </w:t>
        </w:r>
      </w:ins>
      <w:ins w:author="Namita Salgiya" w:date="2026-01-19T19:43:00Z" w16du:dateUtc="2026-01-19T14:13:00Z" w:id="63">
        <w:r w:rsidRPr="00BC38CC">
          <w:rPr>
            <w:lang w:val="en-IN"/>
          </w:rPr>
          <w:t xml:space="preserve">over 24 million outlets across the globe, including 3,25,000 outlets in India. You can </w:t>
        </w:r>
        <w:r w:rsidRPr="000D3C30">
          <w:rPr>
            <w:lang w:eastAsia="en-IN"/>
          </w:rPr>
          <w:t xml:space="preserve">make payments at any outlet that accepts </w:t>
        </w:r>
      </w:ins>
      <w:ins w:author="Namita Salgiya" w:date="2026-01-19T19:44:00Z" w16du:dateUtc="2026-01-19T14:14:00Z" w:id="64">
        <w:r w:rsidRPr="000D3C30" w:rsidR="00F20690">
          <w:rPr>
            <w:lang w:eastAsia="en-IN"/>
          </w:rPr>
          <w:t>Visa or MasterCard.</w:t>
        </w:r>
      </w:ins>
    </w:p>
    <w:p w:rsidRPr="00BC38CC" w:rsidR="00BE37EF" w:rsidP="00BE37EF" w:rsidRDefault="00BE37EF" w14:paraId="45C9B5A6" w14:textId="77777777">
      <w:pPr>
        <w:rPr>
          <w:ins w:author="Namita Salgiya" w:date="2026-01-19T19:43:00Z" w16du:dateUtc="2026-01-19T14:13:00Z" w:id="65"/>
          <w:b/>
          <w:bCs/>
          <w:lang w:val="en-IN"/>
        </w:rPr>
      </w:pPr>
      <w:ins w:author="Namita Salgiya" w:date="2026-01-19T19:43:00Z" w16du:dateUtc="2026-01-19T14:13:00Z" w:id="66">
        <w:r w:rsidRPr="00BC38CC">
          <w:rPr>
            <w:b/>
            <w:bCs/>
            <w:lang w:val="en-IN"/>
          </w:rPr>
          <w:lastRenderedPageBreak/>
          <w:t>How can I apply for the card?</w:t>
        </w:r>
      </w:ins>
    </w:p>
    <w:p w:rsidRPr="00BB7467" w:rsidR="00BE37EF" w:rsidP="00BE37EF" w:rsidRDefault="00BE37EF" w14:paraId="664A773F" w14:textId="77777777">
      <w:pPr>
        <w:rPr>
          <w:ins w:author="Namita Salgiya" w:date="2026-01-19T19:43:00Z" w16du:dateUtc="2026-01-19T14:13:00Z" w:id="67"/>
          <w:rStyle w:val="Hyperlink"/>
          <w:color w:val="auto"/>
          <w:u w:val="none"/>
          <w:lang w:val="en-IN"/>
        </w:rPr>
      </w:pPr>
      <w:ins w:author="Namita Salgiya" w:date="2026-01-19T19:43:00Z" w16du:dateUtc="2026-01-19T14:13:00Z" w:id="68">
        <w:r w:rsidRPr="00BC38CC">
          <w:rPr>
            <w:lang w:val="en-IN"/>
          </w:rPr>
          <w:t>You can apply for an SBI Credit Card through our Website </w:t>
        </w:r>
        <w:r>
          <w:fldChar w:fldCharType="begin"/>
        </w:r>
        <w:r>
          <w:instrText>HYPERLINK "https://www.sbicard.com/en/eapply.page" \t "_blank"</w:instrText>
        </w:r>
        <w:r>
          <w:fldChar w:fldCharType="separate"/>
        </w:r>
        <w:r w:rsidRPr="00BC38CC">
          <w:t>sbicard.com</w:t>
        </w:r>
        <w:r>
          <w:fldChar w:fldCharType="end"/>
        </w:r>
        <w:r w:rsidRPr="00BC38CC">
          <w:rPr>
            <w:lang w:val="en-IN"/>
          </w:rPr>
          <w:t xml:space="preserve"> or via our Chatbot ILA. Alternatively, you can call SBI Card Helpline 39 02 02 02 (prefix your city STD code) or visit the nearest SBI branch.</w:t>
        </w:r>
        <w:bookmarkEnd w:id="48"/>
      </w:ins>
    </w:p>
    <w:p w:rsidRPr="00833DE5" w:rsidR="00BE37EF" w:rsidP="00A4154B" w:rsidRDefault="00BE37EF" w14:paraId="16B85C10" w14:textId="77777777">
      <w:pPr>
        <w:rPr>
          <w:rStyle w:val="Hyperlink"/>
          <w:b/>
          <w:bCs/>
          <w:color w:val="auto"/>
          <w:u w:val="none"/>
        </w:rPr>
      </w:pPr>
    </w:p>
    <w:p w:rsidR="00A4154B" w:rsidDel="00BE37EF" w:rsidP="00A4154B" w:rsidRDefault="00A4154B" w14:paraId="5DE89BEB" w14:textId="0984355D">
      <w:pPr>
        <w:pStyle w:val="ListParagraph"/>
        <w:numPr>
          <w:ilvl w:val="0"/>
          <w:numId w:val="5"/>
        </w:numPr>
        <w:rPr>
          <w:del w:author="Namita Salgiya" w:date="2026-01-19T19:43:00Z" w16du:dateUtc="2026-01-19T14:13:00Z" w:id="69"/>
        </w:rPr>
      </w:pPr>
      <w:del w:author="Namita Salgiya" w:date="2026-01-19T19:43:00Z" w16du:dateUtc="2026-01-19T14:13:00Z" w:id="70">
        <w:r w:rsidDel="00BE37EF">
          <w:rPr>
            <w:lang w:val="en-IN"/>
          </w:rPr>
          <w:delText>https://www.sbicard.com/en/faq.page</w:delText>
        </w:r>
      </w:del>
    </w:p>
    <w:p w:rsidR="00A4154B" w:rsidP="00A4154B" w:rsidRDefault="00A4154B" w14:paraId="62FD4044" w14:textId="77777777">
      <w:pPr>
        <w:rPr>
          <w:lang w:val="en-IN"/>
        </w:rPr>
      </w:pPr>
    </w:p>
    <w:p w:rsidRPr="004C50CB" w:rsidR="009164D7" w:rsidP="004C50CB" w:rsidRDefault="004C50CB" w14:paraId="7415B9E1" w14:textId="0CCC133D">
      <w:pPr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</w:rPr>
      </w:pPr>
      <w:r w:rsidRPr="004C50CB">
        <w:rPr>
          <w:b/>
          <w:bCs/>
          <w:i/>
          <w:iCs/>
          <w:u w:val="single"/>
          <w:lang w:val="en-IN"/>
        </w:rPr>
        <w:t xml:space="preserve">Other </w:t>
      </w:r>
      <w:r w:rsidRPr="004C50CB">
        <w:rPr>
          <w:b/>
          <w:bCs/>
          <w:u w:val="single"/>
          <w:lang w:val="en-IN"/>
        </w:rPr>
        <w:t>FEATURES</w:t>
      </w:r>
    </w:p>
    <w:p w:rsidR="00F318DC" w:rsidP="00F318DC" w:rsidRDefault="00F318DC" w14:paraId="72C76E23" w14:textId="77777777">
      <w:pPr>
        <w:rPr>
          <w:b/>
          <w:bCs/>
          <w:lang w:val="en-IN"/>
        </w:rPr>
      </w:pPr>
      <w:r w:rsidRPr="009164D7">
        <w:rPr>
          <w:b/>
          <w:bCs/>
          <w:lang w:val="en-IN"/>
        </w:rPr>
        <w:t>Contactless Advantage</w:t>
      </w:r>
    </w:p>
    <w:p w:rsidRPr="004C50CB" w:rsidR="00F318DC" w:rsidP="004C50CB" w:rsidRDefault="00F318DC" w14:paraId="67D93AD6" w14:textId="02D3D999">
      <w:pPr>
        <w:pStyle w:val="ListParagraph"/>
        <w:numPr>
          <w:ilvl w:val="0"/>
          <w:numId w:val="5"/>
        </w:numPr>
        <w:rPr>
          <w:lang w:val="en-IN"/>
        </w:rPr>
      </w:pPr>
      <w:r w:rsidRPr="00AC2D69">
        <w:rPr>
          <w:b/>
          <w:bCs/>
          <w:lang w:val="en-IN"/>
        </w:rPr>
        <w:t>Tap &amp; Pay with Ease:</w:t>
      </w:r>
      <w:r w:rsidRPr="00AC2D69">
        <w:rPr>
          <w:lang w:val="en-IN"/>
        </w:rPr>
        <w:t xml:space="preserve"> </w:t>
      </w:r>
      <w:r w:rsidRPr="00C37A02">
        <w:t xml:space="preserve">Make everyday payments effortlessly with </w:t>
      </w:r>
      <w:r w:rsidRPr="00F30867" w:rsidR="00F30867">
        <w:rPr>
          <w:lang w:val="en-IN"/>
        </w:rPr>
        <w:t>BPCL SBI Card</w:t>
      </w:r>
      <w:r w:rsidRPr="00C37A02">
        <w:t>. Simply tap your card on a secure reader for instant transactions.</w:t>
      </w:r>
    </w:p>
    <w:p w:rsidRPr="00AC2D69" w:rsidR="00F318DC" w:rsidRDefault="00F318DC" w14:paraId="13B302FB" w14:textId="77777777">
      <w:pPr>
        <w:pStyle w:val="ListParagraph"/>
        <w:numPr>
          <w:ilvl w:val="0"/>
          <w:numId w:val="5"/>
        </w:numPr>
        <w:rPr>
          <w:lang w:val="en-IN"/>
        </w:rPr>
      </w:pPr>
      <w:r w:rsidRPr="00AC2D69">
        <w:rPr>
          <w:b/>
          <w:bCs/>
          <w:lang w:val="en-IN"/>
        </w:rPr>
        <w:t>Fast &amp; Convenient:</w:t>
      </w:r>
      <w:r w:rsidRPr="00AC2D69">
        <w:rPr>
          <w:lang w:val="en-IN"/>
        </w:rPr>
        <w:t xml:space="preserve"> No need to hand over your card or fumble for cash or coins. Tap and go for small, everyday payments in seconds.</w:t>
      </w:r>
    </w:p>
    <w:p w:rsidR="00F318DC" w:rsidRDefault="00F318DC" w14:paraId="5586057D" w14:textId="65B06753">
      <w:pPr>
        <w:pStyle w:val="ListParagraph"/>
        <w:numPr>
          <w:ilvl w:val="0"/>
          <w:numId w:val="6"/>
        </w:numPr>
        <w:rPr>
          <w:lang w:val="en-IN"/>
        </w:rPr>
      </w:pPr>
      <w:r w:rsidRPr="00AC2D69">
        <w:rPr>
          <w:b/>
          <w:bCs/>
          <w:lang w:val="en-IN"/>
        </w:rPr>
        <w:t>Secure Transactions:</w:t>
      </w:r>
      <w:r w:rsidRPr="00AC2D69">
        <w:rPr>
          <w:lang w:val="en-IN"/>
        </w:rPr>
        <w:t xml:space="preserve"> Your card stays in your hand during the transaction, reducing the risk of loss or fraud. Visa </w:t>
      </w:r>
      <w:r w:rsidRPr="00AC2D69" w:rsidR="00826C1D">
        <w:rPr>
          <w:lang w:val="en-IN"/>
        </w:rPr>
        <w:t>P</w:t>
      </w:r>
      <w:r w:rsidRPr="00AC2D69">
        <w:rPr>
          <w:lang w:val="en-IN"/>
        </w:rPr>
        <w:t>ayWave’s unique security key ensures that even if the card is tapped multiple times, only one transaction is processed.</w:t>
      </w:r>
    </w:p>
    <w:bookmarkStart w:name="_Hlk219368972" w:id="71"/>
    <w:p w:rsidRPr="001A04C4" w:rsidR="00EC6B5A" w:rsidP="00EC6B5A" w:rsidRDefault="00EC6B5A" w14:paraId="7B8C93BC" w14:textId="77777777">
      <w:pPr>
        <w:pStyle w:val="ListParagraph"/>
        <w:numPr>
          <w:ilvl w:val="0"/>
          <w:numId w:val="6"/>
        </w:numPr>
        <w:rPr>
          <w:ins w:author="Namita Salgiya" w:date="2026-01-19T19:47:00Z" w16du:dateUtc="2026-01-19T14:17:00Z" w:id="72"/>
        </w:rPr>
      </w:pPr>
      <w:ins w:author="Namita Salgiya" w:date="2026-01-19T19:47:00Z" w16du:dateUtc="2026-01-19T14:17:00Z" w:id="73">
        <w:r w:rsidRPr="001A04C4">
          <w:fldChar w:fldCharType="begin"/>
        </w:r>
        <w:r w:rsidRPr="001A04C4">
          <w:instrText>HYPERLINK "https://www.sbicard.com/sbi-card-en/assets/docs/pdf/personal/credit-cards/lifestyle/sbi-signature-contactless-card/Signature%20Contactless%20FAQ.pdf" \t "_blank"</w:instrText>
        </w:r>
        <w:r w:rsidRPr="001A04C4">
          <w:fldChar w:fldCharType="separate"/>
        </w:r>
        <w:r>
          <w:rPr>
            <w:rStyle w:val="Hyperlink"/>
          </w:rPr>
          <w:t>C</w:t>
        </w:r>
        <w:r w:rsidRPr="001A04C4">
          <w:rPr>
            <w:rStyle w:val="Hyperlink"/>
          </w:rPr>
          <w:t>lick here</w:t>
        </w:r>
        <w:r w:rsidRPr="001A04C4">
          <w:fldChar w:fldCharType="end"/>
        </w:r>
        <w:r>
          <w:t xml:space="preserve"> for </w:t>
        </w:r>
        <w:r w:rsidRPr="001A04C4">
          <w:t>FAQs</w:t>
        </w:r>
        <w:r>
          <w:t xml:space="preserve"> on contactless credit card</w:t>
        </w:r>
        <w:r w:rsidRPr="001A04C4">
          <w:t>.</w:t>
        </w:r>
      </w:ins>
    </w:p>
    <w:p w:rsidRPr="00AC1ED4" w:rsidR="00EC6B5A" w:rsidP="00EC6B5A" w:rsidRDefault="00EC6B5A" w14:paraId="5B0C94B2" w14:textId="77777777">
      <w:pPr>
        <w:pStyle w:val="ListParagraph"/>
        <w:numPr>
          <w:ilvl w:val="0"/>
          <w:numId w:val="6"/>
        </w:numPr>
        <w:rPr>
          <w:ins w:author="Namita Salgiya" w:date="2026-01-19T19:47:00Z" w16du:dateUtc="2026-01-19T14:17:00Z" w:id="74"/>
        </w:rPr>
      </w:pPr>
      <w:ins w:author="Namita Salgiya" w:date="2026-01-19T19:47:00Z" w16du:dateUtc="2026-01-19T14:17:00Z" w:id="75">
        <w:r>
          <w:fldChar w:fldCharType="begin"/>
        </w:r>
        <w:r>
          <w:instrText>HYPERLINK "https://www.sbicard.com/sbi-card-en/assets/docs/pdf/personal/cards/list-of-stores.pdf" \t "_blank"</w:instrText>
        </w:r>
        <w:r>
          <w:fldChar w:fldCharType="separate"/>
        </w:r>
        <w:r>
          <w:rPr>
            <w:rStyle w:val="Hyperlink"/>
          </w:rPr>
          <w:t>C</w:t>
        </w:r>
        <w:r w:rsidRPr="001A04C4">
          <w:rPr>
            <w:rStyle w:val="Hyperlink"/>
          </w:rPr>
          <w:t>lick here</w:t>
        </w:r>
        <w:r>
          <w:fldChar w:fldCharType="end"/>
        </w:r>
        <w:r>
          <w:t xml:space="preserve"> for the </w:t>
        </w:r>
        <w:r w:rsidRPr="001A04C4">
          <w:t>list of Merchants enabled for</w:t>
        </w:r>
        <w:r>
          <w:t xml:space="preserve"> contactless</w:t>
        </w:r>
        <w:r w:rsidRPr="001A04C4">
          <w:t xml:space="preserve"> transactions.</w:t>
        </w:r>
      </w:ins>
    </w:p>
    <w:bookmarkEnd w:id="71"/>
    <w:p w:rsidRPr="002B5E9C" w:rsidR="00C71606" w:rsidDel="00EC6B5A" w:rsidRDefault="00C71606" w14:paraId="17377E9D" w14:textId="325FA98F">
      <w:pPr>
        <w:pStyle w:val="ListParagraph"/>
        <w:numPr>
          <w:ilvl w:val="0"/>
          <w:numId w:val="6"/>
        </w:numPr>
        <w:rPr>
          <w:del w:author="Namita Salgiya" w:date="2026-01-19T19:47:00Z" w16du:dateUtc="2026-01-19T14:17:00Z" w:id="76"/>
        </w:rPr>
      </w:pPr>
      <w:del w:author="Namita Salgiya" w:date="2026-01-19T19:47:00Z" w16du:dateUtc="2026-01-19T14:17:00Z" w:id="77">
        <w:r w:rsidRPr="002B5E9C" w:rsidDel="00EC6B5A">
          <w:delText>Please </w:delText>
        </w:r>
        <w:r w:rsidDel="00EC6B5A">
          <w:fldChar w:fldCharType="begin"/>
        </w:r>
        <w:r w:rsidDel="00EC6B5A">
          <w:delInstrText>HYPERLINK "https://www.sbicard.com/sbi-card-en/assets/docs/pdf/personal/credit-cards/lifestyle/sbi-signature-contactless-card/Signature%20Contactless%20FAQ.pdf" \t "_blank"</w:delInstrText>
        </w:r>
        <w:r w:rsidDel="00EC6B5A">
          <w:fldChar w:fldCharType="separate"/>
        </w:r>
        <w:r w:rsidDel="00EC6B5A">
          <w:rPr>
            <w:rStyle w:val="Hyperlink"/>
          </w:rPr>
          <w:delText>click here</w:delText>
        </w:r>
        <w:r w:rsidDel="00EC6B5A">
          <w:fldChar w:fldCharType="end"/>
        </w:r>
        <w:r w:rsidRPr="002B5E9C" w:rsidDel="00EC6B5A">
          <w:delText> to download the FAQs.</w:delText>
        </w:r>
      </w:del>
    </w:p>
    <w:p w:rsidRPr="003C1523" w:rsidR="00C71606" w:rsidDel="00EC6B5A" w:rsidRDefault="00C71606" w14:paraId="0A7074A4" w14:textId="780539F0">
      <w:pPr>
        <w:pStyle w:val="ListParagraph"/>
        <w:numPr>
          <w:ilvl w:val="0"/>
          <w:numId w:val="6"/>
        </w:numPr>
        <w:rPr>
          <w:del w:author="Namita Salgiya" w:date="2026-01-19T19:47:00Z" w16du:dateUtc="2026-01-19T14:17:00Z" w:id="78"/>
        </w:rPr>
      </w:pPr>
      <w:del w:author="Namita Salgiya" w:date="2026-01-19T19:47:00Z" w16du:dateUtc="2026-01-19T14:17:00Z" w:id="79">
        <w:r w:rsidRPr="002B5E9C" w:rsidDel="00EC6B5A">
          <w:delText>Please </w:delText>
        </w:r>
        <w:r w:rsidDel="00EC6B5A">
          <w:fldChar w:fldCharType="begin"/>
        </w:r>
        <w:r w:rsidDel="00EC6B5A">
          <w:delInstrText>HYPERLINK "https://www.sbicard.com/sbi-card-en/assets/docs/pdf/personal/cards/list-of-stores.pdf" \t "_blank"</w:delInstrText>
        </w:r>
        <w:r w:rsidDel="00EC6B5A">
          <w:fldChar w:fldCharType="separate"/>
        </w:r>
        <w:r w:rsidDel="00EC6B5A">
          <w:rPr>
            <w:rStyle w:val="Hyperlink"/>
          </w:rPr>
          <w:delText>click here</w:delText>
        </w:r>
        <w:r w:rsidDel="00EC6B5A">
          <w:fldChar w:fldCharType="end"/>
        </w:r>
        <w:r w:rsidRPr="002B5E9C" w:rsidDel="00EC6B5A">
          <w:delText> to download the list of Merchants enabled for transactions.</w:delText>
        </w:r>
      </w:del>
    </w:p>
    <w:p w:rsidRPr="009164D7" w:rsidR="00F318DC" w:rsidP="00F318DC" w:rsidRDefault="00F318DC" w14:paraId="118D6FFE" w14:textId="77777777">
      <w:pPr>
        <w:rPr>
          <w:b/>
          <w:bCs/>
          <w:lang w:val="en-IN"/>
        </w:rPr>
      </w:pPr>
      <w:r w:rsidRPr="009164D7">
        <w:rPr>
          <w:b/>
          <w:bCs/>
          <w:lang w:val="en-IN"/>
        </w:rPr>
        <w:t>Global Acceptance</w:t>
      </w:r>
    </w:p>
    <w:p w:rsidR="00F318DC" w:rsidRDefault="00F318DC" w14:paraId="7A0E261B" w14:textId="101B1D5E">
      <w:pPr>
        <w:pStyle w:val="ListParagraph"/>
        <w:numPr>
          <w:ilvl w:val="0"/>
          <w:numId w:val="6"/>
        </w:numPr>
        <w:rPr>
          <w:lang w:val="en-IN"/>
        </w:rPr>
      </w:pPr>
      <w:r w:rsidRPr="00F23D00">
        <w:rPr>
          <w:lang w:val="en-IN"/>
        </w:rPr>
        <w:t>Accepted </w:t>
      </w:r>
      <w:r w:rsidR="00971AB5">
        <w:rPr>
          <w:lang w:val="en-IN"/>
        </w:rPr>
        <w:t>at</w:t>
      </w:r>
      <w:r w:rsidRPr="00F23D00">
        <w:rPr>
          <w:lang w:val="en-IN"/>
        </w:rPr>
        <w:t xml:space="preserve"> over 24 million outlets glob</w:t>
      </w:r>
      <w:r>
        <w:rPr>
          <w:lang w:val="en-IN"/>
        </w:rPr>
        <w:t>ally</w:t>
      </w:r>
      <w:r w:rsidRPr="00F23D00">
        <w:rPr>
          <w:lang w:val="en-IN"/>
        </w:rPr>
        <w:t xml:space="preserve">, including 3,25,000 </w:t>
      </w:r>
      <w:r>
        <w:rPr>
          <w:lang w:val="en-IN"/>
        </w:rPr>
        <w:t xml:space="preserve">in </w:t>
      </w:r>
      <w:r w:rsidRPr="00F23D00">
        <w:rPr>
          <w:lang w:val="en-IN"/>
        </w:rPr>
        <w:t>India</w:t>
      </w:r>
    </w:p>
    <w:p w:rsidR="000D3C30" w:rsidP="000D3C30" w:rsidRDefault="000D3C30" w14:paraId="245AF10B" w14:textId="77777777">
      <w:pPr>
        <w:pStyle w:val="ListParagraph"/>
        <w:numPr>
          <w:ilvl w:val="0"/>
          <w:numId w:val="6"/>
        </w:numPr>
        <w:rPr>
          <w:lang w:eastAsia="en-IN"/>
        </w:rPr>
      </w:pPr>
      <w:r w:rsidRPr="000D3C30">
        <w:rPr>
          <w:lang w:eastAsia="en-IN"/>
        </w:rPr>
        <w:t>Use your card to make payments at any outlet that accepts Visa or MasterCard.</w:t>
      </w:r>
    </w:p>
    <w:p w:rsidR="00AE161E" w:rsidP="00AE161E" w:rsidRDefault="00AE161E" w14:paraId="4C1612D8" w14:textId="504E627F">
      <w:pPr>
        <w:rPr>
          <w:b/>
          <w:bCs/>
          <w:lang w:val="en-IN"/>
        </w:rPr>
      </w:pPr>
      <w:r w:rsidRPr="00AE161E">
        <w:rPr>
          <w:b/>
          <w:bCs/>
          <w:lang w:val="en-IN"/>
        </w:rPr>
        <w:t>Flexipay</w:t>
      </w:r>
      <w:r w:rsidR="00971AB5">
        <w:rPr>
          <w:b/>
          <w:bCs/>
          <w:lang w:val="en-IN"/>
        </w:rPr>
        <w:t xml:space="preserve"> EMI</w:t>
      </w:r>
    </w:p>
    <w:p w:rsidRPr="004A5805" w:rsidR="00AE161E" w:rsidRDefault="00AE161E" w14:paraId="3DB9ACE9" w14:textId="77777777">
      <w:pPr>
        <w:pStyle w:val="ListParagraph"/>
        <w:numPr>
          <w:ilvl w:val="0"/>
          <w:numId w:val="7"/>
        </w:numPr>
        <w:rPr>
          <w:lang w:val="en-IN"/>
        </w:rPr>
      </w:pPr>
      <w:r w:rsidRPr="004A5805">
        <w:rPr>
          <w:lang w:val="en-IN"/>
        </w:rPr>
        <w:t>Convert eligible purchases into easy monthly EMIs</w:t>
      </w:r>
    </w:p>
    <w:p w:rsidR="00AE161E" w:rsidRDefault="00AE161E" w14:paraId="172B2E0E" w14:textId="77777777">
      <w:pPr>
        <w:pStyle w:val="ListParagraph"/>
        <w:numPr>
          <w:ilvl w:val="0"/>
          <w:numId w:val="7"/>
        </w:numPr>
        <w:rPr>
          <w:lang w:val="en-IN"/>
        </w:rPr>
      </w:pPr>
      <w:r w:rsidRPr="00681931">
        <w:rPr>
          <w:lang w:val="en-IN"/>
        </w:rPr>
        <w:t>Applicable on transactions of Rs. 2,500 or more</w:t>
      </w:r>
    </w:p>
    <w:p w:rsidRPr="002B5E9C" w:rsidR="00C71606" w:rsidRDefault="00C71606" w14:paraId="56E72D6A" w14:textId="1E777803">
      <w:pPr>
        <w:pStyle w:val="ListParagraph"/>
        <w:numPr>
          <w:ilvl w:val="0"/>
          <w:numId w:val="7"/>
        </w:numPr>
      </w:pPr>
      <w:r w:rsidRPr="002B5E9C">
        <w:t>Click </w:t>
      </w:r>
      <w:hyperlink w:history="1" r:id="rId19">
        <w:r w:rsidRPr="002B5E9C">
          <w:rPr>
            <w:rStyle w:val="Hyperlink"/>
          </w:rPr>
          <w:t>here </w:t>
        </w:r>
      </w:hyperlink>
      <w:r w:rsidRPr="002B5E9C">
        <w:t>to learn how to apply for Flexipay</w:t>
      </w:r>
      <w:ins w:author="Upadhyay , Shubham (SBICard)" w:date="2026-01-20T14:44:00Z" w16du:dateUtc="2026-01-20T09:14:00Z" w:id="80">
        <w:r w:rsidR="009A0444">
          <w:t xml:space="preserve"> EMI </w:t>
        </w:r>
      </w:ins>
    </w:p>
    <w:p w:rsidRPr="00F534F3" w:rsidR="00C02963" w:rsidP="00C02963" w:rsidRDefault="00C02963" w14:paraId="117875C7" w14:textId="77777777">
      <w:pPr>
        <w:rPr>
          <w:ins w:author="Namita Salgiya" w:date="2026-01-19T19:47:00Z" w16du:dateUtc="2026-01-19T14:17:00Z" w:id="81"/>
          <w:b/>
          <w:bCs/>
          <w:lang w:val="en-IN"/>
        </w:rPr>
      </w:pPr>
      <w:ins w:author="Namita Salgiya" w:date="2026-01-19T19:47:00Z" w16du:dateUtc="2026-01-19T14:17:00Z" w:id="82">
        <w:r w:rsidRPr="00F534F3">
          <w:rPr>
            <w:b/>
            <w:bCs/>
            <w:lang w:val="en-IN"/>
          </w:rPr>
          <w:t>Add-on Cards</w:t>
        </w:r>
      </w:ins>
    </w:p>
    <w:p w:rsidRPr="00AC1ED4" w:rsidR="00C02963" w:rsidP="00C02963" w:rsidRDefault="00C02963" w14:paraId="554B0BA3" w14:textId="77777777">
      <w:pPr>
        <w:pStyle w:val="ListParagraph"/>
        <w:numPr>
          <w:ilvl w:val="0"/>
          <w:numId w:val="49"/>
        </w:numPr>
        <w:rPr>
          <w:ins w:author="Namita Salgiya" w:date="2026-01-19T19:47:00Z" w16du:dateUtc="2026-01-19T14:17:00Z" w:id="83"/>
        </w:rPr>
      </w:pPr>
      <w:ins w:author="Namita Salgiya" w:date="2026-01-19T19:47:00Z" w16du:dateUtc="2026-01-19T14:17:00Z" w:id="84">
        <w:r>
          <w:t>E</w:t>
        </w:r>
        <w:r w:rsidRPr="00AC1ED4">
          <w:t>mpower your family with </w:t>
        </w:r>
        <w:r>
          <w:fldChar w:fldCharType="begin"/>
        </w:r>
        <w:r>
          <w:instrText>HYPERLINK "https://www.sbicard.com/en/personal/benefits/add-on-card.page"</w:instrText>
        </w:r>
        <w:r>
          <w:fldChar w:fldCharType="separate"/>
        </w:r>
        <w:r w:rsidRPr="00AC1ED4">
          <w:rPr>
            <w:rStyle w:val="Hyperlink"/>
          </w:rPr>
          <w:t>add-on cards</w:t>
        </w:r>
        <w:r>
          <w:fldChar w:fldCharType="end"/>
        </w:r>
        <w:r>
          <w:t xml:space="preserve"> </w:t>
        </w:r>
        <w:r w:rsidRPr="00AC1ED4">
          <w:t>for your parents, spouse, children or siblings above the age of 18</w:t>
        </w:r>
      </w:ins>
    </w:p>
    <w:p w:rsidRPr="00AC1ED4" w:rsidR="00C02963" w:rsidP="00C02963" w:rsidRDefault="00C02963" w14:paraId="3B0A5CD5" w14:textId="77777777">
      <w:pPr>
        <w:rPr>
          <w:ins w:author="Namita Salgiya" w:date="2026-01-19T19:47:00Z" w16du:dateUtc="2026-01-19T14:17:00Z" w:id="85"/>
          <w:b/>
          <w:bCs/>
        </w:rPr>
      </w:pPr>
      <w:ins w:author="Namita Salgiya" w:date="2026-01-19T19:47:00Z" w16du:dateUtc="2026-01-19T14:17:00Z" w:id="86">
        <w:r w:rsidRPr="00AC1ED4">
          <w:rPr>
            <w:b/>
            <w:bCs/>
          </w:rPr>
          <w:t>Easy Bill Pay Facility</w:t>
        </w:r>
      </w:ins>
    </w:p>
    <w:p w:rsidRPr="00AC1ED4" w:rsidR="00C02963" w:rsidP="00C02963" w:rsidRDefault="00C02963" w14:paraId="17983172" w14:textId="77777777">
      <w:pPr>
        <w:pStyle w:val="ListParagraph"/>
        <w:numPr>
          <w:ilvl w:val="0"/>
          <w:numId w:val="49"/>
        </w:numPr>
        <w:rPr>
          <w:ins w:author="Namita Salgiya" w:date="2026-01-19T19:47:00Z" w16du:dateUtc="2026-01-19T14:17:00Z" w:id="87"/>
        </w:rPr>
      </w:pPr>
      <w:ins w:author="Namita Salgiya" w:date="2026-01-19T19:47:00Z" w16du:dateUtc="2026-01-19T14:17:00Z" w:id="88">
        <w:r w:rsidRPr="00AC1ED4">
          <w:t>Pay your electricity, telephone, mobile and other utility bills using the Easy Bill Pay facility</w:t>
        </w:r>
        <w:r>
          <w:t xml:space="preserve">. </w:t>
        </w:r>
        <w:r w:rsidRPr="00AC1ED4">
          <w:t>Click</w:t>
        </w:r>
        <w:r>
          <w:t xml:space="preserve"> </w:t>
        </w:r>
        <w:r>
          <w:fldChar w:fldCharType="begin"/>
        </w:r>
        <w:r>
          <w:instrText>HYPERLINK "https://www.sbicard.com/en/personal/benefits.page" \l "area5"</w:instrText>
        </w:r>
        <w:r>
          <w:fldChar w:fldCharType="separate"/>
        </w:r>
        <w:r w:rsidRPr="00AC1ED4">
          <w:rPr>
            <w:rStyle w:val="Hyperlink"/>
          </w:rPr>
          <w:t>here</w:t>
        </w:r>
        <w:r>
          <w:fldChar w:fldCharType="end"/>
        </w:r>
        <w:r>
          <w:t xml:space="preserve"> </w:t>
        </w:r>
        <w:r w:rsidRPr="00AC1ED4">
          <w:t>to know more</w:t>
        </w:r>
      </w:ins>
    </w:p>
    <w:p w:rsidRPr="005E66AE" w:rsidR="00C02963" w:rsidP="00C02963" w:rsidRDefault="00C02963" w14:paraId="44ADA2A1" w14:textId="77777777">
      <w:pPr>
        <w:rPr>
          <w:ins w:author="Namita Salgiya" w:date="2026-01-19T19:47:00Z" w16du:dateUtc="2026-01-19T14:17:00Z" w:id="89"/>
          <w:b/>
          <w:bCs/>
        </w:rPr>
      </w:pPr>
      <w:ins w:author="Namita Salgiya" w:date="2026-01-19T19:47:00Z" w16du:dateUtc="2026-01-19T14:17:00Z" w:id="90">
        <w:r w:rsidRPr="005E66AE">
          <w:rPr>
            <w:b/>
            <w:bCs/>
          </w:rPr>
          <w:t>Balance Transfer on EMI</w:t>
        </w:r>
      </w:ins>
    </w:p>
    <w:p w:rsidRPr="005E66AE" w:rsidR="00C02963" w:rsidP="00C02963" w:rsidRDefault="00C02963" w14:paraId="5444C783" w14:textId="77777777">
      <w:pPr>
        <w:pStyle w:val="ListParagraph"/>
        <w:numPr>
          <w:ilvl w:val="0"/>
          <w:numId w:val="7"/>
        </w:numPr>
        <w:rPr>
          <w:ins w:author="Namita Salgiya" w:date="2026-01-19T19:47:00Z" w16du:dateUtc="2026-01-19T14:17:00Z" w:id="91"/>
        </w:rPr>
      </w:pPr>
      <w:ins w:author="Namita Salgiya" w:date="2026-01-19T19:47:00Z" w16du:dateUtc="2026-01-19T14:17:00Z" w:id="92">
        <w:r w:rsidRPr="005E66AE">
          <w:t xml:space="preserve">Save money </w:t>
        </w:r>
        <w:r w:rsidRPr="00377F55">
          <w:t>on your credit card repayments</w:t>
        </w:r>
        <w:r>
          <w:t xml:space="preserve">. </w:t>
        </w:r>
      </w:ins>
    </w:p>
    <w:p w:rsidR="00C02963" w:rsidP="00C02963" w:rsidRDefault="00C02963" w14:paraId="6DA6E24D" w14:textId="33BF95F0">
      <w:pPr>
        <w:pStyle w:val="ListParagraph"/>
        <w:numPr>
          <w:ilvl w:val="0"/>
          <w:numId w:val="7"/>
        </w:numPr>
        <w:rPr>
          <w:ins w:author="Namita Salgiya" w:date="2026-01-19T19:47:00Z" w16du:dateUtc="2026-01-19T14:17:00Z" w:id="93"/>
        </w:rPr>
      </w:pPr>
      <w:ins w:author="Namita Salgiya" w:date="2026-01-19T19:47:00Z" w16du:dateUtc="2026-01-19T14:17:00Z" w:id="94">
        <w:r w:rsidRPr="005E66AE">
          <w:t>Transfer outstanding balance</w:t>
        </w:r>
        <w:r>
          <w:t>s</w:t>
        </w:r>
        <w:r w:rsidRPr="005E66AE">
          <w:t xml:space="preserve"> of other banks’ credit cards to your </w:t>
        </w:r>
        <w:r w:rsidRPr="00F30867">
          <w:rPr>
            <w:lang w:val="en-IN"/>
          </w:rPr>
          <w:t xml:space="preserve">BPCL SBI Card </w:t>
        </w:r>
        <w:r w:rsidRPr="00377F55">
          <w:t>at a lower interest rate and repay in easy EMIs.</w:t>
        </w:r>
        <w:r>
          <w:t xml:space="preserve"> </w:t>
        </w:r>
        <w:r>
          <w:fldChar w:fldCharType="begin"/>
        </w:r>
        <w:r>
          <w:instrText>HYPERLINK "https://www.sbicard.com/en/personal/benefits/lower-interest-option/balance-transfer-on-emi.page" \t "_blank"</w:instrText>
        </w:r>
        <w:r>
          <w:fldChar w:fldCharType="separate"/>
        </w:r>
        <w:r w:rsidRPr="005E66AE">
          <w:rPr>
            <w:rStyle w:val="Hyperlink"/>
          </w:rPr>
          <w:t>Click here</w:t>
        </w:r>
        <w:r>
          <w:fldChar w:fldCharType="end"/>
        </w:r>
        <w:r>
          <w:t xml:space="preserve"> </w:t>
        </w:r>
        <w:r w:rsidRPr="005E66AE">
          <w:t>to know about Balance Transfer on EMI</w:t>
        </w:r>
        <w:r>
          <w:t>.</w:t>
        </w:r>
      </w:ins>
    </w:p>
    <w:p w:rsidRPr="00BB7467" w:rsidR="00C02963" w:rsidP="00C02963" w:rsidRDefault="00C02963" w14:paraId="36448B86" w14:textId="77777777">
      <w:pPr>
        <w:pStyle w:val="ListParagraph"/>
        <w:numPr>
          <w:ilvl w:val="0"/>
          <w:numId w:val="7"/>
        </w:numPr>
        <w:rPr>
          <w:ins w:author="Namita Salgiya" w:date="2026-01-19T19:47:00Z" w16du:dateUtc="2026-01-19T14:17:00Z" w:id="95"/>
        </w:rPr>
      </w:pPr>
      <w:ins w:author="Namita Salgiya" w:date="2026-01-19T19:47:00Z" w16du:dateUtc="2026-01-19T14:17:00Z" w:id="96">
        <w:r w:rsidRPr="00247784">
          <w:t>Login to your account to avail this facility.</w:t>
        </w:r>
      </w:ins>
    </w:p>
    <w:p w:rsidR="00C71606" w:rsidP="00C71606" w:rsidRDefault="00C71606" w14:paraId="353BDCF3" w14:textId="77777777">
      <w:pPr>
        <w:rPr>
          <w:lang w:val="en-IN"/>
        </w:rPr>
      </w:pPr>
    </w:p>
    <w:p w:rsidRPr="00C71606" w:rsidR="00C71606" w:rsidDel="00B31C18" w:rsidP="003C1523" w:rsidRDefault="00C71606" w14:paraId="0CA22D9E" w14:textId="77777777">
      <w:pPr>
        <w:rPr>
          <w:del w:author="Namita Salgiya" w:date="2026-01-19T19:48:00Z" w16du:dateUtc="2026-01-19T14:18:00Z" w:id="97"/>
          <w:lang w:val="en-IN"/>
        </w:rPr>
      </w:pPr>
    </w:p>
    <w:p w:rsidRPr="00AE161E" w:rsidR="00AE161E" w:rsidDel="00B31C18" w:rsidP="00AE161E" w:rsidRDefault="00AE161E" w14:paraId="4E008819" w14:textId="77777777">
      <w:pPr>
        <w:rPr>
          <w:del w:author="Namita Salgiya" w:date="2026-01-19T19:48:00Z" w16du:dateUtc="2026-01-19T14:18:00Z" w:id="98"/>
          <w:b/>
          <w:bCs/>
          <w:lang w:val="en-IN"/>
        </w:rPr>
      </w:pPr>
    </w:p>
    <w:p w:rsidRPr="00AE161E" w:rsidR="00AE161E" w:rsidP="00AE161E" w:rsidRDefault="00AE161E" w14:paraId="1B1F21AC" w14:textId="77777777">
      <w:pPr>
        <w:rPr>
          <w:lang w:val="en-IN"/>
        </w:rPr>
      </w:pPr>
    </w:p>
    <w:sectPr w:rsidRPr="00AE161E" w:rsidR="00AE161E">
      <w:footerReference w:type="even" r:id="rId24"/>
      <w:footerReference w:type="default" r:id="rId25"/>
      <w:footerReference w:type="first" r:id="rId26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B60E9" w:rsidP="00E405C7" w:rsidRDefault="000B60E9" w14:paraId="66A36410" w14:textId="77777777">
      <w:pPr>
        <w:spacing w:after="0" w:line="240" w:lineRule="auto"/>
      </w:pPr>
      <w:r>
        <w:separator/>
      </w:r>
    </w:p>
  </w:endnote>
  <w:endnote w:type="continuationSeparator" w:id="0">
    <w:p w:rsidR="000B60E9" w:rsidP="00E405C7" w:rsidRDefault="000B60E9" w14:paraId="083547A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ri Offc">
    <w:altName w:val="Calibri"/>
    <w:panose1 w:val="020B0504040101020102"/>
    <w:charset w:val="00"/>
    <w:family w:val="swiss"/>
    <w:pitch w:val="variable"/>
    <w:sig w:usb0="800000EF" w:usb1="4000205B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405C7" w:rsidRDefault="00E405C7" w14:paraId="7DD4B89B" w14:textId="3E42741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66D2AEB" wp14:editId="3C32DD9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1922853457" name="Text Box 2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05C7" w:rsidR="00E405C7" w:rsidP="00E405C7" w:rsidRDefault="00E405C7" w14:paraId="6A0535F1" w14:textId="64F360ED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405C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66D2AEB">
              <v:stroke joinstyle="miter"/>
              <v:path gradientshapeok="t" o:connecttype="rect"/>
            </v:shapetype>
            <v:shape id="Text Box 2" style="position:absolute;margin-left:0;margin-top:0;width:87.35pt;height:30.8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">
              <v:textbox style="mso-fit-shape-to-text:t" inset="0,0,0,15pt">
                <w:txbxContent>
                  <w:p w:rsidRPr="00E405C7" w:rsidR="00E405C7" w:rsidP="00E405C7" w:rsidRDefault="00E405C7" w14:paraId="6A0535F1" w14:textId="64F360ED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405C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405C7" w:rsidRDefault="00E405C7" w14:paraId="75EA928B" w14:textId="55AB3B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5275AB4" wp14:editId="35BB4639">
              <wp:simplePos x="914400" y="100679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1908443431" name="Text Box 3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05C7" w:rsidR="00E405C7" w:rsidP="00E405C7" w:rsidRDefault="00E405C7" w14:paraId="69DB7BFF" w14:textId="2430C4A6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405C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5275AB4">
              <v:stroke joinstyle="miter"/>
              <v:path gradientshapeok="t" o:connecttype="rect"/>
            </v:shapetype>
            <v:shape id="Text Box 3" style="position:absolute;margin-left:0;margin-top:0;width:87.35pt;height:30.8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">
              <v:textbox style="mso-fit-shape-to-text:t" inset="0,0,0,15pt">
                <w:txbxContent>
                  <w:p w:rsidRPr="00E405C7" w:rsidR="00E405C7" w:rsidP="00E405C7" w:rsidRDefault="00E405C7" w14:paraId="69DB7BFF" w14:textId="2430C4A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405C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405C7" w:rsidRDefault="00E405C7" w14:paraId="49FE02B4" w14:textId="3FA9381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9D91AC6" wp14:editId="7EA7211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2053094162" name="Text Box 1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05C7" w:rsidR="00E405C7" w:rsidP="00E405C7" w:rsidRDefault="00E405C7" w14:paraId="2C33ECC8" w14:textId="5F0F6EA6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405C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9D91AC6">
              <v:stroke joinstyle="miter"/>
              <v:path gradientshapeok="t" o:connecttype="rect"/>
            </v:shapetype>
            <v:shape id="Text Box 1" style="position:absolute;margin-left:0;margin-top:0;width:87.35pt;height:30.8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">
              <v:textbox style="mso-fit-shape-to-text:t" inset="0,0,0,15pt">
                <w:txbxContent>
                  <w:p w:rsidRPr="00E405C7" w:rsidR="00E405C7" w:rsidP="00E405C7" w:rsidRDefault="00E405C7" w14:paraId="2C33ECC8" w14:textId="5F0F6EA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405C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B60E9" w:rsidP="00E405C7" w:rsidRDefault="000B60E9" w14:paraId="10B6E629" w14:textId="77777777">
      <w:pPr>
        <w:spacing w:after="0" w:line="240" w:lineRule="auto"/>
      </w:pPr>
      <w:r>
        <w:separator/>
      </w:r>
    </w:p>
  </w:footnote>
  <w:footnote w:type="continuationSeparator" w:id="0">
    <w:p w:rsidR="000B60E9" w:rsidP="00E405C7" w:rsidRDefault="000B60E9" w14:paraId="7E74BBCB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20F"/>
    <w:multiLevelType w:val="hybridMultilevel"/>
    <w:tmpl w:val="A9C471B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153CDE"/>
    <w:multiLevelType w:val="multilevel"/>
    <w:tmpl w:val="B7CE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3DF2E33"/>
    <w:multiLevelType w:val="multilevel"/>
    <w:tmpl w:val="178C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698192B"/>
    <w:multiLevelType w:val="hybridMultilevel"/>
    <w:tmpl w:val="5D3AEED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87062FC"/>
    <w:multiLevelType w:val="multilevel"/>
    <w:tmpl w:val="37C0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C0C61AD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C171004"/>
    <w:multiLevelType w:val="multilevel"/>
    <w:tmpl w:val="2F4A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02C29BC"/>
    <w:multiLevelType w:val="multilevel"/>
    <w:tmpl w:val="AAF8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374013C"/>
    <w:multiLevelType w:val="hybridMultilevel"/>
    <w:tmpl w:val="2AA42C0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42D2E4B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45E0AB8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5C01177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8A24178"/>
    <w:multiLevelType w:val="hybridMultilevel"/>
    <w:tmpl w:val="54046D4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E0D7FBF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1F27514C"/>
    <w:multiLevelType w:val="multilevel"/>
    <w:tmpl w:val="425E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1F92657C"/>
    <w:multiLevelType w:val="hybridMultilevel"/>
    <w:tmpl w:val="0F4E852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02A2CF9"/>
    <w:multiLevelType w:val="hybridMultilevel"/>
    <w:tmpl w:val="1C4603D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1836518"/>
    <w:multiLevelType w:val="multilevel"/>
    <w:tmpl w:val="3830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20F4AF6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227643BE"/>
    <w:multiLevelType w:val="multilevel"/>
    <w:tmpl w:val="1FD2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295B3D40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2D165E56"/>
    <w:multiLevelType w:val="multilevel"/>
    <w:tmpl w:val="425E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2D682555"/>
    <w:multiLevelType w:val="multilevel"/>
    <w:tmpl w:val="E64A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2E541A83"/>
    <w:multiLevelType w:val="hybridMultilevel"/>
    <w:tmpl w:val="ADB6B4E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00B616B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30155C63"/>
    <w:multiLevelType w:val="multilevel"/>
    <w:tmpl w:val="1664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305B49DE"/>
    <w:multiLevelType w:val="multilevel"/>
    <w:tmpl w:val="425E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36A75905"/>
    <w:multiLevelType w:val="multilevel"/>
    <w:tmpl w:val="B1D6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36EA5B57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40CE6891"/>
    <w:multiLevelType w:val="hybridMultilevel"/>
    <w:tmpl w:val="86665FA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41A104D1"/>
    <w:multiLevelType w:val="multilevel"/>
    <w:tmpl w:val="425E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45952D73"/>
    <w:multiLevelType w:val="multilevel"/>
    <w:tmpl w:val="8C3C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462F4B63"/>
    <w:multiLevelType w:val="multilevel"/>
    <w:tmpl w:val="8E12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4A3806E1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4A557504"/>
    <w:multiLevelType w:val="hybridMultilevel"/>
    <w:tmpl w:val="D21E565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4B356DBB"/>
    <w:multiLevelType w:val="hybridMultilevel"/>
    <w:tmpl w:val="AB16EB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4CAA5169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4E182C65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4F4C6DAF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4F5E2177"/>
    <w:multiLevelType w:val="multilevel"/>
    <w:tmpl w:val="425E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5235153D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525144A0"/>
    <w:multiLevelType w:val="hybridMultilevel"/>
    <w:tmpl w:val="C49C460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59AC6DC4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5CE7518B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63BE34A6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67450753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67E17A52"/>
    <w:multiLevelType w:val="multilevel"/>
    <w:tmpl w:val="D7BC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6AF049FF"/>
    <w:multiLevelType w:val="hybridMultilevel"/>
    <w:tmpl w:val="6B226A5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6F585C04"/>
    <w:multiLevelType w:val="multilevel"/>
    <w:tmpl w:val="C2CA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69739807">
    <w:abstractNumId w:val="12"/>
  </w:num>
  <w:num w:numId="2" w16cid:durableId="1098211462">
    <w:abstractNumId w:val="44"/>
  </w:num>
  <w:num w:numId="3" w16cid:durableId="940335350">
    <w:abstractNumId w:val="29"/>
  </w:num>
  <w:num w:numId="4" w16cid:durableId="1036543030">
    <w:abstractNumId w:val="23"/>
  </w:num>
  <w:num w:numId="5" w16cid:durableId="531457624">
    <w:abstractNumId w:val="1"/>
  </w:num>
  <w:num w:numId="6" w16cid:durableId="1552838580">
    <w:abstractNumId w:val="47"/>
  </w:num>
  <w:num w:numId="7" w16cid:durableId="672730934">
    <w:abstractNumId w:val="0"/>
  </w:num>
  <w:num w:numId="8" w16cid:durableId="1041435914">
    <w:abstractNumId w:val="45"/>
  </w:num>
  <w:num w:numId="9" w16cid:durableId="267398113">
    <w:abstractNumId w:val="18"/>
  </w:num>
  <w:num w:numId="10" w16cid:durableId="764617278">
    <w:abstractNumId w:val="37"/>
  </w:num>
  <w:num w:numId="11" w16cid:durableId="1369064186">
    <w:abstractNumId w:val="10"/>
  </w:num>
  <w:num w:numId="12" w16cid:durableId="1894271207">
    <w:abstractNumId w:val="2"/>
  </w:num>
  <w:num w:numId="13" w16cid:durableId="620767056">
    <w:abstractNumId w:val="16"/>
  </w:num>
  <w:num w:numId="14" w16cid:durableId="1881357715">
    <w:abstractNumId w:val="6"/>
  </w:num>
  <w:num w:numId="15" w16cid:durableId="1374890521">
    <w:abstractNumId w:val="7"/>
  </w:num>
  <w:num w:numId="16" w16cid:durableId="740951114">
    <w:abstractNumId w:val="41"/>
  </w:num>
  <w:num w:numId="17" w16cid:durableId="3676722">
    <w:abstractNumId w:val="19"/>
  </w:num>
  <w:num w:numId="18" w16cid:durableId="1808937452">
    <w:abstractNumId w:val="4"/>
  </w:num>
  <w:num w:numId="19" w16cid:durableId="1082022072">
    <w:abstractNumId w:val="9"/>
  </w:num>
  <w:num w:numId="20" w16cid:durableId="923491350">
    <w:abstractNumId w:val="33"/>
  </w:num>
  <w:num w:numId="21" w16cid:durableId="458841558">
    <w:abstractNumId w:val="24"/>
  </w:num>
  <w:num w:numId="22" w16cid:durableId="38021395">
    <w:abstractNumId w:val="28"/>
  </w:num>
  <w:num w:numId="23" w16cid:durableId="657610346">
    <w:abstractNumId w:val="20"/>
  </w:num>
  <w:num w:numId="24" w16cid:durableId="290746589">
    <w:abstractNumId w:val="5"/>
  </w:num>
  <w:num w:numId="25" w16cid:durableId="600455737">
    <w:abstractNumId w:val="38"/>
  </w:num>
  <w:num w:numId="26" w16cid:durableId="1314943178">
    <w:abstractNumId w:val="43"/>
  </w:num>
  <w:num w:numId="27" w16cid:durableId="1465543895">
    <w:abstractNumId w:val="13"/>
  </w:num>
  <w:num w:numId="28" w16cid:durableId="682782269">
    <w:abstractNumId w:val="36"/>
  </w:num>
  <w:num w:numId="29" w16cid:durableId="2108650895">
    <w:abstractNumId w:val="11"/>
  </w:num>
  <w:num w:numId="30" w16cid:durableId="11886709">
    <w:abstractNumId w:val="40"/>
  </w:num>
  <w:num w:numId="31" w16cid:durableId="1186022442">
    <w:abstractNumId w:val="42"/>
  </w:num>
  <w:num w:numId="32" w16cid:durableId="1791631383">
    <w:abstractNumId w:val="27"/>
  </w:num>
  <w:num w:numId="33" w16cid:durableId="11036687">
    <w:abstractNumId w:val="3"/>
  </w:num>
  <w:num w:numId="34" w16cid:durableId="218908420">
    <w:abstractNumId w:val="22"/>
  </w:num>
  <w:num w:numId="35" w16cid:durableId="986857452">
    <w:abstractNumId w:val="15"/>
  </w:num>
  <w:num w:numId="36" w16cid:durableId="211383610">
    <w:abstractNumId w:val="48"/>
  </w:num>
  <w:num w:numId="37" w16cid:durableId="1761637153">
    <w:abstractNumId w:val="31"/>
  </w:num>
  <w:num w:numId="38" w16cid:durableId="508911563">
    <w:abstractNumId w:val="34"/>
  </w:num>
  <w:num w:numId="39" w16cid:durableId="1139952862">
    <w:abstractNumId w:val="46"/>
  </w:num>
  <w:num w:numId="40" w16cid:durableId="1119030978">
    <w:abstractNumId w:val="8"/>
  </w:num>
  <w:num w:numId="41" w16cid:durableId="1656060243">
    <w:abstractNumId w:val="14"/>
  </w:num>
  <w:num w:numId="42" w16cid:durableId="487291006">
    <w:abstractNumId w:val="17"/>
  </w:num>
  <w:num w:numId="43" w16cid:durableId="127480397">
    <w:abstractNumId w:val="26"/>
  </w:num>
  <w:num w:numId="44" w16cid:durableId="1502701319">
    <w:abstractNumId w:val="21"/>
  </w:num>
  <w:num w:numId="45" w16cid:durableId="247009426">
    <w:abstractNumId w:val="30"/>
  </w:num>
  <w:num w:numId="46" w16cid:durableId="888223219">
    <w:abstractNumId w:val="39"/>
  </w:num>
  <w:num w:numId="47" w16cid:durableId="668866492">
    <w:abstractNumId w:val="25"/>
  </w:num>
  <w:num w:numId="48" w16cid:durableId="2076315947">
    <w:abstractNumId w:val="32"/>
  </w:num>
  <w:num w:numId="49" w16cid:durableId="2140219596">
    <w:abstractNumId w:val="35"/>
  </w:num>
  <w:numIdMacAtCleanup w:val="1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mita Salgiya">
    <w15:presenceInfo w15:providerId="Windows Live" w15:userId="4e5e558c91ea66bf"/>
  </w15:person>
  <w15:person w15:author="Upadhyay , Shubham (SBICard)">
    <w15:presenceInfo w15:providerId="AD" w15:userId="S-1-5-21-1521157601-2888471106-1901687981-6580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C6"/>
    <w:rsid w:val="0001005C"/>
    <w:rsid w:val="00024411"/>
    <w:rsid w:val="00053EBB"/>
    <w:rsid w:val="00061D4B"/>
    <w:rsid w:val="00073462"/>
    <w:rsid w:val="0009775C"/>
    <w:rsid w:val="000B60E9"/>
    <w:rsid w:val="000D3C30"/>
    <w:rsid w:val="00104FD2"/>
    <w:rsid w:val="00122BDC"/>
    <w:rsid w:val="001535C0"/>
    <w:rsid w:val="001573BC"/>
    <w:rsid w:val="0016440F"/>
    <w:rsid w:val="001A65DB"/>
    <w:rsid w:val="001C5B69"/>
    <w:rsid w:val="00235F80"/>
    <w:rsid w:val="00276983"/>
    <w:rsid w:val="0029715F"/>
    <w:rsid w:val="002C1D56"/>
    <w:rsid w:val="002C53AE"/>
    <w:rsid w:val="002D38D6"/>
    <w:rsid w:val="00311B56"/>
    <w:rsid w:val="0032122C"/>
    <w:rsid w:val="0034371F"/>
    <w:rsid w:val="00345E13"/>
    <w:rsid w:val="003C1523"/>
    <w:rsid w:val="003C18A8"/>
    <w:rsid w:val="003D715C"/>
    <w:rsid w:val="0042325B"/>
    <w:rsid w:val="004329CF"/>
    <w:rsid w:val="0043337B"/>
    <w:rsid w:val="00442E3F"/>
    <w:rsid w:val="00442ED0"/>
    <w:rsid w:val="004A0BEF"/>
    <w:rsid w:val="004A5805"/>
    <w:rsid w:val="004C50CB"/>
    <w:rsid w:val="004D6419"/>
    <w:rsid w:val="004E4C97"/>
    <w:rsid w:val="00513A0B"/>
    <w:rsid w:val="005310B6"/>
    <w:rsid w:val="00555E75"/>
    <w:rsid w:val="00561A5B"/>
    <w:rsid w:val="005643BE"/>
    <w:rsid w:val="00574F86"/>
    <w:rsid w:val="005E4FBA"/>
    <w:rsid w:val="006111C7"/>
    <w:rsid w:val="00637D0A"/>
    <w:rsid w:val="00642ABB"/>
    <w:rsid w:val="006657A1"/>
    <w:rsid w:val="00667EEB"/>
    <w:rsid w:val="00681931"/>
    <w:rsid w:val="006938F5"/>
    <w:rsid w:val="006A2631"/>
    <w:rsid w:val="006A7023"/>
    <w:rsid w:val="006F6BAC"/>
    <w:rsid w:val="007275A2"/>
    <w:rsid w:val="007550F8"/>
    <w:rsid w:val="00765422"/>
    <w:rsid w:val="007E6A3E"/>
    <w:rsid w:val="00805273"/>
    <w:rsid w:val="00826C1D"/>
    <w:rsid w:val="0083076E"/>
    <w:rsid w:val="00832A62"/>
    <w:rsid w:val="00833DE5"/>
    <w:rsid w:val="0085373D"/>
    <w:rsid w:val="0088357A"/>
    <w:rsid w:val="008E4E96"/>
    <w:rsid w:val="008F439E"/>
    <w:rsid w:val="009164D7"/>
    <w:rsid w:val="00931386"/>
    <w:rsid w:val="00932AB1"/>
    <w:rsid w:val="00946831"/>
    <w:rsid w:val="00947F57"/>
    <w:rsid w:val="00971AB5"/>
    <w:rsid w:val="009977A7"/>
    <w:rsid w:val="009A0444"/>
    <w:rsid w:val="009A176A"/>
    <w:rsid w:val="009C0D9E"/>
    <w:rsid w:val="009D2D1C"/>
    <w:rsid w:val="00A150C5"/>
    <w:rsid w:val="00A27FC1"/>
    <w:rsid w:val="00A4154B"/>
    <w:rsid w:val="00A579B5"/>
    <w:rsid w:val="00A60845"/>
    <w:rsid w:val="00A653DF"/>
    <w:rsid w:val="00A80E72"/>
    <w:rsid w:val="00A8391B"/>
    <w:rsid w:val="00A90630"/>
    <w:rsid w:val="00AC2D69"/>
    <w:rsid w:val="00AE161E"/>
    <w:rsid w:val="00AF4A2A"/>
    <w:rsid w:val="00B00A62"/>
    <w:rsid w:val="00B02393"/>
    <w:rsid w:val="00B149BB"/>
    <w:rsid w:val="00B23A1E"/>
    <w:rsid w:val="00B31C18"/>
    <w:rsid w:val="00B3379A"/>
    <w:rsid w:val="00B74F63"/>
    <w:rsid w:val="00BA12D3"/>
    <w:rsid w:val="00BD7285"/>
    <w:rsid w:val="00BE37EF"/>
    <w:rsid w:val="00BF3A60"/>
    <w:rsid w:val="00BF6005"/>
    <w:rsid w:val="00BF7CEA"/>
    <w:rsid w:val="00C02963"/>
    <w:rsid w:val="00C0786A"/>
    <w:rsid w:val="00C37A02"/>
    <w:rsid w:val="00C42307"/>
    <w:rsid w:val="00C55017"/>
    <w:rsid w:val="00C63C91"/>
    <w:rsid w:val="00C66F71"/>
    <w:rsid w:val="00C712F6"/>
    <w:rsid w:val="00C71606"/>
    <w:rsid w:val="00C74138"/>
    <w:rsid w:val="00C91CFC"/>
    <w:rsid w:val="00CA376C"/>
    <w:rsid w:val="00CA5965"/>
    <w:rsid w:val="00CA61DB"/>
    <w:rsid w:val="00CB45CF"/>
    <w:rsid w:val="00CD511F"/>
    <w:rsid w:val="00D01945"/>
    <w:rsid w:val="00D0663E"/>
    <w:rsid w:val="00D34CF6"/>
    <w:rsid w:val="00D41563"/>
    <w:rsid w:val="00D54A2A"/>
    <w:rsid w:val="00D86A35"/>
    <w:rsid w:val="00DA2BDA"/>
    <w:rsid w:val="00DB606B"/>
    <w:rsid w:val="00DC20FD"/>
    <w:rsid w:val="00DC2CA4"/>
    <w:rsid w:val="00E07D94"/>
    <w:rsid w:val="00E21728"/>
    <w:rsid w:val="00E405C7"/>
    <w:rsid w:val="00E47C6A"/>
    <w:rsid w:val="00E56665"/>
    <w:rsid w:val="00E61E30"/>
    <w:rsid w:val="00E62FE6"/>
    <w:rsid w:val="00E73A0A"/>
    <w:rsid w:val="00EA5017"/>
    <w:rsid w:val="00EC6B5A"/>
    <w:rsid w:val="00F20690"/>
    <w:rsid w:val="00F23D00"/>
    <w:rsid w:val="00F30867"/>
    <w:rsid w:val="00F318DC"/>
    <w:rsid w:val="00F31F00"/>
    <w:rsid w:val="00F62B3F"/>
    <w:rsid w:val="00F71541"/>
    <w:rsid w:val="00FB78C6"/>
    <w:rsid w:val="00FC56CE"/>
    <w:rsid w:val="015954F0"/>
    <w:rsid w:val="02B903E5"/>
    <w:rsid w:val="03B8ACDD"/>
    <w:rsid w:val="0C357ADD"/>
    <w:rsid w:val="2344AACE"/>
    <w:rsid w:val="24033E0E"/>
    <w:rsid w:val="417BD9C6"/>
    <w:rsid w:val="42C7C448"/>
    <w:rsid w:val="4503CB03"/>
    <w:rsid w:val="61AB8E62"/>
    <w:rsid w:val="61E8C684"/>
    <w:rsid w:val="62859C15"/>
    <w:rsid w:val="6ABB7FA9"/>
    <w:rsid w:val="6C8E9975"/>
    <w:rsid w:val="730B1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BAFBF"/>
  <w15:chartTrackingRefBased/>
  <w15:docId w15:val="{DE81B38F-E4B2-497A-992E-F21A27A6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78C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8C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B78C6"/>
    <w:rPr>
      <w:rFonts w:asciiTheme="majorHAnsi" w:hAnsiTheme="majorHAnsi" w:eastAsiaTheme="majorEastAsia" w:cstheme="majorBidi"/>
      <w:color w:val="2F5496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B78C6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rsid w:val="00FB78C6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B78C6"/>
    <w:rPr>
      <w:rFonts w:eastAsiaTheme="majorEastAsia" w:cstheme="majorBidi"/>
      <w:i/>
      <w:iCs/>
      <w:color w:val="2F5496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B78C6"/>
    <w:rPr>
      <w:rFonts w:eastAsiaTheme="majorEastAsia" w:cstheme="majorBidi"/>
      <w:color w:val="2F5496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B78C6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B78C6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B78C6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B78C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B78C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B78C6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B78C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B78C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B78C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B7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8C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B78C6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B78C6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3D715C"/>
    <w:rPr>
      <w:i/>
      <w:iCs/>
    </w:rPr>
  </w:style>
  <w:style w:type="character" w:styleId="Hyperlink">
    <w:name w:val="Hyperlink"/>
    <w:basedOn w:val="DefaultParagraphFont"/>
    <w:uiPriority w:val="99"/>
    <w:unhideWhenUsed/>
    <w:rsid w:val="00E566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66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9775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2D38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D38D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D38D6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38D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D38D6"/>
    <w:rPr>
      <w:b/>
      <w:bCs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E405C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405C7"/>
    <w:rPr>
      <w:lang w:val="en-GB"/>
    </w:rPr>
  </w:style>
  <w:style w:type="paragraph" w:styleId="Revision">
    <w:name w:val="Revision"/>
    <w:hidden/>
    <w:uiPriority w:val="99"/>
    <w:semiHidden/>
    <w:rsid w:val="00E47C6A"/>
    <w:pPr>
      <w:spacing w:after="0" w:line="240" w:lineRule="auto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02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sbicard.com/en/most-important-terms-and-conditions.page" TargetMode="External" Id="rId18" /><Relationship Type="http://schemas.openxmlformats.org/officeDocument/2006/relationships/footer" Target="footer3.xml" Id="rId26" /><Relationship Type="http://schemas.openxmlformats.org/officeDocument/2006/relationships/settings" Target="settings.xml" Id="rId3" /><Relationship Type="http://schemas.openxmlformats.org/officeDocument/2006/relationships/hyperlink" Target="https://www.sbicard.com/en/personal/credit-cards/lifestyle/sbi-card-elite.page" TargetMode="External" Id="rId17" /><Relationship Type="http://schemas.openxmlformats.org/officeDocument/2006/relationships/footer" Target="footer2.xml" Id="rId25" /><Relationship Type="http://schemas.openxmlformats.org/officeDocument/2006/relationships/styles" Target="styles.xml" Id="rId2" /><Relationship Type="http://schemas.openxmlformats.org/officeDocument/2006/relationships/hyperlink" Target="https://www.sbicard.com/sbi-card-en/assets/docs/pdf/personal/credit-cards/travel/Steps%20to%20Use%20BPCL%20Fuel%20E-Voucher.pdf" TargetMode="External" Id="rId16" /><Relationship Type="http://schemas.openxmlformats.org/officeDocument/2006/relationships/theme" Target="theme/theme1.xml" Id="rId29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1.xml" Id="rId24" /><Relationship Type="http://schemas.openxmlformats.org/officeDocument/2006/relationships/footnotes" Target="footnotes.xml" Id="rId5" /><Relationship Type="http://schemas.openxmlformats.org/officeDocument/2006/relationships/hyperlink" Target="https://www.sbicard.com/sbi-card-en/assets/docs/pdf/personal/cards/ro-list-for-pos-redemption.pdf" TargetMode="External" Id="rId15" /><Relationship Type="http://schemas.microsoft.com/office/2011/relationships/people" Target="people.xml" Id="rId28" /><Relationship Type="http://schemas.openxmlformats.org/officeDocument/2006/relationships/hyperlink" Target="https://www.sbicard.com/en/personal/benefits/lower-interest-option/flexi-pay.page" TargetMode="External" Id="rId19" /><Relationship Type="http://schemas.openxmlformats.org/officeDocument/2006/relationships/webSettings" Target="webSettings.xml" Id="rId4" /><Relationship Type="http://schemas.openxmlformats.org/officeDocument/2006/relationships/fontTable" Target="fontTable.xml" Id="rId2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Namita Salgiya</dc:creator>
  <keywords/>
  <dc:description/>
  <lastModifiedBy>Prajjwal Singh</lastModifiedBy>
  <revision>3</revision>
  <dcterms:created xsi:type="dcterms:W3CDTF">2026-01-20T09:15:00.0000000Z</dcterms:created>
  <dcterms:modified xsi:type="dcterms:W3CDTF">2026-03-19T05:42:05.7950769Z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ff339155-fab3-4acf-8c27-77f67983fb52</vt:lpwstr>
  </property>
  <property fmtid="{D5CDD505-2E9C-101B-9397-08002B2CF9AE}" pid="3" name="ClassificationContentMarkingFooterShapeIds">
    <vt:lpwstr>7a5fbb12,729c6a51,71c08927</vt:lpwstr>
  </property>
  <property fmtid="{D5CDD505-2E9C-101B-9397-08002B2CF9AE}" pid="4" name="ClassificationContentMarkingFooterFontProps">
    <vt:lpwstr>#000000,12,Aptos</vt:lpwstr>
  </property>
  <property fmtid="{D5CDD505-2E9C-101B-9397-08002B2CF9AE}" pid="5" name="ClassificationContentMarkingFooterText">
    <vt:lpwstr>SBI Card Internal</vt:lpwstr>
  </property>
  <property fmtid="{D5CDD505-2E9C-101B-9397-08002B2CF9AE}" pid="6" name="MSIP_Label_952a70d6-3766-43cb-8698-0840c6b20a20_Enabled">
    <vt:lpwstr>true</vt:lpwstr>
  </property>
  <property fmtid="{D5CDD505-2E9C-101B-9397-08002B2CF9AE}" pid="7" name="MSIP_Label_952a70d6-3766-43cb-8698-0840c6b20a20_SetDate">
    <vt:lpwstr>2025-12-30T07:11:13Z</vt:lpwstr>
  </property>
  <property fmtid="{D5CDD505-2E9C-101B-9397-08002B2CF9AE}" pid="8" name="MSIP_Label_952a70d6-3766-43cb-8698-0840c6b20a20_Method">
    <vt:lpwstr>Standard</vt:lpwstr>
  </property>
  <property fmtid="{D5CDD505-2E9C-101B-9397-08002B2CF9AE}" pid="9" name="MSIP_Label_952a70d6-3766-43cb-8698-0840c6b20a20_Name">
    <vt:lpwstr>SBI Card Internal</vt:lpwstr>
  </property>
  <property fmtid="{D5CDD505-2E9C-101B-9397-08002B2CF9AE}" pid="10" name="MSIP_Label_952a70d6-3766-43cb-8698-0840c6b20a20_SiteId">
    <vt:lpwstr>80940975-4f68-45c3-b5b6-4f9a76a187e2</vt:lpwstr>
  </property>
  <property fmtid="{D5CDD505-2E9C-101B-9397-08002B2CF9AE}" pid="11" name="MSIP_Label_952a70d6-3766-43cb-8698-0840c6b20a20_ActionId">
    <vt:lpwstr>7d287ccb-0526-4da0-bba0-cb3aa58fe714</vt:lpwstr>
  </property>
  <property fmtid="{D5CDD505-2E9C-101B-9397-08002B2CF9AE}" pid="12" name="MSIP_Label_952a70d6-3766-43cb-8698-0840c6b20a20_ContentBits">
    <vt:lpwstr>2</vt:lpwstr>
  </property>
  <property fmtid="{D5CDD505-2E9C-101B-9397-08002B2CF9AE}" pid="13" name="MSIP_Label_952a70d6-3766-43cb-8698-0840c6b20a20_Tag">
    <vt:lpwstr>10, 3, 0, 1</vt:lpwstr>
  </property>
</Properties>
</file>