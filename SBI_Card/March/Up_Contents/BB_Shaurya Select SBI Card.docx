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820" w:rsidP="00F15C67" w:rsidRDefault="003B5820" w14:paraId="4582CFDE" w14:textId="05E0AE5E">
      <w:pPr>
        <w:jc w:val="center"/>
        <w:rPr>
          <w:b/>
          <w:bCs/>
          <w:lang w:val="en-IN"/>
        </w:rPr>
      </w:pPr>
      <w:r>
        <w:fldChar w:fldCharType="begin"/>
      </w:r>
      <w:r>
        <w:instrText>HYPERLINK "https://www.sbicard.com/en/personal/credit-cards/defense/shaurya-select-sbi-card.page"</w:instrText>
      </w:r>
      <w:r>
        <w:fldChar w:fldCharType="separate"/>
      </w:r>
      <w:r w:rsidRPr="003B5820">
        <w:rPr>
          <w:rStyle w:val="Hyperlink"/>
          <w:b/>
          <w:bCs/>
          <w:lang w:val="en-IN"/>
        </w:rPr>
        <w:t>Shaurya Select SBI Card</w:t>
      </w:r>
      <w:r>
        <w:fldChar w:fldCharType="end"/>
      </w:r>
    </w:p>
    <w:p w:rsidRPr="00F15C67" w:rsidR="00F15C67" w:rsidP="00F15C67" w:rsidRDefault="00FE2A8E" w14:paraId="7B6684A4" w14:textId="45A656B4">
      <w:pPr>
        <w:jc w:val="center"/>
        <w:rPr>
          <w:lang w:val="en-IN"/>
        </w:rPr>
      </w:pPr>
      <w:r>
        <w:rPr>
          <w:lang w:val="en-IN"/>
        </w:rPr>
        <w:t xml:space="preserve">Proud To Serve Those Who Serve </w:t>
      </w:r>
      <w:proofErr w:type="gramStart"/>
      <w:r>
        <w:rPr>
          <w:lang w:val="en-IN"/>
        </w:rPr>
        <w:t>The</w:t>
      </w:r>
      <w:proofErr w:type="gramEnd"/>
      <w:r>
        <w:rPr>
          <w:lang w:val="en-IN"/>
        </w:rPr>
        <w:t xml:space="preserve"> Nation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="00E375D3" w:rsidP="0041291A" w:rsidRDefault="00E375D3" w14:paraId="1E60FEA4" w14:textId="159D61A0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Insurance Benefits</w:t>
      </w:r>
    </w:p>
    <w:p w:rsidR="00E375D3" w:rsidP="0041291A" w:rsidRDefault="00E375D3" w14:paraId="69CDD931" w14:textId="77777777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Reward</w:t>
      </w:r>
      <w:r w:rsidRPr="008A79B8">
        <w:rPr>
          <w:lang w:val="en-IN" w:eastAsia="en-IN"/>
        </w:rPr>
        <w:t xml:space="preserve"> Benefits</w:t>
      </w:r>
    </w:p>
    <w:p w:rsidR="00E375D3" w:rsidP="0041291A" w:rsidRDefault="00937EE0" w14:paraId="05C93D12" w14:textId="26776BE7">
      <w:pPr>
        <w:pStyle w:val="ListParagraph"/>
        <w:numPr>
          <w:ilvl w:val="0"/>
          <w:numId w:val="5"/>
        </w:numPr>
        <w:rPr>
          <w:ins w:author="Namita Salgiya" w:date="2026-01-17T18:34:00Z" w16du:dateUtc="2026-01-17T13:04:00Z" w:id="0"/>
          <w:lang w:val="en-IN" w:eastAsia="en-IN"/>
        </w:rPr>
      </w:pPr>
      <w:r>
        <w:rPr>
          <w:lang w:val="en-IN" w:eastAsia="en-IN"/>
        </w:rPr>
        <w:t>Milestone</w:t>
      </w:r>
      <w:r w:rsidR="00E375D3">
        <w:rPr>
          <w:lang w:val="en-IN" w:eastAsia="en-IN"/>
        </w:rPr>
        <w:t xml:space="preserve"> </w:t>
      </w:r>
      <w:r w:rsidRPr="008A79B8" w:rsidR="00E375D3">
        <w:rPr>
          <w:lang w:val="en-IN" w:eastAsia="en-IN"/>
        </w:rPr>
        <w:t>Benefits</w:t>
      </w:r>
    </w:p>
    <w:p w:rsidRPr="003807B2" w:rsidR="003807B2" w:rsidRDefault="003807B2" w14:paraId="56BBFCB3" w14:textId="2C5ED845">
      <w:pPr>
        <w:rPr>
          <w:lang w:val="en-IN" w:eastAsia="en-IN"/>
        </w:rPr>
        <w:pPrChange w:author="Namita Salgiya" w:date="2026-01-17T18:34:00Z" w16du:dateUtc="2026-01-17T13:04:00Z" w:id="1">
          <w:pPr>
            <w:pStyle w:val="ListParagraph"/>
            <w:numPr>
              <w:numId w:val="5"/>
            </w:numPr>
            <w:ind w:hanging="360"/>
          </w:pPr>
        </w:pPrChange>
      </w:pPr>
      <w:ins w:author="Namita Salgiya" w:date="2026-01-17T18:35:00Z" w:id="2">
        <w:r w:rsidRPr="003807B2">
          <w:rPr>
            <w:lang w:eastAsia="en-IN"/>
          </w:rPr>
          <w:t>For the heroes who protect our nation, every spend deserves honour.</w:t>
        </w:r>
      </w:ins>
    </w:p>
    <w:p w:rsidRPr="00BD5D9E" w:rsidR="00187418" w:rsidDel="003807B2" w:rsidP="00187418" w:rsidRDefault="00BD5D9E" w14:paraId="49918D05" w14:textId="67F610E9">
      <w:pPr>
        <w:rPr>
          <w:del w:author="Namita Salgiya" w:date="2026-01-17T18:34:00Z" w16du:dateUtc="2026-01-17T13:04:00Z" w:id="3"/>
          <w:lang w:val="en-IN" w:eastAsia="en-IN"/>
        </w:rPr>
      </w:pPr>
      <w:del w:author="Namita Salgiya" w:date="2026-01-17T18:34:00Z" w16du:dateUtc="2026-01-17T13:04:00Z" w:id="4">
        <w:r w:rsidRPr="00BD5D9E" w:rsidDel="003807B2">
          <w:rPr>
            <w:lang w:val="en-IN" w:eastAsia="en-IN"/>
          </w:rPr>
          <w:delText xml:space="preserve">Earn 1500 Reward Points on payment of </w:delText>
        </w:r>
        <w:r w:rsidRPr="00BD5D9E" w:rsidDel="003807B2">
          <w:delText>renewal fee</w:delText>
        </w:r>
        <w:r w:rsidRPr="00BD5D9E" w:rsidDel="003807B2">
          <w:rPr>
            <w:lang w:val="en-IN" w:eastAsia="en-IN"/>
          </w:rPr>
          <w:delText>.</w:delText>
        </w:r>
        <w:r w:rsidRPr="00BD5D9E" w:rsidDel="003807B2" w:rsidR="00187418">
          <w:rPr>
            <w:lang w:val="en-IN"/>
          </w:rPr>
          <w:delText xml:space="preserve"> </w:delText>
        </w:r>
        <w:r w:rsidRPr="00BD5D9E" w:rsidDel="003807B2" w:rsidR="00187418">
          <w:delText>Complimentary Personal Accidental Insurance Cover of Rs. </w:delText>
        </w:r>
        <w:r w:rsidRPr="00BD5D9E" w:rsidDel="003807B2">
          <w:delText>10</w:delText>
        </w:r>
        <w:r w:rsidRPr="00BD5D9E" w:rsidDel="003807B2" w:rsidR="00187418">
          <w:delText xml:space="preserve"> Lakh</w:delText>
        </w:r>
        <w:r w:rsidDel="003807B2" w:rsidR="00944F50">
          <w:delText>s</w:delText>
        </w:r>
        <w:r w:rsidDel="003807B2">
          <w:delText>.</w:delText>
        </w:r>
      </w:del>
    </w:p>
    <w:p w:rsidRPr="00BD5D9E" w:rsidR="00345E13" w:rsidP="0008778C" w:rsidRDefault="003D715C" w14:paraId="011E8CF5" w14:textId="1455DD5C">
      <w:pPr>
        <w:jc w:val="center"/>
        <w:rPr>
          <w:b/>
          <w:bCs/>
          <w:u w:val="single"/>
          <w:lang w:val="en-IN"/>
        </w:rPr>
      </w:pPr>
      <w:r w:rsidRPr="00BD5D9E">
        <w:rPr>
          <w:b/>
          <w:bCs/>
          <w:i/>
          <w:iCs/>
          <w:u w:val="single"/>
          <w:lang w:val="en-IN"/>
        </w:rPr>
        <w:t>Key</w:t>
      </w:r>
      <w:r w:rsidRPr="00BD5D9E">
        <w:rPr>
          <w:b/>
          <w:bCs/>
          <w:u w:val="single"/>
          <w:lang w:val="en-IN"/>
        </w:rPr>
        <w:t xml:space="preserve"> </w:t>
      </w:r>
      <w:r w:rsidRPr="00BD5D9E" w:rsidR="00AD11D6">
        <w:rPr>
          <w:b/>
          <w:bCs/>
          <w:u w:val="single"/>
          <w:lang w:val="en-IN"/>
        </w:rPr>
        <w:t>BENEFITS</w:t>
      </w:r>
    </w:p>
    <w:p w:rsidRPr="00BD5D9E" w:rsidR="00AC527C" w:rsidP="0041291A" w:rsidRDefault="00AC527C" w14:paraId="78656E33" w14:textId="09863B27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7T18:41:00Z" w16du:dateUtc="2026-01-17T13:11:00Z" w:id="746135397">
        <w:r w:rsidRPr="2527661E" w:rsidDel="00AC527C">
          <w:rPr>
            <w:lang w:val="en-IN" w:eastAsia="en-IN"/>
          </w:rPr>
          <w:delText xml:space="preserve">Earn </w:delText>
        </w:r>
      </w:del>
      <w:r w:rsidRPr="2527661E" w:rsidR="00AC527C">
        <w:rPr>
          <w:lang w:val="en-IN" w:eastAsia="en-IN"/>
        </w:rPr>
        <w:t>1</w:t>
      </w:r>
      <w:ins w:author="Upadhyay , Shubham (SBICard)" w:date="2026-01-20T13:06:00Z" w16du:dateUtc="2026-01-20T07:36:00Z" w:id="1766088135">
        <w:r w:rsidRPr="2527661E" w:rsidR="00FE2A8E">
          <w:rPr>
            <w:lang w:val="en-IN" w:eastAsia="en-IN"/>
          </w:rPr>
          <w:t>,</w:t>
        </w:r>
      </w:ins>
      <w:r w:rsidRPr="2527661E" w:rsidR="00AC527C">
        <w:rPr>
          <w:lang w:val="en-IN" w:eastAsia="en-IN"/>
        </w:rPr>
        <w:t xml:space="preserve">500 Reward Points on </w:t>
      </w:r>
      <w:del w:author="Namita Salgiya" w:date="2026-01-17T18:42:00Z" w16du:dateUtc="2026-01-17T13:12:00Z" w:id="2084342128">
        <w:r w:rsidRPr="2527661E" w:rsidDel="00AC527C">
          <w:rPr>
            <w:lang w:val="en-IN" w:eastAsia="en-IN"/>
          </w:rPr>
          <w:delText xml:space="preserve">payment of </w:delText>
        </w:r>
      </w:del>
      <w:r w:rsidR="00532FCE">
        <w:rPr/>
        <w:t>R</w:t>
      </w:r>
      <w:r w:rsidR="00AC527C">
        <w:rPr/>
        <w:t xml:space="preserve">enewal </w:t>
      </w:r>
      <w:del w:author="Namita Salgiya" w:date="2026-01-17T18:42:00Z" w16du:dateUtc="2026-01-17T13:12:00Z" w:id="1534695251">
        <w:r w:rsidDel="00532FCE">
          <w:delText>F</w:delText>
        </w:r>
        <w:r w:rsidDel="00AC527C">
          <w:delText>ee</w:delText>
        </w:r>
        <w:r w:rsidDel="55510CDD">
          <w:delText xml:space="preserve"> </w:delText>
        </w:r>
      </w:del>
    </w:p>
    <w:p w:rsidR="00BD5D9E" w:rsidP="0041291A" w:rsidRDefault="00BD5D9E" w14:paraId="3A1A141B" w14:textId="3EE6F36F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7T18:42:00Z" w16du:dateUtc="2026-01-17T13:12:00Z" w:id="277673961">
        <w:r w:rsidDel="00BD5D9E">
          <w:delText xml:space="preserve">Complimentary </w:delText>
        </w:r>
      </w:del>
      <w:r w:rsidR="00BD5D9E">
        <w:rPr/>
        <w:t>Personal Accidental Insurance Cover</w:t>
      </w:r>
      <w:del w:author="Namita Salgiya" w:date="2026-01-17T18:42:00Z" w16du:dateUtc="2026-01-17T13:12:00Z" w:id="1027447256">
        <w:r w:rsidDel="00BD5D9E">
          <w:delText xml:space="preserve"> of Rs. 10 Lakh</w:delText>
        </w:r>
        <w:r w:rsidDel="00AB066D">
          <w:delText>s</w:delText>
        </w:r>
        <w:r w:rsidDel="00BD5D9E">
          <w:delText> </w:delText>
        </w:r>
      </w:del>
    </w:p>
    <w:p w:rsidRPr="00BD5D9E" w:rsidR="00BD5D9E" w:rsidP="0041291A" w:rsidRDefault="00BD5D9E" w14:paraId="1359816E" w14:textId="4EABCC6F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="00BD5D9E">
        <w:rPr/>
        <w:t xml:space="preserve">4 </w:t>
      </w:r>
      <w:del w:author="Namita Salgiya" w:date="2026-01-17T18:41:00Z" w16du:dateUtc="2026-01-17T13:11:00Z" w:id="397036734">
        <w:r w:rsidDel="00BD5D9E">
          <w:delText xml:space="preserve">complimentary </w:delText>
        </w:r>
      </w:del>
      <w:r w:rsidR="00BD5D9E">
        <w:rPr/>
        <w:t xml:space="preserve">Domestic Airport Lounge </w:t>
      </w:r>
      <w:r w:rsidR="00FE2A8E">
        <w:rPr/>
        <w:t>Visit</w:t>
      </w:r>
      <w:ins w:author="Namita Salgiya" w:date="2026-01-17T18:42:00Z" w16du:dateUtc="2026-01-17T13:12:00Z" w:id="1470033080">
        <w:r w:rsidR="00FE2A8E">
          <w:t>s</w:t>
        </w:r>
      </w:ins>
      <w:del w:author="Namita Salgiya" w:date="2026-01-17T18:41:00Z" w16du:dateUtc="2026-01-17T13:11:00Z" w:id="31803684">
        <w:r w:rsidDel="00FE2A8E">
          <w:delText xml:space="preserve">s </w:delText>
        </w:r>
        <w:r w:rsidDel="00BD5D9E">
          <w:delText>every year</w:delText>
        </w:r>
      </w:del>
      <w:r w:rsidR="00BD5D9E">
        <w:rPr/>
        <w:t> </w:t>
      </w:r>
    </w:p>
    <w:p w:rsidRPr="00AC527C" w:rsidR="00AC527C" w:rsidP="00BD5D9E" w:rsidRDefault="00AC527C" w14:paraId="53B8ECE8" w14:textId="77777777">
      <w:pPr>
        <w:pStyle w:val="ListParagraph"/>
        <w:rPr>
          <w:highlight w:val="yellow"/>
        </w:rPr>
      </w:pPr>
    </w:p>
    <w:p w:rsidR="2527661E" w:rsidP="2527661E" w:rsidRDefault="2527661E" w14:paraId="185CEB7B" w14:textId="320EAA77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5E5ACE3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7743B8" w:rsidR="005E6DC4" w:rsidP="164D83AE" w:rsidRDefault="005E6DC4" w14:paraId="4B6C2411" w14:textId="0B670469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5E6DC4">
        <w:rPr>
          <w:b w:val="1"/>
          <w:bCs w:val="1"/>
          <w:lang w:val="en-IN" w:eastAsia="en-IN"/>
        </w:rPr>
        <w:t>Milestone Rewards</w:t>
      </w:r>
      <w:r w:rsidRPr="2527661E" w:rsidR="25F9853D">
        <w:rPr>
          <w:b w:val="1"/>
          <w:bCs w:val="1"/>
          <w:lang w:val="en-IN" w:eastAsia="en-IN"/>
        </w:rPr>
        <w:t xml:space="preserve"> </w:t>
      </w:r>
    </w:p>
    <w:p w:rsidRPr="00BD5D9E" w:rsidR="005E6DC4" w:rsidP="0041291A" w:rsidRDefault="005E6DC4" w14:paraId="0EB08988" w14:textId="6D9DBCD4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eastAsia="en-IN"/>
        </w:rPr>
        <w:t xml:space="preserve">Rs. </w:t>
      </w:r>
      <w:r w:rsidRPr="00BD5D9E">
        <w:rPr>
          <w:lang w:eastAsia="en-IN"/>
        </w:rPr>
        <w:t>500 Pizza Hut e-</w:t>
      </w:r>
      <w:r w:rsidRPr="00BD5D9E" w:rsidR="00FE2A8E">
        <w:rPr>
          <w:lang w:eastAsia="en-IN"/>
        </w:rPr>
        <w:t xml:space="preserve">Voucher </w:t>
      </w:r>
      <w:r w:rsidRPr="00BD5D9E">
        <w:rPr>
          <w:lang w:eastAsia="en-IN"/>
        </w:rPr>
        <w:t xml:space="preserve">on spending </w:t>
      </w:r>
      <w:r>
        <w:rPr>
          <w:lang w:eastAsia="en-IN"/>
        </w:rPr>
        <w:t xml:space="preserve">Rs. </w:t>
      </w:r>
      <w:r w:rsidRPr="00BD5D9E">
        <w:rPr>
          <w:lang w:eastAsia="en-IN"/>
        </w:rPr>
        <w:t>50,000 in a calendar quarter.</w:t>
      </w:r>
    </w:p>
    <w:p w:rsidRPr="00BD5D9E" w:rsidR="005E6DC4" w:rsidP="0041291A" w:rsidRDefault="005E6DC4" w14:paraId="2598CDD2" w14:textId="4C56CA2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eastAsia="en-IN"/>
        </w:rPr>
        <w:t xml:space="preserve">Rs. </w:t>
      </w:r>
      <w:r w:rsidRPr="00BD5D9E">
        <w:rPr>
          <w:lang w:eastAsia="en-IN"/>
        </w:rPr>
        <w:t>7,000 e-</w:t>
      </w:r>
      <w:r w:rsidRPr="00BD5D9E" w:rsidR="00FE2A8E">
        <w:rPr>
          <w:lang w:eastAsia="en-IN"/>
        </w:rPr>
        <w:t xml:space="preserve">Gift Voucher </w:t>
      </w:r>
      <w:r w:rsidRPr="00BD5D9E">
        <w:rPr>
          <w:lang w:eastAsia="en-IN"/>
        </w:rPr>
        <w:t xml:space="preserve">from Yatra or Pantaloons on annual spends of </w:t>
      </w:r>
      <w:r>
        <w:rPr>
          <w:lang w:eastAsia="en-IN"/>
        </w:rPr>
        <w:t xml:space="preserve">Rs. </w:t>
      </w:r>
      <w:r w:rsidRPr="00BD5D9E">
        <w:rPr>
          <w:lang w:eastAsia="en-IN"/>
        </w:rPr>
        <w:t>5 lakh</w:t>
      </w:r>
      <w:r w:rsidR="00031A3F">
        <w:rPr>
          <w:lang w:eastAsia="en-IN"/>
        </w:rPr>
        <w:t>s</w:t>
      </w:r>
      <w:r w:rsidRPr="00BD5D9E">
        <w:rPr>
          <w:lang w:eastAsia="en-IN"/>
        </w:rPr>
        <w:t>.</w:t>
      </w:r>
    </w:p>
    <w:p w:rsidRPr="00BD5D9E" w:rsidR="005E6DC4" w:rsidP="0041291A" w:rsidRDefault="005E6DC4" w14:paraId="721CB998" w14:textId="201C87C5">
      <w:pPr>
        <w:pStyle w:val="ListParagraph"/>
        <w:numPr>
          <w:ilvl w:val="0"/>
          <w:numId w:val="4"/>
        </w:numPr>
        <w:rPr>
          <w:lang w:val="en-IN" w:eastAsia="en-IN"/>
        </w:rPr>
      </w:pPr>
      <w:r w:rsidRPr="00BD5D9E">
        <w:rPr>
          <w:lang w:eastAsia="en-IN"/>
        </w:rPr>
        <w:t xml:space="preserve">Renewal </w:t>
      </w:r>
      <w:r w:rsidRPr="00BD5D9E" w:rsidR="00FE2A8E">
        <w:rPr>
          <w:lang w:eastAsia="en-IN"/>
        </w:rPr>
        <w:t xml:space="preserve">Fee </w:t>
      </w:r>
      <w:r w:rsidRPr="00BD5D9E">
        <w:rPr>
          <w:lang w:eastAsia="en-IN"/>
        </w:rPr>
        <w:t xml:space="preserve">waived on annual spends of </w:t>
      </w:r>
      <w:r>
        <w:rPr>
          <w:lang w:eastAsia="en-IN"/>
        </w:rPr>
        <w:t xml:space="preserve">Rs. </w:t>
      </w:r>
      <w:r w:rsidRPr="00BD5D9E">
        <w:rPr>
          <w:lang w:eastAsia="en-IN"/>
        </w:rPr>
        <w:t>1.5 lakh</w:t>
      </w:r>
      <w:r w:rsidR="00532FCE">
        <w:rPr>
          <w:lang w:eastAsia="en-IN"/>
        </w:rPr>
        <w:t>s</w:t>
      </w:r>
      <w:r w:rsidRPr="00BD5D9E">
        <w:rPr>
          <w:lang w:eastAsia="en-IN"/>
        </w:rPr>
        <w:t xml:space="preserve"> or more.</w:t>
      </w:r>
    </w:p>
    <w:p w:rsidR="00AC527C" w:rsidP="2527661E" w:rsidRDefault="00AC527C" w14:paraId="3B0C0E97" w14:textId="6FFCE4DC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AC527C">
        <w:rPr>
          <w:b w:val="1"/>
          <w:bCs w:val="1"/>
          <w:lang w:val="en-IN"/>
        </w:rPr>
        <w:t>Reward Benefits</w:t>
      </w:r>
      <w:r w:rsidRPr="2527661E" w:rsidR="24CE4BA0">
        <w:rPr>
          <w:b w:val="1"/>
          <w:bCs w:val="1"/>
          <w:lang w:val="en-IN"/>
        </w:rPr>
        <w:t xml:space="preserve"> </w:t>
      </w:r>
    </w:p>
    <w:p w:rsidRPr="00187418" w:rsidR="00AC527C" w:rsidP="0041291A" w:rsidRDefault="00AC527C" w14:paraId="58987E43" w14:textId="66AA4A76">
      <w:pPr>
        <w:pStyle w:val="ListParagraph"/>
        <w:numPr>
          <w:ilvl w:val="0"/>
          <w:numId w:val="6"/>
        </w:numPr>
        <w:rPr>
          <w:lang w:val="en-IN" w:eastAsia="en-IN"/>
        </w:rPr>
      </w:pPr>
      <w:r w:rsidRPr="00187418">
        <w:rPr>
          <w:lang w:val="en-IN" w:eastAsia="en-IN"/>
        </w:rPr>
        <w:t xml:space="preserve">Earn </w:t>
      </w:r>
      <w:r>
        <w:rPr>
          <w:lang w:val="en-IN" w:eastAsia="en-IN"/>
        </w:rPr>
        <w:t>10</w:t>
      </w:r>
      <w:r w:rsidRPr="00187418">
        <w:rPr>
          <w:lang w:val="en-IN" w:eastAsia="en-IN"/>
        </w:rPr>
        <w:t xml:space="preserve">X Reward Points on CSD, </w:t>
      </w:r>
      <w:r w:rsidRPr="00187418" w:rsidR="00FE2A8E">
        <w:rPr>
          <w:lang w:val="en-IN" w:eastAsia="en-IN"/>
        </w:rPr>
        <w:t xml:space="preserve">Dining, Movies, Departmental Stores </w:t>
      </w:r>
      <w:r w:rsidRPr="00187418">
        <w:rPr>
          <w:lang w:val="en-IN" w:eastAsia="en-IN"/>
        </w:rPr>
        <w:t xml:space="preserve">and </w:t>
      </w:r>
      <w:r w:rsidRPr="00187418" w:rsidR="00FE2A8E">
        <w:rPr>
          <w:lang w:val="en-IN" w:eastAsia="en-IN"/>
        </w:rPr>
        <w:t xml:space="preserve">Grocery </w:t>
      </w:r>
      <w:r w:rsidRPr="00187418">
        <w:rPr>
          <w:lang w:val="en-IN" w:eastAsia="en-IN"/>
        </w:rPr>
        <w:t>spends</w:t>
      </w:r>
    </w:p>
    <w:p w:rsidRPr="00187418" w:rsidR="00AC527C" w:rsidP="0041291A" w:rsidRDefault="00AC527C" w14:paraId="6D30AE26" w14:textId="48345A71">
      <w:pPr>
        <w:pStyle w:val="ListParagraph"/>
        <w:numPr>
          <w:ilvl w:val="0"/>
          <w:numId w:val="6"/>
        </w:numPr>
        <w:rPr>
          <w:lang w:val="en-IN" w:eastAsia="en-IN"/>
        </w:rPr>
      </w:pPr>
      <w:r w:rsidRPr="00187418">
        <w:rPr>
          <w:lang w:val="en-IN" w:eastAsia="en-IN"/>
        </w:rPr>
        <w:t xml:space="preserve">Earn </w:t>
      </w:r>
      <w:r>
        <w:rPr>
          <w:lang w:val="en-IN" w:eastAsia="en-IN"/>
        </w:rPr>
        <w:t>2</w:t>
      </w:r>
      <w:r w:rsidRPr="00187418">
        <w:rPr>
          <w:lang w:val="en-IN" w:eastAsia="en-IN"/>
        </w:rPr>
        <w:t xml:space="preserve"> Reward Point</w:t>
      </w:r>
      <w:r>
        <w:rPr>
          <w:lang w:val="en-IN" w:eastAsia="en-IN"/>
        </w:rPr>
        <w:t>s</w:t>
      </w:r>
      <w:r w:rsidRPr="00187418">
        <w:rPr>
          <w:lang w:val="en-IN" w:eastAsia="en-IN"/>
        </w:rPr>
        <w:t xml:space="preserve"> per Rs. 100 spent on all other categories</w:t>
      </w:r>
    </w:p>
    <w:p w:rsidRPr="00187418" w:rsidR="00AC527C" w:rsidP="0041291A" w:rsidRDefault="00AC527C" w14:paraId="7F95D186" w14:textId="77777777">
      <w:pPr>
        <w:pStyle w:val="ListParagraph"/>
        <w:numPr>
          <w:ilvl w:val="0"/>
          <w:numId w:val="6"/>
        </w:numPr>
      </w:pPr>
      <w:r w:rsidRPr="00187418">
        <w:rPr>
          <w:lang w:val="en-IN" w:eastAsia="en-IN"/>
        </w:rPr>
        <w:t>Pay card outstanding with Reward Points</w:t>
      </w:r>
    </w:p>
    <w:p w:rsidRPr="00187418" w:rsidR="00AC527C" w:rsidP="0041291A" w:rsidRDefault="00AC527C" w14:paraId="31940D46" w14:textId="40EFC302">
      <w:pPr>
        <w:pStyle w:val="ListParagraph"/>
        <w:numPr>
          <w:ilvl w:val="0"/>
          <w:numId w:val="6"/>
        </w:numPr>
        <w:rPr>
          <w:lang w:val="en-IN" w:eastAsia="en-IN"/>
        </w:rPr>
      </w:pPr>
      <w:r w:rsidRPr="00187418">
        <w:rPr>
          <w:lang w:val="en-IN" w:eastAsia="en-IN"/>
        </w:rPr>
        <w:t>4 Reward Points = R</w:t>
      </w:r>
      <w:r w:rsidR="00333F6C">
        <w:rPr>
          <w:lang w:val="en-IN" w:eastAsia="en-IN"/>
        </w:rPr>
        <w:t>e</w:t>
      </w:r>
      <w:r w:rsidRPr="00187418">
        <w:rPr>
          <w:lang w:val="en-IN" w:eastAsia="en-IN"/>
        </w:rPr>
        <w:t>. 1</w:t>
      </w:r>
    </w:p>
    <w:p w:rsidR="00AC527C" w:rsidP="0041291A" w:rsidRDefault="00AC527C" w14:paraId="17CDF932" w14:textId="77777777">
      <w:pPr>
        <w:pStyle w:val="ListParagraph"/>
        <w:numPr>
          <w:ilvl w:val="0"/>
          <w:numId w:val="4"/>
        </w:numPr>
        <w:rPr>
          <w:lang w:val="en-IN" w:eastAsia="en-IN"/>
        </w:rPr>
      </w:pPr>
      <w:r>
        <w:rPr>
          <w:lang w:val="en-IN" w:eastAsia="en-IN"/>
        </w:rPr>
        <w:t xml:space="preserve">Redeem </w:t>
      </w:r>
      <w:r w:rsidRPr="00541D69">
        <w:rPr>
          <w:lang w:val="en-IN" w:eastAsia="en-IN"/>
        </w:rPr>
        <w:t>Reward Points against a wide array of gifts from the Rewards Catalogue</w:t>
      </w:r>
    </w:p>
    <w:p w:rsidR="005367DF" w:rsidP="0041291A" w:rsidRDefault="005367DF" w14:paraId="571A2FE2" w14:textId="6EEE31D5">
      <w:pPr>
        <w:pStyle w:val="ListParagraph"/>
        <w:numPr>
          <w:ilvl w:val="0"/>
          <w:numId w:val="4"/>
        </w:numPr>
        <w:rPr>
          <w:lang w:val="en-IN" w:eastAsia="en-IN"/>
        </w:rPr>
      </w:pPr>
      <w:r w:rsidRPr="005367DF">
        <w:rPr>
          <w:lang w:eastAsia="en-IN"/>
        </w:rPr>
        <w:t>Click</w:t>
      </w:r>
      <w:r>
        <w:rPr>
          <w:lang w:eastAsia="en-IN"/>
        </w:rPr>
        <w:t xml:space="preserve"> </w:t>
      </w:r>
      <w:hyperlink w:tgtFrame="_blank" w:history="1" r:id="rId11">
        <w:r w:rsidRPr="005367DF">
          <w:rPr>
            <w:rStyle w:val="Hyperlink"/>
            <w:lang w:eastAsia="en-IN"/>
          </w:rPr>
          <w:t>here</w:t>
        </w:r>
      </w:hyperlink>
      <w:r w:rsidRPr="005367DF">
        <w:rPr>
          <w:lang w:eastAsia="en-IN"/>
        </w:rPr>
        <w:t xml:space="preserve"> to browse through </w:t>
      </w:r>
      <w:r>
        <w:rPr>
          <w:lang w:eastAsia="en-IN"/>
        </w:rPr>
        <w:t xml:space="preserve">the </w:t>
      </w:r>
      <w:r w:rsidRPr="005367DF">
        <w:rPr>
          <w:lang w:eastAsia="en-IN"/>
        </w:rPr>
        <w:t>Rewards Catalogue</w:t>
      </w:r>
      <w:r>
        <w:rPr>
          <w:lang w:eastAsia="en-IN"/>
        </w:rPr>
        <w:t>.</w:t>
      </w:r>
    </w:p>
    <w:p w:rsidRPr="00AC527C" w:rsidR="005E6DC4" w:rsidP="164D83AE" w:rsidRDefault="005E6DC4" w14:paraId="53AA6686" w14:textId="630BAAC1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5E6DC4">
        <w:rPr>
          <w:b w:val="1"/>
          <w:bCs w:val="1"/>
          <w:lang w:val="en-IN" w:eastAsia="en-IN"/>
        </w:rPr>
        <w:t>Renewal Benefit</w:t>
      </w:r>
      <w:r w:rsidRPr="2527661E" w:rsidR="130C750E">
        <w:rPr>
          <w:b w:val="1"/>
          <w:bCs w:val="1"/>
          <w:lang w:val="en-IN" w:eastAsia="en-IN"/>
        </w:rPr>
        <w:t xml:space="preserve"> </w:t>
      </w:r>
    </w:p>
    <w:p w:rsidRPr="007743B8" w:rsidR="005E6DC4" w:rsidP="0041291A" w:rsidRDefault="005E6DC4" w14:paraId="4B2C05A9" w14:textId="74EB58B9">
      <w:pPr>
        <w:pStyle w:val="ListParagraph"/>
        <w:numPr>
          <w:ilvl w:val="0"/>
          <w:numId w:val="4"/>
        </w:numPr>
        <w:rPr>
          <w:lang w:val="en-IN" w:eastAsia="en-IN"/>
        </w:rPr>
      </w:pPr>
      <w:r w:rsidRPr="007743B8">
        <w:rPr>
          <w:lang w:val="en-IN" w:eastAsia="en-IN"/>
        </w:rPr>
        <w:t>Earn 1</w:t>
      </w:r>
      <w:r w:rsidR="00333F6C">
        <w:rPr>
          <w:lang w:val="en-IN" w:eastAsia="en-IN"/>
        </w:rPr>
        <w:t>,</w:t>
      </w:r>
      <w:r w:rsidRPr="007743B8">
        <w:rPr>
          <w:lang w:val="en-IN" w:eastAsia="en-IN"/>
        </w:rPr>
        <w:t xml:space="preserve">500 Reward Points on payment of </w:t>
      </w:r>
      <w:r w:rsidRPr="007743B8" w:rsidR="00FE2A8E">
        <w:t>Renewal Fee</w:t>
      </w:r>
    </w:p>
    <w:p w:rsidRPr="00187418" w:rsidR="00187418" w:rsidP="164D83AE" w:rsidRDefault="00187418" w14:paraId="5BE4222A" w14:textId="0D5DE2DE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187418">
        <w:rPr>
          <w:b w:val="1"/>
          <w:bCs w:val="1"/>
          <w:lang w:val="en-IN"/>
        </w:rPr>
        <w:t>Insurance Benefits</w:t>
      </w:r>
    </w:p>
    <w:p w:rsidRPr="00187418" w:rsidR="00187418" w:rsidP="0041291A" w:rsidRDefault="00187418" w14:paraId="59FF9D97" w14:textId="407C575D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C</w:t>
      </w:r>
      <w:r w:rsidRPr="00187418">
        <w:rPr>
          <w:lang w:val="en-IN"/>
        </w:rPr>
        <w:t>omplimentary Personal Accidental Insurance Cover of Rs. </w:t>
      </w:r>
      <w:r w:rsidR="005E6DC4">
        <w:rPr>
          <w:lang w:val="en-IN"/>
        </w:rPr>
        <w:t>10</w:t>
      </w:r>
      <w:r w:rsidRPr="00187418">
        <w:rPr>
          <w:lang w:val="en-IN"/>
        </w:rPr>
        <w:t xml:space="preserve"> </w:t>
      </w:r>
      <w:r w:rsidRPr="00187418" w:rsidR="00FE2A8E">
        <w:rPr>
          <w:lang w:val="en-IN"/>
        </w:rPr>
        <w:t>lakh</w:t>
      </w:r>
      <w:r w:rsidR="00FE2A8E">
        <w:rPr>
          <w:lang w:val="en-IN"/>
        </w:rPr>
        <w:t xml:space="preserve">s </w:t>
      </w:r>
      <w:r w:rsidRPr="005E6DC4" w:rsidR="005E6DC4">
        <w:t>(offered by RuPay)</w:t>
      </w:r>
    </w:p>
    <w:p w:rsidRPr="00187418" w:rsidR="00187418" w:rsidP="0041291A" w:rsidRDefault="00187418" w14:paraId="04D565EF" w14:textId="2E48384F">
      <w:pPr>
        <w:pStyle w:val="ListParagraph"/>
        <w:numPr>
          <w:ilvl w:val="0"/>
          <w:numId w:val="7"/>
        </w:numPr>
      </w:pPr>
      <w:r w:rsidRPr="00187418">
        <w:t>Click</w:t>
      </w:r>
      <w:r>
        <w:t xml:space="preserve"> </w:t>
      </w:r>
      <w:hyperlink w:tgtFrame="_blank" w:history="1" r:id="rId13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 xml:space="preserve">for </w:t>
      </w:r>
      <w:r>
        <w:t xml:space="preserve">the </w:t>
      </w:r>
      <w:r w:rsidRPr="00187418">
        <w:t>claim form</w:t>
      </w:r>
    </w:p>
    <w:p w:rsidRPr="00187418" w:rsidR="00187418" w:rsidP="0041291A" w:rsidRDefault="00187418" w14:paraId="09B4220C" w14:textId="7A993355">
      <w:pPr>
        <w:pStyle w:val="ListParagraph"/>
        <w:numPr>
          <w:ilvl w:val="0"/>
          <w:numId w:val="7"/>
        </w:numPr>
      </w:pPr>
      <w:r w:rsidRPr="00187418">
        <w:lastRenderedPageBreak/>
        <w:t>Click</w:t>
      </w:r>
      <w:r>
        <w:t xml:space="preserve"> </w:t>
      </w:r>
      <w:hyperlink w:tgtFrame="_blank" w:history="1" r:id="rId14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>for the claim process</w:t>
      </w:r>
    </w:p>
    <w:p w:rsidRPr="00187418" w:rsidR="00187418" w:rsidP="0041291A" w:rsidRDefault="00187418" w14:paraId="5E8ADDE1" w14:textId="2CACC1F2">
      <w:pPr>
        <w:pStyle w:val="ListParagraph"/>
        <w:numPr>
          <w:ilvl w:val="0"/>
          <w:numId w:val="7"/>
        </w:numPr>
      </w:pPr>
      <w:r w:rsidRPr="00187418">
        <w:t>Click</w:t>
      </w:r>
      <w:r>
        <w:t xml:space="preserve"> </w:t>
      </w:r>
      <w:hyperlink w:tgtFrame="_blank" w:history="1" r:id="rId15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>for FAQs</w:t>
      </w:r>
    </w:p>
    <w:p w:rsidRPr="00187418" w:rsidR="00187418" w:rsidP="0041291A" w:rsidRDefault="00187418" w14:paraId="106EF16F" w14:textId="09C6DA2E">
      <w:pPr>
        <w:pStyle w:val="ListParagraph"/>
        <w:numPr>
          <w:ilvl w:val="0"/>
          <w:numId w:val="7"/>
        </w:numPr>
      </w:pPr>
      <w:r w:rsidRPr="00187418">
        <w:t>Click</w:t>
      </w:r>
      <w:r>
        <w:t xml:space="preserve"> </w:t>
      </w:r>
      <w:hyperlink w:tgtFrame="_blank" w:history="1" r:id="rId16">
        <w:r w:rsidRPr="00187418">
          <w:rPr>
            <w:rStyle w:val="Hyperlink"/>
          </w:rPr>
          <w:t>here</w:t>
        </w:r>
      </w:hyperlink>
      <w:r>
        <w:t xml:space="preserve"> </w:t>
      </w:r>
      <w:r w:rsidRPr="00187418">
        <w:t>for Revised Declaration Form</w:t>
      </w:r>
    </w:p>
    <w:p w:rsidRPr="00995FCF" w:rsidR="005E6DC4" w:rsidP="164D83AE" w:rsidRDefault="005E6DC4" w14:paraId="217B7D42" w14:textId="7C86AEAD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5E6DC4">
        <w:rPr>
          <w:b w:val="1"/>
          <w:bCs w:val="1"/>
          <w:lang w:val="en-IN"/>
        </w:rPr>
        <w:t>Fuel Surcharge Waiver</w:t>
      </w:r>
      <w:r w:rsidRPr="2527661E" w:rsidR="5F345FC7">
        <w:rPr>
          <w:b w:val="1"/>
          <w:bCs w:val="1"/>
          <w:lang w:val="en-IN"/>
        </w:rPr>
        <w:t xml:space="preserve"> </w:t>
      </w:r>
      <w:r w:rsidRPr="2527661E" w:rsidR="5F345FC7">
        <w:rPr>
          <w:rFonts w:ascii="Calibri" w:hAnsi="Calibri" w:eastAsia="Calibri" w:cs="Calibri"/>
          <w:color w:val="881798"/>
          <w:sz w:val="12"/>
          <w:szCs w:val="12"/>
          <w:lang w:val="en-IN"/>
        </w:rPr>
        <w:t>I</w:t>
      </w:r>
    </w:p>
    <w:p w:rsidRPr="00F23D00" w:rsidR="005E6DC4" w:rsidP="0041291A" w:rsidRDefault="005E6DC4" w14:paraId="19811609" w14:textId="77777777">
      <w:pPr>
        <w:pStyle w:val="ListParagraph"/>
        <w:numPr>
          <w:ilvl w:val="0"/>
          <w:numId w:val="2"/>
        </w:numPr>
        <w:rPr>
          <w:lang w:val="en-IN"/>
        </w:rPr>
      </w:pPr>
      <w:r w:rsidRPr="00F23D00">
        <w:rPr>
          <w:lang w:val="en-IN"/>
        </w:rPr>
        <w:t>Enjoy a 1% fuel surcharge 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>between Rs. 500 and Rs. 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5E6DC4" w:rsidP="0041291A" w:rsidRDefault="005E6DC4" w14:paraId="08370E92" w14:textId="77777777">
      <w:pPr>
        <w:pStyle w:val="ListParagraph"/>
        <w:numPr>
          <w:ilvl w:val="0"/>
          <w:numId w:val="2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25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5E6DC4" w:rsidR="005E6DC4" w:rsidP="164D83AE" w:rsidRDefault="005E6DC4" w14:paraId="2BC3048A" w14:textId="019245B4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5E6DC4">
        <w:rPr>
          <w:b w:val="1"/>
          <w:bCs w:val="1"/>
          <w:lang w:val="en-IN"/>
        </w:rPr>
        <w:t>Additional Benefits</w:t>
      </w:r>
      <w:r w:rsidRPr="2527661E" w:rsidR="0480DD1F">
        <w:rPr>
          <w:b w:val="1"/>
          <w:bCs w:val="1"/>
          <w:lang w:val="en-IN"/>
        </w:rPr>
        <w:t xml:space="preserve"> </w:t>
      </w:r>
    </w:p>
    <w:p w:rsidRPr="005E6DC4" w:rsidR="005E6DC4" w:rsidP="0041291A" w:rsidRDefault="005E6DC4" w14:paraId="7391EE08" w14:textId="74A8DF1A">
      <w:pPr>
        <w:pStyle w:val="ListParagraph"/>
        <w:numPr>
          <w:ilvl w:val="0"/>
          <w:numId w:val="11"/>
        </w:numPr>
        <w:rPr>
          <w:lang w:val="en-IN"/>
        </w:rPr>
      </w:pPr>
      <w:r w:rsidRPr="005E6DC4">
        <w:rPr>
          <w:lang w:val="en-IN"/>
        </w:rPr>
        <w:t>Enjoy 24x7 concierge services</w:t>
      </w:r>
      <w:r>
        <w:rPr>
          <w:lang w:val="en-IN"/>
        </w:rPr>
        <w:t xml:space="preserve"> for </w:t>
      </w:r>
      <w:r w:rsidRPr="005E6DC4">
        <w:rPr>
          <w:lang w:val="en-IN"/>
        </w:rPr>
        <w:t xml:space="preserve">gift delivery, flower delivery, </w:t>
      </w:r>
      <w:r w:rsidRPr="005E6DC4" w:rsidR="00FE2A8E">
        <w:rPr>
          <w:lang w:val="en-IN"/>
        </w:rPr>
        <w:t xml:space="preserve">restaurant </w:t>
      </w:r>
      <w:r w:rsidRPr="005E6DC4">
        <w:rPr>
          <w:lang w:val="en-IN"/>
        </w:rPr>
        <w:t xml:space="preserve">referral, </w:t>
      </w:r>
      <w:r w:rsidRPr="005E6DC4" w:rsidR="00FE2A8E">
        <w:rPr>
          <w:lang w:val="en-IN"/>
        </w:rPr>
        <w:t xml:space="preserve">courier </w:t>
      </w:r>
      <w:r w:rsidRPr="005E6DC4">
        <w:rPr>
          <w:lang w:val="en-IN"/>
        </w:rPr>
        <w:t xml:space="preserve">service, </w:t>
      </w:r>
      <w:r w:rsidRPr="005E6DC4" w:rsidR="00FE2A8E">
        <w:rPr>
          <w:lang w:val="en-IN"/>
        </w:rPr>
        <w:t xml:space="preserve">car rental </w:t>
      </w:r>
      <w:r w:rsidRPr="005E6DC4">
        <w:rPr>
          <w:lang w:val="en-IN"/>
        </w:rPr>
        <w:t xml:space="preserve">&amp; </w:t>
      </w:r>
      <w:r w:rsidRPr="005E6DC4" w:rsidR="00FE2A8E">
        <w:rPr>
          <w:lang w:val="en-IN"/>
        </w:rPr>
        <w:t xml:space="preserve">limousine referral </w:t>
      </w:r>
      <w:r w:rsidRPr="005E6DC4">
        <w:rPr>
          <w:lang w:val="en-IN"/>
        </w:rPr>
        <w:t>and more</w:t>
      </w:r>
      <w:r>
        <w:rPr>
          <w:lang w:val="en-IN"/>
        </w:rPr>
        <w:t>.</w:t>
      </w:r>
    </w:p>
    <w:p w:rsidRPr="005E6DC4" w:rsidR="005E6DC4" w:rsidP="0041291A" w:rsidRDefault="005E6DC4" w14:paraId="15F90182" w14:textId="5BD3C1D9">
      <w:pPr>
        <w:pStyle w:val="ListParagraph"/>
        <w:numPr>
          <w:ilvl w:val="0"/>
          <w:numId w:val="11"/>
        </w:numPr>
      </w:pPr>
      <w:r w:rsidRPr="005E6DC4">
        <w:t>Click</w:t>
      </w:r>
      <w:r>
        <w:t xml:space="preserve"> </w:t>
      </w:r>
      <w:hyperlink w:tgtFrame="_blank" w:history="1" r:id="rId19">
        <w:r w:rsidRPr="005E6DC4">
          <w:rPr>
            <w:rStyle w:val="Hyperlink"/>
          </w:rPr>
          <w:t>here</w:t>
        </w:r>
      </w:hyperlink>
      <w:r w:rsidRPr="005E6DC4">
        <w:t> for more details</w:t>
      </w:r>
    </w:p>
    <w:p w:rsidRPr="005E6DC4" w:rsidR="005E6DC4" w:rsidP="0041291A" w:rsidRDefault="005E6DC4" w14:paraId="0CBB8D94" w14:textId="24834517">
      <w:pPr>
        <w:pStyle w:val="ListParagraph"/>
        <w:numPr>
          <w:ilvl w:val="0"/>
          <w:numId w:val="11"/>
        </w:numPr>
      </w:pPr>
      <w:r w:rsidRPr="005E6DC4">
        <w:t>Click</w:t>
      </w:r>
      <w:r>
        <w:t xml:space="preserve"> </w:t>
      </w:r>
      <w:hyperlink w:tgtFrame="_blank" w:history="1" r:id="rId20">
        <w:r w:rsidRPr="005E6DC4">
          <w:rPr>
            <w:rStyle w:val="Hyperlink"/>
          </w:rPr>
          <w:t>here</w:t>
        </w:r>
      </w:hyperlink>
      <w:r>
        <w:t xml:space="preserve"> </w:t>
      </w:r>
      <w:r w:rsidRPr="005E6DC4">
        <w:t>for claim form</w:t>
      </w:r>
    </w:p>
    <w:p w:rsidRPr="005E6DC4" w:rsidR="005E6DC4" w:rsidP="164D83AE" w:rsidRDefault="005E6DC4" w14:paraId="243BA781" w14:textId="03F41759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527661E" w:rsidR="005E6DC4">
        <w:rPr>
          <w:b w:val="1"/>
          <w:bCs w:val="1"/>
          <w:lang w:val="en-IN"/>
        </w:rPr>
        <w:t>Domestic Airport Lounge Program</w:t>
      </w:r>
      <w:r w:rsidRPr="2527661E" w:rsidR="19030D47">
        <w:rPr>
          <w:b w:val="1"/>
          <w:bCs w:val="1"/>
          <w:lang w:val="en-IN"/>
        </w:rPr>
        <w:t xml:space="preserve"> </w:t>
      </w:r>
    </w:p>
    <w:p w:rsidRPr="005E6DC4" w:rsidR="005E6DC4" w:rsidP="0041291A" w:rsidRDefault="005E6DC4" w14:paraId="1F95C4BA" w14:textId="7524B8D1">
      <w:pPr>
        <w:pStyle w:val="ListParagraph"/>
        <w:numPr>
          <w:ilvl w:val="0"/>
          <w:numId w:val="12"/>
        </w:numPr>
        <w:rPr>
          <w:lang w:val="en-IN"/>
        </w:rPr>
      </w:pPr>
      <w:r w:rsidRPr="005E6DC4">
        <w:t>4</w:t>
      </w:r>
      <w:r w:rsidRPr="005E6DC4">
        <w:rPr>
          <w:lang w:val="en-IN"/>
        </w:rPr>
        <w:t xml:space="preserve"> complimentary Domestic Airport Lounge visits every year (</w:t>
      </w:r>
      <w:r w:rsidRPr="005E6DC4">
        <w:t xml:space="preserve">max. </w:t>
      </w:r>
      <w:r w:rsidRPr="005E6DC4">
        <w:rPr>
          <w:lang w:val="en-IN"/>
        </w:rPr>
        <w:t>1 per quarter)</w:t>
      </w:r>
    </w:p>
    <w:p w:rsidRPr="005E6DC4" w:rsidR="005E6DC4" w:rsidP="0041291A" w:rsidRDefault="005E6DC4" w14:paraId="4FA8C446" w14:textId="1CD31CA5">
      <w:pPr>
        <w:pStyle w:val="ListParagraph"/>
        <w:numPr>
          <w:ilvl w:val="0"/>
          <w:numId w:val="12"/>
        </w:numPr>
        <w:rPr>
          <w:lang w:val="en-IN"/>
        </w:rPr>
      </w:pPr>
      <w:hyperlink w:tgtFrame="_blank" w:history="1" r:id="rId21">
        <w:r w:rsidRPr="005E6DC4">
          <w:rPr>
            <w:rStyle w:val="Hyperlink"/>
            <w:lang w:val="en-IN"/>
          </w:rPr>
          <w:t>Click here</w:t>
        </w:r>
      </w:hyperlink>
      <w:r w:rsidRPr="005E6DC4">
        <w:t xml:space="preserve"> </w:t>
      </w:r>
      <w:r w:rsidRPr="005E6DC4">
        <w:rPr>
          <w:lang w:val="en-IN"/>
        </w:rPr>
        <w:t>for the complete list of Lounges</w:t>
      </w:r>
    </w:p>
    <w:p w:rsidRPr="00187418" w:rsidR="00187418" w:rsidP="00187418" w:rsidRDefault="00187418" w14:paraId="4959D26D" w14:textId="77777777">
      <w:pPr>
        <w:rPr>
          <w:lang w:val="en-IN"/>
        </w:rPr>
      </w:pP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Pr="007743B8" w:rsidR="005E6DC4" w:rsidP="005E6DC4" w:rsidRDefault="005E6DC4" w14:paraId="6B73890E" w14:textId="77777777">
      <w:pPr>
        <w:rPr>
          <w:b/>
          <w:bCs/>
          <w:lang w:val="en-IN" w:eastAsia="en-IN"/>
        </w:rPr>
      </w:pPr>
      <w:r w:rsidRPr="007743B8">
        <w:rPr>
          <w:b/>
          <w:bCs/>
          <w:lang w:val="en-IN" w:eastAsia="en-IN"/>
        </w:rPr>
        <w:t>Milestone Rewards</w:t>
      </w:r>
    </w:p>
    <w:p w:rsidRPr="00BD5D9E" w:rsidR="005E6DC4" w:rsidP="0041291A" w:rsidRDefault="005E6DC4" w14:paraId="4A5DC8C9" w14:textId="12AA0FBE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eastAsia="en-IN"/>
        </w:rPr>
        <w:t xml:space="preserve">Rs. </w:t>
      </w:r>
      <w:r w:rsidRPr="00BD5D9E">
        <w:rPr>
          <w:lang w:eastAsia="en-IN"/>
        </w:rPr>
        <w:t>500 Pizza Hut e-</w:t>
      </w:r>
      <w:r w:rsidRPr="00BD5D9E" w:rsidR="00FE2A8E">
        <w:rPr>
          <w:lang w:eastAsia="en-IN"/>
        </w:rPr>
        <w:t xml:space="preserve">Voucher </w:t>
      </w:r>
      <w:r w:rsidRPr="00BD5D9E">
        <w:rPr>
          <w:lang w:eastAsia="en-IN"/>
        </w:rPr>
        <w:t xml:space="preserve">on spending </w:t>
      </w:r>
      <w:r>
        <w:rPr>
          <w:lang w:eastAsia="en-IN"/>
        </w:rPr>
        <w:t xml:space="preserve">Rs. </w:t>
      </w:r>
      <w:r w:rsidRPr="00BD5D9E">
        <w:rPr>
          <w:lang w:eastAsia="en-IN"/>
        </w:rPr>
        <w:t>50,000</w:t>
      </w:r>
      <w:del w:author="Namita Salgiya" w:date="2026-01-17T18:54:00Z" w16du:dateUtc="2026-01-17T13:24:00Z" w:id="14">
        <w:r w:rsidRPr="00BD5D9E" w:rsidDel="00AD6658">
          <w:rPr>
            <w:lang w:eastAsia="en-IN"/>
          </w:rPr>
          <w:delText xml:space="preserve"> in a calendar quarter.</w:delText>
        </w:r>
      </w:del>
    </w:p>
    <w:p w:rsidRPr="00BD5D9E" w:rsidR="005E6DC4" w:rsidP="0041291A" w:rsidRDefault="005E6DC4" w14:paraId="0AEC93AD" w14:textId="751B1D41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eastAsia="en-IN"/>
        </w:rPr>
        <w:t xml:space="preserve">Rs. </w:t>
      </w:r>
      <w:r w:rsidRPr="00BD5D9E">
        <w:rPr>
          <w:lang w:eastAsia="en-IN"/>
        </w:rPr>
        <w:t xml:space="preserve">7,000 </w:t>
      </w:r>
      <w:ins w:author="Namita Salgiya" w:date="2026-01-17T18:54:00Z" w16du:dateUtc="2026-01-17T13:24:00Z" w:id="15">
        <w:r w:rsidRPr="00BD5D9E" w:rsidR="00AD6658">
          <w:rPr>
            <w:lang w:eastAsia="en-IN"/>
          </w:rPr>
          <w:t xml:space="preserve">Yatra or Pantaloons </w:t>
        </w:r>
      </w:ins>
      <w:r w:rsidRPr="00BD5D9E">
        <w:rPr>
          <w:lang w:eastAsia="en-IN"/>
        </w:rPr>
        <w:t>e-</w:t>
      </w:r>
      <w:del w:author="Namita Salgiya" w:date="2026-01-17T18:54:00Z" w16du:dateUtc="2026-01-17T13:24:00Z" w:id="16">
        <w:r w:rsidRPr="00BD5D9E" w:rsidDel="00AD6658">
          <w:rPr>
            <w:lang w:eastAsia="en-IN"/>
          </w:rPr>
          <w:delText xml:space="preserve">gift </w:delText>
        </w:r>
      </w:del>
      <w:r w:rsidRPr="00BD5D9E" w:rsidR="00FE2A8E">
        <w:rPr>
          <w:lang w:eastAsia="en-IN"/>
        </w:rPr>
        <w:t xml:space="preserve">Voucher </w:t>
      </w:r>
      <w:ins w:author="Namita Salgiya" w:date="2026-01-17T18:54:00Z" w16du:dateUtc="2026-01-17T13:24:00Z" w:id="17">
        <w:r w:rsidR="00AD6658">
          <w:rPr>
            <w:lang w:eastAsia="en-IN"/>
          </w:rPr>
          <w:t xml:space="preserve">on </w:t>
        </w:r>
      </w:ins>
      <w:del w:author="Namita Salgiya" w:date="2026-01-17T18:54:00Z" w16du:dateUtc="2026-01-17T13:24:00Z" w:id="18">
        <w:r w:rsidRPr="00BD5D9E" w:rsidDel="00AD6658">
          <w:rPr>
            <w:lang w:eastAsia="en-IN"/>
          </w:rPr>
          <w:delText xml:space="preserve">from Yatra or Pantaloons on annual </w:delText>
        </w:r>
      </w:del>
      <w:r w:rsidRPr="00BD5D9E">
        <w:rPr>
          <w:lang w:eastAsia="en-IN"/>
        </w:rPr>
        <w:t>spend</w:t>
      </w:r>
      <w:ins w:author="Namita Salgiya" w:date="2026-01-17T18:54:00Z" w16du:dateUtc="2026-01-17T13:24:00Z" w:id="19">
        <w:r w:rsidR="00AD6658">
          <w:rPr>
            <w:lang w:eastAsia="en-IN"/>
          </w:rPr>
          <w:t>ing</w:t>
        </w:r>
      </w:ins>
      <w:del w:author="Namita Salgiya" w:date="2026-01-17T18:54:00Z" w16du:dateUtc="2026-01-17T13:24:00Z" w:id="20">
        <w:r w:rsidRPr="00BD5D9E" w:rsidDel="00AD6658">
          <w:rPr>
            <w:lang w:eastAsia="en-IN"/>
          </w:rPr>
          <w:delText>s</w:delText>
        </w:r>
      </w:del>
      <w:r w:rsidRPr="00BD5D9E">
        <w:rPr>
          <w:lang w:eastAsia="en-IN"/>
        </w:rPr>
        <w:t xml:space="preserve"> </w:t>
      </w:r>
      <w:del w:author="Namita Salgiya" w:date="2026-01-17T18:54:00Z" w16du:dateUtc="2026-01-17T13:24:00Z" w:id="21">
        <w:r w:rsidRPr="00BD5D9E" w:rsidDel="00AD6658">
          <w:rPr>
            <w:lang w:eastAsia="en-IN"/>
          </w:rPr>
          <w:delText xml:space="preserve">of </w:delText>
        </w:r>
      </w:del>
      <w:r>
        <w:rPr>
          <w:lang w:eastAsia="en-IN"/>
        </w:rPr>
        <w:t xml:space="preserve">Rs. </w:t>
      </w:r>
      <w:r w:rsidRPr="00BD5D9E">
        <w:rPr>
          <w:lang w:eastAsia="en-IN"/>
        </w:rPr>
        <w:t>5 lakh</w:t>
      </w:r>
      <w:ins w:author="Upadhyay , Shubham (SBICard)" w:date="2026-01-20T13:08:00Z" w16du:dateUtc="2026-01-20T07:38:00Z" w:id="22">
        <w:r w:rsidR="00FE2A8E">
          <w:rPr>
            <w:lang w:eastAsia="en-IN"/>
          </w:rPr>
          <w:t>s</w:t>
        </w:r>
      </w:ins>
      <w:del w:author="Namita Salgiya" w:date="2026-01-17T18:54:00Z" w16du:dateUtc="2026-01-17T13:24:00Z" w:id="23">
        <w:r w:rsidRPr="00BD5D9E" w:rsidDel="00AD6658">
          <w:rPr>
            <w:lang w:eastAsia="en-IN"/>
          </w:rPr>
          <w:delText>.</w:delText>
        </w:r>
      </w:del>
    </w:p>
    <w:p w:rsidRPr="00BD5D9E" w:rsidR="005E6DC4" w:rsidP="0041291A" w:rsidRDefault="005E6DC4" w14:paraId="30EA005B" w14:textId="093AA901">
      <w:pPr>
        <w:pStyle w:val="ListParagraph"/>
        <w:numPr>
          <w:ilvl w:val="0"/>
          <w:numId w:val="4"/>
        </w:numPr>
        <w:rPr>
          <w:lang w:val="en-IN" w:eastAsia="en-IN"/>
        </w:rPr>
      </w:pPr>
      <w:r w:rsidRPr="00BD5D9E">
        <w:rPr>
          <w:lang w:eastAsia="en-IN"/>
        </w:rPr>
        <w:t xml:space="preserve">Renewal </w:t>
      </w:r>
      <w:r w:rsidRPr="00BD5D9E" w:rsidR="00FE2A8E">
        <w:rPr>
          <w:lang w:eastAsia="en-IN"/>
        </w:rPr>
        <w:t xml:space="preserve">Fee </w:t>
      </w:r>
      <w:r w:rsidRPr="00BD5D9E">
        <w:rPr>
          <w:lang w:eastAsia="en-IN"/>
        </w:rPr>
        <w:t xml:space="preserve">waived on </w:t>
      </w:r>
      <w:del w:author="Namita Salgiya" w:date="2026-01-17T18:55:00Z" w16du:dateUtc="2026-01-17T13:25:00Z" w:id="24">
        <w:r w:rsidRPr="00BD5D9E" w:rsidDel="00AD6658">
          <w:rPr>
            <w:lang w:eastAsia="en-IN"/>
          </w:rPr>
          <w:delText xml:space="preserve">annual </w:delText>
        </w:r>
      </w:del>
      <w:r w:rsidRPr="00BD5D9E">
        <w:rPr>
          <w:lang w:eastAsia="en-IN"/>
        </w:rPr>
        <w:t xml:space="preserve">spends of </w:t>
      </w:r>
      <w:r>
        <w:rPr>
          <w:lang w:eastAsia="en-IN"/>
        </w:rPr>
        <w:t xml:space="preserve">Rs. </w:t>
      </w:r>
      <w:r w:rsidRPr="00BD5D9E">
        <w:rPr>
          <w:lang w:eastAsia="en-IN"/>
        </w:rPr>
        <w:t>1.5 lakh</w:t>
      </w:r>
      <w:ins w:author="Upadhyay , Shubham (SBICard)" w:date="2026-01-20T13:08:00Z" w16du:dateUtc="2026-01-20T07:38:00Z" w:id="25">
        <w:r w:rsidR="00FE2A8E">
          <w:rPr>
            <w:lang w:eastAsia="en-IN"/>
          </w:rPr>
          <w:t>s</w:t>
        </w:r>
      </w:ins>
      <w:ins w:author="Namita Salgiya" w:date="2026-01-17T18:55:00Z" w16du:dateUtc="2026-01-17T13:25:00Z" w:id="26">
        <w:r w:rsidR="00AD6658">
          <w:rPr>
            <w:lang w:eastAsia="en-IN"/>
          </w:rPr>
          <w:t xml:space="preserve"> </w:t>
        </w:r>
        <w:del w:author="Upadhyay , Shubham (SBICard)" w:date="2026-01-20T13:08:00Z" w16du:dateUtc="2026-01-20T07:38:00Z" w:id="27">
          <w:r w:rsidDel="00FE2A8E" w:rsidR="00AD6658">
            <w:rPr>
              <w:lang w:eastAsia="en-IN"/>
            </w:rPr>
            <w:delText>spends</w:delText>
          </w:r>
        </w:del>
      </w:ins>
      <w:del w:author="Upadhyay , Shubham (SBICard)" w:date="2026-01-20T13:08:00Z" w16du:dateUtc="2026-01-20T07:38:00Z" w:id="28">
        <w:r w:rsidRPr="00BD5D9E" w:rsidDel="00FE2A8E">
          <w:rPr>
            <w:lang w:eastAsia="en-IN"/>
          </w:rPr>
          <w:delText xml:space="preserve"> </w:delText>
        </w:r>
      </w:del>
      <w:del w:author="Namita Salgiya" w:date="2026-01-17T18:54:00Z" w16du:dateUtc="2026-01-17T13:24:00Z" w:id="29">
        <w:r w:rsidRPr="00BD5D9E" w:rsidDel="00AD6658">
          <w:rPr>
            <w:lang w:eastAsia="en-IN"/>
          </w:rPr>
          <w:delText>or more.</w:delText>
        </w:r>
      </w:del>
    </w:p>
    <w:p w:rsidR="005E6DC4" w:rsidP="005E6DC4" w:rsidRDefault="005E6DC4" w14:paraId="1C1C78DB" w14:textId="77777777">
      <w:pPr>
        <w:rPr>
          <w:b/>
          <w:bCs/>
          <w:lang w:val="en-IN"/>
        </w:rPr>
      </w:pPr>
      <w:r>
        <w:rPr>
          <w:b/>
          <w:bCs/>
          <w:lang w:val="en-IN"/>
        </w:rPr>
        <w:t>Reward Benefits</w:t>
      </w:r>
    </w:p>
    <w:p w:rsidRPr="00187418" w:rsidR="005E6DC4" w:rsidP="0041291A" w:rsidRDefault="005E6DC4" w14:paraId="0B551C37" w14:textId="1269B768">
      <w:pPr>
        <w:pStyle w:val="ListParagraph"/>
        <w:numPr>
          <w:ilvl w:val="0"/>
          <w:numId w:val="6"/>
        </w:numPr>
        <w:rPr>
          <w:lang w:val="en-IN" w:eastAsia="en-IN"/>
        </w:rPr>
      </w:pPr>
      <w:del w:author="Namita Salgiya" w:date="2026-01-17T18:53:00Z" w16du:dateUtc="2026-01-17T13:23:00Z" w:id="30">
        <w:r w:rsidRPr="00187418" w:rsidDel="00AD6658">
          <w:rPr>
            <w:lang w:val="en-IN" w:eastAsia="en-IN"/>
          </w:rPr>
          <w:delText xml:space="preserve">Earn </w:delText>
        </w:r>
      </w:del>
      <w:r>
        <w:rPr>
          <w:lang w:val="en-IN" w:eastAsia="en-IN"/>
        </w:rPr>
        <w:t>10</w:t>
      </w:r>
      <w:r w:rsidRPr="00187418">
        <w:rPr>
          <w:lang w:val="en-IN" w:eastAsia="en-IN"/>
        </w:rPr>
        <w:t xml:space="preserve">X Reward Points on CSD, </w:t>
      </w:r>
      <w:r w:rsidRPr="00187418" w:rsidR="00FE2A8E">
        <w:rPr>
          <w:lang w:val="en-IN" w:eastAsia="en-IN"/>
        </w:rPr>
        <w:t xml:space="preserve">Dining, Movies, Departmental Stores </w:t>
      </w:r>
      <w:r w:rsidRPr="00187418">
        <w:rPr>
          <w:lang w:val="en-IN" w:eastAsia="en-IN"/>
        </w:rPr>
        <w:t xml:space="preserve">and </w:t>
      </w:r>
      <w:r w:rsidRPr="00187418" w:rsidR="00FE2A8E">
        <w:rPr>
          <w:lang w:val="en-IN" w:eastAsia="en-IN"/>
        </w:rPr>
        <w:t xml:space="preserve">Grocery </w:t>
      </w:r>
      <w:r w:rsidRPr="00187418">
        <w:rPr>
          <w:lang w:val="en-IN" w:eastAsia="en-IN"/>
        </w:rPr>
        <w:t>spends</w:t>
      </w:r>
    </w:p>
    <w:p w:rsidRPr="00187418" w:rsidR="005E6DC4" w:rsidP="0041291A" w:rsidRDefault="005E6DC4" w14:paraId="5B28155D" w14:textId="405FB3C7">
      <w:pPr>
        <w:pStyle w:val="ListParagraph"/>
        <w:numPr>
          <w:ilvl w:val="0"/>
          <w:numId w:val="6"/>
        </w:numPr>
        <w:rPr>
          <w:lang w:val="en-IN" w:eastAsia="en-IN"/>
        </w:rPr>
      </w:pPr>
      <w:del w:author="Namita Salgiya" w:date="2026-01-17T18:53:00Z" w16du:dateUtc="2026-01-17T13:23:00Z" w:id="31">
        <w:r w:rsidRPr="00187418" w:rsidDel="00AD6658">
          <w:rPr>
            <w:lang w:val="en-IN" w:eastAsia="en-IN"/>
          </w:rPr>
          <w:delText xml:space="preserve">Earn </w:delText>
        </w:r>
      </w:del>
      <w:r>
        <w:rPr>
          <w:lang w:val="en-IN" w:eastAsia="en-IN"/>
        </w:rPr>
        <w:t>2</w:t>
      </w:r>
      <w:r w:rsidRPr="00187418">
        <w:rPr>
          <w:lang w:val="en-IN" w:eastAsia="en-IN"/>
        </w:rPr>
        <w:t xml:space="preserve"> Reward Point</w:t>
      </w:r>
      <w:r>
        <w:rPr>
          <w:lang w:val="en-IN" w:eastAsia="en-IN"/>
        </w:rPr>
        <w:t>s</w:t>
      </w:r>
      <w:r w:rsidRPr="00187418">
        <w:rPr>
          <w:lang w:val="en-IN" w:eastAsia="en-IN"/>
        </w:rPr>
        <w:t xml:space="preserve"> per Rs. 100 spent on </w:t>
      </w:r>
      <w:del w:author="Namita Salgiya" w:date="2026-01-17T18:54:00Z" w16du:dateUtc="2026-01-17T13:24:00Z" w:id="32">
        <w:r w:rsidRPr="00187418" w:rsidDel="00AD6658">
          <w:rPr>
            <w:lang w:val="en-IN" w:eastAsia="en-IN"/>
          </w:rPr>
          <w:delText xml:space="preserve">all </w:delText>
        </w:r>
      </w:del>
      <w:r w:rsidRPr="00187418">
        <w:rPr>
          <w:lang w:val="en-IN" w:eastAsia="en-IN"/>
        </w:rPr>
        <w:t>other categories</w:t>
      </w:r>
    </w:p>
    <w:p w:rsidRPr="00187418" w:rsidR="005E6DC4" w:rsidDel="00FD2695" w:rsidP="0041291A" w:rsidRDefault="005E6DC4" w14:paraId="2BC87125" w14:textId="7E3D3CC8">
      <w:pPr>
        <w:pStyle w:val="ListParagraph"/>
        <w:numPr>
          <w:ilvl w:val="0"/>
          <w:numId w:val="6"/>
        </w:numPr>
        <w:rPr>
          <w:del w:author="Namita Salgiya" w:date="2026-01-17T18:51:00Z" w16du:dateUtc="2026-01-17T13:21:00Z" w:id="33"/>
        </w:rPr>
      </w:pPr>
      <w:del w:author="Namita Salgiya" w:date="2026-01-17T18:51:00Z" w16du:dateUtc="2026-01-17T13:21:00Z" w:id="34">
        <w:r w:rsidRPr="00187418" w:rsidDel="00FD2695">
          <w:rPr>
            <w:lang w:val="en-IN" w:eastAsia="en-IN"/>
          </w:rPr>
          <w:delText>Pay card outstanding with Reward Points</w:delText>
        </w:r>
      </w:del>
    </w:p>
    <w:p w:rsidRPr="00187418" w:rsidR="005E6DC4" w:rsidDel="00FD2695" w:rsidP="0041291A" w:rsidRDefault="005E6DC4" w14:paraId="43A9628C" w14:textId="635E33D6">
      <w:pPr>
        <w:pStyle w:val="ListParagraph"/>
        <w:numPr>
          <w:ilvl w:val="0"/>
          <w:numId w:val="6"/>
        </w:numPr>
        <w:rPr>
          <w:del w:author="Namita Salgiya" w:date="2026-01-17T18:51:00Z" w16du:dateUtc="2026-01-17T13:21:00Z" w:id="35"/>
          <w:lang w:val="en-IN" w:eastAsia="en-IN"/>
        </w:rPr>
      </w:pPr>
      <w:del w:author="Namita Salgiya" w:date="2026-01-17T18:51:00Z" w16du:dateUtc="2026-01-17T13:21:00Z" w:id="36">
        <w:r w:rsidRPr="00187418" w:rsidDel="00FD2695">
          <w:rPr>
            <w:lang w:val="en-IN" w:eastAsia="en-IN"/>
          </w:rPr>
          <w:delText>4 Reward Points = R</w:delText>
        </w:r>
        <w:r w:rsidDel="00FD2695" w:rsidR="009C6A05">
          <w:rPr>
            <w:lang w:val="en-IN" w:eastAsia="en-IN"/>
          </w:rPr>
          <w:delText>e</w:delText>
        </w:r>
        <w:r w:rsidRPr="00187418" w:rsidDel="00FD2695">
          <w:rPr>
            <w:lang w:val="en-IN" w:eastAsia="en-IN"/>
          </w:rPr>
          <w:delText>. 1</w:delText>
        </w:r>
      </w:del>
    </w:p>
    <w:p w:rsidR="005E6DC4" w:rsidDel="00FD2695" w:rsidP="0041291A" w:rsidRDefault="005E6DC4" w14:paraId="543660FC" w14:textId="53CDF5B9">
      <w:pPr>
        <w:pStyle w:val="ListParagraph"/>
        <w:numPr>
          <w:ilvl w:val="0"/>
          <w:numId w:val="4"/>
        </w:numPr>
        <w:rPr>
          <w:del w:author="Namita Salgiya" w:date="2026-01-17T18:51:00Z" w16du:dateUtc="2026-01-17T13:21:00Z" w:id="37"/>
          <w:lang w:val="en-IN" w:eastAsia="en-IN"/>
        </w:rPr>
      </w:pPr>
      <w:del w:author="Namita Salgiya" w:date="2026-01-17T18:51:00Z" w16du:dateUtc="2026-01-17T13:21:00Z" w:id="38">
        <w:r w:rsidDel="00FD2695">
          <w:rPr>
            <w:lang w:val="en-IN" w:eastAsia="en-IN"/>
          </w:rPr>
          <w:delText xml:space="preserve">Redeem </w:delText>
        </w:r>
        <w:r w:rsidRPr="00541D69" w:rsidDel="00FD2695">
          <w:rPr>
            <w:lang w:val="en-IN" w:eastAsia="en-IN"/>
          </w:rPr>
          <w:delText>Reward Points against a wide array of gifts from the Rewards Catalogue</w:delText>
        </w:r>
      </w:del>
    </w:p>
    <w:p w:rsidRPr="005E6DC4" w:rsidR="00541D69" w:rsidDel="00FD2695" w:rsidP="0041291A" w:rsidRDefault="005E6DC4" w14:paraId="77A5EED6" w14:textId="58EC8155">
      <w:pPr>
        <w:pStyle w:val="ListParagraph"/>
        <w:numPr>
          <w:ilvl w:val="0"/>
          <w:numId w:val="4"/>
        </w:numPr>
        <w:rPr>
          <w:del w:author="Namita Salgiya" w:date="2026-01-17T18:51:00Z" w16du:dateUtc="2026-01-17T13:21:00Z" w:id="39"/>
          <w:lang w:val="en-IN" w:eastAsia="en-IN"/>
        </w:rPr>
      </w:pPr>
      <w:del w:author="Namita Salgiya" w:date="2026-01-17T18:51:00Z" w16du:dateUtc="2026-01-17T13:21:00Z" w:id="40">
        <w:r w:rsidRPr="005367DF" w:rsidDel="00FD2695">
          <w:rPr>
            <w:lang w:eastAsia="en-IN"/>
          </w:rPr>
          <w:delText>Click</w:delText>
        </w:r>
        <w:r w:rsidDel="00FD2695">
          <w:rPr>
            <w:lang w:eastAsia="en-IN"/>
          </w:rPr>
          <w:delText xml:space="preserve"> </w:delText>
        </w:r>
        <w:r w:rsidDel="00FD2695">
          <w:fldChar w:fldCharType="begin"/>
        </w:r>
        <w:r w:rsidDel="00FD2695">
          <w:delInstrText>HYPERLINK "https://www.sbicard.com/en/personal/rewards.page" \t "_blank"</w:delInstrText>
        </w:r>
        <w:r w:rsidDel="00FD2695">
          <w:fldChar w:fldCharType="separate"/>
        </w:r>
        <w:r w:rsidRPr="005367DF" w:rsidDel="00FD2695">
          <w:rPr>
            <w:rStyle w:val="Hyperlink"/>
            <w:lang w:eastAsia="en-IN"/>
          </w:rPr>
          <w:delText>here</w:delText>
        </w:r>
        <w:r w:rsidDel="00FD2695">
          <w:fldChar w:fldCharType="end"/>
        </w:r>
        <w:r w:rsidRPr="005367DF" w:rsidDel="00FD2695">
          <w:rPr>
            <w:lang w:eastAsia="en-IN"/>
          </w:rPr>
          <w:delText xml:space="preserve"> to browse through </w:delText>
        </w:r>
        <w:r w:rsidDel="00FD2695">
          <w:rPr>
            <w:lang w:eastAsia="en-IN"/>
          </w:rPr>
          <w:delText xml:space="preserve">the </w:delText>
        </w:r>
        <w:r w:rsidRPr="005367DF" w:rsidDel="00FD2695">
          <w:rPr>
            <w:lang w:eastAsia="en-IN"/>
          </w:rPr>
          <w:delText>Rewards Catalogue</w:delText>
        </w:r>
        <w:r w:rsidDel="00FD2695">
          <w:rPr>
            <w:lang w:eastAsia="en-IN"/>
          </w:rPr>
          <w:delText>.</w:delText>
        </w:r>
      </w:del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22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AC75F2" w:rsidR="005A6AAE" w:rsidP="0041291A" w:rsidRDefault="005A6AAE" w14:paraId="160D1D60" w14:textId="6CA17672">
      <w:pPr>
        <w:pStyle w:val="ListParagraph"/>
        <w:numPr>
          <w:ilvl w:val="0"/>
          <w:numId w:val="8"/>
        </w:numPr>
        <w:rPr>
          <w:lang w:val="en-IN"/>
        </w:rPr>
      </w:pPr>
      <w:r w:rsidRPr="00AC75F2">
        <w:rPr>
          <w:lang w:val="en-IN"/>
        </w:rPr>
        <w:t>Annual Fee (one-time): </w:t>
      </w:r>
      <w:r w:rsidR="005E6DC4">
        <w:rPr>
          <w:lang w:val="en-IN"/>
        </w:rPr>
        <w:t>NIL</w:t>
      </w:r>
      <w:r w:rsidRPr="002D38D6" w:rsidR="005A1DA6">
        <w:t> </w:t>
      </w:r>
    </w:p>
    <w:p w:rsidRPr="005A6AAE" w:rsidR="005A6AAE" w:rsidP="0041291A" w:rsidRDefault="005A6AAE" w14:paraId="2232A949" w14:textId="4BAF327E">
      <w:pPr>
        <w:pStyle w:val="ListParagraph"/>
        <w:numPr>
          <w:ilvl w:val="0"/>
          <w:numId w:val="8"/>
        </w:numPr>
        <w:rPr>
          <w:lang w:val="en-IN"/>
        </w:rPr>
      </w:pPr>
      <w:r w:rsidRPr="005A6AAE">
        <w:rPr>
          <w:lang w:val="en-IN"/>
        </w:rPr>
        <w:t>Renewal Fee (per annum): Rs. </w:t>
      </w:r>
      <w:r w:rsidR="005E6DC4">
        <w:rPr>
          <w:lang w:val="en-IN"/>
        </w:rPr>
        <w:t>1</w:t>
      </w:r>
      <w:r w:rsidR="009C6A05">
        <w:rPr>
          <w:lang w:val="en-IN"/>
        </w:rPr>
        <w:t>,</w:t>
      </w:r>
      <w:r w:rsidR="005E6DC4">
        <w:rPr>
          <w:lang w:val="en-IN"/>
        </w:rPr>
        <w:t>499</w:t>
      </w:r>
      <w:r w:rsidRPr="005A6AAE">
        <w:rPr>
          <w:lang w:val="en-IN"/>
        </w:rPr>
        <w:t xml:space="preserve"> </w:t>
      </w:r>
      <w:r w:rsidRPr="002D38D6" w:rsidR="005A1DA6">
        <w:t>+ taxes </w:t>
      </w:r>
    </w:p>
    <w:p w:rsidR="00E56665" w:rsidP="005A6AAE" w:rsidRDefault="00A579B5" w14:paraId="0EBF00D7" w14:textId="1D82137F">
      <w:pPr>
        <w:rPr>
          <w:b/>
          <w:bCs/>
        </w:rPr>
      </w:pPr>
      <w:r w:rsidRPr="00A579B5">
        <w:rPr>
          <w:b/>
          <w:bCs/>
        </w:rPr>
        <w:t>Fees</w:t>
      </w:r>
    </w:p>
    <w:p w:rsidRPr="005E6DC4" w:rsidR="005E6DC4" w:rsidP="0041291A" w:rsidRDefault="005E6DC4" w14:paraId="5C17A5A7" w14:textId="170132E4">
      <w:pPr>
        <w:pStyle w:val="ListParagraph"/>
        <w:numPr>
          <w:ilvl w:val="0"/>
          <w:numId w:val="13"/>
        </w:numPr>
        <w:rPr>
          <w:lang w:val="en-IN" w:eastAsia="en-IN"/>
        </w:rPr>
      </w:pPr>
      <w:r w:rsidRPr="005E6DC4">
        <w:rPr>
          <w:lang w:val="en-IN" w:eastAsia="en-IN"/>
        </w:rPr>
        <w:t>Annual Fee (one-time): First year fee waived off</w:t>
      </w:r>
    </w:p>
    <w:p w:rsidR="005E6DC4" w:rsidP="0041291A" w:rsidRDefault="005E6DC4" w14:paraId="2F15D3B5" w14:textId="1B30ECF5">
      <w:pPr>
        <w:pStyle w:val="ListParagraph"/>
        <w:numPr>
          <w:ilvl w:val="0"/>
          <w:numId w:val="13"/>
        </w:numPr>
        <w:rPr>
          <w:lang w:val="en-IN" w:eastAsia="en-IN"/>
        </w:rPr>
      </w:pPr>
      <w:r w:rsidRPr="005E6DC4">
        <w:rPr>
          <w:lang w:val="en-IN" w:eastAsia="en-IN"/>
        </w:rPr>
        <w:lastRenderedPageBreak/>
        <w:t>Renewal Fee (per annum): Rs. 1</w:t>
      </w:r>
      <w:r w:rsidR="009C6A05">
        <w:rPr>
          <w:lang w:val="en-IN" w:eastAsia="en-IN"/>
        </w:rPr>
        <w:t>,</w:t>
      </w:r>
      <w:r w:rsidRPr="005E6DC4">
        <w:rPr>
          <w:lang w:val="en-IN" w:eastAsia="en-IN"/>
        </w:rPr>
        <w:t xml:space="preserve">499 from second year onwards. </w:t>
      </w:r>
    </w:p>
    <w:p w:rsidRPr="005E6DC4" w:rsidR="005E6DC4" w:rsidP="0041291A" w:rsidRDefault="005E6DC4" w14:paraId="123AD8DA" w14:textId="240A02B0">
      <w:pPr>
        <w:pStyle w:val="ListParagraph"/>
        <w:numPr>
          <w:ilvl w:val="0"/>
          <w:numId w:val="13"/>
        </w:numPr>
        <w:rPr>
          <w:lang w:val="en-IN" w:eastAsia="en-IN"/>
        </w:rPr>
      </w:pPr>
      <w:r w:rsidRPr="005E6DC4">
        <w:rPr>
          <w:lang w:val="en-IN" w:eastAsia="en-IN"/>
        </w:rPr>
        <w:t>Renewal Fee reversed if annual spends for last year &gt;= Rs. 1,50,000.</w:t>
      </w:r>
    </w:p>
    <w:p w:rsidRPr="00AC75F2" w:rsidR="00AC75F2" w:rsidP="0041291A" w:rsidRDefault="00AC75F2" w14:paraId="7B249391" w14:textId="0B4E0836">
      <w:pPr>
        <w:pStyle w:val="ListParagraph"/>
        <w:numPr>
          <w:ilvl w:val="0"/>
          <w:numId w:val="8"/>
        </w:numPr>
        <w:rPr>
          <w:lang w:val="en-IN"/>
        </w:rPr>
      </w:pPr>
      <w:r w:rsidRPr="00AC75F2">
        <w:rPr>
          <w:lang w:val="en-IN"/>
        </w:rPr>
        <w:t xml:space="preserve">Add-on </w:t>
      </w:r>
      <w:ins w:author="Namita Salgiya" w:date="2026-01-17T18:55:00Z" w16du:dateUtc="2026-01-17T13:25:00Z" w:id="41">
        <w:r w:rsidR="00AD6658">
          <w:rPr>
            <w:lang w:val="en-IN"/>
          </w:rPr>
          <w:t xml:space="preserve">Card </w:t>
        </w:r>
      </w:ins>
      <w:r w:rsidRPr="00AC75F2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41291A" w:rsidR="009164D7" w:rsidP="0041291A" w:rsidRDefault="009164D7" w14:paraId="00955866" w14:textId="7A171D67">
      <w:pPr>
        <w:numPr>
          <w:ilvl w:val="0"/>
          <w:numId w:val="1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3">
        <w:r w:rsidRPr="009164D7">
          <w:rPr>
            <w:rStyle w:val="Hyperlink"/>
            <w:lang w:val="en-IN"/>
          </w:rPr>
          <w:t>Most Important Terms &amp; Conditions</w:t>
        </w:r>
      </w:hyperlink>
    </w:p>
    <w:p w:rsidR="0041291A" w:rsidP="0041291A" w:rsidRDefault="0041291A" w14:paraId="7147B566" w14:textId="77777777">
      <w:pPr>
        <w:rPr>
          <w:ins w:author="Namita Salgiya" w:date="2026-01-17T18:55:00Z" w16du:dateUtc="2026-01-17T13:25:00Z" w:id="42"/>
          <w:rStyle w:val="Hyperlink"/>
          <w:b/>
          <w:bCs/>
          <w:lang w:val="en-IN"/>
        </w:rPr>
      </w:pPr>
      <w:r w:rsidRPr="0041291A">
        <w:rPr>
          <w:rStyle w:val="Hyperlink"/>
          <w:b/>
          <w:bCs/>
          <w:lang w:val="en-IN"/>
        </w:rPr>
        <w:t>FAQ</w:t>
      </w:r>
    </w:p>
    <w:p w:rsidRPr="00BC38CC" w:rsidR="00AD6658" w:rsidP="00AD6658" w:rsidRDefault="00AD6658" w14:paraId="164ADFD4" w14:textId="77777777">
      <w:pPr>
        <w:rPr>
          <w:ins w:author="Namita Salgiya" w:date="2026-01-17T18:56:00Z" w16du:dateUtc="2026-01-17T13:26:00Z" w:id="43"/>
          <w:b/>
          <w:bCs/>
          <w:lang w:val="en-IN"/>
        </w:rPr>
      </w:pPr>
      <w:ins w:author="Namita Salgiya" w:date="2026-01-17T18:56:00Z" w16du:dateUtc="2026-01-17T13:26:00Z" w:id="44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AD6658" w:rsidP="00AD6658" w:rsidRDefault="00AD6658" w14:paraId="51798EBF" w14:textId="30790BF8">
      <w:pPr>
        <w:rPr>
          <w:ins w:author="Namita Salgiya" w:date="2026-01-17T18:56:00Z" w16du:dateUtc="2026-01-17T13:26:00Z" w:id="45"/>
          <w:lang w:val="en-IN" w:eastAsia="en-IN"/>
        </w:rPr>
      </w:pPr>
      <w:ins w:author="Namita Salgiya" w:date="2026-01-17T18:56:00Z" w16du:dateUtc="2026-01-17T13:26:00Z" w:id="46">
        <w:r w:rsidRPr="00AD6658">
          <w:rPr>
            <w:lang w:val="en-IN"/>
          </w:rPr>
          <w:t>The Annual Fee of the card is Rs. 1</w:t>
        </w:r>
      </w:ins>
      <w:ins w:author="Upadhyay , Shubham (SBICard)" w:date="2026-01-20T13:09:00Z" w16du:dateUtc="2026-01-20T07:39:00Z" w:id="47">
        <w:r w:rsidR="00FE2A8E">
          <w:rPr>
            <w:lang w:val="en-IN"/>
          </w:rPr>
          <w:t>,</w:t>
        </w:r>
      </w:ins>
      <w:ins w:author="Namita Salgiya" w:date="2026-01-17T18:56:00Z" w16du:dateUtc="2026-01-17T13:26:00Z" w:id="48">
        <w:r w:rsidRPr="00AD6658">
          <w:rPr>
            <w:lang w:val="en-IN"/>
          </w:rPr>
          <w:t>499 + taxes. The Renewal Fee is Rs. 1</w:t>
        </w:r>
      </w:ins>
      <w:ins w:author="Upadhyay , Shubham (SBICard)" w:date="2026-01-20T13:09:00Z" w16du:dateUtc="2026-01-20T07:39:00Z" w:id="49">
        <w:r w:rsidR="00FE2A8E">
          <w:rPr>
            <w:lang w:val="en-IN"/>
          </w:rPr>
          <w:t>,</w:t>
        </w:r>
      </w:ins>
      <w:ins w:author="Namita Salgiya" w:date="2026-01-17T18:56:00Z" w16du:dateUtc="2026-01-17T13:26:00Z" w:id="50">
        <w:r w:rsidRPr="00AD6658">
          <w:rPr>
            <w:lang w:val="en-IN"/>
          </w:rPr>
          <w:t xml:space="preserve">499 + taxes from second year onwards. </w:t>
        </w:r>
        <w:r w:rsidRPr="00AD6658">
          <w:rPr>
            <w:lang w:val="en-IN" w:eastAsia="en-IN"/>
          </w:rPr>
          <w:t xml:space="preserve">Renewal Fee </w:t>
        </w:r>
        <w:r>
          <w:rPr>
            <w:lang w:val="en-IN" w:eastAsia="en-IN"/>
          </w:rPr>
          <w:t xml:space="preserve">is </w:t>
        </w:r>
        <w:r w:rsidRPr="00AD6658">
          <w:rPr>
            <w:lang w:val="en-IN" w:eastAsia="en-IN"/>
          </w:rPr>
          <w:t>reversed if annual spends for last year &gt;= Rs. 1,50,000.</w:t>
        </w:r>
      </w:ins>
    </w:p>
    <w:p w:rsidRPr="00BC38CC" w:rsidR="00AD6658" w:rsidP="00AD6658" w:rsidRDefault="00AD6658" w14:paraId="3F662135" w14:textId="77777777">
      <w:pPr>
        <w:rPr>
          <w:ins w:author="Namita Salgiya" w:date="2026-01-17T18:56:00Z" w16du:dateUtc="2026-01-17T13:26:00Z" w:id="51"/>
          <w:b/>
          <w:bCs/>
          <w:lang w:val="en-IN"/>
        </w:rPr>
      </w:pPr>
      <w:ins w:author="Namita Salgiya" w:date="2026-01-17T18:56:00Z" w16du:dateUtc="2026-01-17T13:26:00Z" w:id="52">
        <w:r w:rsidRPr="00BC38CC">
          <w:rPr>
            <w:b/>
            <w:bCs/>
            <w:lang w:val="en-IN"/>
          </w:rPr>
          <w:t>Can I use my card internationally?</w:t>
        </w:r>
      </w:ins>
    </w:p>
    <w:p w:rsidRPr="00967229" w:rsidR="00AD6658" w:rsidP="00AD6658" w:rsidRDefault="00AD6658" w14:paraId="4C14D6B4" w14:textId="11229A8F">
      <w:pPr>
        <w:rPr>
          <w:ins w:author="Namita Salgiya" w:date="2026-01-17T18:56:00Z" w16du:dateUtc="2026-01-17T13:26:00Z" w:id="53"/>
          <w:lang w:val="en-IN"/>
        </w:rPr>
      </w:pPr>
      <w:ins w:author="Namita Salgiya" w:date="2026-01-17T18:56:00Z" w16du:dateUtc="2026-01-17T13:26:00Z" w:id="54">
        <w:r w:rsidRPr="00967229">
          <w:rPr>
            <w:lang w:val="en-IN"/>
          </w:rPr>
          <w:t xml:space="preserve">Yes, you can use your Shaurya </w:t>
        </w:r>
      </w:ins>
      <w:ins w:author="Namita Salgiya" w:date="2026-01-17T18:57:00Z" w16du:dateUtc="2026-01-17T13:27:00Z" w:id="55">
        <w:r>
          <w:rPr>
            <w:lang w:val="en-IN"/>
          </w:rPr>
          <w:t xml:space="preserve">SELECT </w:t>
        </w:r>
      </w:ins>
      <w:ins w:author="Namita Salgiya" w:date="2026-01-17T18:56:00Z" w16du:dateUtc="2026-01-17T13:26:00Z" w:id="56">
        <w:r w:rsidRPr="005C2AE8">
          <w:rPr>
            <w:lang w:val="en-IN"/>
          </w:rPr>
          <w:t>SBI Card</w:t>
        </w:r>
        <w:r w:rsidRPr="00967229">
          <w:rPr>
            <w:lang w:val="en-IN"/>
          </w:rPr>
          <w:t xml:space="preserve"> </w:t>
        </w:r>
        <w:del w:author="Upadhyay , Shubham (SBICard)" w:date="2026-01-20T13:10:00Z" w16du:dateUtc="2026-01-20T07:40:00Z" w:id="57">
          <w:r w:rsidRPr="00967229" w:rsidDel="00FE2A8E">
            <w:rPr>
              <w:lang w:val="en-IN"/>
            </w:rPr>
            <w:delText xml:space="preserve">in </w:delText>
          </w:r>
        </w:del>
      </w:ins>
      <w:ins w:author="Upadhyay , Shubham (SBICard)" w:date="2026-01-20T13:10:00Z" w16du:dateUtc="2026-01-20T07:40:00Z" w:id="58">
        <w:r w:rsidR="00FE2A8E">
          <w:rPr>
            <w:lang w:val="en-IN"/>
          </w:rPr>
          <w:t xml:space="preserve">at </w:t>
        </w:r>
      </w:ins>
      <w:ins w:author="Namita Salgiya" w:date="2026-01-17T18:56:00Z" w16du:dateUtc="2026-01-17T13:26:00Z" w:id="59">
        <w:r w:rsidRPr="00967229">
          <w:rPr>
            <w:lang w:val="en-IN"/>
          </w:rPr>
          <w:t xml:space="preserve">over 44 million </w:t>
        </w:r>
        <w:r w:rsidRPr="00967229">
          <w:rPr>
            <w:lang w:val="en-IN" w:eastAsia="en-IN"/>
          </w:rPr>
          <w:t>merchant locations in 190 countries globally and 3.7 million terminals in India</w:t>
        </w:r>
        <w:r w:rsidRPr="00967229">
          <w:rPr>
            <w:lang w:val="en-IN"/>
          </w:rPr>
          <w:t xml:space="preserve">. Your card is </w:t>
        </w:r>
        <w:r>
          <w:t>a</w:t>
        </w:r>
        <w:r w:rsidRPr="00A15F75">
          <w:t>ccepted internationally at ATMs displaying Pulse, Discover &amp; Diners Club logos</w:t>
        </w:r>
        <w:r>
          <w:t>.</w:t>
        </w:r>
        <w:r w:rsidRPr="00967229">
          <w:rPr>
            <w:lang w:val="en-IN"/>
          </w:rPr>
          <w:t xml:space="preserve"> You can withdraw cash from over </w:t>
        </w:r>
        <w:r w:rsidRPr="00A15F75">
          <w:t xml:space="preserve">2 million ATMs </w:t>
        </w:r>
        <w:r w:rsidRPr="00BC38CC">
          <w:rPr>
            <w:lang w:val="en-IN"/>
          </w:rPr>
          <w:t>across the globe.</w:t>
        </w:r>
      </w:ins>
    </w:p>
    <w:p w:rsidRPr="00BC38CC" w:rsidR="00AD6658" w:rsidP="00AD6658" w:rsidRDefault="00AD6658" w14:paraId="567D992C" w14:textId="77777777">
      <w:pPr>
        <w:rPr>
          <w:ins w:author="Namita Salgiya" w:date="2026-01-17T18:56:00Z" w16du:dateUtc="2026-01-17T13:26:00Z" w:id="60"/>
          <w:b/>
          <w:bCs/>
          <w:lang w:val="en-IN"/>
        </w:rPr>
      </w:pPr>
      <w:ins w:author="Namita Salgiya" w:date="2026-01-17T18:56:00Z" w16du:dateUtc="2026-01-17T13:26:00Z" w:id="61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AD6658" w:rsidP="00AD6658" w:rsidRDefault="00AD6658" w14:paraId="2B6A0866" w14:textId="77777777">
      <w:pPr>
        <w:rPr>
          <w:ins w:author="Namita Salgiya" w:date="2026-01-17T18:56:00Z" w16du:dateUtc="2026-01-17T13:26:00Z" w:id="62"/>
          <w:lang w:val="en-IN"/>
        </w:rPr>
      </w:pPr>
      <w:ins w:author="Namita Salgiya" w:date="2026-01-17T18:56:00Z" w16du:dateUtc="2026-01-17T13:26:00Z" w:id="63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Pr="0041291A" w:rsidR="00AD6658" w:rsidP="0041291A" w:rsidRDefault="00AD6658" w14:paraId="453E7E3C" w14:textId="77777777">
      <w:pPr>
        <w:rPr>
          <w:rStyle w:val="Hyperlink"/>
          <w:b/>
          <w:bCs/>
          <w:u w:val="none"/>
        </w:rPr>
      </w:pPr>
    </w:p>
    <w:p w:rsidRPr="0041291A" w:rsidR="0041291A" w:rsidDel="00AD6658" w:rsidP="0041291A" w:rsidRDefault="0041291A" w14:paraId="7F57BB98" w14:textId="7001BFFD">
      <w:pPr>
        <w:pStyle w:val="ListParagraph"/>
        <w:numPr>
          <w:ilvl w:val="0"/>
          <w:numId w:val="1"/>
        </w:numPr>
        <w:rPr>
          <w:del w:author="Namita Salgiya" w:date="2026-01-17T18:55:00Z" w16du:dateUtc="2026-01-17T13:25:00Z" w:id="64"/>
        </w:rPr>
      </w:pPr>
      <w:del w:author="Namita Salgiya" w:date="2026-01-17T18:55:00Z" w16du:dateUtc="2026-01-17T13:25:00Z" w:id="65">
        <w:r w:rsidDel="00AD6658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DC733B" w:rsidP="0041291A" w:rsidRDefault="003442DC" w14:paraId="0EF01EB0" w14:textId="254C26EF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DC733B">
        <w:rPr>
          <w:lang w:val="en-IN"/>
        </w:rPr>
        <w:t>Accepted </w:t>
      </w:r>
      <w:del w:author="Upadhyay , Shubham (SBICard)" w:date="2026-01-20T13:10:00Z" w16du:dateUtc="2026-01-20T07:40:00Z" w:id="66">
        <w:r w:rsidRPr="00DC733B" w:rsidDel="00FE2A8E">
          <w:rPr>
            <w:lang w:val="en-IN"/>
          </w:rPr>
          <w:delText xml:space="preserve">in </w:delText>
        </w:r>
      </w:del>
      <w:ins w:author="Upadhyay , Shubham (SBICard)" w:date="2026-01-20T13:10:00Z" w16du:dateUtc="2026-01-20T07:40:00Z" w:id="67">
        <w:r w:rsidR="00FE2A8E">
          <w:rPr>
            <w:lang w:val="en-IN"/>
          </w:rPr>
          <w:t xml:space="preserve">at </w:t>
        </w:r>
      </w:ins>
      <w:r w:rsidRPr="00DC733B">
        <w:rPr>
          <w:lang w:val="en-IN"/>
        </w:rPr>
        <w:t xml:space="preserve">over </w:t>
      </w:r>
      <w:r w:rsidRPr="00DC733B" w:rsidR="00DC733B">
        <w:rPr>
          <w:lang w:val="en-IN"/>
        </w:rPr>
        <w:t>44</w:t>
      </w:r>
      <w:r w:rsidRPr="00DC733B">
        <w:rPr>
          <w:lang w:val="en-IN"/>
        </w:rPr>
        <w:t xml:space="preserve"> million </w:t>
      </w:r>
      <w:r w:rsidRPr="00DC733B" w:rsidR="00DC733B">
        <w:rPr>
          <w:lang w:val="en-IN" w:eastAsia="en-IN"/>
        </w:rPr>
        <w:t>merchant locations in 190 countries globally and 3.7 million terminals in India</w:t>
      </w:r>
    </w:p>
    <w:p w:rsidRPr="00DC733B" w:rsidR="00DC733B" w:rsidP="0041291A" w:rsidRDefault="00DC733B" w14:paraId="54327050" w14:textId="783F10BA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A15F75">
        <w:t>Accepted internationally at ATMs displaying Pulse, Discover &amp; Diners Club logos</w:t>
      </w:r>
    </w:p>
    <w:p w:rsidRPr="00A15F75" w:rsidR="00A15F75" w:rsidP="00A15F75" w:rsidRDefault="00A15F75" w14:paraId="38BD5180" w14:textId="77777777">
      <w:pPr>
        <w:rPr>
          <w:b/>
          <w:bCs/>
          <w:lang w:val="en-IN" w:eastAsia="en-IN"/>
        </w:rPr>
      </w:pPr>
      <w:r w:rsidRPr="00A15F75">
        <w:rPr>
          <w:b/>
          <w:bCs/>
          <w:lang w:val="en-IN" w:eastAsia="en-IN"/>
        </w:rPr>
        <w:t>Cash on the Go</w:t>
      </w:r>
    </w:p>
    <w:p w:rsidR="00A15F75" w:rsidP="0041291A" w:rsidRDefault="00A15F75" w14:paraId="2CA5D602" w14:textId="454908E7">
      <w:pPr>
        <w:pStyle w:val="ListParagraph"/>
        <w:numPr>
          <w:ilvl w:val="0"/>
          <w:numId w:val="9"/>
        </w:numPr>
      </w:pPr>
      <w:r w:rsidRPr="00A15F75">
        <w:t xml:space="preserve">Withdraw cash from </w:t>
      </w:r>
      <w:r>
        <w:t xml:space="preserve">over </w:t>
      </w:r>
      <w:r w:rsidRPr="00A15F75">
        <w:t>2 million ATMs across 190 countries</w:t>
      </w:r>
      <w:ins w:author="Upadhyay , Shubham (SBICard)" w:date="2026-01-20T13:10:00Z" w16du:dateUtc="2026-01-20T07:40:00Z" w:id="68">
        <w:r w:rsidR="00FE2A8E">
          <w:t xml:space="preserve"> </w:t>
        </w:r>
      </w:ins>
      <w:r w:rsidRPr="00A15F75">
        <w:t>/</w:t>
      </w:r>
      <w:ins w:author="Upadhyay , Shubham (SBICard)" w:date="2026-01-20T13:10:00Z" w16du:dateUtc="2026-01-20T07:40:00Z" w:id="69">
        <w:r w:rsidR="00FE2A8E">
          <w:t xml:space="preserve"> </w:t>
        </w:r>
      </w:ins>
      <w:r w:rsidRPr="00A15F75">
        <w:t>territories, including 43,000+ SBI ATMs in India.</w:t>
      </w:r>
    </w:p>
    <w:p w:rsidRPr="00A15F75" w:rsidR="00A15F75" w:rsidP="0041291A" w:rsidRDefault="00A15F75" w14:paraId="0B472416" w14:textId="623DA12D">
      <w:pPr>
        <w:pStyle w:val="ListParagraph"/>
        <w:numPr>
          <w:ilvl w:val="0"/>
          <w:numId w:val="9"/>
        </w:numPr>
      </w:pPr>
      <w:r w:rsidRPr="00A15F75">
        <w:t>Accepted internationally at ATMs displaying Pulse, Discover &amp; Diners Club logos.</w:t>
      </w:r>
    </w:p>
    <w:p w:rsidRPr="004A5805" w:rsidR="003442DC" w:rsidP="003442DC" w:rsidRDefault="003442DC" w14:paraId="7837CA6A" w14:textId="43546109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r w:rsidR="009C6A05">
        <w:rPr>
          <w:b/>
          <w:bCs/>
          <w:lang w:val="en-IN"/>
        </w:rPr>
        <w:t xml:space="preserve"> EMI</w:t>
      </w:r>
    </w:p>
    <w:p w:rsidRPr="004A5805" w:rsidR="003442DC" w:rsidP="0041291A" w:rsidRDefault="003442DC" w14:paraId="0F5D2D90" w14:textId="77777777">
      <w:pPr>
        <w:pStyle w:val="ListParagraph"/>
        <w:numPr>
          <w:ilvl w:val="0"/>
          <w:numId w:val="3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41291A" w:rsidRDefault="003442DC" w14:paraId="04A993E8" w14:textId="77777777">
      <w:pPr>
        <w:pStyle w:val="ListParagraph"/>
        <w:numPr>
          <w:ilvl w:val="0"/>
          <w:numId w:val="3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3442DC" w:rsidP="0041291A" w:rsidRDefault="003442DC" w14:paraId="789BCD4C" w14:textId="77777777">
      <w:pPr>
        <w:pStyle w:val="ListParagraph"/>
        <w:numPr>
          <w:ilvl w:val="0"/>
          <w:numId w:val="3"/>
        </w:numPr>
        <w:rPr>
          <w:ins w:author="Namita Salgiya" w:date="2026-01-17T18:55:00Z" w16du:dateUtc="2026-01-17T13:25:00Z" w:id="70"/>
        </w:rPr>
      </w:pPr>
      <w:hyperlink w:tgtFrame="_blank" w:history="1" r:id="rId24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AD6658" w:rsidP="00AD6658" w:rsidRDefault="00AD6658" w14:paraId="42A1E392" w14:textId="77777777">
      <w:pPr>
        <w:rPr>
          <w:ins w:author="Namita Salgiya" w:date="2026-01-17T18:55:00Z" w16du:dateUtc="2026-01-17T13:25:00Z" w:id="71"/>
          <w:b/>
          <w:bCs/>
          <w:lang w:val="en-IN"/>
        </w:rPr>
      </w:pPr>
      <w:bookmarkStart w:name="_Hlk219363897" w:id="72"/>
      <w:ins w:author="Namita Salgiya" w:date="2026-01-17T18:55:00Z" w16du:dateUtc="2026-01-17T13:25:00Z" w:id="73">
        <w:r w:rsidRPr="00F534F3">
          <w:rPr>
            <w:b/>
            <w:bCs/>
            <w:lang w:val="en-IN"/>
          </w:rPr>
          <w:t>Add-on Cards</w:t>
        </w:r>
      </w:ins>
    </w:p>
    <w:p w:rsidRPr="00AC1ED4" w:rsidR="00AD6658" w:rsidP="00AD6658" w:rsidRDefault="00AD6658" w14:paraId="57A43566" w14:textId="77777777">
      <w:pPr>
        <w:pStyle w:val="ListParagraph"/>
        <w:numPr>
          <w:ilvl w:val="0"/>
          <w:numId w:val="14"/>
        </w:numPr>
        <w:rPr>
          <w:ins w:author="Namita Salgiya" w:date="2026-01-17T18:55:00Z" w16du:dateUtc="2026-01-17T13:25:00Z" w:id="74"/>
        </w:rPr>
      </w:pPr>
      <w:ins w:author="Namita Salgiya" w:date="2026-01-17T18:55:00Z" w16du:dateUtc="2026-01-17T13:25:00Z" w:id="75">
        <w:r>
          <w:lastRenderedPageBreak/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AD6658" w:rsidP="00AD6658" w:rsidRDefault="00AD6658" w14:paraId="51A17055" w14:textId="77777777">
      <w:pPr>
        <w:rPr>
          <w:ins w:author="Namita Salgiya" w:date="2026-01-17T18:55:00Z" w16du:dateUtc="2026-01-17T13:25:00Z" w:id="76"/>
          <w:b/>
          <w:bCs/>
        </w:rPr>
      </w:pPr>
      <w:ins w:author="Namita Salgiya" w:date="2026-01-17T18:55:00Z" w16du:dateUtc="2026-01-17T13:25:00Z" w:id="77">
        <w:r w:rsidRPr="00AC1ED4">
          <w:rPr>
            <w:b/>
            <w:bCs/>
          </w:rPr>
          <w:t>Easy Bill Pay Facility</w:t>
        </w:r>
      </w:ins>
    </w:p>
    <w:p w:rsidRPr="00AC1ED4" w:rsidR="00AD6658" w:rsidP="00AD6658" w:rsidRDefault="00AD6658" w14:paraId="395F4465" w14:textId="77777777">
      <w:pPr>
        <w:pStyle w:val="ListParagraph"/>
        <w:numPr>
          <w:ilvl w:val="0"/>
          <w:numId w:val="14"/>
        </w:numPr>
        <w:rPr>
          <w:ins w:author="Namita Salgiya" w:date="2026-01-17T18:55:00Z" w16du:dateUtc="2026-01-17T13:25:00Z" w:id="78"/>
        </w:rPr>
      </w:pPr>
      <w:ins w:author="Namita Salgiya" w:date="2026-01-17T18:55:00Z" w16du:dateUtc="2026-01-17T13:25:00Z" w:id="79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AD6658" w:rsidP="00AD6658" w:rsidRDefault="00AD6658" w14:paraId="16CFB687" w14:textId="77777777">
      <w:pPr>
        <w:rPr>
          <w:ins w:author="Namita Salgiya" w:date="2026-01-17T18:55:00Z" w16du:dateUtc="2026-01-17T13:25:00Z" w:id="80"/>
          <w:b/>
          <w:bCs/>
        </w:rPr>
      </w:pPr>
      <w:ins w:author="Namita Salgiya" w:date="2026-01-17T18:55:00Z" w16du:dateUtc="2026-01-17T13:25:00Z" w:id="81">
        <w:r w:rsidRPr="005E66AE">
          <w:rPr>
            <w:b/>
            <w:bCs/>
          </w:rPr>
          <w:t>Balance Transfer on EMI</w:t>
        </w:r>
      </w:ins>
    </w:p>
    <w:p w:rsidRPr="005E66AE" w:rsidR="00AD6658" w:rsidP="00AD6658" w:rsidRDefault="00AD6658" w14:paraId="399A18BC" w14:textId="77777777">
      <w:pPr>
        <w:pStyle w:val="ListParagraph"/>
        <w:numPr>
          <w:ilvl w:val="0"/>
          <w:numId w:val="3"/>
        </w:numPr>
        <w:rPr>
          <w:ins w:author="Namita Salgiya" w:date="2026-01-17T18:55:00Z" w16du:dateUtc="2026-01-17T13:25:00Z" w:id="82"/>
        </w:rPr>
      </w:pPr>
      <w:ins w:author="Namita Salgiya" w:date="2026-01-17T18:55:00Z" w16du:dateUtc="2026-01-17T13:25:00Z" w:id="83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AD6658" w:rsidP="00AD6658" w:rsidRDefault="00AD6658" w14:paraId="67B3A6E8" w14:textId="32358F7B">
      <w:pPr>
        <w:pStyle w:val="ListParagraph"/>
        <w:numPr>
          <w:ilvl w:val="0"/>
          <w:numId w:val="3"/>
        </w:numPr>
        <w:rPr>
          <w:ins w:author="Namita Salgiya" w:date="2026-01-17T18:55:00Z" w16du:dateUtc="2026-01-17T13:25:00Z" w:id="84"/>
        </w:rPr>
      </w:pPr>
      <w:ins w:author="Namita Salgiya" w:date="2026-01-17T18:55:00Z" w16du:dateUtc="2026-01-17T13:25:00Z" w:id="85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967229">
          <w:rPr>
            <w:lang w:val="en-IN"/>
          </w:rPr>
          <w:t xml:space="preserve">Shaurya </w:t>
        </w:r>
      </w:ins>
      <w:ins w:author="Namita Salgiya" w:date="2026-01-17T18:56:00Z" w16du:dateUtc="2026-01-17T13:26:00Z" w:id="86">
        <w:r>
          <w:rPr>
            <w:lang w:val="en-IN"/>
          </w:rPr>
          <w:t xml:space="preserve">SELECT </w:t>
        </w:r>
      </w:ins>
      <w:ins w:author="Namita Salgiya" w:date="2026-01-17T18:55:00Z" w16du:dateUtc="2026-01-17T13:25:00Z" w:id="87">
        <w:r w:rsidRPr="005C2AE8">
          <w:rPr>
            <w:lang w:val="en-IN"/>
          </w:rPr>
          <w:t>SBI Card</w:t>
        </w:r>
        <w:r w:rsidRPr="00967229">
          <w:rPr>
            <w:lang w:val="en-IN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CA2AD8" w:rsidR="00AD6658" w:rsidP="00AD6658" w:rsidRDefault="00AD6658" w14:paraId="71B010D1" w14:textId="123836B7">
      <w:pPr>
        <w:pStyle w:val="ListParagraph"/>
        <w:numPr>
          <w:ilvl w:val="0"/>
          <w:numId w:val="3"/>
        </w:numPr>
      </w:pPr>
      <w:ins w:author="Namita Salgiya" w:date="2026-01-17T18:55:00Z" w16du:dateUtc="2026-01-17T13:25:00Z" w:id="88">
        <w:r w:rsidRPr="00247784">
          <w:t>Login to your account to avail this facility.</w:t>
        </w:r>
      </w:ins>
      <w:bookmarkEnd w:id="72"/>
    </w:p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p w:rsidR="0055656D" w:rsidP="0055656D" w:rsidRDefault="0055656D" w14:paraId="7DF2500B" w14:textId="77777777">
      <w:pPr>
        <w:pStyle w:val="ListParagraph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B644E7"/>
    <w:multiLevelType w:val="hybridMultilevel"/>
    <w:tmpl w:val="5CC66E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0C4184"/>
    <w:multiLevelType w:val="hybridMultilevel"/>
    <w:tmpl w:val="4B0C5E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88112A"/>
    <w:multiLevelType w:val="hybridMultilevel"/>
    <w:tmpl w:val="5AAE53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3E7275"/>
    <w:multiLevelType w:val="hybridMultilevel"/>
    <w:tmpl w:val="844619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2045D2"/>
    <w:multiLevelType w:val="hybridMultilevel"/>
    <w:tmpl w:val="ACDC24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9E4EFD"/>
    <w:multiLevelType w:val="hybridMultilevel"/>
    <w:tmpl w:val="FFC241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9D122F7"/>
    <w:multiLevelType w:val="hybridMultilevel"/>
    <w:tmpl w:val="2EB404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A3514F4"/>
    <w:multiLevelType w:val="hybridMultilevel"/>
    <w:tmpl w:val="D92024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3E7484"/>
    <w:multiLevelType w:val="hybridMultilevel"/>
    <w:tmpl w:val="A06241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F049FF"/>
    <w:multiLevelType w:val="hybridMultilevel"/>
    <w:tmpl w:val="1180C8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BFB50B1"/>
    <w:multiLevelType w:val="hybridMultilevel"/>
    <w:tmpl w:val="AF18D3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4751479">
    <w:abstractNumId w:val="1"/>
  </w:num>
  <w:num w:numId="2" w16cid:durableId="1282304887">
    <w:abstractNumId w:val="12"/>
  </w:num>
  <w:num w:numId="3" w16cid:durableId="46493500">
    <w:abstractNumId w:val="0"/>
  </w:num>
  <w:num w:numId="4" w16cid:durableId="863861933">
    <w:abstractNumId w:val="2"/>
  </w:num>
  <w:num w:numId="5" w16cid:durableId="746001421">
    <w:abstractNumId w:val="8"/>
  </w:num>
  <w:num w:numId="6" w16cid:durableId="293946703">
    <w:abstractNumId w:val="4"/>
  </w:num>
  <w:num w:numId="7" w16cid:durableId="1605844312">
    <w:abstractNumId w:val="5"/>
  </w:num>
  <w:num w:numId="8" w16cid:durableId="687096603">
    <w:abstractNumId w:val="3"/>
  </w:num>
  <w:num w:numId="9" w16cid:durableId="1787389806">
    <w:abstractNumId w:val="9"/>
  </w:num>
  <w:num w:numId="10" w16cid:durableId="118426070">
    <w:abstractNumId w:val="7"/>
  </w:num>
  <w:num w:numId="11" w16cid:durableId="1745028986">
    <w:abstractNumId w:val="6"/>
  </w:num>
  <w:num w:numId="12" w16cid:durableId="1977249214">
    <w:abstractNumId w:val="11"/>
  </w:num>
  <w:num w:numId="13" w16cid:durableId="1260021896">
    <w:abstractNumId w:val="13"/>
  </w:num>
  <w:num w:numId="14" w16cid:durableId="2140219596">
    <w:abstractNumId w:val="10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1A3F"/>
    <w:rsid w:val="0003616C"/>
    <w:rsid w:val="000401FB"/>
    <w:rsid w:val="00052DB0"/>
    <w:rsid w:val="00061D4B"/>
    <w:rsid w:val="00066BFA"/>
    <w:rsid w:val="0008778C"/>
    <w:rsid w:val="0009775C"/>
    <w:rsid w:val="000B34BB"/>
    <w:rsid w:val="000C0AF9"/>
    <w:rsid w:val="00122BDC"/>
    <w:rsid w:val="00130F13"/>
    <w:rsid w:val="00144A33"/>
    <w:rsid w:val="0014761C"/>
    <w:rsid w:val="001535C0"/>
    <w:rsid w:val="001573BC"/>
    <w:rsid w:val="00160CD9"/>
    <w:rsid w:val="0016334A"/>
    <w:rsid w:val="00166BEB"/>
    <w:rsid w:val="001703CE"/>
    <w:rsid w:val="00172B63"/>
    <w:rsid w:val="00187418"/>
    <w:rsid w:val="001B367E"/>
    <w:rsid w:val="001C5B69"/>
    <w:rsid w:val="001D6345"/>
    <w:rsid w:val="00250CD9"/>
    <w:rsid w:val="002820E4"/>
    <w:rsid w:val="0029715F"/>
    <w:rsid w:val="00297262"/>
    <w:rsid w:val="002A4D5C"/>
    <w:rsid w:val="002D38D6"/>
    <w:rsid w:val="002F0DDF"/>
    <w:rsid w:val="00311B56"/>
    <w:rsid w:val="00333F6C"/>
    <w:rsid w:val="00336966"/>
    <w:rsid w:val="003442DC"/>
    <w:rsid w:val="00345E13"/>
    <w:rsid w:val="003465A7"/>
    <w:rsid w:val="00371E00"/>
    <w:rsid w:val="00372F4F"/>
    <w:rsid w:val="0037703F"/>
    <w:rsid w:val="003807B2"/>
    <w:rsid w:val="00396F00"/>
    <w:rsid w:val="00397F9C"/>
    <w:rsid w:val="003A570E"/>
    <w:rsid w:val="003B5820"/>
    <w:rsid w:val="003D5A56"/>
    <w:rsid w:val="003D715C"/>
    <w:rsid w:val="003E5D0A"/>
    <w:rsid w:val="0041023F"/>
    <w:rsid w:val="0041291A"/>
    <w:rsid w:val="0041708E"/>
    <w:rsid w:val="00420D19"/>
    <w:rsid w:val="0042325B"/>
    <w:rsid w:val="004A5805"/>
    <w:rsid w:val="004D7712"/>
    <w:rsid w:val="00513A0B"/>
    <w:rsid w:val="00524A79"/>
    <w:rsid w:val="005310B6"/>
    <w:rsid w:val="00532FCE"/>
    <w:rsid w:val="005367DF"/>
    <w:rsid w:val="00541D69"/>
    <w:rsid w:val="00555A8B"/>
    <w:rsid w:val="0055656D"/>
    <w:rsid w:val="005643BE"/>
    <w:rsid w:val="005A1DA6"/>
    <w:rsid w:val="005A6AAE"/>
    <w:rsid w:val="005B4827"/>
    <w:rsid w:val="005B4E27"/>
    <w:rsid w:val="005C56BF"/>
    <w:rsid w:val="005E11EA"/>
    <w:rsid w:val="005E5098"/>
    <w:rsid w:val="005E6DC4"/>
    <w:rsid w:val="005E760D"/>
    <w:rsid w:val="0061261C"/>
    <w:rsid w:val="00623C5E"/>
    <w:rsid w:val="0063055D"/>
    <w:rsid w:val="00633BFD"/>
    <w:rsid w:val="006370E5"/>
    <w:rsid w:val="00654AA7"/>
    <w:rsid w:val="00677EBF"/>
    <w:rsid w:val="00681931"/>
    <w:rsid w:val="00687E6A"/>
    <w:rsid w:val="006938F5"/>
    <w:rsid w:val="006A2631"/>
    <w:rsid w:val="006E42F3"/>
    <w:rsid w:val="006F5D77"/>
    <w:rsid w:val="007275A2"/>
    <w:rsid w:val="00742F09"/>
    <w:rsid w:val="00746951"/>
    <w:rsid w:val="007550F8"/>
    <w:rsid w:val="00760ED7"/>
    <w:rsid w:val="007743B8"/>
    <w:rsid w:val="007D1F95"/>
    <w:rsid w:val="007D3A5F"/>
    <w:rsid w:val="007E6A3E"/>
    <w:rsid w:val="0083076E"/>
    <w:rsid w:val="00832A62"/>
    <w:rsid w:val="00834B4F"/>
    <w:rsid w:val="00835740"/>
    <w:rsid w:val="00854DAB"/>
    <w:rsid w:val="0088605F"/>
    <w:rsid w:val="008A3841"/>
    <w:rsid w:val="008A79B8"/>
    <w:rsid w:val="008B33B9"/>
    <w:rsid w:val="008C1F05"/>
    <w:rsid w:val="008E1303"/>
    <w:rsid w:val="008E4E96"/>
    <w:rsid w:val="00903441"/>
    <w:rsid w:val="0090374C"/>
    <w:rsid w:val="00905366"/>
    <w:rsid w:val="009164D7"/>
    <w:rsid w:val="00931386"/>
    <w:rsid w:val="00937EE0"/>
    <w:rsid w:val="009445F5"/>
    <w:rsid w:val="00944F50"/>
    <w:rsid w:val="00965A98"/>
    <w:rsid w:val="00970934"/>
    <w:rsid w:val="009863B2"/>
    <w:rsid w:val="00995FCF"/>
    <w:rsid w:val="0099616A"/>
    <w:rsid w:val="009A176A"/>
    <w:rsid w:val="009B506E"/>
    <w:rsid w:val="009C0D9E"/>
    <w:rsid w:val="009C6A05"/>
    <w:rsid w:val="009C6EE4"/>
    <w:rsid w:val="009E56DF"/>
    <w:rsid w:val="00A13F55"/>
    <w:rsid w:val="00A150C5"/>
    <w:rsid w:val="00A15F75"/>
    <w:rsid w:val="00A27FC1"/>
    <w:rsid w:val="00A349F8"/>
    <w:rsid w:val="00A3750F"/>
    <w:rsid w:val="00A579B5"/>
    <w:rsid w:val="00A80E72"/>
    <w:rsid w:val="00AB066D"/>
    <w:rsid w:val="00AB255A"/>
    <w:rsid w:val="00AB6998"/>
    <w:rsid w:val="00AC2D69"/>
    <w:rsid w:val="00AC527C"/>
    <w:rsid w:val="00AC75F2"/>
    <w:rsid w:val="00AD11D6"/>
    <w:rsid w:val="00AD6658"/>
    <w:rsid w:val="00AF4A2A"/>
    <w:rsid w:val="00B006CC"/>
    <w:rsid w:val="00B1459B"/>
    <w:rsid w:val="00B2066F"/>
    <w:rsid w:val="00B2334D"/>
    <w:rsid w:val="00B37132"/>
    <w:rsid w:val="00B5223F"/>
    <w:rsid w:val="00B67576"/>
    <w:rsid w:val="00B74F63"/>
    <w:rsid w:val="00B850D2"/>
    <w:rsid w:val="00BA2D1B"/>
    <w:rsid w:val="00BA54D0"/>
    <w:rsid w:val="00BC633B"/>
    <w:rsid w:val="00BD5D9E"/>
    <w:rsid w:val="00BE1E8A"/>
    <w:rsid w:val="00C0674E"/>
    <w:rsid w:val="00C116B5"/>
    <w:rsid w:val="00C15207"/>
    <w:rsid w:val="00C17224"/>
    <w:rsid w:val="00C208DF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D00240"/>
    <w:rsid w:val="00D13F56"/>
    <w:rsid w:val="00D203EB"/>
    <w:rsid w:val="00D34CF6"/>
    <w:rsid w:val="00D41563"/>
    <w:rsid w:val="00D651FB"/>
    <w:rsid w:val="00D85B4A"/>
    <w:rsid w:val="00D908E9"/>
    <w:rsid w:val="00DB41A6"/>
    <w:rsid w:val="00DB479D"/>
    <w:rsid w:val="00DB606B"/>
    <w:rsid w:val="00DB63DD"/>
    <w:rsid w:val="00DB690D"/>
    <w:rsid w:val="00DC1E35"/>
    <w:rsid w:val="00DC733B"/>
    <w:rsid w:val="00DE4DB7"/>
    <w:rsid w:val="00E375D3"/>
    <w:rsid w:val="00E40FC4"/>
    <w:rsid w:val="00E52331"/>
    <w:rsid w:val="00E56665"/>
    <w:rsid w:val="00E606BF"/>
    <w:rsid w:val="00E62FE6"/>
    <w:rsid w:val="00E76AA0"/>
    <w:rsid w:val="00E831EB"/>
    <w:rsid w:val="00EC3BB6"/>
    <w:rsid w:val="00ED42B1"/>
    <w:rsid w:val="00EE6928"/>
    <w:rsid w:val="00F10E4C"/>
    <w:rsid w:val="00F13E04"/>
    <w:rsid w:val="00F15C67"/>
    <w:rsid w:val="00F23D00"/>
    <w:rsid w:val="00F318DC"/>
    <w:rsid w:val="00F31F00"/>
    <w:rsid w:val="00F43862"/>
    <w:rsid w:val="00F711A7"/>
    <w:rsid w:val="00F87E03"/>
    <w:rsid w:val="00F91914"/>
    <w:rsid w:val="00FB78C6"/>
    <w:rsid w:val="00FD2695"/>
    <w:rsid w:val="00FD42CD"/>
    <w:rsid w:val="00FE2A8E"/>
    <w:rsid w:val="02202EF3"/>
    <w:rsid w:val="0480DD1F"/>
    <w:rsid w:val="05D07523"/>
    <w:rsid w:val="130C750E"/>
    <w:rsid w:val="164D83AE"/>
    <w:rsid w:val="19030D47"/>
    <w:rsid w:val="24B072FC"/>
    <w:rsid w:val="24CE4BA0"/>
    <w:rsid w:val="2527661E"/>
    <w:rsid w:val="25F9853D"/>
    <w:rsid w:val="383015AD"/>
    <w:rsid w:val="43A3E3CE"/>
    <w:rsid w:val="4CFA7D12"/>
    <w:rsid w:val="55510CDD"/>
    <w:rsid w:val="5C4879FD"/>
    <w:rsid w:val="5F345FC7"/>
    <w:rsid w:val="6FE89DB9"/>
    <w:rsid w:val="72D1CD0C"/>
    <w:rsid w:val="77F8204D"/>
    <w:rsid w:val="7BECA909"/>
    <w:rsid w:val="7F86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A15F7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Revision">
    <w:name w:val="Revision"/>
    <w:hidden/>
    <w:uiPriority w:val="99"/>
    <w:semiHidden/>
    <w:rsid w:val="003807B2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annexure-c-claim-form.pdf" TargetMode="External" Id="rId13" /><Relationship Type="http://schemas.openxmlformats.org/officeDocument/2006/relationships/styles" Target="styles.xml" Id="rId3" /><Relationship Type="http://schemas.openxmlformats.org/officeDocument/2006/relationships/hyperlink" Target="https://www.rupay.co.in/lounges" TargetMode="External" Id="rId21" /><Relationship Type="http://schemas.openxmlformats.org/officeDocument/2006/relationships/numbering" Target="numbering.xml" Id="rId2" /><Relationship Type="http://schemas.openxmlformats.org/officeDocument/2006/relationships/hyperlink" Target="https://www.sbicard.com/sbi-card-en/assets/docs/pdf/annexure-d-revised-declaration-form.pdf" TargetMode="External" Id="rId16" /><Relationship Type="http://schemas.openxmlformats.org/officeDocument/2006/relationships/hyperlink" Target="https://www.sbicard.com/sbi-card-en/assets/docs/pdf/annexure-c-claim-form-2022-23.pdf" TargetMode="External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hyperlink" Target="https://www.sbicard.com/en/personal/rewards.page" TargetMode="External" Id="rId11" /><Relationship Type="http://schemas.openxmlformats.org/officeDocument/2006/relationships/hyperlink" Target="https://www.sbicard.com/en/personal/benefits/lower-interest-option/flexi-pay.page" TargetMode="External" Id="rId24" /><Relationship Type="http://schemas.openxmlformats.org/officeDocument/2006/relationships/webSettings" Target="webSettings.xml" Id="rId5" /><Relationship Type="http://schemas.openxmlformats.org/officeDocument/2006/relationships/hyperlink" Target="https://www.sbicard.com/sbi-card-en/assets/docs/pdf/annexure-b-faq.pdf" TargetMode="External" Id="rId15" /><Relationship Type="http://schemas.openxmlformats.org/officeDocument/2006/relationships/hyperlink" Target="https://www.sbicard.com/en/most-important-terms-and-conditions.page" TargetMode="External" Id="rId23" /><Relationship Type="http://schemas.openxmlformats.org/officeDocument/2006/relationships/hyperlink" Target="https://www.sbicard.com/sbi-card-en/assets/docs/pdf/annerxure-a-claims-process-tata-aig-converted.pdf" TargetMode="External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hyperlink" Target="https://www.sbicard.com/sbi-card-en/assets/docs/pdf/annerxure-a-claims-process.pdf" TargetMode="External" Id="rId14" /><Relationship Type="http://schemas.openxmlformats.org/officeDocument/2006/relationships/hyperlink" Target="https://www.sbicard.com/en/personal/credit-cards/lifestyle/sbi-card-elite.page" TargetMode="External" Id="rId22" /><Relationship Type="http://schemas.microsoft.com/office/2011/relationships/people" Target="peop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2026-01-20T07:41:00.0000000Z</dcterms:created>
  <dcterms:modified xsi:type="dcterms:W3CDTF">2026-03-19T07:01:28.8864606Z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