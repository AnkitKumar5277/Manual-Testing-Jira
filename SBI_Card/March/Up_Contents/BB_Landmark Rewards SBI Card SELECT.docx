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D7360" w:rsidR="0008778C" w:rsidP="00F15C67" w:rsidRDefault="00BD7360" w14:paraId="5528B991" w14:textId="391760F3">
      <w:pPr>
        <w:jc w:val="center"/>
        <w:rPr>
          <w:rFonts w:ascii="Sari Offc" w:hAnsi="Sari Offc"/>
          <w:b/>
          <w:bCs/>
          <w:sz w:val="24"/>
          <w:szCs w:val="24"/>
          <w:lang w:val="en-IN"/>
        </w:rPr>
      </w:pPr>
      <w:hyperlink w:history="1" r:id="rId6">
        <w:r w:rsidRPr="00BD7360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Landmark Rewards </w:t>
        </w:r>
        <w:r w:rsidRPr="00BD7360" w:rsidR="0008778C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SBI </w:t>
        </w:r>
        <w:r w:rsidRPr="00BD7360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Card </w:t>
        </w:r>
        <w:r w:rsidRPr="00BD7360" w:rsidR="0008778C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>SELECT</w:t>
        </w:r>
      </w:hyperlink>
    </w:p>
    <w:p w:rsidRPr="00BD7360" w:rsidR="00F15C67" w:rsidP="00F15C67" w:rsidRDefault="008C1F05" w14:paraId="7B6684A4" w14:textId="188B1A8D">
      <w:pPr>
        <w:jc w:val="center"/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 xml:space="preserve">Get </w:t>
      </w:r>
      <w:r w:rsidRPr="00BD7360" w:rsidR="00BD7360">
        <w:rPr>
          <w:rFonts w:ascii="Sari Offc" w:hAnsi="Sari Offc"/>
          <w:sz w:val="24"/>
          <w:szCs w:val="24"/>
          <w:lang w:val="en-IN"/>
        </w:rPr>
        <w:t xml:space="preserve">More Out </w:t>
      </w:r>
      <w:r w:rsidRPr="00BD7360">
        <w:rPr>
          <w:rFonts w:ascii="Sari Offc" w:hAnsi="Sari Offc"/>
          <w:sz w:val="24"/>
          <w:szCs w:val="24"/>
          <w:lang w:val="en-IN"/>
        </w:rPr>
        <w:t xml:space="preserve">of </w:t>
      </w:r>
      <w:r w:rsidRPr="00BD7360" w:rsidR="00BD7360">
        <w:rPr>
          <w:rFonts w:ascii="Sari Offc" w:hAnsi="Sari Offc"/>
          <w:sz w:val="24"/>
          <w:szCs w:val="24"/>
          <w:lang w:val="en-IN"/>
        </w:rPr>
        <w:t>Shopping</w:t>
      </w:r>
    </w:p>
    <w:p w:rsidRPr="00BD7360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BD736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BD7360" w:rsidR="0008778C" w:rsidP="0008778C" w:rsidRDefault="0008778C" w14:paraId="0B093E59" w14:textId="77777777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Welcome Benefits</w:t>
      </w:r>
    </w:p>
    <w:p w:rsidRPr="00BD7360" w:rsidR="00F711A7" w:rsidP="00F711A7" w:rsidRDefault="00F711A7" w14:paraId="52403991" w14:textId="13A322C2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Milestone Benefits</w:t>
      </w:r>
    </w:p>
    <w:p w:rsidR="008A79B8" w:rsidP="008A79B8" w:rsidRDefault="00903441" w14:paraId="0A8DBA04" w14:textId="42986ACC">
      <w:pPr>
        <w:pStyle w:val="ListParagraph"/>
        <w:numPr>
          <w:ilvl w:val="0"/>
          <w:numId w:val="1"/>
        </w:numPr>
        <w:rPr>
          <w:ins w:author="Namita Salgiya" w:date="2026-01-16T14:02:00Z" w16du:dateUtc="2026-01-16T08:32:00Z" w:id="0"/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Reward</w:t>
      </w:r>
      <w:r w:rsidRPr="00BD7360" w:rsidR="008A79B8">
        <w:rPr>
          <w:rFonts w:ascii="Sari Offc" w:hAnsi="Sari Offc"/>
          <w:sz w:val="24"/>
          <w:szCs w:val="24"/>
          <w:lang w:val="en-IN" w:eastAsia="en-IN"/>
        </w:rPr>
        <w:t xml:space="preserve"> Benefits</w:t>
      </w:r>
    </w:p>
    <w:p w:rsidRPr="000C103B" w:rsidR="000C103B" w:rsidRDefault="000C103B" w14:paraId="5D680897" w14:textId="367A245E">
      <w:pPr>
        <w:rPr>
          <w:rFonts w:ascii="Sari Offc" w:hAnsi="Sari Offc"/>
          <w:sz w:val="24"/>
          <w:szCs w:val="24"/>
          <w:lang w:val="en-IN" w:eastAsia="en-IN"/>
          <w:rPrChange w:author="Namita Salgiya" w:date="2026-01-16T14:02:00Z" w16du:dateUtc="2026-01-16T08:32:00Z" w:id="1">
            <w:rPr>
              <w:lang w:val="en-IN" w:eastAsia="en-IN"/>
            </w:rPr>
          </w:rPrChange>
        </w:rPr>
        <w:pPrChange w:author="Namita Salgiya" w:date="2026-01-16T14:02:00Z" w16du:dateUtc="2026-01-16T08:32:00Z" w:id="2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16T14:03:00Z" w:id="3">
        <w:r w:rsidRPr="000C103B">
          <w:rPr>
            <w:rFonts w:ascii="Sari Offc" w:hAnsi="Sari Offc"/>
            <w:sz w:val="24"/>
            <w:szCs w:val="24"/>
            <w:lang w:eastAsia="en-IN"/>
          </w:rPr>
          <w:t>Designed to make every shopping experience more rewarding with unmatched convenience and benefits.</w:t>
        </w:r>
      </w:ins>
    </w:p>
    <w:p w:rsidRPr="00BD7360" w:rsidR="0008778C" w:rsidDel="000C103B" w:rsidP="002820E4" w:rsidRDefault="00C15207" w14:paraId="3D19DCC0" w14:textId="45E8F84B">
      <w:pPr>
        <w:rPr>
          <w:del w:author="Namita Salgiya" w:date="2026-01-16T14:02:00Z" w16du:dateUtc="2026-01-16T08:32:00Z" w:id="4"/>
          <w:rFonts w:ascii="Sari Offc" w:hAnsi="Sari Offc"/>
          <w:sz w:val="24"/>
          <w:szCs w:val="24"/>
          <w:lang w:eastAsia="en-IN"/>
        </w:rPr>
      </w:pPr>
      <w:del w:author="Namita Salgiya" w:date="2026-01-16T14:02:00Z" w16du:dateUtc="2026-01-16T08:32:00Z" w:id="5">
        <w:r w:rsidRPr="00BD7360" w:rsidDel="000C103B">
          <w:rPr>
            <w:rFonts w:ascii="Sari Offc" w:hAnsi="Sari Offc"/>
            <w:sz w:val="24"/>
            <w:szCs w:val="24"/>
            <w:lang w:eastAsia="en-IN"/>
          </w:rPr>
          <w:delText xml:space="preserve">Get </w:delText>
        </w:r>
        <w:r w:rsidRPr="00BD7360" w:rsidDel="000C103B" w:rsidR="0008778C">
          <w:rPr>
            <w:rFonts w:ascii="Sari Offc" w:hAnsi="Sari Offc"/>
            <w:sz w:val="24"/>
            <w:szCs w:val="24"/>
            <w:lang w:eastAsia="en-IN"/>
          </w:rPr>
          <w:delText>6</w:delText>
        </w:r>
        <w:r w:rsidRPr="00BD7360" w:rsidDel="000C103B">
          <w:rPr>
            <w:rFonts w:ascii="Sari Offc" w:hAnsi="Sari Offc"/>
            <w:sz w:val="24"/>
            <w:szCs w:val="24"/>
            <w:lang w:eastAsia="en-IN"/>
          </w:rPr>
          <w:delText xml:space="preserve">,000 </w:delText>
        </w:r>
        <w:r w:rsidRPr="00BD7360" w:rsidDel="000C103B" w:rsidR="00BD7360">
          <w:rPr>
            <w:rFonts w:ascii="Sari Offc" w:hAnsi="Sari Offc"/>
            <w:sz w:val="24"/>
            <w:szCs w:val="24"/>
            <w:lang w:eastAsia="en-IN"/>
          </w:rPr>
          <w:delText xml:space="preserve">Reward Points </w:delText>
        </w:r>
        <w:r w:rsidRPr="00BD7360" w:rsidDel="000C103B">
          <w:rPr>
            <w:rFonts w:ascii="Sari Offc" w:hAnsi="Sari Offc"/>
            <w:sz w:val="24"/>
            <w:szCs w:val="24"/>
            <w:lang w:eastAsia="en-IN"/>
          </w:rPr>
          <w:delText xml:space="preserve">worth Rs. </w:delText>
        </w:r>
        <w:r w:rsidRPr="00BD7360" w:rsidDel="000C103B" w:rsidR="0008778C">
          <w:rPr>
            <w:rFonts w:ascii="Sari Offc" w:hAnsi="Sari Offc"/>
            <w:sz w:val="24"/>
            <w:szCs w:val="24"/>
            <w:lang w:eastAsia="en-IN"/>
          </w:rPr>
          <w:delText>1</w:delText>
        </w:r>
      </w:del>
      <w:ins w:author="Upadhyay , Shubham (SBICard)" w:date="2026-01-06T19:06:00Z" w:id="6">
        <w:del w:author="Namita Salgiya" w:date="2026-01-16T14:02:00Z" w16du:dateUtc="2026-01-16T08:32:00Z" w:id="7">
          <w:r w:rsidDel="000C103B" w:rsidR="00BD7360">
            <w:rPr>
              <w:rFonts w:ascii="Sari Offc" w:hAnsi="Sari Offc"/>
              <w:sz w:val="24"/>
              <w:szCs w:val="24"/>
              <w:lang w:eastAsia="en-IN"/>
            </w:rPr>
            <w:delText>,</w:delText>
          </w:r>
        </w:del>
      </w:ins>
      <w:del w:author="Namita Salgiya" w:date="2026-01-16T14:02:00Z" w16du:dateUtc="2026-01-16T08:32:00Z" w:id="8">
        <w:r w:rsidRPr="00BD7360" w:rsidDel="000C103B" w:rsidR="0008778C">
          <w:rPr>
            <w:rFonts w:ascii="Sari Offc" w:hAnsi="Sari Offc"/>
            <w:sz w:val="24"/>
            <w:szCs w:val="24"/>
            <w:lang w:eastAsia="en-IN"/>
          </w:rPr>
          <w:delText>5</w:delText>
        </w:r>
        <w:r w:rsidRPr="00BD7360" w:rsidDel="000C103B">
          <w:rPr>
            <w:rFonts w:ascii="Sari Offc" w:hAnsi="Sari Offc"/>
            <w:sz w:val="24"/>
            <w:szCs w:val="24"/>
            <w:lang w:eastAsia="en-IN"/>
          </w:rPr>
          <w:delText xml:space="preserve">00 on payment of </w:delText>
        </w:r>
        <w:r w:rsidRPr="00BD7360" w:rsidDel="000C103B" w:rsidR="00BD7360">
          <w:rPr>
            <w:rFonts w:ascii="Sari Offc" w:hAnsi="Sari Offc"/>
            <w:sz w:val="24"/>
            <w:szCs w:val="24"/>
            <w:lang w:eastAsia="en-IN"/>
          </w:rPr>
          <w:delText>Annual Fees</w:delText>
        </w:r>
        <w:r w:rsidRPr="00BD7360" w:rsidDel="000C103B">
          <w:rPr>
            <w:rFonts w:ascii="Sari Offc" w:hAnsi="Sari Offc"/>
            <w:sz w:val="24"/>
            <w:szCs w:val="24"/>
            <w:lang w:eastAsia="en-IN"/>
          </w:rPr>
          <w:delText xml:space="preserve">. </w:delText>
        </w:r>
        <w:r w:rsidRPr="00BD7360" w:rsidDel="000C103B" w:rsidR="001727F7">
          <w:rPr>
            <w:rFonts w:ascii="Sari Offc" w:hAnsi="Sari Offc"/>
            <w:sz w:val="24"/>
            <w:szCs w:val="24"/>
            <w:lang w:eastAsia="en-IN"/>
          </w:rPr>
          <w:delText xml:space="preserve">12,000 </w:delText>
        </w:r>
        <w:r w:rsidRPr="00BD7360" w:rsidDel="000C103B" w:rsidR="00BD7360">
          <w:rPr>
            <w:rFonts w:ascii="Sari Offc" w:hAnsi="Sari Offc"/>
            <w:sz w:val="24"/>
            <w:szCs w:val="24"/>
            <w:lang w:eastAsia="en-IN"/>
          </w:rPr>
          <w:delText xml:space="preserve">Bonus Reward Points </w:delText>
        </w:r>
        <w:r w:rsidRPr="00BD7360" w:rsidDel="000C103B" w:rsidR="001727F7">
          <w:rPr>
            <w:rFonts w:ascii="Sari Offc" w:hAnsi="Sari Offc"/>
            <w:sz w:val="24"/>
            <w:szCs w:val="24"/>
            <w:lang w:eastAsia="en-IN"/>
          </w:rPr>
          <w:delText>on overall annual retail spends of Rs. 3,00,000.</w:delText>
        </w:r>
      </w:del>
    </w:p>
    <w:p w:rsidRPr="00BD7360" w:rsidR="00345E13" w:rsidP="0008778C" w:rsidRDefault="003D715C" w14:paraId="011E8CF5" w14:textId="1455DD5C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BD736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BD7360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</w:t>
      </w:r>
      <w:r w:rsidRPr="00BD7360" w:rsidR="00AD11D6">
        <w:rPr>
          <w:rFonts w:ascii="Sari Offc" w:hAnsi="Sari Offc"/>
          <w:b/>
          <w:bCs/>
          <w:sz w:val="24"/>
          <w:szCs w:val="24"/>
          <w:u w:val="single"/>
          <w:lang w:val="en-IN"/>
        </w:rPr>
        <w:t>BENEFITS</w:t>
      </w:r>
    </w:p>
    <w:p w:rsidRPr="00BD7360" w:rsidR="00C15207" w:rsidP="0D4B863A" w:rsidRDefault="0008778C" w14:paraId="26350BA6" w14:textId="185D8E27">
      <w:pPr>
        <w:pStyle w:val="ListParagraph"/>
        <w:numPr>
          <w:ilvl w:val="0"/>
          <w:numId w:val="8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08778C">
        <w:rPr>
          <w:rFonts w:ascii="Sari Offc" w:hAnsi="Sari Offc"/>
          <w:sz w:val="24"/>
          <w:szCs w:val="24"/>
          <w:lang w:eastAsia="en-IN"/>
        </w:rPr>
        <w:t>6,</w:t>
      </w:r>
      <w:r w:rsidRPr="2A5EA93D" w:rsidR="00C15207">
        <w:rPr>
          <w:rFonts w:ascii="Sari Offc" w:hAnsi="Sari Offc"/>
          <w:sz w:val="24"/>
          <w:szCs w:val="24"/>
          <w:lang w:eastAsia="en-IN"/>
        </w:rPr>
        <w:t xml:space="preserve">000 </w:t>
      </w:r>
      <w:r w:rsidRPr="2A5EA93D" w:rsidR="00BD7360">
        <w:rPr>
          <w:rFonts w:ascii="Sari Offc" w:hAnsi="Sari Offc"/>
          <w:sz w:val="24"/>
          <w:szCs w:val="24"/>
          <w:lang w:eastAsia="en-IN"/>
        </w:rPr>
        <w:t xml:space="preserve">Reward Points </w:t>
      </w:r>
      <w:r w:rsidRPr="2A5EA93D" w:rsidR="00C15207">
        <w:rPr>
          <w:rFonts w:ascii="Sari Offc" w:hAnsi="Sari Offc"/>
          <w:sz w:val="24"/>
          <w:szCs w:val="24"/>
          <w:lang w:eastAsia="en-IN"/>
        </w:rPr>
        <w:t xml:space="preserve">worth Rs. </w:t>
      </w:r>
      <w:r w:rsidRPr="2A5EA93D" w:rsidR="0008778C">
        <w:rPr>
          <w:rFonts w:ascii="Sari Offc" w:hAnsi="Sari Offc"/>
          <w:sz w:val="24"/>
          <w:szCs w:val="24"/>
          <w:lang w:eastAsia="en-IN"/>
        </w:rPr>
        <w:t>1</w:t>
      </w:r>
      <w:ins w:author="Upadhyay , Shubham (SBICard)" w:date="2026-01-06T19:07:00Z" w16du:dateUtc="2026-01-06T19:07:00Z" w:id="631265774">
        <w:r w:rsidRPr="2A5EA93D" w:rsidR="00BD7360">
          <w:rPr>
            <w:rFonts w:ascii="Sari Offc" w:hAnsi="Sari Offc"/>
            <w:sz w:val="24"/>
            <w:szCs w:val="24"/>
            <w:lang w:eastAsia="en-IN"/>
          </w:rPr>
          <w:t>,</w:t>
        </w:r>
      </w:ins>
      <w:r w:rsidRPr="2A5EA93D" w:rsidR="0008778C">
        <w:rPr>
          <w:rFonts w:ascii="Sari Offc" w:hAnsi="Sari Offc"/>
          <w:sz w:val="24"/>
          <w:szCs w:val="24"/>
          <w:lang w:eastAsia="en-IN"/>
        </w:rPr>
        <w:t>5</w:t>
      </w:r>
      <w:r w:rsidRPr="2A5EA93D" w:rsidR="00C15207">
        <w:rPr>
          <w:rFonts w:ascii="Sari Offc" w:hAnsi="Sari Offc"/>
          <w:sz w:val="24"/>
          <w:szCs w:val="24"/>
          <w:lang w:eastAsia="en-IN"/>
        </w:rPr>
        <w:t xml:space="preserve">00 </w:t>
      </w:r>
      <w:del w:author="Namita Salgiya" w:date="2026-01-16T14:01:00Z" w16du:dateUtc="2026-01-16T08:31:00Z" w:id="1448633740">
        <w:r w:rsidRPr="2A5EA93D" w:rsidDel="00C15207">
          <w:rPr>
            <w:rFonts w:ascii="Sari Offc" w:hAnsi="Sari Offc"/>
            <w:sz w:val="24"/>
            <w:szCs w:val="24"/>
            <w:lang w:eastAsia="en-IN"/>
          </w:rPr>
          <w:delText xml:space="preserve">on </w:delText>
        </w:r>
        <w:r w:rsidRPr="2A5EA93D" w:rsidDel="00BD7360">
          <w:rPr>
            <w:rFonts w:ascii="Sari Offc" w:hAnsi="Sari Offc"/>
            <w:sz w:val="24"/>
            <w:szCs w:val="24"/>
            <w:lang w:eastAsia="en-IN"/>
          </w:rPr>
          <w:delText xml:space="preserve">Annual Fees </w:delText>
        </w:r>
        <w:r w:rsidRPr="2A5EA93D" w:rsidDel="00C15207">
          <w:rPr>
            <w:rFonts w:ascii="Sari Offc" w:hAnsi="Sari Offc"/>
            <w:sz w:val="24"/>
            <w:szCs w:val="24"/>
            <w:lang w:eastAsia="en-IN"/>
          </w:rPr>
          <w:delText>payment</w:delText>
        </w:r>
        <w:r w:rsidRPr="2A5EA93D" w:rsidDel="2427C682">
          <w:rPr>
            <w:rFonts w:ascii="Sari Offc" w:hAnsi="Sari Offc"/>
            <w:sz w:val="24"/>
            <w:szCs w:val="24"/>
            <w:lang w:eastAsia="en-IN"/>
          </w:rPr>
          <w:delText xml:space="preserve"> </w:delText>
        </w:r>
      </w:del>
    </w:p>
    <w:p w:rsidRPr="00BD7360" w:rsidR="00F10E4C" w:rsidP="0D4B863A" w:rsidRDefault="00F10E4C" w14:paraId="0F91928A" w14:textId="4428C84A">
      <w:pPr>
        <w:pStyle w:val="ListParagraph"/>
        <w:numPr>
          <w:ilvl w:val="0"/>
          <w:numId w:val="8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F10E4C">
        <w:rPr>
          <w:rFonts w:ascii="Sari Offc" w:hAnsi="Sari Offc"/>
          <w:sz w:val="24"/>
          <w:szCs w:val="24"/>
          <w:lang w:eastAsia="en-IN"/>
        </w:rPr>
        <w:t>1</w:t>
      </w:r>
      <w:r w:rsidRPr="2A5EA93D" w:rsidR="001727F7">
        <w:rPr>
          <w:rFonts w:ascii="Sari Offc" w:hAnsi="Sari Offc"/>
          <w:sz w:val="24"/>
          <w:szCs w:val="24"/>
          <w:lang w:eastAsia="en-IN"/>
        </w:rPr>
        <w:t>5</w:t>
      </w:r>
      <w:r w:rsidRPr="2A5EA93D" w:rsidR="00F10E4C">
        <w:rPr>
          <w:rFonts w:ascii="Sari Offc" w:hAnsi="Sari Offc"/>
          <w:sz w:val="24"/>
          <w:szCs w:val="24"/>
          <w:lang w:eastAsia="en-IN"/>
        </w:rPr>
        <w:t xml:space="preserve"> </w:t>
      </w:r>
      <w:r w:rsidRPr="2A5EA93D" w:rsidR="00BD7360">
        <w:rPr>
          <w:rFonts w:ascii="Sari Offc" w:hAnsi="Sari Offc"/>
          <w:sz w:val="24"/>
          <w:szCs w:val="24"/>
          <w:lang w:eastAsia="en-IN"/>
        </w:rPr>
        <w:t xml:space="preserve">Reward Points </w:t>
      </w:r>
      <w:r w:rsidRPr="2A5EA93D" w:rsidR="00F10E4C">
        <w:rPr>
          <w:rFonts w:ascii="Sari Offc" w:hAnsi="Sari Offc"/>
          <w:sz w:val="24"/>
          <w:szCs w:val="24"/>
          <w:lang w:eastAsia="en-IN"/>
        </w:rPr>
        <w:t xml:space="preserve">on </w:t>
      </w:r>
      <w:bookmarkStart w:name="_Hlk219464911" w:id="11"/>
      <w:ins w:author="Namita Salgiya" w:date="2026-01-16T14:02:00Z" w16du:dateUtc="2026-01-16T08:32:00Z" w:id="1861891246">
        <w:r w:rsidRPr="2A5EA93D" w:rsidR="000C103B">
          <w:rPr>
            <w:rFonts w:ascii="Sari Offc" w:hAnsi="Sari Offc"/>
            <w:sz w:val="24"/>
            <w:szCs w:val="24"/>
            <w:lang w:eastAsia="en-IN"/>
          </w:rPr>
          <w:t xml:space="preserve">spends at </w:t>
        </w:r>
      </w:ins>
      <w:del w:author="Namita Salgiya" w:date="2026-01-16T14:02:00Z" w16du:dateUtc="2026-01-16T08:32:00Z" w:id="494270991">
        <w:r w:rsidRPr="2A5EA93D" w:rsidDel="00F10E4C">
          <w:rPr>
            <w:rFonts w:ascii="Sari Offc" w:hAnsi="Sari Offc"/>
            <w:sz w:val="24"/>
            <w:szCs w:val="24"/>
            <w:lang w:eastAsia="en-IN"/>
          </w:rPr>
          <w:delText xml:space="preserve">every Rs. 100 spent at Online &amp; Retail </w:delText>
        </w:r>
      </w:del>
      <w:r w:rsidRPr="2A5EA93D" w:rsidR="00F10E4C">
        <w:rPr>
          <w:rFonts w:ascii="Sari Offc" w:hAnsi="Sari Offc"/>
          <w:sz w:val="24"/>
          <w:szCs w:val="24"/>
          <w:lang w:eastAsia="en-IN"/>
        </w:rPr>
        <w:t>Landmark Stores</w:t>
      </w:r>
      <w:r w:rsidRPr="2A5EA93D" w:rsidR="242C3A8B">
        <w:rPr>
          <w:rFonts w:ascii="Sari Offc" w:hAnsi="Sari Offc"/>
          <w:sz w:val="24"/>
          <w:szCs w:val="24"/>
          <w:lang w:eastAsia="en-IN"/>
        </w:rPr>
        <w:t xml:space="preserve"> </w:t>
      </w:r>
      <w:bookmarkEnd w:id="11"/>
    </w:p>
    <w:p w:rsidRPr="00BD7360" w:rsidR="00F10E4C" w:rsidP="2A5EA93D" w:rsidRDefault="001727F7" w14:paraId="5CA5399E" w14:textId="78425817">
      <w:pPr>
        <w:pStyle w:val="ListParagraph"/>
        <w:numPr>
          <w:ilvl w:val="0"/>
          <w:numId w:val="8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1727F7">
        <w:rPr>
          <w:rFonts w:ascii="Sari Offc" w:hAnsi="Sari Offc"/>
          <w:sz w:val="24"/>
          <w:szCs w:val="24"/>
          <w:lang w:eastAsia="en-IN"/>
        </w:rPr>
        <w:t xml:space="preserve">12,000 </w:t>
      </w:r>
      <w:del w:author="Namita Salgiya" w:date="2026-01-16T14:02:00Z" w16du:dateUtc="2026-01-16T08:32:00Z" w:id="1566985474">
        <w:r w:rsidRPr="2A5EA93D" w:rsidDel="00BD7360">
          <w:rPr>
            <w:rFonts w:ascii="Sari Offc" w:hAnsi="Sari Offc"/>
            <w:sz w:val="24"/>
            <w:szCs w:val="24"/>
            <w:lang w:eastAsia="en-IN"/>
          </w:rPr>
          <w:delText xml:space="preserve">Bonus </w:delText>
        </w:r>
      </w:del>
      <w:r w:rsidRPr="2A5EA93D" w:rsidR="00BD7360">
        <w:rPr>
          <w:rFonts w:ascii="Sari Offc" w:hAnsi="Sari Offc"/>
          <w:sz w:val="24"/>
          <w:szCs w:val="24"/>
          <w:lang w:eastAsia="en-IN"/>
        </w:rPr>
        <w:t xml:space="preserve">Reward Points </w:t>
      </w:r>
      <w:r w:rsidRPr="2A5EA93D" w:rsidR="001727F7">
        <w:rPr>
          <w:rFonts w:ascii="Sari Offc" w:hAnsi="Sari Offc"/>
          <w:sz w:val="24"/>
          <w:szCs w:val="24"/>
          <w:lang w:eastAsia="en-IN"/>
        </w:rPr>
        <w:t xml:space="preserve">on </w:t>
      </w:r>
      <w:del w:author="Namita Salgiya" w:date="2026-01-16T14:02:00Z" w16du:dateUtc="2026-01-16T08:32:00Z" w:id="1511222952">
        <w:r w:rsidRPr="2A5EA93D" w:rsidDel="001727F7">
          <w:rPr>
            <w:rFonts w:ascii="Sari Offc" w:hAnsi="Sari Offc"/>
            <w:sz w:val="24"/>
            <w:szCs w:val="24"/>
            <w:lang w:eastAsia="en-IN"/>
          </w:rPr>
          <w:delText xml:space="preserve">overall annual retail </w:delText>
        </w:r>
      </w:del>
      <w:r w:rsidRPr="2A5EA93D" w:rsidR="001727F7">
        <w:rPr>
          <w:rFonts w:ascii="Sari Offc" w:hAnsi="Sari Offc"/>
          <w:sz w:val="24"/>
          <w:szCs w:val="24"/>
          <w:lang w:eastAsia="en-IN"/>
        </w:rPr>
        <w:t>spends of Rs. 3,00,000</w:t>
      </w:r>
      <w:ins w:author="Namita Salgiya" w:date="2026-01-16T14:02:00Z" w16du:dateUtc="2026-01-16T08:32:00Z" w:id="701718945">
        <w:r w:rsidRPr="2A5EA93D" w:rsidR="000C103B">
          <w:rPr>
            <w:rFonts w:ascii="Sari Offc" w:hAnsi="Sari Offc"/>
            <w:sz w:val="24"/>
            <w:szCs w:val="24"/>
            <w:lang w:eastAsia="en-IN"/>
          </w:rPr>
          <w:t xml:space="preserve"> </w:t>
        </w:r>
      </w:ins>
      <w:bookmarkStart w:name="_Hlk219464931" w:id="17"/>
      <w:ins w:author="Namita Salgiya" w:date="2026-01-16T14:02:00Z" w16du:dateUtc="2026-01-16T08:32:00Z" w:id="1644518149">
        <w:del w:author="Upadhyay , Shubham (SBICard)" w:date="2026-01-20T11:07:00Z" w16du:dateUtc="2026-01-20T05:37:00Z" w:id="957301633">
          <w:r w:rsidRPr="2A5EA93D" w:rsidDel="000C103B">
            <w:rPr>
              <w:rFonts w:ascii="Sari Offc" w:hAnsi="Sari Offc"/>
              <w:sz w:val="24"/>
              <w:szCs w:val="24"/>
              <w:lang w:eastAsia="en-IN"/>
            </w:rPr>
            <w:delText>spends</w:delText>
          </w:r>
        </w:del>
      </w:ins>
      <w:bookmarkEnd w:id="17"/>
      <w:del w:author="Upadhyay , Shubham (SBICard)" w:date="2026-01-20T11:07:00Z" w16du:dateUtc="2026-01-20T05:37:00Z" w:id="110123586">
        <w:r w:rsidRPr="2A5EA93D" w:rsidDel="001727F7">
          <w:rPr>
            <w:rFonts w:ascii="Sari Offc" w:hAnsi="Sari Offc"/>
            <w:sz w:val="24"/>
            <w:szCs w:val="24"/>
            <w:lang w:eastAsia="en-IN"/>
          </w:rPr>
          <w:delText>.</w:delText>
        </w:r>
        <w:r w:rsidRPr="2A5EA93D" w:rsidDel="6DD45D47">
          <w:rPr>
            <w:rFonts w:ascii="Sari Offc" w:hAnsi="Sari Offc"/>
            <w:sz w:val="24"/>
            <w:szCs w:val="24"/>
            <w:lang w:eastAsia="en-IN"/>
          </w:rPr>
          <w:delText xml:space="preserve"> </w:delText>
        </w:r>
      </w:del>
    </w:p>
    <w:p w:rsidR="2A5EA93D" w:rsidP="2A5EA93D" w:rsidRDefault="2A5EA93D" w14:paraId="38BB33A2" w14:textId="60CA15F9">
      <w:pPr>
        <w:jc w:val="center"/>
        <w:rPr>
          <w:rFonts w:ascii="Sari Offc" w:hAnsi="Sari Offc"/>
          <w:b w:val="1"/>
          <w:bCs w:val="1"/>
          <w:i w:val="1"/>
          <w:iCs w:val="1"/>
          <w:sz w:val="24"/>
          <w:szCs w:val="24"/>
          <w:u w:val="single"/>
        </w:rPr>
      </w:pPr>
    </w:p>
    <w:p w:rsidRPr="00BD7360" w:rsidR="00CD511F" w:rsidP="004A5805" w:rsidRDefault="00CD511F" w14:paraId="5970C5BD" w14:textId="5E5ACE32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BD7360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BD7360" w:rsidR="00AD11D6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BD7360" w:rsidR="00F711A7" w:rsidP="0D4B863A" w:rsidRDefault="00F711A7" w14:paraId="13471A09" w14:textId="6D73459B">
      <w:pPr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F711A7">
        <w:rPr>
          <w:rFonts w:ascii="Sari Offc" w:hAnsi="Sari Offc"/>
          <w:b w:val="1"/>
          <w:bCs w:val="1"/>
          <w:sz w:val="24"/>
          <w:szCs w:val="24"/>
          <w:lang w:val="en-IN"/>
        </w:rPr>
        <w:t>Welcome Benefit</w:t>
      </w:r>
      <w:r w:rsidRPr="2A5EA93D" w:rsidR="5B8E27D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BD7360" w:rsidR="00EC3BB6" w:rsidP="00660508" w:rsidRDefault="00EC3BB6" w14:paraId="349D3304" w14:textId="0A11A117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eastAsia="en-IN"/>
        </w:rPr>
      </w:pPr>
      <w:del w:author="Namita Salgiya" w:date="2026-01-16T14:01:00Z" w16du:dateUtc="2026-01-16T08:31:00Z" w:id="20">
        <w:r w:rsidRPr="00BD7360" w:rsidDel="000C103B">
          <w:rPr>
            <w:rFonts w:ascii="Sari Offc" w:hAnsi="Sari Offc"/>
            <w:sz w:val="24"/>
            <w:szCs w:val="24"/>
            <w:lang w:eastAsia="en-IN"/>
          </w:rPr>
          <w:delText xml:space="preserve">Get </w:delText>
        </w:r>
      </w:del>
      <w:r w:rsidRPr="00BD7360" w:rsidR="00DB63DD">
        <w:rPr>
          <w:rFonts w:ascii="Sari Offc" w:hAnsi="Sari Offc"/>
          <w:sz w:val="24"/>
          <w:szCs w:val="24"/>
          <w:lang w:eastAsia="en-IN"/>
        </w:rPr>
        <w:t>6</w:t>
      </w:r>
      <w:r w:rsidRPr="00BD7360">
        <w:rPr>
          <w:rFonts w:ascii="Sari Offc" w:hAnsi="Sari Offc"/>
          <w:sz w:val="24"/>
          <w:szCs w:val="24"/>
          <w:lang w:eastAsia="en-IN"/>
        </w:rPr>
        <w:t xml:space="preserve">,000 </w:t>
      </w:r>
      <w:r w:rsidRPr="00BD7360" w:rsidR="00BD7360">
        <w:rPr>
          <w:rFonts w:ascii="Sari Offc" w:hAnsi="Sari Offc"/>
          <w:sz w:val="24"/>
          <w:szCs w:val="24"/>
          <w:lang w:eastAsia="en-IN"/>
        </w:rPr>
        <w:t xml:space="preserve">Bonus Reward Points </w:t>
      </w:r>
      <w:r w:rsidRPr="00BD7360" w:rsidR="00C15207">
        <w:rPr>
          <w:rFonts w:ascii="Sari Offc" w:hAnsi="Sari Offc"/>
          <w:sz w:val="24"/>
          <w:szCs w:val="24"/>
          <w:lang w:eastAsia="en-IN"/>
        </w:rPr>
        <w:t xml:space="preserve">worth Rs. </w:t>
      </w:r>
      <w:r w:rsidRPr="00BD7360" w:rsidR="00DB63DD">
        <w:rPr>
          <w:rFonts w:ascii="Sari Offc" w:hAnsi="Sari Offc"/>
          <w:sz w:val="24"/>
          <w:szCs w:val="24"/>
          <w:lang w:eastAsia="en-IN"/>
        </w:rPr>
        <w:t>1</w:t>
      </w:r>
      <w:ins w:author="Upadhyay , Shubham (SBICard)" w:date="2026-01-06T19:07:00Z" w:id="21">
        <w:r w:rsidR="00BD7360">
          <w:rPr>
            <w:rFonts w:ascii="Sari Offc" w:hAnsi="Sari Offc"/>
            <w:sz w:val="24"/>
            <w:szCs w:val="24"/>
            <w:lang w:eastAsia="en-IN"/>
          </w:rPr>
          <w:t>,</w:t>
        </w:r>
      </w:ins>
      <w:r w:rsidRPr="00BD7360" w:rsidR="00DB63DD">
        <w:rPr>
          <w:rFonts w:ascii="Sari Offc" w:hAnsi="Sari Offc"/>
          <w:sz w:val="24"/>
          <w:szCs w:val="24"/>
          <w:lang w:eastAsia="en-IN"/>
        </w:rPr>
        <w:t>5</w:t>
      </w:r>
      <w:r w:rsidRPr="00BD7360">
        <w:rPr>
          <w:rFonts w:ascii="Sari Offc" w:hAnsi="Sari Offc"/>
          <w:sz w:val="24"/>
          <w:szCs w:val="24"/>
          <w:lang w:eastAsia="en-IN"/>
        </w:rPr>
        <w:t xml:space="preserve">00 on payment of </w:t>
      </w:r>
      <w:r w:rsidRPr="00BD7360" w:rsidR="00BD7360">
        <w:rPr>
          <w:rFonts w:ascii="Sari Offc" w:hAnsi="Sari Offc"/>
          <w:sz w:val="24"/>
          <w:szCs w:val="24"/>
          <w:lang w:eastAsia="en-IN"/>
        </w:rPr>
        <w:t>Annual Fee</w:t>
      </w:r>
      <w:del w:author="Upadhyay , Shubham (SBICard)" w:date="2026-01-06T19:07:00Z" w:id="22">
        <w:r w:rsidRPr="00BD7360" w:rsidDel="00BD7360" w:rsidR="00BD7360">
          <w:rPr>
            <w:rFonts w:ascii="Sari Offc" w:hAnsi="Sari Offc"/>
            <w:sz w:val="24"/>
            <w:szCs w:val="24"/>
            <w:lang w:eastAsia="en-IN"/>
          </w:rPr>
          <w:delText>s</w:delText>
        </w:r>
      </w:del>
    </w:p>
    <w:p w:rsidRPr="00BD7360" w:rsidR="003465A7" w:rsidP="0D4B863A" w:rsidRDefault="003465A7" w14:paraId="61BEC3A2" w14:textId="1A1852A1">
      <w:pPr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3465A7">
        <w:rPr>
          <w:rFonts w:ascii="Sari Offc" w:hAnsi="Sari Offc"/>
          <w:b w:val="1"/>
          <w:bCs w:val="1"/>
          <w:sz w:val="24"/>
          <w:szCs w:val="24"/>
          <w:lang w:val="en-IN"/>
        </w:rPr>
        <w:t>Milestone Benefit</w:t>
      </w:r>
      <w:r w:rsidRPr="2A5EA93D" w:rsidR="69873FF5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0C103B" w:rsidR="001727F7" w:rsidRDefault="001727F7" w14:paraId="6BD626EA" w14:textId="77D081D8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eastAsia="en-IN"/>
          <w:rPrChange w:author="Namita Salgiya" w:date="2026-01-16T14:01:00Z" w16du:dateUtc="2026-01-16T08:31:00Z" w:id="23">
            <w:rPr>
              <w:lang w:eastAsia="en-IN"/>
            </w:rPr>
          </w:rPrChange>
        </w:rPr>
        <w:pPrChange w:author="Namita Salgiya" w:date="2026-01-16T14:01:00Z" w16du:dateUtc="2026-01-16T08:31:00Z" w:id="24">
          <w:pPr/>
        </w:pPrChange>
      </w:pPr>
      <w:r w:rsidRPr="000C103B">
        <w:rPr>
          <w:rFonts w:ascii="Sari Offc" w:hAnsi="Sari Offc"/>
          <w:sz w:val="24"/>
          <w:szCs w:val="24"/>
          <w:lang w:eastAsia="en-IN"/>
          <w:rPrChange w:author="Namita Salgiya" w:date="2026-01-16T14:01:00Z" w16du:dateUtc="2026-01-16T08:31:00Z" w:id="25">
            <w:rPr>
              <w:lang w:eastAsia="en-IN"/>
            </w:rPr>
          </w:rPrChange>
        </w:rPr>
        <w:t xml:space="preserve">12,000 </w:t>
      </w:r>
      <w:r w:rsidRPr="000C103B" w:rsidR="00BD7360">
        <w:rPr>
          <w:rFonts w:ascii="Sari Offc" w:hAnsi="Sari Offc"/>
          <w:sz w:val="24"/>
          <w:szCs w:val="24"/>
          <w:lang w:eastAsia="en-IN"/>
          <w:rPrChange w:author="Namita Salgiya" w:date="2026-01-16T14:01:00Z" w16du:dateUtc="2026-01-16T08:31:00Z" w:id="26">
            <w:rPr>
              <w:lang w:eastAsia="en-IN"/>
            </w:rPr>
          </w:rPrChange>
        </w:rPr>
        <w:t xml:space="preserve">Bonus Reward Points </w:t>
      </w:r>
      <w:r w:rsidRPr="000C103B">
        <w:rPr>
          <w:rFonts w:ascii="Sari Offc" w:hAnsi="Sari Offc"/>
          <w:sz w:val="24"/>
          <w:szCs w:val="24"/>
          <w:lang w:eastAsia="en-IN"/>
          <w:rPrChange w:author="Namita Salgiya" w:date="2026-01-16T14:01:00Z" w16du:dateUtc="2026-01-16T08:31:00Z" w:id="27">
            <w:rPr>
              <w:lang w:eastAsia="en-IN"/>
            </w:rPr>
          </w:rPrChange>
        </w:rPr>
        <w:t>on overall annual retail spends of Rs. 3,00,000.</w:t>
      </w:r>
    </w:p>
    <w:p w:rsidRPr="00BD7360" w:rsidR="008A79B8" w:rsidP="0D4B863A" w:rsidRDefault="00371E00" w14:paraId="16E44A03" w14:textId="49D9FB27">
      <w:p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2A5EA93D" w:rsidR="00371E00">
        <w:rPr>
          <w:rFonts w:ascii="Sari Offc" w:hAnsi="Sari Offc"/>
          <w:b w:val="1"/>
          <w:bCs w:val="1"/>
          <w:sz w:val="24"/>
          <w:szCs w:val="24"/>
          <w:lang w:val="en-IN"/>
        </w:rPr>
        <w:t>Reward Benefits</w:t>
      </w:r>
      <w:r w:rsidRPr="2A5EA93D" w:rsidR="6BC3E52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BD7360" w:rsidR="001727F7" w:rsidP="001727F7" w:rsidRDefault="00EC3BB6" w14:paraId="41269E8F" w14:textId="7AA4E0E3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1</w:t>
      </w:r>
      <w:r w:rsidRPr="00BD7360" w:rsidR="001727F7">
        <w:rPr>
          <w:rFonts w:ascii="Sari Offc" w:hAnsi="Sari Offc"/>
          <w:sz w:val="24"/>
          <w:szCs w:val="24"/>
          <w:lang w:val="en-IN" w:eastAsia="en-IN"/>
        </w:rPr>
        <w:t>5</w:t>
      </w:r>
      <w:r w:rsidRPr="00BD7360">
        <w:rPr>
          <w:rFonts w:ascii="Sari Offc" w:hAnsi="Sari Offc"/>
          <w:sz w:val="24"/>
          <w:szCs w:val="24"/>
          <w:lang w:val="en-IN" w:eastAsia="en-IN"/>
        </w:rPr>
        <w:t xml:space="preserve"> Reward Points </w:t>
      </w:r>
      <w:r w:rsidRPr="00BD7360" w:rsidR="001727F7">
        <w:rPr>
          <w:rFonts w:ascii="Sari Offc" w:hAnsi="Sari Offc"/>
          <w:sz w:val="24"/>
          <w:szCs w:val="24"/>
          <w:lang w:eastAsia="en-IN"/>
        </w:rPr>
        <w:t xml:space="preserve">on every </w:t>
      </w:r>
      <w:ins w:author="Upadhyay , Shubham (SBICard)" w:date="2026-01-06T19:07:00Z" w:id="28">
        <w:r w:rsidRPr="00BD7360" w:rsidR="00BD7360">
          <w:rPr>
            <w:rFonts w:ascii="Sari Offc" w:hAnsi="Sari Offc"/>
            <w:sz w:val="24"/>
            <w:szCs w:val="24"/>
            <w:lang w:eastAsia="en-IN"/>
          </w:rPr>
          <w:t xml:space="preserve">Rs. </w:t>
        </w:r>
      </w:ins>
      <w:r w:rsidRPr="00BD7360" w:rsidR="001727F7">
        <w:rPr>
          <w:rFonts w:ascii="Sari Offc" w:hAnsi="Sari Offc"/>
          <w:sz w:val="24"/>
          <w:szCs w:val="24"/>
          <w:lang w:eastAsia="en-IN"/>
        </w:rPr>
        <w:t xml:space="preserve">100 </w:t>
      </w:r>
      <w:del w:author="Upadhyay , Shubham (SBICard)" w:date="2026-01-06T19:07:00Z" w:id="29">
        <w:r w:rsidRPr="00BD7360" w:rsidDel="00BD7360" w:rsidR="001727F7">
          <w:rPr>
            <w:rFonts w:ascii="Sari Offc" w:hAnsi="Sari Offc"/>
            <w:sz w:val="24"/>
            <w:szCs w:val="24"/>
            <w:lang w:eastAsia="en-IN"/>
          </w:rPr>
          <w:delText xml:space="preserve">Rs. </w:delText>
        </w:r>
      </w:del>
      <w:r w:rsidRPr="00BD7360" w:rsidR="001727F7">
        <w:rPr>
          <w:rFonts w:ascii="Sari Offc" w:hAnsi="Sari Offc"/>
          <w:sz w:val="24"/>
          <w:szCs w:val="24"/>
          <w:lang w:eastAsia="en-IN"/>
        </w:rPr>
        <w:t>spent at Online &amp; Retail Landmark Stores (Lifestyle, Home Centre, Max, Spar, Baby Shop and EasyBuy)</w:t>
      </w:r>
    </w:p>
    <w:p w:rsidRPr="00BD7360" w:rsidR="001727F7" w:rsidP="001727F7" w:rsidRDefault="001727F7" w14:paraId="49652088" w14:textId="5C1C2854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</w:rPr>
        <w:t xml:space="preserve">10 Reward Points per </w:t>
      </w:r>
      <w:r w:rsidRPr="00BD7360" w:rsidR="002F68AD">
        <w:rPr>
          <w:rFonts w:ascii="Sari Offc" w:hAnsi="Sari Offc"/>
          <w:sz w:val="24"/>
          <w:szCs w:val="24"/>
        </w:rPr>
        <w:t xml:space="preserve">Rs. </w:t>
      </w:r>
      <w:r w:rsidRPr="00BD7360">
        <w:rPr>
          <w:rFonts w:ascii="Sari Offc" w:hAnsi="Sari Offc"/>
          <w:sz w:val="24"/>
          <w:szCs w:val="24"/>
        </w:rPr>
        <w:t xml:space="preserve">100 </w:t>
      </w:r>
      <w:del w:author="Upadhyay , Shubham (SBICard)" w:date="2026-01-06T19:07:00Z" w:id="30">
        <w:r w:rsidRPr="00BD7360" w:rsidDel="00BD7360" w:rsidR="002F68AD">
          <w:rPr>
            <w:rFonts w:ascii="Sari Offc" w:hAnsi="Sari Offc"/>
            <w:sz w:val="24"/>
            <w:szCs w:val="24"/>
          </w:rPr>
          <w:delText xml:space="preserve">spent </w:delText>
        </w:r>
      </w:del>
      <w:del w:author="Upadhyay , Shubham (SBICard)" w:date="2026-01-06T19:08:00Z" w:id="31">
        <w:r w:rsidRPr="00BD7360" w:rsidDel="00BD7360">
          <w:rPr>
            <w:rFonts w:ascii="Sari Offc" w:hAnsi="Sari Offc"/>
            <w:sz w:val="24"/>
            <w:szCs w:val="24"/>
          </w:rPr>
          <w:delText xml:space="preserve">at </w:delText>
        </w:r>
      </w:del>
      <w:ins w:author="Upadhyay , Shubham (SBICard)" w:date="2026-01-06T19:08:00Z" w:id="32">
        <w:r w:rsidR="00BD7360">
          <w:rPr>
            <w:rFonts w:ascii="Sari Offc" w:hAnsi="Sari Offc"/>
            <w:sz w:val="24"/>
            <w:szCs w:val="24"/>
          </w:rPr>
          <w:t xml:space="preserve">on </w:t>
        </w:r>
      </w:ins>
      <w:r w:rsidRPr="00BD7360">
        <w:rPr>
          <w:rFonts w:ascii="Sari Offc" w:hAnsi="Sari Offc"/>
          <w:sz w:val="24"/>
          <w:szCs w:val="24"/>
        </w:rPr>
        <w:t xml:space="preserve">Dining, Movies &amp; International </w:t>
      </w:r>
      <w:r w:rsidRPr="00BD7360" w:rsidR="00BD7360">
        <w:rPr>
          <w:rFonts w:ascii="Sari Offc" w:hAnsi="Sari Offc"/>
          <w:sz w:val="24"/>
          <w:szCs w:val="24"/>
        </w:rPr>
        <w:t>s</w:t>
      </w:r>
      <w:r w:rsidRPr="00BD7360">
        <w:rPr>
          <w:rFonts w:ascii="Sari Offc" w:hAnsi="Sari Offc"/>
          <w:sz w:val="24"/>
          <w:szCs w:val="24"/>
        </w:rPr>
        <w:t>pends.</w:t>
      </w:r>
    </w:p>
    <w:p w:rsidRPr="00BD7360" w:rsidR="00EC3BB6" w:rsidP="001727F7" w:rsidRDefault="00EC3BB6" w14:paraId="41A1791E" w14:textId="70493EC0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2 Reward Points per Rs. 100 spent on other retail purchases (</w:t>
      </w:r>
      <w:r w:rsidRPr="00BD7360" w:rsidR="00C15207">
        <w:rPr>
          <w:rFonts w:ascii="Sari Offc" w:hAnsi="Sari Offc"/>
          <w:sz w:val="24"/>
          <w:szCs w:val="24"/>
          <w:lang w:val="en-IN" w:eastAsia="en-IN"/>
        </w:rPr>
        <w:t>non-fuel</w:t>
      </w:r>
      <w:r w:rsidRPr="00BD7360">
        <w:rPr>
          <w:rFonts w:ascii="Sari Offc" w:hAnsi="Sari Offc"/>
          <w:sz w:val="24"/>
          <w:szCs w:val="24"/>
          <w:lang w:val="en-IN" w:eastAsia="en-IN"/>
        </w:rPr>
        <w:t>).</w:t>
      </w:r>
    </w:p>
    <w:p w:rsidRPr="00BD7360" w:rsidR="00EC3BB6" w:rsidP="00660508" w:rsidRDefault="00EC3BB6" w14:paraId="6AB047AA" w14:textId="2402DAF3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4 Reward Point = R</w:t>
      </w:r>
      <w:ins w:author="Upadhyay , Shubham (SBICard)" w:date="2026-01-06T19:08:00Z" w:id="33">
        <w:r w:rsidR="00BD7360">
          <w:rPr>
            <w:rFonts w:ascii="Sari Offc" w:hAnsi="Sari Offc"/>
            <w:sz w:val="24"/>
            <w:szCs w:val="24"/>
            <w:lang w:val="en-IN" w:eastAsia="en-IN"/>
          </w:rPr>
          <w:t>e</w:t>
        </w:r>
      </w:ins>
      <w:del w:author="Upadhyay , Shubham (SBICard)" w:date="2026-01-06T19:08:00Z" w:id="34">
        <w:r w:rsidRPr="00BD7360" w:rsidDel="00BD7360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r w:rsidRPr="00BD7360" w:rsidR="00D85B4A">
        <w:rPr>
          <w:rFonts w:ascii="Sari Offc" w:hAnsi="Sari Offc"/>
          <w:sz w:val="24"/>
          <w:szCs w:val="24"/>
          <w:lang w:val="en-IN" w:eastAsia="en-IN"/>
        </w:rPr>
        <w:t>.</w:t>
      </w:r>
      <w:r w:rsidRPr="00BD7360">
        <w:rPr>
          <w:rFonts w:ascii="Sari Offc" w:hAnsi="Sari Offc"/>
          <w:sz w:val="24"/>
          <w:szCs w:val="24"/>
          <w:lang w:val="en-IN" w:eastAsia="en-IN"/>
        </w:rPr>
        <w:t xml:space="preserve"> 1.</w:t>
      </w:r>
    </w:p>
    <w:p w:rsidRPr="00BD7360" w:rsidR="00D85B4A" w:rsidP="00660508" w:rsidRDefault="00D85B4A" w14:paraId="65956774" w14:textId="720F73D5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 xml:space="preserve">Redeem Reward Points instantly at </w:t>
      </w:r>
      <w:r w:rsidRPr="00BD7360" w:rsidR="001727F7">
        <w:rPr>
          <w:rFonts w:ascii="Sari Offc" w:hAnsi="Sari Offc"/>
          <w:sz w:val="24"/>
          <w:szCs w:val="24"/>
          <w:lang w:eastAsia="en-IN"/>
        </w:rPr>
        <w:t>Lifestyle, Home Centre, Spar, Max, Baby Shop and EasyBuy stores.</w:t>
      </w:r>
    </w:p>
    <w:p w:rsidRPr="00BD7360" w:rsidR="000401FB" w:rsidP="0D4B863A" w:rsidRDefault="000401FB" w14:paraId="6563FFBC" w14:textId="063AB819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0401FB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r w:rsidRPr="2A5EA93D" w:rsidR="3DB20129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BD7360" w:rsidR="000401FB" w:rsidP="00660508" w:rsidRDefault="000401FB" w14:paraId="4856C456" w14:textId="1F89143B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 xml:space="preserve">Enjoy a 1% fuel surcharge waiver on transactions between Rs. 500 and Rs. </w:t>
      </w:r>
      <w:r w:rsidRPr="00BD7360" w:rsidR="005E760D">
        <w:rPr>
          <w:rFonts w:ascii="Sari Offc" w:hAnsi="Sari Offc"/>
          <w:sz w:val="24"/>
          <w:szCs w:val="24"/>
          <w:lang w:val="en-IN"/>
        </w:rPr>
        <w:t>3</w:t>
      </w:r>
      <w:r w:rsidRPr="00BD7360">
        <w:rPr>
          <w:rFonts w:ascii="Sari Offc" w:hAnsi="Sari Offc"/>
          <w:sz w:val="24"/>
          <w:szCs w:val="24"/>
          <w:lang w:val="en-IN"/>
        </w:rPr>
        <w:t>,000 at all petrol pumps across India.</w:t>
      </w:r>
    </w:p>
    <w:p w:rsidRPr="00BD7360" w:rsidR="00371E00" w:rsidP="00660508" w:rsidRDefault="000401FB" w14:paraId="4A3A14F3" w14:textId="4DC522AB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lastRenderedPageBreak/>
        <w:t xml:space="preserve">Maximum waiver of Rs. </w:t>
      </w:r>
      <w:r w:rsidRPr="00BD7360" w:rsidR="005E760D">
        <w:rPr>
          <w:rFonts w:ascii="Sari Offc" w:hAnsi="Sari Offc"/>
          <w:sz w:val="24"/>
          <w:szCs w:val="24"/>
          <w:lang w:val="en-IN"/>
        </w:rPr>
        <w:t>10</w:t>
      </w:r>
      <w:r w:rsidRPr="00BD7360">
        <w:rPr>
          <w:rFonts w:ascii="Sari Offc" w:hAnsi="Sari Offc"/>
          <w:sz w:val="24"/>
          <w:szCs w:val="24"/>
          <w:lang w:val="en-IN"/>
        </w:rPr>
        <w:t>0 per statement cycle.</w:t>
      </w:r>
    </w:p>
    <w:p w:rsidRPr="00BD7360" w:rsidR="00F91914" w:rsidP="00F91914" w:rsidRDefault="00F91914" w14:paraId="7FED97F3" w14:textId="77777777">
      <w:pPr>
        <w:pStyle w:val="ListParagraph"/>
        <w:rPr>
          <w:rFonts w:ascii="Sari Offc" w:hAnsi="Sari Offc"/>
          <w:sz w:val="24"/>
          <w:szCs w:val="24"/>
        </w:rPr>
      </w:pPr>
    </w:p>
    <w:p w:rsidRPr="00BD7360" w:rsidR="00166BEB" w:rsidP="00166BEB" w:rsidRDefault="00166BEB" w14:paraId="3B8132F8" w14:textId="2228F475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BD736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BD7360" w:rsidR="00AD11D6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BD7360" w:rsidR="001727F7" w:rsidP="001727F7" w:rsidRDefault="001727F7" w14:paraId="36D2176D" w14:textId="43B124C4">
      <w:pPr>
        <w:rPr>
          <w:rFonts w:ascii="Sari Offc" w:hAnsi="Sari Offc" w:eastAsia="Calibri" w:cs="Calibri"/>
          <w:sz w:val="24"/>
          <w:szCs w:val="24"/>
          <w:lang w:val="en-IN"/>
        </w:rPr>
      </w:pPr>
      <w:r w:rsidRPr="2A5EA93D" w:rsidR="001727F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Milestone Benefit </w:t>
      </w:r>
    </w:p>
    <w:p w:rsidRPr="000C103B" w:rsidR="000C103B" w:rsidRDefault="001727F7" w14:paraId="41915FBE" w14:textId="4A927FB4">
      <w:pPr>
        <w:pStyle w:val="ListParagraph"/>
        <w:numPr>
          <w:ilvl w:val="0"/>
          <w:numId w:val="14"/>
        </w:numPr>
        <w:rPr>
          <w:lang w:eastAsia="en-IN"/>
        </w:rPr>
        <w:pPrChange w:author="Namita Salgiya" w:date="2026-01-16T14:00:00Z" w16du:dateUtc="2026-01-16T08:30:00Z" w:id="36">
          <w:pPr/>
        </w:pPrChange>
      </w:pPr>
      <w:bookmarkStart w:name="_Hlk219464872" w:id="37"/>
      <w:del w:author="Namita Salgiya" w:date="2026-01-16T14:00:00Z" w16du:dateUtc="2026-01-16T08:30:00Z" w:id="38">
        <w:r w:rsidRPr="000C103B" w:rsidDel="000C103B">
          <w:rPr>
            <w:rFonts w:ascii="Sari Offc" w:hAnsi="Sari Offc"/>
            <w:sz w:val="24"/>
            <w:szCs w:val="24"/>
            <w:lang w:eastAsia="en-IN"/>
            <w:rPrChange w:author="Namita Salgiya" w:date="2026-01-16T14:00:00Z" w16du:dateUtc="2026-01-16T08:30:00Z" w:id="39">
              <w:rPr>
                <w:lang w:eastAsia="en-IN"/>
              </w:rPr>
            </w:rPrChange>
          </w:rPr>
          <w:delText xml:space="preserve">12,000 </w:delText>
        </w:r>
        <w:r w:rsidRPr="000C103B" w:rsidDel="000C103B" w:rsidR="00BD7360">
          <w:rPr>
            <w:rFonts w:ascii="Sari Offc" w:hAnsi="Sari Offc"/>
            <w:sz w:val="24"/>
            <w:szCs w:val="24"/>
            <w:lang w:eastAsia="en-IN"/>
            <w:rPrChange w:author="Namita Salgiya" w:date="2026-01-16T14:00:00Z" w16du:dateUtc="2026-01-16T08:30:00Z" w:id="40">
              <w:rPr>
                <w:lang w:eastAsia="en-IN"/>
              </w:rPr>
            </w:rPrChange>
          </w:rPr>
          <w:delText xml:space="preserve">Bonus Reward Points </w:delText>
        </w:r>
        <w:r w:rsidRPr="000C103B" w:rsidDel="000C103B">
          <w:rPr>
            <w:rFonts w:ascii="Sari Offc" w:hAnsi="Sari Offc"/>
            <w:sz w:val="24"/>
            <w:szCs w:val="24"/>
            <w:lang w:eastAsia="en-IN"/>
            <w:rPrChange w:author="Namita Salgiya" w:date="2026-01-16T14:00:00Z" w16du:dateUtc="2026-01-16T08:30:00Z" w:id="41">
              <w:rPr>
                <w:lang w:eastAsia="en-IN"/>
              </w:rPr>
            </w:rPrChange>
          </w:rPr>
          <w:delText>on overall annual retail spends of Rs. 3,00,000.</w:delText>
        </w:r>
      </w:del>
      <w:ins w:author="Namita Salgiya" w:date="2026-01-16T14:00:00Z" w16du:dateUtc="2026-01-16T08:30:00Z" w:id="42">
        <w:r w:rsidR="000C103B">
          <w:rPr>
            <w:lang w:eastAsia="en-IN"/>
          </w:rPr>
          <w:t>12</w:t>
        </w:r>
        <w:r w:rsidRPr="00537AB4" w:rsidR="000C103B">
          <w:rPr>
            <w:lang w:eastAsia="en-IN"/>
          </w:rPr>
          <w:t xml:space="preserve">,000 Reward Points on </w:t>
        </w:r>
      </w:ins>
      <w:ins w:author="Upadhyay , Shubham (SBICard)" w:date="2026-01-20T11:09:00Z" w16du:dateUtc="2026-01-20T05:39:00Z" w:id="43">
        <w:r w:rsidRPr="00537AB4" w:rsidR="00A82DFC">
          <w:rPr>
            <w:lang w:eastAsia="en-IN"/>
          </w:rPr>
          <w:t xml:space="preserve">spends </w:t>
        </w:r>
        <w:r w:rsidR="00A82DFC">
          <w:rPr>
            <w:lang w:eastAsia="en-IN"/>
          </w:rPr>
          <w:t xml:space="preserve">of </w:t>
        </w:r>
      </w:ins>
      <w:ins w:author="Namita Salgiya" w:date="2026-01-16T14:00:00Z" w16du:dateUtc="2026-01-16T08:30:00Z" w:id="44">
        <w:r w:rsidRPr="00537AB4" w:rsidR="000C103B">
          <w:rPr>
            <w:lang w:eastAsia="en-IN"/>
          </w:rPr>
          <w:t xml:space="preserve">Rs. </w:t>
        </w:r>
        <w:r w:rsidR="000C103B">
          <w:rPr>
            <w:lang w:eastAsia="en-IN"/>
          </w:rPr>
          <w:t>3</w:t>
        </w:r>
        <w:r w:rsidRPr="00537AB4" w:rsidR="000C103B">
          <w:rPr>
            <w:lang w:eastAsia="en-IN"/>
          </w:rPr>
          <w:t>,00,000</w:t>
        </w:r>
        <w:r w:rsidR="000C103B">
          <w:rPr>
            <w:lang w:eastAsia="en-IN"/>
          </w:rPr>
          <w:t xml:space="preserve"> </w:t>
        </w:r>
        <w:del w:author="Upadhyay , Shubham (SBICard)" w:date="2026-01-20T11:09:00Z" w16du:dateUtc="2026-01-20T05:39:00Z" w:id="45">
          <w:r w:rsidRPr="00537AB4" w:rsidDel="00A82DFC" w:rsidR="000C103B">
            <w:rPr>
              <w:lang w:eastAsia="en-IN"/>
            </w:rPr>
            <w:delText xml:space="preserve">spends </w:delText>
          </w:r>
        </w:del>
      </w:ins>
    </w:p>
    <w:bookmarkEnd w:id="37"/>
    <w:p w:rsidRPr="00BD7360" w:rsidR="001727F7" w:rsidDel="000C103B" w:rsidP="001727F7" w:rsidRDefault="001727F7" w14:paraId="198C71C2" w14:textId="3B7C5FDC">
      <w:pPr>
        <w:rPr>
          <w:del w:author="Namita Salgiya" w:date="2026-01-16T14:01:00Z" w16du:dateUtc="2026-01-16T08:31:00Z" w:id="942195534"/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2A5EA93D" w:rsidR="001727F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Reward Benefits </w:t>
      </w:r>
    </w:p>
    <w:p w:rsidRPr="000C103B" w:rsidR="001727F7" w:rsidDel="000C103B" w:rsidRDefault="001727F7" w14:paraId="3BF4D9D9" w14:textId="5562F95B">
      <w:pPr>
        <w:rPr>
          <w:del w:author="Namita Salgiya" w:date="2026-01-16T14:01:00Z" w16du:dateUtc="2026-01-16T08:31:00Z" w:id="47"/>
          <w:rFonts w:ascii="Sari Offc" w:hAnsi="Sari Offc"/>
          <w:sz w:val="24"/>
          <w:szCs w:val="24"/>
          <w:lang w:val="en-IN" w:eastAsia="en-IN"/>
          <w:rPrChange w:author="Namita Salgiya" w:date="2026-01-16T14:01:00Z" w16du:dateUtc="2026-01-16T08:31:00Z" w:id="48">
            <w:rPr>
              <w:del w:author="Namita Salgiya" w:date="2026-01-16T14:01:00Z" w16du:dateUtc="2026-01-16T08:31:00Z" w:id="49"/>
              <w:lang w:val="en-IN" w:eastAsia="en-IN"/>
            </w:rPr>
          </w:rPrChange>
        </w:rPr>
        <w:pPrChange w:author="Namita Salgiya" w:date="2026-01-16T14:01:00Z" w16du:dateUtc="2026-01-16T08:31:00Z" w:id="50">
          <w:pPr>
            <w:pStyle w:val="ListParagraph"/>
            <w:numPr>
              <w:numId w:val="9"/>
            </w:numPr>
            <w:ind w:hanging="360"/>
          </w:pPr>
        </w:pPrChange>
      </w:pPr>
      <w:del w:author="Namita Salgiya" w:date="2026-01-16T14:01:00Z" w16du:dateUtc="2026-01-16T08:31:00Z" w:id="51">
        <w:r w:rsidRPr="000C103B" w:rsidDel="000C103B">
          <w:rPr>
            <w:rFonts w:ascii="Sari Offc" w:hAnsi="Sari Offc"/>
            <w:sz w:val="24"/>
            <w:szCs w:val="24"/>
            <w:lang w:val="en-IN" w:eastAsia="en-IN"/>
            <w:rPrChange w:author="Namita Salgiya" w:date="2026-01-16T14:01:00Z" w16du:dateUtc="2026-01-16T08:31:00Z" w:id="52">
              <w:rPr>
                <w:lang w:val="en-IN" w:eastAsia="en-IN"/>
              </w:rPr>
            </w:rPrChange>
          </w:rPr>
          <w:delText xml:space="preserve">15 Reward Points </w:delText>
        </w:r>
        <w:r w:rsidRPr="000C103B" w:rsidDel="000C103B">
          <w:rPr>
            <w:rFonts w:ascii="Sari Offc" w:hAnsi="Sari Offc"/>
            <w:sz w:val="24"/>
            <w:szCs w:val="24"/>
            <w:lang w:eastAsia="en-IN"/>
            <w:rPrChange w:author="Namita Salgiya" w:date="2026-01-16T14:01:00Z" w16du:dateUtc="2026-01-16T08:31:00Z" w:id="53">
              <w:rPr>
                <w:lang w:eastAsia="en-IN"/>
              </w:rPr>
            </w:rPrChange>
          </w:rPr>
          <w:delText>on every 100 Rs. spent at Online &amp; Retail Landmark Stores (Lifestyle, Home Centre, Max, Spar, Baby Shop and EasyBuy)</w:delText>
        </w:r>
      </w:del>
    </w:p>
    <w:p w:rsidRPr="00BD7360" w:rsidR="002F68AD" w:rsidDel="000C103B" w:rsidRDefault="002F68AD" w14:paraId="5C95987A" w14:textId="53FF1878">
      <w:pPr>
        <w:rPr>
          <w:del w:author="Namita Salgiya" w:date="2026-01-16T14:01:00Z" w16du:dateUtc="2026-01-16T08:31:00Z" w:id="54"/>
          <w:lang w:val="en-IN" w:eastAsia="en-IN"/>
        </w:rPr>
        <w:pPrChange w:author="Namita Salgiya" w:date="2026-01-16T14:01:00Z" w16du:dateUtc="2026-01-16T08:31:00Z" w:id="55">
          <w:pPr>
            <w:pStyle w:val="ListParagraph"/>
            <w:numPr>
              <w:numId w:val="9"/>
            </w:numPr>
            <w:ind w:hanging="360"/>
          </w:pPr>
        </w:pPrChange>
      </w:pPr>
      <w:del w:author="Namita Salgiya" w:date="2026-01-16T14:01:00Z" w16du:dateUtc="2026-01-16T08:31:00Z" w:id="56">
        <w:r w:rsidRPr="00BD7360" w:rsidDel="000C103B">
          <w:delText xml:space="preserve">10 Reward Points per Rs. 100 spent at </w:delText>
        </w:r>
      </w:del>
      <w:ins w:author="Upadhyay , Shubham (SBICard)" w:date="2026-01-06T19:09:00Z" w:id="57">
        <w:del w:author="Namita Salgiya" w:date="2026-01-16T14:01:00Z" w16du:dateUtc="2026-01-16T08:31:00Z" w:id="58">
          <w:r w:rsidDel="000C103B" w:rsidR="00BD7360">
            <w:delText xml:space="preserve">on </w:delText>
          </w:r>
        </w:del>
      </w:ins>
      <w:del w:author="Namita Salgiya" w:date="2026-01-16T14:01:00Z" w16du:dateUtc="2026-01-16T08:31:00Z" w:id="59">
        <w:r w:rsidRPr="00BD7360" w:rsidDel="000C103B">
          <w:delText xml:space="preserve">Dining, Movies &amp; International </w:delText>
        </w:r>
        <w:r w:rsidRPr="00BD7360" w:rsidDel="000C103B" w:rsidR="00BD7360">
          <w:delText>s</w:delText>
        </w:r>
        <w:r w:rsidRPr="00BD7360" w:rsidDel="000C103B">
          <w:delText>pends.</w:delText>
        </w:r>
      </w:del>
    </w:p>
    <w:p w:rsidRPr="00BD7360" w:rsidR="001727F7" w:rsidDel="000C103B" w:rsidRDefault="001727F7" w14:paraId="72266064" w14:textId="2A4DFB74">
      <w:pPr>
        <w:rPr>
          <w:del w:author="Namita Salgiya" w:date="2026-01-16T14:01:00Z" w16du:dateUtc="2026-01-16T08:31:00Z" w:id="60"/>
          <w:lang w:val="en-IN" w:eastAsia="en-IN"/>
        </w:rPr>
        <w:pPrChange w:author="Namita Salgiya" w:date="2026-01-16T14:01:00Z" w16du:dateUtc="2026-01-16T08:31:00Z" w:id="61">
          <w:pPr>
            <w:pStyle w:val="ListParagraph"/>
            <w:numPr>
              <w:numId w:val="9"/>
            </w:numPr>
            <w:ind w:hanging="360"/>
          </w:pPr>
        </w:pPrChange>
      </w:pPr>
      <w:del w:author="Namita Salgiya" w:date="2026-01-16T14:01:00Z" w16du:dateUtc="2026-01-16T08:31:00Z" w:id="62">
        <w:r w:rsidRPr="00BD7360" w:rsidDel="000C103B">
          <w:rPr>
            <w:lang w:val="en-IN" w:eastAsia="en-IN"/>
          </w:rPr>
          <w:delText>2 Reward Points per Rs. 100 spent on other retail purchases (non-fuel).</w:delText>
        </w:r>
      </w:del>
    </w:p>
    <w:p w:rsidRPr="00BD7360" w:rsidR="001727F7" w:rsidDel="000C103B" w:rsidRDefault="001727F7" w14:paraId="454CCD05" w14:textId="05B9A16B">
      <w:pPr>
        <w:rPr>
          <w:del w:author="Namita Salgiya" w:date="2026-01-16T14:01:00Z" w16du:dateUtc="2026-01-16T08:31:00Z" w:id="63"/>
          <w:lang w:val="en-IN" w:eastAsia="en-IN"/>
        </w:rPr>
        <w:pPrChange w:author="Namita Salgiya" w:date="2026-01-16T14:01:00Z" w16du:dateUtc="2026-01-16T08:31:00Z" w:id="64">
          <w:pPr>
            <w:pStyle w:val="ListParagraph"/>
            <w:numPr>
              <w:numId w:val="10"/>
            </w:numPr>
            <w:ind w:hanging="360"/>
          </w:pPr>
        </w:pPrChange>
      </w:pPr>
      <w:del w:author="Namita Salgiya" w:date="2026-01-16T14:01:00Z" w16du:dateUtc="2026-01-16T08:31:00Z" w:id="65">
        <w:r w:rsidRPr="00BD7360" w:rsidDel="000C103B">
          <w:rPr>
            <w:lang w:val="en-IN" w:eastAsia="en-IN"/>
          </w:rPr>
          <w:delText>4 Reward Point = R</w:delText>
        </w:r>
      </w:del>
      <w:ins w:author="Upadhyay , Shubham (SBICard)" w:date="2026-01-06T19:09:00Z" w:id="66">
        <w:del w:author="Namita Salgiya" w:date="2026-01-16T14:01:00Z" w16du:dateUtc="2026-01-16T08:31:00Z" w:id="67">
          <w:r w:rsidDel="000C103B" w:rsidR="00BD7360">
            <w:rPr>
              <w:lang w:val="en-IN" w:eastAsia="en-IN"/>
            </w:rPr>
            <w:delText>e</w:delText>
          </w:r>
        </w:del>
      </w:ins>
      <w:del w:author="Namita Salgiya" w:date="2026-01-16T14:01:00Z" w16du:dateUtc="2026-01-16T08:31:00Z" w:id="68">
        <w:r w:rsidRPr="00BD7360" w:rsidDel="000C103B">
          <w:rPr>
            <w:lang w:val="en-IN" w:eastAsia="en-IN"/>
          </w:rPr>
          <w:delText>s. 1.</w:delText>
        </w:r>
      </w:del>
    </w:p>
    <w:p w:rsidR="000C103B" w:rsidRDefault="001727F7" w14:paraId="12617E2D" w14:textId="54245B6E">
      <w:pPr>
        <w:rPr>
          <w:ins w:author="Namita Salgiya" w:date="2026-01-16T14:00:00Z" w16du:dateUtc="2026-01-16T08:30:00Z" w:id="69"/>
          <w:lang w:eastAsia="en-IN"/>
        </w:rPr>
        <w:pPrChange w:author="Namita Salgiya" w:date="2026-01-16T14:01:00Z" w16du:dateUtc="2026-01-16T08:31:00Z" w:id="70">
          <w:pPr>
            <w:pStyle w:val="ListParagraph"/>
          </w:pPr>
        </w:pPrChange>
      </w:pPr>
      <w:del w:author="Namita Salgiya" w:date="2026-01-16T14:01:00Z" w16du:dateUtc="2026-01-16T08:31:00Z" w:id="71">
        <w:r w:rsidRPr="00BD7360" w:rsidDel="000C103B">
          <w:rPr>
            <w:lang w:val="en-IN" w:eastAsia="en-IN"/>
          </w:rPr>
          <w:delText xml:space="preserve">Redeem Reward Points instantly at </w:delText>
        </w:r>
        <w:r w:rsidRPr="00BD7360" w:rsidDel="000C103B">
          <w:rPr>
            <w:lang w:eastAsia="en-IN"/>
          </w:rPr>
          <w:delText>Lifestyle, Home Centre, Spar, Max, Baby Shop and EasyBuy stores.</w:delText>
        </w:r>
      </w:del>
    </w:p>
    <w:p w:rsidRPr="00537AB4" w:rsidR="000C103B" w:rsidP="000C103B" w:rsidRDefault="000C103B" w14:paraId="36186EAD" w14:textId="44612915">
      <w:pPr>
        <w:pStyle w:val="ListParagraph"/>
        <w:numPr>
          <w:ilvl w:val="0"/>
          <w:numId w:val="10"/>
        </w:numPr>
        <w:rPr>
          <w:ins w:author="Namita Salgiya" w:date="2026-01-16T14:00:00Z" w16du:dateUtc="2026-01-16T08:30:00Z" w:id="72"/>
          <w:lang w:val="en-IN" w:eastAsia="en-IN"/>
        </w:rPr>
      </w:pPr>
      <w:bookmarkStart w:name="_Hlk219464841" w:id="73"/>
      <w:ins w:author="Namita Salgiya" w:date="2026-01-16T14:00:00Z" w16du:dateUtc="2026-01-16T08:30:00Z" w:id="74">
        <w:r>
          <w:rPr>
            <w:lang w:val="en-IN" w:eastAsia="en-IN"/>
          </w:rPr>
          <w:t>1</w:t>
        </w:r>
        <w:r w:rsidRPr="00EC3BB6">
          <w:rPr>
            <w:lang w:val="en-IN" w:eastAsia="en-IN"/>
          </w:rPr>
          <w:t xml:space="preserve">5 Reward Points on every Rs. 100 spent at </w:t>
        </w:r>
        <w:r w:rsidRPr="00537AB4">
          <w:rPr>
            <w:lang w:eastAsia="en-IN"/>
          </w:rPr>
          <w:t>Online &amp; Retail Landmark Stores</w:t>
        </w:r>
      </w:ins>
    </w:p>
    <w:p w:rsidRPr="00537AB4" w:rsidR="000C103B" w:rsidP="000C103B" w:rsidRDefault="000C103B" w14:paraId="625AADB3" w14:textId="60CE8578">
      <w:pPr>
        <w:pStyle w:val="ListParagraph"/>
        <w:numPr>
          <w:ilvl w:val="0"/>
          <w:numId w:val="10"/>
        </w:numPr>
        <w:rPr>
          <w:ins w:author="Namita Salgiya" w:date="2026-01-16T14:00:00Z" w16du:dateUtc="2026-01-16T08:30:00Z" w:id="75"/>
          <w:lang w:val="en-IN" w:eastAsia="en-IN"/>
        </w:rPr>
      </w:pPr>
      <w:ins w:author="Namita Salgiya" w:date="2026-01-16T14:00:00Z" w16du:dateUtc="2026-01-16T08:30:00Z" w:id="76">
        <w:r w:rsidRPr="00537AB4">
          <w:rPr>
            <w:lang w:val="en-IN" w:eastAsia="en-IN"/>
          </w:rPr>
          <w:t xml:space="preserve">10 Reward points per Rs. 100 </w:t>
        </w:r>
        <w:del w:author="Upadhyay , Shubham (SBICard)" w:date="2026-01-20T11:09:00Z" w16du:dateUtc="2026-01-20T05:39:00Z" w:id="77">
          <w:r w:rsidDel="00A82DFC">
            <w:rPr>
              <w:lang w:val="en-IN" w:eastAsia="en-IN"/>
            </w:rPr>
            <w:delText xml:space="preserve">spent </w:delText>
          </w:r>
          <w:r w:rsidRPr="00537AB4" w:rsidDel="00A82DFC">
            <w:rPr>
              <w:lang w:val="en-IN" w:eastAsia="en-IN"/>
            </w:rPr>
            <w:delText xml:space="preserve">at </w:delText>
          </w:r>
        </w:del>
      </w:ins>
      <w:ins w:author="Upadhyay , Shubham (SBICard)" w:date="2026-01-20T11:09:00Z" w16du:dateUtc="2026-01-20T05:39:00Z" w:id="78">
        <w:r w:rsidR="00A82DFC">
          <w:rPr>
            <w:lang w:val="en-IN" w:eastAsia="en-IN"/>
          </w:rPr>
          <w:t xml:space="preserve">on </w:t>
        </w:r>
      </w:ins>
      <w:ins w:author="Namita Salgiya" w:date="2026-01-16T14:00:00Z" w16du:dateUtc="2026-01-16T08:30:00Z" w:id="79">
        <w:r w:rsidRPr="00537AB4">
          <w:rPr>
            <w:lang w:val="en-IN" w:eastAsia="en-IN"/>
          </w:rPr>
          <w:t xml:space="preserve">Dining, Movies &amp; International </w:t>
        </w:r>
        <w:r>
          <w:rPr>
            <w:lang w:val="en-IN" w:eastAsia="en-IN"/>
          </w:rPr>
          <w:t>s</w:t>
        </w:r>
        <w:r w:rsidRPr="00537AB4">
          <w:rPr>
            <w:lang w:val="en-IN" w:eastAsia="en-IN"/>
          </w:rPr>
          <w:t>pends.</w:t>
        </w:r>
      </w:ins>
    </w:p>
    <w:p w:rsidRPr="000C103B" w:rsidR="000C103B" w:rsidP="000C103B" w:rsidRDefault="000C103B" w14:paraId="5235988F" w14:textId="05FECFE2">
      <w:pPr>
        <w:pStyle w:val="ListParagraph"/>
        <w:numPr>
          <w:ilvl w:val="0"/>
          <w:numId w:val="10"/>
        </w:numPr>
        <w:rPr>
          <w:lang w:val="en-IN" w:eastAsia="en-IN"/>
        </w:rPr>
      </w:pPr>
      <w:ins w:author="Namita Salgiya" w:date="2026-01-16T14:00:00Z" w16du:dateUtc="2026-01-16T08:30:00Z" w:id="80">
        <w:r w:rsidRPr="00064D28">
          <w:rPr>
            <w:lang w:val="en-IN" w:eastAsia="en-IN"/>
          </w:rPr>
          <w:t xml:space="preserve">2 Reward Points per Rs. 100 </w:t>
        </w:r>
        <w:del w:author="Upadhyay , Shubham (SBICard)" w:date="2026-01-20T11:09:00Z" w16du:dateUtc="2026-01-20T05:39:00Z" w:id="81">
          <w:r w:rsidRPr="00064D28" w:rsidDel="00A82DFC">
            <w:rPr>
              <w:lang w:val="en-IN" w:eastAsia="en-IN"/>
            </w:rPr>
            <w:delText xml:space="preserve">spent </w:delText>
          </w:r>
        </w:del>
        <w:r w:rsidRPr="00064D28">
          <w:rPr>
            <w:lang w:val="en-IN" w:eastAsia="en-IN"/>
          </w:rPr>
          <w:t xml:space="preserve">on other </w:t>
        </w:r>
        <w:r>
          <w:rPr>
            <w:lang w:val="en-IN" w:eastAsia="en-IN"/>
          </w:rPr>
          <w:t>spends</w:t>
        </w:r>
      </w:ins>
    </w:p>
    <w:bookmarkEnd w:id="73"/>
    <w:p w:rsidRPr="00BD7360" w:rsidR="002D38D6" w:rsidP="00A80E72" w:rsidRDefault="00E56665" w14:paraId="5605250A" w14:textId="005B0DB1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>
        <w:fldChar w:fldCharType="begin"/>
      </w:r>
      <w:r>
        <w:instrText>HYPERLINK "https://www.sbicard.com/en/personal/credit-cards/lifestyle/sbi-card-elite.page"</w:instrText>
      </w:r>
      <w:r>
        <w:fldChar w:fldCharType="separate"/>
      </w:r>
      <w:r w:rsidRPr="00BD7360">
        <w:rPr>
          <w:rStyle w:val="Hyperlink"/>
          <w:rFonts w:ascii="Sari Offc" w:hAnsi="Sari Offc"/>
          <w:b/>
          <w:bCs/>
          <w:sz w:val="24"/>
          <w:szCs w:val="24"/>
          <w:lang w:val="en-IN"/>
        </w:rPr>
        <w:br/>
      </w:r>
      <w:r>
        <w:fldChar w:fldCharType="end"/>
      </w:r>
      <w:r w:rsidRPr="00BD7360" w:rsidR="00130F13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BD7360" w:rsidR="00130F13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BD7360" w:rsidR="002D38D6" w:rsidP="00660508" w:rsidRDefault="00E831EB" w14:paraId="07E865B8" w14:textId="5AC7FFD4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</w:rPr>
      </w:pPr>
      <w:r w:rsidRPr="00BD7360">
        <w:rPr>
          <w:rFonts w:ascii="Sari Offc" w:hAnsi="Sari Offc"/>
          <w:sz w:val="24"/>
          <w:szCs w:val="24"/>
        </w:rPr>
        <w:t>Annual</w:t>
      </w:r>
      <w:r w:rsidRPr="00BD7360" w:rsidR="002D38D6">
        <w:rPr>
          <w:rFonts w:ascii="Sari Offc" w:hAnsi="Sari Offc"/>
          <w:sz w:val="24"/>
          <w:szCs w:val="24"/>
        </w:rPr>
        <w:t xml:space="preserve"> Fee (one-time): Rs.</w:t>
      </w:r>
      <w:r w:rsidRPr="00BD7360" w:rsidR="00687E6A">
        <w:rPr>
          <w:rFonts w:ascii="Sari Offc" w:hAnsi="Sari Offc"/>
          <w:sz w:val="24"/>
          <w:szCs w:val="24"/>
        </w:rPr>
        <w:t xml:space="preserve"> </w:t>
      </w:r>
      <w:bookmarkStart w:name="_Hlk218164992" w:id="82"/>
      <w:r w:rsidRPr="00BD7360" w:rsidR="005E760D">
        <w:rPr>
          <w:rFonts w:ascii="Sari Offc" w:hAnsi="Sari Offc"/>
          <w:sz w:val="24"/>
          <w:szCs w:val="24"/>
        </w:rPr>
        <w:t>1</w:t>
      </w:r>
      <w:ins w:author="Upadhyay , Shubham (SBICard)" w:date="2026-01-06T19:09:00Z" w:id="83">
        <w:r w:rsidR="00BD7360">
          <w:rPr>
            <w:rFonts w:ascii="Sari Offc" w:hAnsi="Sari Offc"/>
            <w:sz w:val="24"/>
            <w:szCs w:val="24"/>
          </w:rPr>
          <w:t>,</w:t>
        </w:r>
      </w:ins>
      <w:r w:rsidRPr="00BD7360" w:rsidR="005E760D">
        <w:rPr>
          <w:rFonts w:ascii="Sari Offc" w:hAnsi="Sari Offc"/>
          <w:sz w:val="24"/>
          <w:szCs w:val="24"/>
        </w:rPr>
        <w:t>4</w:t>
      </w:r>
      <w:r w:rsidRPr="00BD7360" w:rsidR="002D38D6">
        <w:rPr>
          <w:rFonts w:ascii="Sari Offc" w:hAnsi="Sari Offc"/>
          <w:sz w:val="24"/>
          <w:szCs w:val="24"/>
        </w:rPr>
        <w:t xml:space="preserve">99 </w:t>
      </w:r>
      <w:bookmarkEnd w:id="82"/>
      <w:r w:rsidRPr="00BD7360" w:rsidR="002D38D6">
        <w:rPr>
          <w:rFonts w:ascii="Sari Offc" w:hAnsi="Sari Offc"/>
          <w:sz w:val="24"/>
          <w:szCs w:val="24"/>
        </w:rPr>
        <w:t>+ taxes </w:t>
      </w:r>
    </w:p>
    <w:p w:rsidRPr="00BD7360" w:rsidR="002D38D6" w:rsidP="00660508" w:rsidRDefault="002D38D6" w14:paraId="3CCA290E" w14:textId="01865521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</w:rPr>
        <w:t xml:space="preserve">Renewal Fee (per annum): Rs. </w:t>
      </w:r>
      <w:r w:rsidRPr="00BD7360" w:rsidR="005E760D">
        <w:rPr>
          <w:rFonts w:ascii="Sari Offc" w:hAnsi="Sari Offc"/>
          <w:sz w:val="24"/>
          <w:szCs w:val="24"/>
        </w:rPr>
        <w:t>1</w:t>
      </w:r>
      <w:ins w:author="Upadhyay , Shubham (SBICard)" w:date="2026-01-06T19:10:00Z" w:id="84">
        <w:r w:rsidR="00BD7360">
          <w:rPr>
            <w:rFonts w:ascii="Sari Offc" w:hAnsi="Sari Offc"/>
            <w:sz w:val="24"/>
            <w:szCs w:val="24"/>
          </w:rPr>
          <w:t>,</w:t>
        </w:r>
      </w:ins>
      <w:r w:rsidRPr="00BD7360" w:rsidR="005E760D">
        <w:rPr>
          <w:rFonts w:ascii="Sari Offc" w:hAnsi="Sari Offc"/>
          <w:sz w:val="24"/>
          <w:szCs w:val="24"/>
        </w:rPr>
        <w:t>499</w:t>
      </w:r>
      <w:r w:rsidRPr="00BD7360" w:rsidR="00AB6998">
        <w:rPr>
          <w:rFonts w:ascii="Sari Offc" w:hAnsi="Sari Offc"/>
          <w:sz w:val="24"/>
          <w:szCs w:val="24"/>
        </w:rPr>
        <w:t xml:space="preserve"> </w:t>
      </w:r>
      <w:r w:rsidRPr="00BD7360">
        <w:rPr>
          <w:rFonts w:ascii="Sari Offc" w:hAnsi="Sari Offc"/>
          <w:sz w:val="24"/>
          <w:szCs w:val="24"/>
        </w:rPr>
        <w:t>+ taxes</w:t>
      </w:r>
    </w:p>
    <w:p w:rsidRPr="00BD7360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BD7360">
        <w:rPr>
          <w:rFonts w:ascii="Sari Offc" w:hAnsi="Sari Offc"/>
          <w:b/>
          <w:bCs/>
          <w:sz w:val="24"/>
          <w:szCs w:val="24"/>
        </w:rPr>
        <w:t>Fees</w:t>
      </w:r>
    </w:p>
    <w:p w:rsidRPr="00BD7360" w:rsidR="00A579B5" w:rsidP="00660508" w:rsidRDefault="00E831EB" w14:paraId="7060F76E" w14:textId="22FE8DF1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</w:rPr>
        <w:t>Annual</w:t>
      </w:r>
      <w:r w:rsidRPr="00BD7360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BD7360" w:rsidR="00A80E72">
        <w:rPr>
          <w:rFonts w:ascii="Sari Offc" w:hAnsi="Sari Offc"/>
          <w:sz w:val="24"/>
          <w:szCs w:val="24"/>
        </w:rPr>
        <w:t xml:space="preserve">Rs. </w:t>
      </w:r>
      <w:r w:rsidRPr="00BD7360" w:rsidR="005E760D">
        <w:rPr>
          <w:rFonts w:ascii="Sari Offc" w:hAnsi="Sari Offc"/>
          <w:sz w:val="24"/>
          <w:szCs w:val="24"/>
        </w:rPr>
        <w:t>1</w:t>
      </w:r>
      <w:ins w:author="Upadhyay , Shubham (SBICard)" w:date="2026-01-06T19:10:00Z" w:id="85">
        <w:r w:rsidR="00BD7360">
          <w:rPr>
            <w:rFonts w:ascii="Sari Offc" w:hAnsi="Sari Offc"/>
            <w:sz w:val="24"/>
            <w:szCs w:val="24"/>
          </w:rPr>
          <w:t>,</w:t>
        </w:r>
      </w:ins>
      <w:r w:rsidRPr="00BD7360" w:rsidR="005E760D">
        <w:rPr>
          <w:rFonts w:ascii="Sari Offc" w:hAnsi="Sari Offc"/>
          <w:sz w:val="24"/>
          <w:szCs w:val="24"/>
        </w:rPr>
        <w:t>499</w:t>
      </w:r>
      <w:r w:rsidRPr="00BD7360">
        <w:rPr>
          <w:rFonts w:ascii="Sari Offc" w:hAnsi="Sari Offc"/>
          <w:sz w:val="24"/>
          <w:szCs w:val="24"/>
        </w:rPr>
        <w:t xml:space="preserve"> </w:t>
      </w:r>
      <w:r w:rsidRPr="00BD7360" w:rsidR="00A80E72">
        <w:rPr>
          <w:rFonts w:ascii="Sari Offc" w:hAnsi="Sari Offc"/>
          <w:sz w:val="24"/>
          <w:szCs w:val="24"/>
        </w:rPr>
        <w:t>+ taxes</w:t>
      </w:r>
    </w:p>
    <w:p w:rsidRPr="00BD7360" w:rsidR="00A579B5" w:rsidP="00660508" w:rsidRDefault="00A579B5" w14:paraId="5301376D" w14:textId="0939EB6F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>Renewal Fee (per annum): </w:t>
      </w:r>
      <w:r w:rsidRPr="00BD7360" w:rsidR="00A80E72">
        <w:rPr>
          <w:rFonts w:ascii="Sari Offc" w:hAnsi="Sari Offc"/>
          <w:sz w:val="24"/>
          <w:szCs w:val="24"/>
        </w:rPr>
        <w:t xml:space="preserve">Rs. </w:t>
      </w:r>
      <w:r w:rsidRPr="00BD7360" w:rsidR="005E760D">
        <w:rPr>
          <w:rFonts w:ascii="Sari Offc" w:hAnsi="Sari Offc"/>
          <w:sz w:val="24"/>
          <w:szCs w:val="24"/>
        </w:rPr>
        <w:t>1</w:t>
      </w:r>
      <w:ins w:author="Upadhyay , Shubham (SBICard)" w:date="2026-01-06T19:10:00Z" w:id="86">
        <w:r w:rsidR="00BD7360">
          <w:rPr>
            <w:rFonts w:ascii="Sari Offc" w:hAnsi="Sari Offc"/>
            <w:sz w:val="24"/>
            <w:szCs w:val="24"/>
          </w:rPr>
          <w:t>,</w:t>
        </w:r>
      </w:ins>
      <w:r w:rsidRPr="00BD7360" w:rsidR="005E760D">
        <w:rPr>
          <w:rFonts w:ascii="Sari Offc" w:hAnsi="Sari Offc"/>
          <w:sz w:val="24"/>
          <w:szCs w:val="24"/>
        </w:rPr>
        <w:t>499</w:t>
      </w:r>
      <w:r w:rsidRPr="00BD7360" w:rsidR="00E831EB">
        <w:rPr>
          <w:rFonts w:ascii="Sari Offc" w:hAnsi="Sari Offc"/>
          <w:sz w:val="24"/>
          <w:szCs w:val="24"/>
        </w:rPr>
        <w:t xml:space="preserve"> </w:t>
      </w:r>
      <w:r w:rsidRPr="00BD7360" w:rsidR="00A80E72">
        <w:rPr>
          <w:rFonts w:ascii="Sari Offc" w:hAnsi="Sari Offc"/>
          <w:sz w:val="24"/>
          <w:szCs w:val="24"/>
        </w:rPr>
        <w:t xml:space="preserve">+ taxes </w:t>
      </w:r>
      <w:r w:rsidRPr="00BD7360">
        <w:rPr>
          <w:rFonts w:ascii="Sari Offc" w:hAnsi="Sari Offc"/>
          <w:sz w:val="24"/>
          <w:szCs w:val="24"/>
          <w:lang w:val="en-IN"/>
        </w:rPr>
        <w:t>from second year onwards</w:t>
      </w:r>
    </w:p>
    <w:p w:rsidRPr="00BD7360" w:rsidR="00A579B5" w:rsidP="00660508" w:rsidRDefault="00A579B5" w14:paraId="099A0E29" w14:textId="4B6E87C3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>Add-on</w:t>
      </w:r>
      <w:ins w:author="Namita Salgiya" w:date="2026-01-16T14:00:00Z" w16du:dateUtc="2026-01-16T08:30:00Z" w:id="87">
        <w:r w:rsidR="000C103B">
          <w:rPr>
            <w:rFonts w:ascii="Sari Offc" w:hAnsi="Sari Offc"/>
            <w:sz w:val="24"/>
            <w:szCs w:val="24"/>
            <w:lang w:val="en-IN"/>
          </w:rPr>
          <w:t xml:space="preserve"> Card</w:t>
        </w:r>
      </w:ins>
      <w:r w:rsidRPr="00BD7360">
        <w:rPr>
          <w:rFonts w:ascii="Sari Offc" w:hAnsi="Sari Offc"/>
          <w:sz w:val="24"/>
          <w:szCs w:val="24"/>
          <w:lang w:val="en-IN"/>
        </w:rPr>
        <w:t xml:space="preserve"> Fee (per annum): Nil</w:t>
      </w:r>
    </w:p>
    <w:p w:rsidRPr="00BD7360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BD7360">
        <w:rPr>
          <w:rFonts w:ascii="Sari Offc" w:hAnsi="Sari Offc"/>
          <w:b/>
          <w:bCs/>
          <w:sz w:val="24"/>
          <w:szCs w:val="24"/>
        </w:rPr>
        <w:t>Fees and Charges</w:t>
      </w:r>
    </w:p>
    <w:p w:rsidRPr="00BD7360" w:rsidR="009164D7" w:rsidP="00660508" w:rsidRDefault="009164D7" w14:paraId="00955866" w14:textId="7A171D67">
      <w:pPr>
        <w:numPr>
          <w:ilvl w:val="0"/>
          <w:numId w:val="4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14">
        <w:r w:rsidRPr="00BD7360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937618" w:rsidP="00937618" w:rsidRDefault="00937618" w14:paraId="13221DED" w14:textId="77777777">
      <w:pPr>
        <w:rPr>
          <w:ins w:author="Namita Salgiya" w:date="2026-01-16T13:59:00Z" w16du:dateUtc="2026-01-16T08:29:00Z" w:id="88"/>
          <w:rStyle w:val="Hyperlink"/>
          <w:rFonts w:ascii="Sari Offc" w:hAnsi="Sari Offc"/>
          <w:b/>
          <w:bCs/>
          <w:sz w:val="24"/>
          <w:szCs w:val="24"/>
          <w:lang w:val="en-IN"/>
        </w:rPr>
      </w:pPr>
      <w:r w:rsidRPr="00BD7360">
        <w:rPr>
          <w:rStyle w:val="Hyperlink"/>
          <w:rFonts w:ascii="Sari Offc" w:hAnsi="Sari Offc"/>
          <w:b/>
          <w:bCs/>
          <w:sz w:val="24"/>
          <w:szCs w:val="24"/>
          <w:lang w:val="en-IN"/>
        </w:rPr>
        <w:t>FAQ</w:t>
      </w:r>
    </w:p>
    <w:p w:rsidRPr="00BC38CC" w:rsidR="000C103B" w:rsidP="000C103B" w:rsidRDefault="000C103B" w14:paraId="6B0ABC6C" w14:textId="77777777">
      <w:pPr>
        <w:rPr>
          <w:ins w:author="Namita Salgiya" w:date="2026-01-16T13:59:00Z" w16du:dateUtc="2026-01-16T08:29:00Z" w:id="89"/>
          <w:b/>
          <w:bCs/>
          <w:lang w:val="en-IN"/>
        </w:rPr>
      </w:pPr>
      <w:bookmarkStart w:name="_Hlk219368909" w:id="90"/>
      <w:ins w:author="Namita Salgiya" w:date="2026-01-16T13:59:00Z" w16du:dateUtc="2026-01-16T08:29:00Z" w:id="91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0C103B" w:rsidP="000C103B" w:rsidRDefault="000C103B" w14:paraId="15EB71B3" w14:textId="4596EF2F">
      <w:pPr>
        <w:rPr>
          <w:ins w:author="Namita Salgiya" w:date="2026-01-16T13:59:00Z" w16du:dateUtc="2026-01-16T08:29:00Z" w:id="92"/>
          <w:lang w:val="en-IN"/>
        </w:rPr>
      </w:pPr>
      <w:ins w:author="Namita Salgiya" w:date="2026-01-16T13:59:00Z" w16du:dateUtc="2026-01-16T08:29:00Z" w:id="93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1</w:t>
        </w:r>
      </w:ins>
      <w:ins w:author="Upadhyay , Shubham (SBICard)" w:date="2026-01-20T11:10:00Z" w16du:dateUtc="2026-01-20T05:40:00Z" w:id="94">
        <w:r w:rsidR="00A82DFC">
          <w:rPr>
            <w:lang w:val="en-IN"/>
          </w:rPr>
          <w:t>,</w:t>
        </w:r>
      </w:ins>
      <w:ins w:author="Namita Salgiya" w:date="2026-01-16T13:59:00Z" w16du:dateUtc="2026-01-16T08:29:00Z" w:id="95">
        <w:r>
          <w:rPr>
            <w:lang w:val="en-IN"/>
          </w:rPr>
          <w:t>4</w:t>
        </w:r>
        <w:r w:rsidRPr="00BC38CC">
          <w:rPr>
            <w:lang w:val="en-IN"/>
          </w:rPr>
          <w:t xml:space="preserve">99 + taxes. The Renewal Fee is Rs. </w:t>
        </w:r>
        <w:r>
          <w:rPr>
            <w:lang w:val="en-IN"/>
          </w:rPr>
          <w:t>1</w:t>
        </w:r>
      </w:ins>
      <w:ins w:author="Upadhyay , Shubham (SBICard)" w:date="2026-01-20T11:11:00Z" w16du:dateUtc="2026-01-20T05:41:00Z" w:id="96">
        <w:r w:rsidR="00A82DFC">
          <w:rPr>
            <w:lang w:val="en-IN"/>
          </w:rPr>
          <w:t>,</w:t>
        </w:r>
      </w:ins>
      <w:ins w:author="Namita Salgiya" w:date="2026-01-16T13:59:00Z" w16du:dateUtc="2026-01-16T08:29:00Z" w:id="97">
        <w:r>
          <w:rPr>
            <w:lang w:val="en-IN"/>
          </w:rPr>
          <w:t>4</w:t>
        </w:r>
        <w:r w:rsidRPr="00BC38CC">
          <w:rPr>
            <w:lang w:val="en-IN"/>
          </w:rPr>
          <w:t>99 + taxes from second year onwards.</w:t>
        </w:r>
      </w:ins>
    </w:p>
    <w:p w:rsidR="000C103B" w:rsidP="000C103B" w:rsidRDefault="000C103B" w14:paraId="3D0E496E" w14:textId="77777777">
      <w:pPr>
        <w:rPr>
          <w:ins w:author="Namita Salgiya" w:date="2026-01-16T14:00:00Z" w16du:dateUtc="2026-01-16T08:30:00Z" w:id="98"/>
          <w:b/>
          <w:bCs/>
          <w:lang w:val="en-IN"/>
        </w:rPr>
      </w:pPr>
      <w:ins w:author="Namita Salgiya" w:date="2026-01-16T13:59:00Z" w16du:dateUtc="2026-01-16T08:29:00Z" w:id="99">
        <w:r w:rsidRPr="00BC38CC">
          <w:rPr>
            <w:b/>
            <w:bCs/>
            <w:lang w:val="en-IN"/>
          </w:rPr>
          <w:t>Can I use my card internationally?</w:t>
        </w:r>
      </w:ins>
    </w:p>
    <w:p w:rsidRPr="000C103B" w:rsidR="000C103B" w:rsidP="000C103B" w:rsidRDefault="000C103B" w14:paraId="2EAB41E6" w14:textId="3E85DBB9">
      <w:pPr>
        <w:rPr>
          <w:ins w:author="Namita Salgiya" w:date="2026-01-16T13:59:00Z" w16du:dateUtc="2026-01-16T08:29:00Z" w:id="100"/>
          <w:rPrChange w:author="Namita Salgiya" w:date="2026-01-16T14:00:00Z" w16du:dateUtc="2026-01-16T08:30:00Z" w:id="101">
            <w:rPr>
              <w:ins w:author="Namita Salgiya" w:date="2026-01-16T13:59:00Z" w16du:dateUtc="2026-01-16T08:29:00Z" w:id="102"/>
              <w:lang w:val="en-IN"/>
            </w:rPr>
          </w:rPrChange>
        </w:rPr>
      </w:pPr>
      <w:bookmarkStart w:name="_Hlk219464810" w:id="103"/>
      <w:ins w:author="Namita Salgiya" w:date="2026-01-16T13:59:00Z" w16du:dateUtc="2026-01-16T08:29:00Z" w:id="104">
        <w:r w:rsidRPr="000C103B">
          <w:rPr>
            <w:lang w:val="en-IN"/>
          </w:rPr>
          <w:t xml:space="preserve">Yes, you can use your </w:t>
        </w:r>
        <w:r>
          <w:t>Landmark Rewards</w:t>
        </w:r>
        <w:r w:rsidRPr="00C15207">
          <w:t xml:space="preserve"> SBI Card </w:t>
        </w:r>
        <w:r>
          <w:t xml:space="preserve">SELECT </w:t>
        </w:r>
        <w:del w:author="Upadhyay , Shubham (SBICard)" w:date="2026-01-20T11:12:00Z" w16du:dateUtc="2026-01-20T05:42:00Z" w:id="105">
          <w:r w:rsidRPr="000C103B" w:rsidDel="00A82DFC">
            <w:rPr>
              <w:lang w:val="en-IN"/>
            </w:rPr>
            <w:delText xml:space="preserve">in </w:delText>
          </w:r>
        </w:del>
      </w:ins>
      <w:ins w:author="Upadhyay , Shubham (SBICard)" w:date="2026-01-20T11:12:00Z" w16du:dateUtc="2026-01-20T05:42:00Z" w:id="106">
        <w:r w:rsidR="00A82DFC">
          <w:rPr>
            <w:lang w:val="en-IN"/>
          </w:rPr>
          <w:t xml:space="preserve">at </w:t>
        </w:r>
      </w:ins>
      <w:ins w:author="Namita Salgiya" w:date="2026-01-16T13:59:00Z" w16du:dateUtc="2026-01-16T08:29:00Z" w:id="107">
        <w:r w:rsidRPr="000C103B">
          <w:rPr>
            <w:lang w:val="en-IN"/>
          </w:rPr>
          <w:t xml:space="preserve">over 24 million outlets across the globe, including 3,25,000 outlets in </w:t>
        </w:r>
        <w:r w:rsidRPr="000C103B">
          <w:rPr>
            <w:rPrChange w:author="Namita Salgiya" w:date="2026-01-16T14:00:00Z" w16du:dateUtc="2026-01-16T08:30:00Z" w:id="108">
              <w:rPr>
                <w:lang w:val="en-IN"/>
              </w:rPr>
            </w:rPrChange>
          </w:rPr>
          <w:t xml:space="preserve">India. </w:t>
        </w:r>
      </w:ins>
      <w:ins w:author="Namita Salgiya" w:date="2026-01-16T14:00:00Z" w16du:dateUtc="2026-01-16T08:30:00Z" w:id="109">
        <w:r w:rsidRPr="000C103B">
          <w:rPr>
            <w:rPrChange w:author="Namita Salgiya" w:date="2026-01-16T14:00:00Z" w16du:dateUtc="2026-01-16T08:30:00Z" w:id="110">
              <w:rPr>
                <w:lang w:val="en-IN"/>
              </w:rPr>
            </w:rPrChange>
          </w:rPr>
          <w:t xml:space="preserve">You can </w:t>
        </w:r>
        <w:r w:rsidRPr="000C103B">
          <w:rPr>
            <w:rPrChange w:author="Namita Salgiya" w:date="2026-01-16T14:00:00Z" w16du:dateUtc="2026-01-16T08:30:00Z" w:id="111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>m</w:t>
        </w:r>
      </w:ins>
      <w:ins w:author="Namita Salgiya" w:date="2026-01-16T13:59:00Z" w16du:dateUtc="2026-01-16T08:29:00Z" w:id="112">
        <w:r w:rsidRPr="000C103B">
          <w:rPr>
            <w:rPrChange w:author="Namita Salgiya" w:date="2026-01-16T14:00:00Z" w16du:dateUtc="2026-01-16T08:30:00Z" w:id="113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>ake payments at any outlet that accepts Visa.</w:t>
        </w:r>
      </w:ins>
      <w:ins w:author="Namita Salgiya" w:date="2026-01-16T14:00:00Z" w16du:dateUtc="2026-01-16T08:30:00Z" w:id="114">
        <w:r>
          <w:t xml:space="preserve"> </w:t>
        </w:r>
      </w:ins>
      <w:ins w:author="Namita Salgiya" w:date="2026-01-16T13:59:00Z" w16du:dateUtc="2026-01-16T08:29:00Z" w:id="115">
        <w:r w:rsidRPr="000C103B">
          <w:rPr>
            <w:rPrChange w:author="Namita Salgiya" w:date="2026-01-16T14:00:00Z" w16du:dateUtc="2026-01-16T08:30:00Z" w:id="116">
              <w:rPr>
                <w:lang w:val="en-IN"/>
              </w:rPr>
            </w:rPrChange>
          </w:rPr>
          <w:t xml:space="preserve">You can withdraw cash from over 1 million </w:t>
        </w:r>
      </w:ins>
      <w:ins w:author="Namita Salgiya" w:date="2026-01-16T14:06:00Z" w16du:dateUtc="2026-01-16T08:36:00Z" w:id="117">
        <w:r w:rsidR="00610D5A">
          <w:t xml:space="preserve">Visa </w:t>
        </w:r>
      </w:ins>
      <w:ins w:author="Namita Salgiya" w:date="2026-01-16T13:59:00Z" w16du:dateUtc="2026-01-16T08:29:00Z" w:id="118">
        <w:r w:rsidRPr="000C103B">
          <w:rPr>
            <w:rPrChange w:author="Namita Salgiya" w:date="2026-01-16T14:00:00Z" w16du:dateUtc="2026-01-16T08:30:00Z" w:id="119">
              <w:rPr>
                <w:lang w:val="en-IN"/>
              </w:rPr>
            </w:rPrChange>
          </w:rPr>
          <w:t>ATMs across the globe.</w:t>
        </w:r>
      </w:ins>
    </w:p>
    <w:bookmarkEnd w:id="103"/>
    <w:p w:rsidRPr="00BC38CC" w:rsidR="000C103B" w:rsidP="000C103B" w:rsidRDefault="000C103B" w14:paraId="7B0BD451" w14:textId="77777777">
      <w:pPr>
        <w:rPr>
          <w:ins w:author="Namita Salgiya" w:date="2026-01-16T13:59:00Z" w16du:dateUtc="2026-01-16T08:29:00Z" w:id="120"/>
          <w:b/>
          <w:bCs/>
          <w:lang w:val="en-IN"/>
        </w:rPr>
      </w:pPr>
      <w:ins w:author="Namita Salgiya" w:date="2026-01-16T13:59:00Z" w16du:dateUtc="2026-01-16T08:29:00Z" w:id="121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0C103B" w:rsidP="000C103B" w:rsidRDefault="000C103B" w14:paraId="0FDD175F" w14:textId="77777777">
      <w:pPr>
        <w:rPr>
          <w:ins w:author="Namita Salgiya" w:date="2026-01-16T13:59:00Z" w16du:dateUtc="2026-01-16T08:29:00Z" w:id="122"/>
          <w:lang w:val="en-IN"/>
        </w:rPr>
      </w:pPr>
      <w:ins w:author="Namita Salgiya" w:date="2026-01-16T13:59:00Z" w16du:dateUtc="2026-01-16T08:29:00Z" w:id="123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90"/>
      </w:ins>
    </w:p>
    <w:p w:rsidRPr="00BD7360" w:rsidR="000C103B" w:rsidP="00937618" w:rsidRDefault="000C103B" w14:paraId="60030439" w14:textId="77777777">
      <w:pPr>
        <w:rPr>
          <w:rStyle w:val="Hyperlink"/>
          <w:rFonts w:ascii="Sari Offc" w:hAnsi="Sari Offc"/>
          <w:b/>
          <w:bCs/>
          <w:sz w:val="24"/>
          <w:szCs w:val="24"/>
          <w:u w:val="none"/>
        </w:rPr>
      </w:pPr>
    </w:p>
    <w:p w:rsidRPr="00BD7360" w:rsidR="00937618" w:rsidDel="000C103B" w:rsidP="00937618" w:rsidRDefault="00937618" w14:paraId="13947D18" w14:textId="419D26BF">
      <w:pPr>
        <w:pStyle w:val="ListParagraph"/>
        <w:numPr>
          <w:ilvl w:val="0"/>
          <w:numId w:val="4"/>
        </w:numPr>
        <w:rPr>
          <w:del w:author="Namita Salgiya" w:date="2026-01-16T13:59:00Z" w16du:dateUtc="2026-01-16T08:29:00Z" w:id="124"/>
          <w:rFonts w:ascii="Sari Offc" w:hAnsi="Sari Offc"/>
          <w:sz w:val="24"/>
          <w:szCs w:val="24"/>
        </w:rPr>
      </w:pPr>
      <w:del w:author="Namita Salgiya" w:date="2026-01-16T13:59:00Z" w16du:dateUtc="2026-01-16T08:29:00Z" w:id="125">
        <w:r w:rsidRPr="00BD7360" w:rsidDel="000C103B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Pr="00BD7360" w:rsidR="009164D7" w:rsidP="004A5805" w:rsidRDefault="009164D7" w14:paraId="7415B9E1" w14:textId="2C711C4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BD736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BD7360" w:rsidR="005B4827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BD7360" w:rsidR="00AB6998" w:rsidP="00AB6998" w:rsidRDefault="00AB6998" w14:paraId="582A7FFC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BD7360">
        <w:rPr>
          <w:rFonts w:ascii="Sari Offc" w:hAnsi="Sari Offc"/>
          <w:b/>
          <w:bCs/>
          <w:sz w:val="24"/>
          <w:szCs w:val="24"/>
          <w:lang w:val="en-IN"/>
        </w:rPr>
        <w:lastRenderedPageBreak/>
        <w:t>Contactless Advantage</w:t>
      </w:r>
    </w:p>
    <w:p w:rsidRPr="005055D0" w:rsidR="000C103B" w:rsidP="000C103B" w:rsidRDefault="000C103B" w14:paraId="2157AB49" w14:textId="036FDB27">
      <w:pPr>
        <w:pStyle w:val="ListParagraph"/>
        <w:numPr>
          <w:ilvl w:val="0"/>
          <w:numId w:val="4"/>
        </w:numPr>
        <w:rPr>
          <w:ins w:author="Namita Salgiya" w:date="2026-01-16T13:59:00Z" w16du:dateUtc="2026-01-16T08:29:00Z" w:id="126"/>
        </w:rPr>
      </w:pPr>
      <w:ins w:author="Namita Salgiya" w:date="2026-01-16T13:59:00Z" w16du:dateUtc="2026-01-16T08:29:00Z" w:id="127">
        <w:r w:rsidRPr="00064D28">
          <w:rPr>
            <w:lang w:val="en-IN"/>
          </w:rPr>
          <w:t xml:space="preserve">Tap &amp; Pay with Ease: </w:t>
        </w:r>
        <w:r w:rsidRPr="005055D0">
          <w:t xml:space="preserve">Make everyday payments effortlessly with </w:t>
        </w:r>
        <w:r>
          <w:t>Landmark Rewards</w:t>
        </w:r>
        <w:r w:rsidRPr="00C15207">
          <w:t xml:space="preserve"> SBI Card </w:t>
        </w:r>
      </w:ins>
      <w:ins w:author="Namita Salgiya" w:date="2026-01-20T18:33:00Z" w16du:dateUtc="2026-01-20T13:03:00Z" w:id="128">
        <w:r w:rsidR="0076297C">
          <w:t>SELECT</w:t>
        </w:r>
      </w:ins>
      <w:ins w:author="Namita Salgiya" w:date="2026-01-16T13:59:00Z" w16du:dateUtc="2026-01-16T08:29:00Z" w:id="129">
        <w:r w:rsidRPr="005055D0">
          <w:t>. Simply tap your card on a secure reader for instant transactions.</w:t>
        </w:r>
      </w:ins>
    </w:p>
    <w:p w:rsidRPr="00064D28" w:rsidR="000C103B" w:rsidP="000C103B" w:rsidRDefault="000C103B" w14:paraId="3B52D0DC" w14:textId="77777777">
      <w:pPr>
        <w:pStyle w:val="ListParagraph"/>
        <w:numPr>
          <w:ilvl w:val="0"/>
          <w:numId w:val="4"/>
        </w:numPr>
        <w:rPr>
          <w:ins w:author="Namita Salgiya" w:date="2026-01-16T13:59:00Z" w16du:dateUtc="2026-01-16T08:29:00Z" w:id="130"/>
          <w:lang w:val="en-IN"/>
        </w:rPr>
      </w:pPr>
      <w:ins w:author="Namita Salgiya" w:date="2026-01-16T13:59:00Z" w16du:dateUtc="2026-01-16T08:29:00Z" w:id="131">
        <w:r w:rsidRPr="00064D28">
          <w:rPr>
            <w:lang w:val="en-IN"/>
          </w:rPr>
          <w:t>Fast &amp; Convenient: No need to hand over your card or fumble for cash or coins. Tap and go for small, everyday payments in seconds.</w:t>
        </w:r>
      </w:ins>
    </w:p>
    <w:p w:rsidRPr="003442DC" w:rsidR="000C103B" w:rsidP="000C103B" w:rsidRDefault="000C103B" w14:paraId="73234A61" w14:textId="77777777">
      <w:pPr>
        <w:pStyle w:val="ListParagraph"/>
        <w:numPr>
          <w:ilvl w:val="0"/>
          <w:numId w:val="4"/>
        </w:numPr>
        <w:rPr>
          <w:ins w:author="Namita Salgiya" w:date="2026-01-16T13:59:00Z" w16du:dateUtc="2026-01-16T08:29:00Z" w:id="132"/>
        </w:rPr>
      </w:pPr>
      <w:ins w:author="Namita Salgiya" w:date="2026-01-16T13:59:00Z" w16du:dateUtc="2026-01-16T08:29:00Z" w:id="133">
        <w:r w:rsidRPr="00064D28">
          <w:rPr>
            <w:lang w:val="en-IN"/>
          </w:rPr>
          <w:t xml:space="preserve">Secure Transactions: Your card stays in your hand during the transaction, reducing the risk of loss or fraud. Visa PayWave’s unique security key ensures that even if the card is tapped </w:t>
        </w:r>
        <w:r w:rsidRPr="003442DC">
          <w:t>multiple times, only one transaction is processed.</w:t>
        </w:r>
      </w:ins>
    </w:p>
    <w:bookmarkStart w:name="_Hlk219368972" w:id="134"/>
    <w:p w:rsidRPr="001A04C4" w:rsidR="000C103B" w:rsidP="000C103B" w:rsidRDefault="000C103B" w14:paraId="2BE96FDD" w14:textId="77777777">
      <w:pPr>
        <w:pStyle w:val="ListParagraph"/>
        <w:numPr>
          <w:ilvl w:val="0"/>
          <w:numId w:val="5"/>
        </w:numPr>
        <w:rPr>
          <w:ins w:author="Namita Salgiya" w:date="2026-01-16T13:59:00Z" w16du:dateUtc="2026-01-16T08:29:00Z" w:id="135"/>
        </w:rPr>
      </w:pPr>
      <w:ins w:author="Namita Salgiya" w:date="2026-01-16T13:59:00Z" w16du:dateUtc="2026-01-16T08:29:00Z" w:id="136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0C103B" w:rsidP="000C103B" w:rsidRDefault="000C103B" w14:paraId="3575383E" w14:textId="77777777">
      <w:pPr>
        <w:pStyle w:val="ListParagraph"/>
        <w:numPr>
          <w:ilvl w:val="0"/>
          <w:numId w:val="5"/>
        </w:numPr>
        <w:rPr>
          <w:ins w:author="Namita Salgiya" w:date="2026-01-16T13:59:00Z" w16du:dateUtc="2026-01-16T08:29:00Z" w:id="137"/>
        </w:rPr>
      </w:pPr>
      <w:ins w:author="Namita Salgiya" w:date="2026-01-16T13:59:00Z" w16du:dateUtc="2026-01-16T08:29:00Z" w:id="138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34"/>
    <w:p w:rsidRPr="00BD7360" w:rsidR="00AB6998" w:rsidDel="000C103B" w:rsidP="00660508" w:rsidRDefault="00AB6998" w14:paraId="717CC9D3" w14:textId="01AAF1B1">
      <w:pPr>
        <w:numPr>
          <w:ilvl w:val="0"/>
          <w:numId w:val="4"/>
        </w:numPr>
        <w:rPr>
          <w:del w:author="Namita Salgiya" w:date="2026-01-16T13:59:00Z" w16du:dateUtc="2026-01-16T08:29:00Z" w:id="139"/>
          <w:rFonts w:ascii="Sari Offc" w:hAnsi="Sari Offc"/>
          <w:sz w:val="24"/>
          <w:szCs w:val="24"/>
        </w:rPr>
      </w:pPr>
      <w:del w:author="Namita Salgiya" w:date="2026-01-16T13:59:00Z" w16du:dateUtc="2026-01-16T08:29:00Z" w:id="140">
        <w:r w:rsidRPr="00BD7360" w:rsidDel="000C103B">
          <w:rPr>
            <w:rFonts w:ascii="Sari Offc" w:hAnsi="Sari Offc"/>
            <w:sz w:val="24"/>
            <w:szCs w:val="24"/>
            <w:lang w:val="en-IN"/>
          </w:rPr>
          <w:delText xml:space="preserve">Tap &amp; Pay with Ease: </w:delText>
        </w:r>
        <w:r w:rsidRPr="00BD7360" w:rsidDel="000C103B">
          <w:rPr>
            <w:rFonts w:ascii="Sari Offc" w:hAnsi="Sari Offc"/>
            <w:sz w:val="24"/>
            <w:szCs w:val="24"/>
          </w:rPr>
          <w:delText xml:space="preserve">Make everyday payments effortlessly with </w:delText>
        </w:r>
      </w:del>
      <w:ins w:author="Arun Kaushal" w:date="2026-01-06T20:45:00Z" w:id="141">
        <w:del w:author="Namita Salgiya" w:date="2026-01-16T13:59:00Z" w16du:dateUtc="2026-01-16T08:29:00Z" w:id="142">
          <w:r w:rsidDel="000C103B" w:rsidR="00852EA2">
            <w:rPr>
              <w:rFonts w:ascii="Sari Offc" w:hAnsi="Sari Offc"/>
              <w:sz w:val="24"/>
              <w:szCs w:val="24"/>
            </w:rPr>
            <w:delText>Lanmark Rewards</w:delText>
          </w:r>
        </w:del>
      </w:ins>
      <w:commentRangeStart w:id="143"/>
      <w:del w:author="Namita Salgiya" w:date="2026-01-16T13:59:00Z" w16du:dateUtc="2026-01-16T08:29:00Z" w:id="144">
        <w:r w:rsidRPr="00BD7360" w:rsidDel="000C103B" w:rsidR="00A13F55">
          <w:rPr>
            <w:rFonts w:ascii="Sari Offc" w:hAnsi="Sari Offc"/>
            <w:sz w:val="24"/>
            <w:szCs w:val="24"/>
          </w:rPr>
          <w:delText>Lifestyle HC SBI Card SELECT</w:delText>
        </w:r>
        <w:r w:rsidRPr="00BD7360" w:rsidDel="000C103B">
          <w:rPr>
            <w:rFonts w:ascii="Sari Offc" w:hAnsi="Sari Offc"/>
            <w:sz w:val="24"/>
            <w:szCs w:val="24"/>
          </w:rPr>
          <w:delText xml:space="preserve">. </w:delText>
        </w:r>
        <w:commentRangeEnd w:id="143"/>
        <w:r w:rsidRPr="00BD7360" w:rsidDel="000C103B" w:rsidR="00BD7360">
          <w:rPr>
            <w:rStyle w:val="CommentReference"/>
            <w:rFonts w:ascii="Sari Offc" w:hAnsi="Sari Offc"/>
            <w:sz w:val="24"/>
            <w:szCs w:val="24"/>
          </w:rPr>
          <w:commentReference w:id="143"/>
        </w:r>
        <w:r w:rsidRPr="00BD7360" w:rsidDel="000C103B">
          <w:rPr>
            <w:rFonts w:ascii="Sari Offc" w:hAnsi="Sari Offc"/>
            <w:sz w:val="24"/>
            <w:szCs w:val="24"/>
          </w:rPr>
          <w:delText>Simply tap your card on a secure reader for instant transactions.</w:delText>
        </w:r>
      </w:del>
    </w:p>
    <w:p w:rsidRPr="00BD7360" w:rsidR="00AB6998" w:rsidDel="000C103B" w:rsidP="00660508" w:rsidRDefault="00AB6998" w14:paraId="5B579757" w14:textId="1AF689A3">
      <w:pPr>
        <w:numPr>
          <w:ilvl w:val="0"/>
          <w:numId w:val="4"/>
        </w:numPr>
        <w:rPr>
          <w:del w:author="Namita Salgiya" w:date="2026-01-16T13:59:00Z" w16du:dateUtc="2026-01-16T08:29:00Z" w:id="145"/>
          <w:rFonts w:ascii="Sari Offc" w:hAnsi="Sari Offc"/>
          <w:sz w:val="24"/>
          <w:szCs w:val="24"/>
          <w:lang w:val="en-IN"/>
        </w:rPr>
      </w:pPr>
      <w:del w:author="Namita Salgiya" w:date="2026-01-16T13:59:00Z" w16du:dateUtc="2026-01-16T08:29:00Z" w:id="146">
        <w:r w:rsidRPr="00BD7360" w:rsidDel="000C103B">
          <w:rPr>
            <w:rFonts w:ascii="Sari Offc" w:hAnsi="Sari Offc"/>
            <w:sz w:val="24"/>
            <w:szCs w:val="24"/>
            <w:lang w:val="en-IN"/>
          </w:rPr>
          <w:delText>Fast &amp; Convenient: No need to hand over your card or fumble for cash or coins. Tap and go for small, everyday payments in seconds.</w:delText>
        </w:r>
      </w:del>
    </w:p>
    <w:p w:rsidRPr="00BD7360" w:rsidR="00AB6998" w:rsidDel="000C103B" w:rsidP="003442DC" w:rsidRDefault="00AB6998" w14:paraId="4A55CFD4" w14:textId="3BADB012">
      <w:pPr>
        <w:rPr>
          <w:del w:author="Namita Salgiya" w:date="2026-01-16T13:59:00Z" w16du:dateUtc="2026-01-16T08:29:00Z" w:id="147"/>
          <w:rFonts w:ascii="Sari Offc" w:hAnsi="Sari Offc"/>
          <w:sz w:val="24"/>
          <w:szCs w:val="24"/>
        </w:rPr>
      </w:pPr>
      <w:del w:author="Namita Salgiya" w:date="2026-01-16T13:59:00Z" w16du:dateUtc="2026-01-16T08:29:00Z" w:id="148">
        <w:r w:rsidRPr="00BD7360" w:rsidDel="000C103B">
          <w:rPr>
            <w:rFonts w:ascii="Sari Offc" w:hAnsi="Sari Offc"/>
            <w:sz w:val="24"/>
            <w:szCs w:val="24"/>
            <w:lang w:val="en-IN"/>
          </w:rPr>
          <w:delText xml:space="preserve">Secure Transactions: Your card stays in your hand during the transaction, reducing the risk of loss or fraud. Visa PayWave’s unique security key ensures that even if the card is tapped </w:delText>
        </w:r>
        <w:r w:rsidRPr="00BD7360" w:rsidDel="000C103B">
          <w:rPr>
            <w:rFonts w:ascii="Sari Offc" w:hAnsi="Sari Offc"/>
            <w:sz w:val="24"/>
            <w:szCs w:val="24"/>
          </w:rPr>
          <w:delText>multiple times, only one transaction is processed.</w:delText>
        </w:r>
      </w:del>
    </w:p>
    <w:p w:rsidRPr="00BD7360" w:rsidR="003442DC" w:rsidDel="000C103B" w:rsidP="003442DC" w:rsidRDefault="003442DC" w14:paraId="3C888F44" w14:textId="6CDE9EE8">
      <w:pPr>
        <w:rPr>
          <w:del w:author="Namita Salgiya" w:date="2026-01-16T13:59:00Z" w16du:dateUtc="2026-01-16T08:29:00Z" w:id="149"/>
          <w:rFonts w:ascii="Sari Offc" w:hAnsi="Sari Offc"/>
          <w:sz w:val="24"/>
          <w:szCs w:val="24"/>
        </w:rPr>
      </w:pPr>
      <w:del w:author="Namita Salgiya" w:date="2026-01-16T13:59:00Z" w16du:dateUtc="2026-01-16T08:29:00Z" w:id="150">
        <w:r w:rsidRPr="00BD7360" w:rsidDel="000C103B">
          <w:rPr>
            <w:rFonts w:ascii="Sari Offc" w:hAnsi="Sari Offc"/>
            <w:sz w:val="24"/>
            <w:szCs w:val="24"/>
          </w:rPr>
          <w:delText>Please click </w:delText>
        </w:r>
        <w:r w:rsidDel="000C103B">
          <w:fldChar w:fldCharType="begin"/>
        </w:r>
        <w:r w:rsidDel="000C103B">
          <w:delInstrText>HYPERLINK "https://www.sbicard.com/sbi-card-en/assets/docs/pdf/personal/credit-cards/lifestyle/sbi-signature-contactless-card/Signature%20Contactless%20FAQ.pdf" \t "_blank"</w:delInstrText>
        </w:r>
        <w:r w:rsidDel="000C103B">
          <w:fldChar w:fldCharType="separate"/>
        </w:r>
        <w:r w:rsidRPr="00BD7360" w:rsidDel="000C103B">
          <w:rPr>
            <w:rStyle w:val="Hyperlink"/>
            <w:rFonts w:ascii="Sari Offc" w:hAnsi="Sari Offc"/>
            <w:sz w:val="24"/>
            <w:szCs w:val="24"/>
          </w:rPr>
          <w:delText>here</w:delText>
        </w:r>
        <w:r w:rsidDel="000C103B">
          <w:fldChar w:fldCharType="end"/>
        </w:r>
        <w:r w:rsidRPr="00BD7360" w:rsidDel="000C103B">
          <w:rPr>
            <w:rFonts w:ascii="Sari Offc" w:hAnsi="Sari Offc"/>
            <w:sz w:val="24"/>
            <w:szCs w:val="24"/>
          </w:rPr>
          <w:delText> to download the FAQ’s</w:delText>
        </w:r>
      </w:del>
    </w:p>
    <w:p w:rsidRPr="00BD7360" w:rsidR="003442DC" w:rsidDel="000C103B" w:rsidP="003442DC" w:rsidRDefault="003442DC" w14:paraId="5DECE6A6" w14:textId="35E4B099">
      <w:pPr>
        <w:rPr>
          <w:del w:author="Namita Salgiya" w:date="2026-01-16T13:59:00Z" w16du:dateUtc="2026-01-16T08:29:00Z" w:id="151"/>
          <w:rFonts w:ascii="Sari Offc" w:hAnsi="Sari Offc"/>
          <w:sz w:val="24"/>
          <w:szCs w:val="24"/>
        </w:rPr>
      </w:pPr>
      <w:del w:author="Namita Salgiya" w:date="2026-01-16T13:59:00Z" w16du:dateUtc="2026-01-16T08:29:00Z" w:id="152">
        <w:r w:rsidRPr="00BD7360" w:rsidDel="000C103B">
          <w:rPr>
            <w:rFonts w:ascii="Sari Offc" w:hAnsi="Sari Offc"/>
            <w:sz w:val="24"/>
            <w:szCs w:val="24"/>
          </w:rPr>
          <w:delText xml:space="preserve">Please click </w:delText>
        </w:r>
        <w:r w:rsidDel="000C103B">
          <w:fldChar w:fldCharType="begin"/>
        </w:r>
        <w:r w:rsidDel="000C103B">
          <w:delInstrText>HYPERLINK "https://www.sbicard.com/sbi-card-en/assets/docs/pdf/personal/cards/list-of-stores.pdf" \t "_blank"</w:delInstrText>
        </w:r>
        <w:r w:rsidDel="000C103B">
          <w:fldChar w:fldCharType="separate"/>
        </w:r>
        <w:r w:rsidRPr="00BD7360" w:rsidDel="000C103B">
          <w:rPr>
            <w:rStyle w:val="Hyperlink"/>
            <w:rFonts w:ascii="Sari Offc" w:hAnsi="Sari Offc"/>
            <w:sz w:val="24"/>
            <w:szCs w:val="24"/>
          </w:rPr>
          <w:delText>here</w:delText>
        </w:r>
        <w:r w:rsidDel="000C103B">
          <w:fldChar w:fldCharType="end"/>
        </w:r>
        <w:r w:rsidRPr="00BD7360" w:rsidDel="000C103B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BD7360" w:rsidR="003442DC" w:rsidP="003442DC" w:rsidRDefault="003442DC" w14:paraId="314FD65B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BD7360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BD7360" w:rsidR="003442DC" w:rsidP="00660508" w:rsidRDefault="003442DC" w14:paraId="5EDF2192" w14:textId="6E39CDFF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0T11:14:00Z" w16du:dateUtc="2026-01-20T05:44:00Z" w:id="153">
        <w:r w:rsidRPr="00BD7360" w:rsidDel="00A82DFC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0T11:14:00Z" w16du:dateUtc="2026-01-20T05:44:00Z" w:id="154">
        <w:r w:rsidR="00A82DFC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BD7360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BD7360" w:rsidR="00A13F55" w:rsidP="00660508" w:rsidRDefault="00A13F55" w14:paraId="2937F224" w14:textId="33776F10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Make payments at any outlet that accepts Visa.</w:t>
      </w:r>
    </w:p>
    <w:p w:rsidRPr="00BD7360" w:rsidR="003442DC" w:rsidP="003442DC" w:rsidRDefault="003442DC" w14:paraId="04D5239B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BD7360">
        <w:rPr>
          <w:rFonts w:ascii="Sari Offc" w:hAnsi="Sari Offc"/>
          <w:b/>
          <w:bCs/>
          <w:sz w:val="24"/>
          <w:szCs w:val="24"/>
          <w:lang w:val="en-IN"/>
        </w:rPr>
        <w:t>Cash Access Across the World</w:t>
      </w:r>
    </w:p>
    <w:p w:rsidRPr="00BD7360" w:rsidR="003442DC" w:rsidP="00660508" w:rsidRDefault="003442DC" w14:paraId="7197FC95" w14:textId="445073F3">
      <w:pPr>
        <w:numPr>
          <w:ilvl w:val="0"/>
          <w:numId w:val="7"/>
        </w:numPr>
        <w:rPr>
          <w:rFonts w:ascii="Sari Offc" w:hAnsi="Sari Offc"/>
          <w:sz w:val="24"/>
          <w:szCs w:val="24"/>
          <w:lang w:val="en-IN" w:eastAsia="en-IN"/>
        </w:rPr>
      </w:pPr>
      <w:r w:rsidRPr="00BD7360">
        <w:rPr>
          <w:rFonts w:ascii="Sari Offc" w:hAnsi="Sari Offc"/>
          <w:sz w:val="24"/>
          <w:szCs w:val="24"/>
          <w:lang w:val="en-IN" w:eastAsia="en-IN"/>
        </w:rPr>
        <w:t>Withdraw cash from over 1 million</w:t>
      </w:r>
      <w:r w:rsidRPr="00BD7360" w:rsidR="00A13F55">
        <w:rPr>
          <w:rFonts w:ascii="Sari Offc" w:hAnsi="Sari Offc"/>
          <w:sz w:val="24"/>
          <w:szCs w:val="24"/>
          <w:lang w:val="en-IN" w:eastAsia="en-IN"/>
        </w:rPr>
        <w:t xml:space="preserve"> Visa </w:t>
      </w:r>
      <w:r w:rsidRPr="00BD7360">
        <w:rPr>
          <w:rFonts w:ascii="Sari Offc" w:hAnsi="Sari Offc"/>
          <w:sz w:val="24"/>
          <w:szCs w:val="24"/>
          <w:lang w:val="en-IN" w:eastAsia="en-IN"/>
        </w:rPr>
        <w:t>ATMs across the globe</w:t>
      </w:r>
    </w:p>
    <w:p w:rsidRPr="00BD7360" w:rsidR="003442DC" w:rsidP="003442DC" w:rsidRDefault="003442DC" w14:paraId="7837CA6A" w14:textId="1F314DB0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BD7360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6T19:10:00Z" w:id="155">
        <w:r w:rsidR="00BD7360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BD7360" w:rsidR="003442DC" w:rsidP="00660508" w:rsidRDefault="003442DC" w14:paraId="0F5D2D90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BD7360" w:rsidR="003442DC" w:rsidP="00660508" w:rsidRDefault="003442DC" w14:paraId="04A993E8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BD7360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="003442DC" w:rsidP="00660508" w:rsidRDefault="003442DC" w14:paraId="789BCD4C" w14:textId="77777777">
      <w:pPr>
        <w:pStyle w:val="ListParagraph"/>
        <w:numPr>
          <w:ilvl w:val="0"/>
          <w:numId w:val="6"/>
        </w:numPr>
        <w:rPr>
          <w:ins w:author="Namita Salgiya" w:date="2026-01-16T13:57:00Z" w16du:dateUtc="2026-01-16T08:27:00Z" w:id="156"/>
          <w:rFonts w:ascii="Sari Offc" w:hAnsi="Sari Offc"/>
          <w:sz w:val="24"/>
          <w:szCs w:val="24"/>
        </w:rPr>
      </w:pPr>
      <w:hyperlink w:tgtFrame="_blank" w:history="1" r:id="rId19">
        <w:r w:rsidRPr="00BD7360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BD7360">
        <w:rPr>
          <w:rFonts w:ascii="Sari Offc" w:hAnsi="Sari Offc"/>
          <w:sz w:val="24"/>
          <w:szCs w:val="24"/>
        </w:rPr>
        <w:t xml:space="preserve"> to know more</w:t>
      </w:r>
    </w:p>
    <w:p w:rsidRPr="00F534F3" w:rsidR="000C103B" w:rsidP="000C103B" w:rsidRDefault="000C103B" w14:paraId="39F8782A" w14:textId="77777777">
      <w:pPr>
        <w:rPr>
          <w:ins w:author="Namita Salgiya" w:date="2026-01-16T13:58:00Z" w16du:dateUtc="2026-01-16T08:28:00Z" w:id="157"/>
          <w:b/>
          <w:bCs/>
          <w:lang w:val="en-IN"/>
        </w:rPr>
      </w:pPr>
      <w:bookmarkStart w:name="_Hlk219363897" w:id="158"/>
      <w:ins w:author="Namita Salgiya" w:date="2026-01-16T13:58:00Z" w16du:dateUtc="2026-01-16T08:28:00Z" w:id="159">
        <w:r w:rsidRPr="00F534F3">
          <w:rPr>
            <w:b/>
            <w:bCs/>
            <w:lang w:val="en-IN"/>
          </w:rPr>
          <w:t>Add-on Cards</w:t>
        </w:r>
      </w:ins>
    </w:p>
    <w:p w:rsidRPr="00AC1ED4" w:rsidR="000C103B" w:rsidP="000C103B" w:rsidRDefault="000C103B" w14:paraId="0C26BB87" w14:textId="77777777">
      <w:pPr>
        <w:pStyle w:val="ListParagraph"/>
        <w:numPr>
          <w:ilvl w:val="0"/>
          <w:numId w:val="13"/>
        </w:numPr>
        <w:rPr>
          <w:ins w:author="Namita Salgiya" w:date="2026-01-16T13:58:00Z" w16du:dateUtc="2026-01-16T08:28:00Z" w:id="160"/>
        </w:rPr>
      </w:pPr>
      <w:ins w:author="Namita Salgiya" w:date="2026-01-16T13:58:00Z" w16du:dateUtc="2026-01-16T08:28:00Z" w:id="161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0C103B" w:rsidP="000C103B" w:rsidRDefault="000C103B" w14:paraId="44F4DC78" w14:textId="77777777">
      <w:pPr>
        <w:rPr>
          <w:ins w:author="Namita Salgiya" w:date="2026-01-16T13:58:00Z" w16du:dateUtc="2026-01-16T08:28:00Z" w:id="162"/>
          <w:b/>
          <w:bCs/>
        </w:rPr>
      </w:pPr>
      <w:ins w:author="Namita Salgiya" w:date="2026-01-16T13:58:00Z" w16du:dateUtc="2026-01-16T08:28:00Z" w:id="163">
        <w:r w:rsidRPr="00AC1ED4">
          <w:rPr>
            <w:b/>
            <w:bCs/>
          </w:rPr>
          <w:t>Easy Bill Pay Facility</w:t>
        </w:r>
      </w:ins>
    </w:p>
    <w:p w:rsidRPr="00AC1ED4" w:rsidR="000C103B" w:rsidP="000C103B" w:rsidRDefault="000C103B" w14:paraId="00BACACE" w14:textId="77777777">
      <w:pPr>
        <w:pStyle w:val="ListParagraph"/>
        <w:numPr>
          <w:ilvl w:val="0"/>
          <w:numId w:val="13"/>
        </w:numPr>
        <w:rPr>
          <w:ins w:author="Namita Salgiya" w:date="2026-01-16T13:58:00Z" w16du:dateUtc="2026-01-16T08:28:00Z" w:id="164"/>
        </w:rPr>
      </w:pPr>
      <w:ins w:author="Namita Salgiya" w:date="2026-01-16T13:58:00Z" w16du:dateUtc="2026-01-16T08:28:00Z" w:id="165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0C103B" w:rsidP="000C103B" w:rsidRDefault="000C103B" w14:paraId="1902E0D5" w14:textId="77777777">
      <w:pPr>
        <w:rPr>
          <w:ins w:author="Namita Salgiya" w:date="2026-01-16T13:58:00Z" w16du:dateUtc="2026-01-16T08:28:00Z" w:id="166"/>
          <w:b/>
          <w:bCs/>
        </w:rPr>
      </w:pPr>
      <w:ins w:author="Namita Salgiya" w:date="2026-01-16T13:58:00Z" w16du:dateUtc="2026-01-16T08:28:00Z" w:id="167">
        <w:r w:rsidRPr="005E66AE">
          <w:rPr>
            <w:b/>
            <w:bCs/>
          </w:rPr>
          <w:t>Balance Transfer on EMI</w:t>
        </w:r>
      </w:ins>
    </w:p>
    <w:p w:rsidRPr="005E66AE" w:rsidR="000C103B" w:rsidP="000C103B" w:rsidRDefault="000C103B" w14:paraId="1E78145D" w14:textId="77777777">
      <w:pPr>
        <w:pStyle w:val="ListParagraph"/>
        <w:numPr>
          <w:ilvl w:val="0"/>
          <w:numId w:val="6"/>
        </w:numPr>
        <w:rPr>
          <w:ins w:author="Namita Salgiya" w:date="2026-01-16T13:58:00Z" w16du:dateUtc="2026-01-16T08:28:00Z" w:id="168"/>
        </w:rPr>
      </w:pPr>
      <w:ins w:author="Namita Salgiya" w:date="2026-01-16T13:58:00Z" w16du:dateUtc="2026-01-16T08:28:00Z" w:id="169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0C103B" w:rsidP="000C103B" w:rsidRDefault="000C103B" w14:paraId="7FB1EF9D" w14:textId="50F5A571">
      <w:pPr>
        <w:pStyle w:val="ListParagraph"/>
        <w:numPr>
          <w:ilvl w:val="0"/>
          <w:numId w:val="6"/>
        </w:numPr>
        <w:rPr>
          <w:ins w:author="Namita Salgiya" w:date="2026-01-16T13:58:00Z" w16du:dateUtc="2026-01-16T08:28:00Z" w:id="170"/>
        </w:rPr>
      </w:pPr>
      <w:ins w:author="Namita Salgiya" w:date="2026-01-16T13:58:00Z" w16du:dateUtc="2026-01-16T08:28:00Z" w:id="171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>
          <w:rPr>
            <w:rFonts w:ascii="Sari Offc" w:hAnsi="Sari Offc"/>
            <w:sz w:val="24"/>
            <w:szCs w:val="24"/>
          </w:rPr>
          <w:t>Landmark Rewards</w:t>
        </w:r>
        <w:r w:rsidRPr="00BD7360">
          <w:rPr>
            <w:rFonts w:ascii="Sari Offc" w:hAnsi="Sari Offc"/>
            <w:sz w:val="24"/>
            <w:szCs w:val="24"/>
          </w:rPr>
          <w:t xml:space="preserve"> SBI Card SELECT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0C103B" w:rsidR="000C103B" w:rsidP="000C103B" w:rsidRDefault="000C103B" w14:paraId="7F962493" w14:textId="46AC9565">
      <w:pPr>
        <w:pStyle w:val="ListParagraph"/>
        <w:numPr>
          <w:ilvl w:val="0"/>
          <w:numId w:val="6"/>
        </w:numPr>
      </w:pPr>
      <w:ins w:author="Namita Salgiya" w:date="2026-01-16T13:58:00Z" w16du:dateUtc="2026-01-16T08:28:00Z" w:id="172">
        <w:r w:rsidRPr="00247784">
          <w:t>Login to your account to avail this facility.</w:t>
        </w:r>
      </w:ins>
      <w:bookmarkEnd w:id="158"/>
    </w:p>
    <w:p w:rsidRPr="00BD7360" w:rsidR="00AB6998" w:rsidP="00AB6998" w:rsidRDefault="00AB6998" w14:paraId="768DB249" w14:textId="77777777">
      <w:pPr>
        <w:rPr>
          <w:rFonts w:ascii="Sari Offc" w:hAnsi="Sari Offc"/>
          <w:b/>
          <w:bCs/>
          <w:sz w:val="24"/>
          <w:szCs w:val="24"/>
          <w:u w:val="single"/>
          <w:lang w:val="en-IN"/>
        </w:rPr>
      </w:pPr>
    </w:p>
    <w:p w:rsidRPr="00BD7360" w:rsidR="0055656D" w:rsidP="0055656D" w:rsidRDefault="0055656D" w14:paraId="7DF2500B" w14:textId="77777777">
      <w:pPr>
        <w:pStyle w:val="ListParagraph"/>
        <w:rPr>
          <w:rFonts w:ascii="Sari Offc" w:hAnsi="Sari Offc"/>
          <w:sz w:val="24"/>
          <w:szCs w:val="24"/>
          <w:lang w:val="en-IN"/>
        </w:rPr>
      </w:pPr>
    </w:p>
    <w:sectPr w:rsidRPr="00BD7360"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US(" w:author="Upadhyay , Shubham (SBICard)" w:date="2026-01-06T19:10:00Z" w:id="143">
    <w:p w:rsidR="00BD7360" w:rsidP="00BD7360" w:rsidRDefault="00BD7360" w14:paraId="67420846" w14:textId="77777777">
      <w:pPr>
        <w:pStyle w:val="CommentText"/>
      </w:pPr>
      <w:r>
        <w:rPr>
          <w:rStyle w:val="CommentReference"/>
        </w:rPr>
        <w:annotationRef/>
      </w:r>
      <w:r>
        <w:t xml:space="preserve">Not sure this card name is correct. Please evaluate.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4208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9CF3CC" w16cex:dateUtc="2026-01-06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420846" w16cid:durableId="539CF3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A3694"/>
    <w:multiLevelType w:val="hybridMultilevel"/>
    <w:tmpl w:val="2F88C4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3C415F"/>
    <w:multiLevelType w:val="hybridMultilevel"/>
    <w:tmpl w:val="9BFCB5D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54195F"/>
    <w:multiLevelType w:val="multilevel"/>
    <w:tmpl w:val="1C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A24178"/>
    <w:multiLevelType w:val="hybridMultilevel"/>
    <w:tmpl w:val="761C8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B644E7"/>
    <w:multiLevelType w:val="hybridMultilevel"/>
    <w:tmpl w:val="88D009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8A00C7"/>
    <w:multiLevelType w:val="hybridMultilevel"/>
    <w:tmpl w:val="BE403186"/>
    <w:lvl w:ilvl="0" w:tplc="575CDB6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0D2338"/>
    <w:multiLevelType w:val="hybridMultilevel"/>
    <w:tmpl w:val="B6CA0C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284623"/>
    <w:multiLevelType w:val="multilevel"/>
    <w:tmpl w:val="F0B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AF049FF"/>
    <w:multiLevelType w:val="hybridMultilevel"/>
    <w:tmpl w:val="1180C8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293F0B"/>
    <w:multiLevelType w:val="hybridMultilevel"/>
    <w:tmpl w:val="F93629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0934530">
    <w:abstractNumId w:val="5"/>
  </w:num>
  <w:num w:numId="2" w16cid:durableId="496309351">
    <w:abstractNumId w:val="9"/>
  </w:num>
  <w:num w:numId="3" w16cid:durableId="406264012">
    <w:abstractNumId w:val="7"/>
  </w:num>
  <w:num w:numId="4" w16cid:durableId="793715236">
    <w:abstractNumId w:val="1"/>
  </w:num>
  <w:num w:numId="5" w16cid:durableId="1054087670">
    <w:abstractNumId w:val="13"/>
  </w:num>
  <w:num w:numId="6" w16cid:durableId="1663853518">
    <w:abstractNumId w:val="0"/>
  </w:num>
  <w:num w:numId="7" w16cid:durableId="276569197">
    <w:abstractNumId w:val="4"/>
  </w:num>
  <w:num w:numId="8" w16cid:durableId="1201938519">
    <w:abstractNumId w:val="14"/>
  </w:num>
  <w:num w:numId="9" w16cid:durableId="6909858">
    <w:abstractNumId w:val="3"/>
  </w:num>
  <w:num w:numId="10" w16cid:durableId="1529024691">
    <w:abstractNumId w:val="6"/>
  </w:num>
  <w:num w:numId="11" w16cid:durableId="180361465">
    <w:abstractNumId w:val="12"/>
  </w:num>
  <w:num w:numId="12" w16cid:durableId="1799492747">
    <w:abstractNumId w:val="8"/>
  </w:num>
  <w:num w:numId="13" w16cid:durableId="2140219596">
    <w:abstractNumId w:val="10"/>
  </w:num>
  <w:num w:numId="14" w16cid:durableId="1088502559">
    <w:abstractNumId w:val="11"/>
  </w:num>
  <w:num w:numId="15" w16cid:durableId="1111583987">
    <w:abstractNumId w:val="2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Arun Kaushal">
    <w15:presenceInfo w15:providerId="None" w15:userId="Arun Kau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401FB"/>
    <w:rsid w:val="00052DB0"/>
    <w:rsid w:val="00061D4B"/>
    <w:rsid w:val="00066BFA"/>
    <w:rsid w:val="0008778C"/>
    <w:rsid w:val="0009775C"/>
    <w:rsid w:val="000B34BB"/>
    <w:rsid w:val="000C103B"/>
    <w:rsid w:val="00122BDC"/>
    <w:rsid w:val="00130F13"/>
    <w:rsid w:val="00144A33"/>
    <w:rsid w:val="001535C0"/>
    <w:rsid w:val="001573BC"/>
    <w:rsid w:val="00160CD9"/>
    <w:rsid w:val="0016334A"/>
    <w:rsid w:val="00166BEB"/>
    <w:rsid w:val="001703CE"/>
    <w:rsid w:val="001727F7"/>
    <w:rsid w:val="00172B63"/>
    <w:rsid w:val="001B367E"/>
    <w:rsid w:val="001C5B69"/>
    <w:rsid w:val="001D6345"/>
    <w:rsid w:val="001E0849"/>
    <w:rsid w:val="00217F8A"/>
    <w:rsid w:val="00250CD9"/>
    <w:rsid w:val="002820E4"/>
    <w:rsid w:val="0029715F"/>
    <w:rsid w:val="002A4D5C"/>
    <w:rsid w:val="002D2802"/>
    <w:rsid w:val="002D38D6"/>
    <w:rsid w:val="002F0DDF"/>
    <w:rsid w:val="002F68AD"/>
    <w:rsid w:val="00311B56"/>
    <w:rsid w:val="00336966"/>
    <w:rsid w:val="003442DC"/>
    <w:rsid w:val="00345E13"/>
    <w:rsid w:val="003465A7"/>
    <w:rsid w:val="00371E00"/>
    <w:rsid w:val="00372F4F"/>
    <w:rsid w:val="00396F00"/>
    <w:rsid w:val="00397F9C"/>
    <w:rsid w:val="003A570E"/>
    <w:rsid w:val="003D5A56"/>
    <w:rsid w:val="003D715C"/>
    <w:rsid w:val="003E5D0A"/>
    <w:rsid w:val="0041023F"/>
    <w:rsid w:val="00420D19"/>
    <w:rsid w:val="0042325B"/>
    <w:rsid w:val="004A5805"/>
    <w:rsid w:val="004D7712"/>
    <w:rsid w:val="004F0774"/>
    <w:rsid w:val="00513A0B"/>
    <w:rsid w:val="00524A79"/>
    <w:rsid w:val="005310B6"/>
    <w:rsid w:val="00555A8B"/>
    <w:rsid w:val="0055656D"/>
    <w:rsid w:val="005643BE"/>
    <w:rsid w:val="005B4827"/>
    <w:rsid w:val="005B4E27"/>
    <w:rsid w:val="005E11EA"/>
    <w:rsid w:val="005E5098"/>
    <w:rsid w:val="005E760D"/>
    <w:rsid w:val="00610D5A"/>
    <w:rsid w:val="0061261C"/>
    <w:rsid w:val="00623C5E"/>
    <w:rsid w:val="0063055D"/>
    <w:rsid w:val="00633BFD"/>
    <w:rsid w:val="00654AA7"/>
    <w:rsid w:val="00660508"/>
    <w:rsid w:val="00677EBF"/>
    <w:rsid w:val="00681931"/>
    <w:rsid w:val="00687E6A"/>
    <w:rsid w:val="006938F5"/>
    <w:rsid w:val="006A2631"/>
    <w:rsid w:val="006E42F3"/>
    <w:rsid w:val="00710028"/>
    <w:rsid w:val="007275A2"/>
    <w:rsid w:val="00742F09"/>
    <w:rsid w:val="00746951"/>
    <w:rsid w:val="007550F8"/>
    <w:rsid w:val="00760ED7"/>
    <w:rsid w:val="0076297C"/>
    <w:rsid w:val="007D1F95"/>
    <w:rsid w:val="007E6A3E"/>
    <w:rsid w:val="0083076E"/>
    <w:rsid w:val="00832A62"/>
    <w:rsid w:val="00834B4F"/>
    <w:rsid w:val="00852EA2"/>
    <w:rsid w:val="00854DAB"/>
    <w:rsid w:val="0088605F"/>
    <w:rsid w:val="008A3841"/>
    <w:rsid w:val="008A79B8"/>
    <w:rsid w:val="008B33B9"/>
    <w:rsid w:val="008C1F05"/>
    <w:rsid w:val="008E1303"/>
    <w:rsid w:val="008E4E96"/>
    <w:rsid w:val="00903441"/>
    <w:rsid w:val="0090374C"/>
    <w:rsid w:val="009164D7"/>
    <w:rsid w:val="00931386"/>
    <w:rsid w:val="00937618"/>
    <w:rsid w:val="009445F5"/>
    <w:rsid w:val="009863B2"/>
    <w:rsid w:val="00995FCF"/>
    <w:rsid w:val="009A176A"/>
    <w:rsid w:val="009B506E"/>
    <w:rsid w:val="009C0D9E"/>
    <w:rsid w:val="009E56DF"/>
    <w:rsid w:val="009F26C9"/>
    <w:rsid w:val="00A13F55"/>
    <w:rsid w:val="00A150C5"/>
    <w:rsid w:val="00A27FC1"/>
    <w:rsid w:val="00A3750F"/>
    <w:rsid w:val="00A579B5"/>
    <w:rsid w:val="00A80E72"/>
    <w:rsid w:val="00A82DFC"/>
    <w:rsid w:val="00A93A43"/>
    <w:rsid w:val="00AB255A"/>
    <w:rsid w:val="00AB6998"/>
    <w:rsid w:val="00AC2D69"/>
    <w:rsid w:val="00AD11D6"/>
    <w:rsid w:val="00AF4A2A"/>
    <w:rsid w:val="00B006CC"/>
    <w:rsid w:val="00B1459B"/>
    <w:rsid w:val="00B2066F"/>
    <w:rsid w:val="00B20FA9"/>
    <w:rsid w:val="00B2334D"/>
    <w:rsid w:val="00B37132"/>
    <w:rsid w:val="00B5223F"/>
    <w:rsid w:val="00B67576"/>
    <w:rsid w:val="00B74F63"/>
    <w:rsid w:val="00B850D2"/>
    <w:rsid w:val="00BA2D1B"/>
    <w:rsid w:val="00BA54D0"/>
    <w:rsid w:val="00BD7360"/>
    <w:rsid w:val="00BE1E8A"/>
    <w:rsid w:val="00C0674E"/>
    <w:rsid w:val="00C116B5"/>
    <w:rsid w:val="00C15207"/>
    <w:rsid w:val="00C17224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D00240"/>
    <w:rsid w:val="00D203EB"/>
    <w:rsid w:val="00D34CF6"/>
    <w:rsid w:val="00D41563"/>
    <w:rsid w:val="00D651FB"/>
    <w:rsid w:val="00D85B4A"/>
    <w:rsid w:val="00D908E9"/>
    <w:rsid w:val="00DB41A6"/>
    <w:rsid w:val="00DB479D"/>
    <w:rsid w:val="00DB606B"/>
    <w:rsid w:val="00DB63DD"/>
    <w:rsid w:val="00DB690D"/>
    <w:rsid w:val="00DC1E35"/>
    <w:rsid w:val="00DE4DB7"/>
    <w:rsid w:val="00E40FC4"/>
    <w:rsid w:val="00E52331"/>
    <w:rsid w:val="00E56665"/>
    <w:rsid w:val="00E606BF"/>
    <w:rsid w:val="00E62FE6"/>
    <w:rsid w:val="00E76AA0"/>
    <w:rsid w:val="00E831EB"/>
    <w:rsid w:val="00EC3BB6"/>
    <w:rsid w:val="00ED42B1"/>
    <w:rsid w:val="00EE6928"/>
    <w:rsid w:val="00EF4049"/>
    <w:rsid w:val="00F10E4C"/>
    <w:rsid w:val="00F13E04"/>
    <w:rsid w:val="00F15C67"/>
    <w:rsid w:val="00F23D00"/>
    <w:rsid w:val="00F318DC"/>
    <w:rsid w:val="00F31F00"/>
    <w:rsid w:val="00F711A7"/>
    <w:rsid w:val="00F7333B"/>
    <w:rsid w:val="00F87E03"/>
    <w:rsid w:val="00F91914"/>
    <w:rsid w:val="00FB78C6"/>
    <w:rsid w:val="00FD42CD"/>
    <w:rsid w:val="0D4B863A"/>
    <w:rsid w:val="16EE3B8F"/>
    <w:rsid w:val="2427C682"/>
    <w:rsid w:val="242C3A8B"/>
    <w:rsid w:val="2A5EA93D"/>
    <w:rsid w:val="2D105589"/>
    <w:rsid w:val="2F4C923B"/>
    <w:rsid w:val="30A20A87"/>
    <w:rsid w:val="3DB20129"/>
    <w:rsid w:val="44A6D0D7"/>
    <w:rsid w:val="49A203EA"/>
    <w:rsid w:val="5B8E27DE"/>
    <w:rsid w:val="69873FF5"/>
    <w:rsid w:val="6BC3E527"/>
    <w:rsid w:val="6DD4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BD7360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1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1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microsoft.com/office/2016/09/relationships/commentsIds" Target="commentsIds.xml" Id="rId17" /><Relationship Type="http://schemas.microsoft.com/office/2011/relationships/people" Target="people.xml" Id="rId25" /><Relationship Type="http://schemas.openxmlformats.org/officeDocument/2006/relationships/numbering" Target="numbering.xml" Id="rId2" /><Relationship Type="http://schemas.microsoft.com/office/2011/relationships/commentsExtended" Target="commentsExtended.xml" Id="rId16" /><Relationship Type="http://schemas.openxmlformats.org/officeDocument/2006/relationships/customXml" Target="../customXml/item1.xml" Id="rId1" /><Relationship Type="http://schemas.openxmlformats.org/officeDocument/2006/relationships/hyperlink" Target="https://www.sbicard.com/en/personal/credit-cards/shopping/lifestyle-hc-sbi-card-select.page" TargetMode="External" Id="rId6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comments" Target="comments.xml" Id="rId15" /><Relationship Type="http://schemas.openxmlformats.org/officeDocument/2006/relationships/hyperlink" Target="https://www.sbicard.com/en/personal/benefits/lower-interest-option/flexi-pay.page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s://www.sbicard.com/en/most-important-terms-and-conditions.page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2026-01-20T05:45:00.0000000Z</dcterms:created>
  <dcterms:modified xsi:type="dcterms:W3CDTF">2026-03-19T06:31:37.3096479Z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