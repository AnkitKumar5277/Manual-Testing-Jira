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5247" w:rsidR="00BB22C4" w:rsidP="003C1523" w:rsidRDefault="00BB22C4" w14:paraId="5FF6241F" w14:textId="5BE3AEFA">
      <w:pPr>
        <w:jc w:val="center"/>
        <w:rPr>
          <w:rFonts w:ascii="Sari Offc" w:hAnsi="Sari Offc"/>
          <w:sz w:val="24"/>
          <w:szCs w:val="24"/>
        </w:rPr>
      </w:pPr>
      <w:hyperlink w:history="1" r:id="rId7">
        <w:r w:rsidRPr="001C5247">
          <w:rPr>
            <w:rStyle w:val="Hyperlink"/>
            <w:rFonts w:ascii="Sari Offc" w:hAnsi="Sari Offc"/>
            <w:sz w:val="24"/>
            <w:szCs w:val="24"/>
          </w:rPr>
          <w:t>Etihad Guest SBI Premier Card</w:t>
        </w:r>
      </w:hyperlink>
    </w:p>
    <w:p w:rsidRPr="001C5247" w:rsidR="00C71606" w:rsidP="003C1523" w:rsidRDefault="00BB22C4" w14:paraId="7D1573FE" w14:textId="2488F612">
      <w:pPr>
        <w:jc w:val="center"/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</w:rPr>
        <w:t xml:space="preserve">With </w:t>
      </w:r>
      <w:r w:rsidRPr="001C5247" w:rsidR="001C5247">
        <w:rPr>
          <w:rFonts w:ascii="Sari Offc" w:hAnsi="Sari Offc"/>
          <w:sz w:val="24"/>
          <w:szCs w:val="24"/>
        </w:rPr>
        <w:t>Amazing Travel Rewards</w:t>
      </w:r>
      <w:r w:rsidRPr="001C5247">
        <w:rPr>
          <w:rFonts w:ascii="Sari Offc" w:hAnsi="Sari Offc"/>
          <w:sz w:val="24"/>
          <w:szCs w:val="24"/>
        </w:rPr>
        <w:t xml:space="preserve">, </w:t>
      </w:r>
      <w:r w:rsidRPr="001C5247" w:rsidR="001C5247">
        <w:rPr>
          <w:rFonts w:ascii="Sari Offc" w:hAnsi="Sari Offc"/>
          <w:sz w:val="24"/>
          <w:szCs w:val="24"/>
        </w:rPr>
        <w:t>Far Just Got Closer</w:t>
      </w:r>
    </w:p>
    <w:p w:rsidRPr="001C5247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1C524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1C5247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Reward</w:t>
      </w:r>
      <w:r w:rsidRPr="001C5247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1C5247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Milestone Benefits</w:t>
      </w:r>
    </w:p>
    <w:p w:rsidRPr="001C5247" w:rsidR="00947F57" w:rsidP="00947F57" w:rsidRDefault="003C1523" w14:paraId="50F3FB43" w14:textId="3554E4FC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  <w:lang w:val="en-IN"/>
        </w:rPr>
        <w:t>Lounge Benefit</w:t>
      </w:r>
      <w:ins w:author="Upadhyay , Shubham (SBICard)" w:date="2026-01-07T11:34:00Z" w:id="0">
        <w:r w:rsidR="001C5247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="002D0EB9" w:rsidP="00F91576" w:rsidRDefault="002D0EB9" w14:paraId="7BA4B6E6" w14:textId="0CC3BDCA">
      <w:pPr>
        <w:rPr>
          <w:ins w:author="Namita Salgiya" w:date="2026-01-20T12:23:00Z" w16du:dateUtc="2026-01-20T06:53:00Z" w:id="1"/>
          <w:rFonts w:ascii="Sari Offc" w:hAnsi="Sari Offc"/>
          <w:sz w:val="24"/>
          <w:szCs w:val="24"/>
        </w:rPr>
      </w:pPr>
      <w:ins w:author="Namita Salgiya" w:date="2026-01-20T12:23:00Z" w:id="2">
        <w:r w:rsidRPr="002D0EB9">
          <w:rPr>
            <w:rFonts w:ascii="Sari Offc" w:hAnsi="Sari Offc"/>
            <w:sz w:val="24"/>
            <w:szCs w:val="24"/>
          </w:rPr>
          <w:t xml:space="preserve">Fly into rewards with </w:t>
        </w:r>
      </w:ins>
      <w:ins w:author="Namita Salgiya" w:date="2026-01-20T12:23:00Z" w16du:dateUtc="2026-01-20T06:53:00Z" w:id="3">
        <w:r w:rsidRPr="001C5247">
          <w:rPr>
            <w:rFonts w:ascii="Sari Offc" w:hAnsi="Sari Offc"/>
            <w:sz w:val="24"/>
            <w:szCs w:val="24"/>
            <w:lang w:eastAsia="en-IN"/>
          </w:rPr>
          <w:t xml:space="preserve">Etihad Guest Miles </w:t>
        </w:r>
      </w:ins>
      <w:ins w:author="Namita Salgiya" w:date="2026-01-20T12:23:00Z" w:id="4">
        <w:r w:rsidRPr="002D0EB9">
          <w:rPr>
            <w:rFonts w:ascii="Sari Offc" w:hAnsi="Sari Offc"/>
            <w:sz w:val="24"/>
            <w:szCs w:val="24"/>
          </w:rPr>
          <w:t xml:space="preserve">and Gold </w:t>
        </w:r>
        <w:r w:rsidRPr="002D0EB9" w:rsidR="006813CA">
          <w:rPr>
            <w:rFonts w:ascii="Sari Offc" w:hAnsi="Sari Offc"/>
            <w:sz w:val="24"/>
            <w:szCs w:val="24"/>
          </w:rPr>
          <w:t xml:space="preserve">Tier </w:t>
        </w:r>
        <w:r w:rsidRPr="002D0EB9">
          <w:rPr>
            <w:rFonts w:ascii="Sari Offc" w:hAnsi="Sari Offc"/>
            <w:sz w:val="24"/>
            <w:szCs w:val="24"/>
          </w:rPr>
          <w:t>access.</w:t>
        </w:r>
      </w:ins>
    </w:p>
    <w:p w:rsidRPr="001C5247" w:rsidR="00F91576" w:rsidDel="002D0EB9" w:rsidP="00F91576" w:rsidRDefault="00F91576" w14:paraId="1E481FCA" w14:textId="41612BAB">
      <w:pPr>
        <w:rPr>
          <w:del w:author="Namita Salgiya" w:date="2026-01-20T12:23:00Z" w16du:dateUtc="2026-01-20T06:53:00Z" w:id="5"/>
          <w:rFonts w:ascii="Sari Offc" w:hAnsi="Sari Offc"/>
          <w:sz w:val="24"/>
          <w:szCs w:val="24"/>
          <w:lang w:val="en-IN"/>
        </w:rPr>
      </w:pPr>
      <w:del w:author="Namita Salgiya" w:date="2026-01-20T12:23:00Z" w16du:dateUtc="2026-01-20T06:53:00Z" w:id="6">
        <w:r w:rsidRPr="001C5247" w:rsidDel="002D0EB9">
          <w:rPr>
            <w:rFonts w:ascii="Sari Offc" w:hAnsi="Sari Offc"/>
            <w:sz w:val="24"/>
            <w:szCs w:val="24"/>
          </w:rPr>
          <w:delText xml:space="preserve">Get 5,000 </w:delText>
        </w:r>
        <w:r w:rsidRPr="001C5247" w:rsidDel="002D0EB9">
          <w:rPr>
            <w:rFonts w:ascii="Sari Offc" w:hAnsi="Sari Offc"/>
            <w:sz w:val="24"/>
            <w:szCs w:val="24"/>
            <w:lang w:eastAsia="en-IN"/>
          </w:rPr>
          <w:delText xml:space="preserve">Etihad Guest Miles </w:delText>
        </w:r>
        <w:r w:rsidRPr="001C5247" w:rsidDel="002D0EB9">
          <w:rPr>
            <w:rFonts w:ascii="Sari Offc" w:hAnsi="Sari Offc"/>
            <w:sz w:val="24"/>
            <w:szCs w:val="24"/>
          </w:rPr>
          <w:delText xml:space="preserve">as </w:delText>
        </w:r>
        <w:r w:rsidRPr="001C5247" w:rsidDel="002D0EB9" w:rsidR="001C5247">
          <w:rPr>
            <w:rFonts w:ascii="Sari Offc" w:hAnsi="Sari Offc"/>
            <w:sz w:val="24"/>
            <w:szCs w:val="24"/>
          </w:rPr>
          <w:delText>Welcome Gift</w:delText>
        </w:r>
        <w:r w:rsidRPr="001C5247" w:rsidDel="002D0EB9">
          <w:rPr>
            <w:rFonts w:ascii="Sari Offc" w:hAnsi="Sari Offc"/>
            <w:sz w:val="24"/>
            <w:szCs w:val="24"/>
          </w:rPr>
          <w:delText xml:space="preserve">. Enjoy </w:delText>
        </w:r>
        <w:r w:rsidRPr="001C5247" w:rsidDel="002D0EB9">
          <w:rPr>
            <w:rFonts w:ascii="Sari Offc" w:hAnsi="Sari Offc"/>
            <w:sz w:val="24"/>
            <w:szCs w:val="24"/>
            <w:lang w:val="en-IN" w:eastAsia="en-IN"/>
          </w:rPr>
          <w:delText>complimentary Etihad Guest Gold tier status.</w:delText>
        </w:r>
      </w:del>
    </w:p>
    <w:p w:rsidRPr="001C5247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C524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1C5247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1C5247" w:rsidR="00DB404C" w:rsidP="0DD6B668" w:rsidRDefault="00DB404C" w14:paraId="1462CBDE" w14:textId="17F28EF0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DB404C">
        <w:rPr>
          <w:rFonts w:ascii="Sari Offc" w:hAnsi="Sari Offc"/>
          <w:sz w:val="24"/>
          <w:szCs w:val="24"/>
        </w:rPr>
        <w:t xml:space="preserve">5,000 </w:t>
      </w:r>
      <w:r w:rsidRPr="544C82AC" w:rsidR="00F91576">
        <w:rPr>
          <w:rFonts w:ascii="Sari Offc" w:hAnsi="Sari Offc"/>
          <w:sz w:val="24"/>
          <w:szCs w:val="24"/>
          <w:lang w:eastAsia="en-IN"/>
        </w:rPr>
        <w:t xml:space="preserve">Etihad Guest Miles </w:t>
      </w:r>
      <w:r w:rsidRPr="544C82AC" w:rsidR="00DB404C">
        <w:rPr>
          <w:rFonts w:ascii="Sari Offc" w:hAnsi="Sari Offc"/>
          <w:sz w:val="24"/>
          <w:szCs w:val="24"/>
        </w:rPr>
        <w:t xml:space="preserve">as </w:t>
      </w:r>
      <w:r w:rsidRPr="544C82AC" w:rsidR="001C5247">
        <w:rPr>
          <w:rFonts w:ascii="Sari Offc" w:hAnsi="Sari Offc"/>
          <w:sz w:val="24"/>
          <w:szCs w:val="24"/>
        </w:rPr>
        <w:t xml:space="preserve">Welcome Gift </w:t>
      </w:r>
    </w:p>
    <w:p w:rsidRPr="001C5247" w:rsidR="00F91576" w:rsidP="0DD6B668" w:rsidRDefault="00F91576" w14:paraId="747780A8" w14:textId="28C38108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del w:author="Namita Salgiya" w:date="2026-01-20T12:23:00Z" w16du:dateUtc="2026-01-20T06:53:00Z" w:id="1573281836">
        <w:r w:rsidRPr="544C82AC" w:rsidDel="00F91576">
          <w:rPr>
            <w:rFonts w:ascii="Sari Offc" w:hAnsi="Sari Offc"/>
            <w:sz w:val="24"/>
            <w:szCs w:val="24"/>
            <w:lang w:val="en-IN" w:eastAsia="en-IN"/>
          </w:rPr>
          <w:delText xml:space="preserve">Complimentary </w:delText>
        </w:r>
      </w:del>
      <w:r w:rsidRPr="544C82AC" w:rsidR="00F91576">
        <w:rPr>
          <w:rFonts w:ascii="Sari Offc" w:hAnsi="Sari Offc"/>
          <w:sz w:val="24"/>
          <w:szCs w:val="24"/>
          <w:lang w:val="en-IN" w:eastAsia="en-IN"/>
        </w:rPr>
        <w:t xml:space="preserve">Etihad Guest Gold </w:t>
      </w:r>
      <w:r w:rsidRPr="544C82AC" w:rsidR="001C5247">
        <w:rPr>
          <w:rFonts w:ascii="Sari Offc" w:hAnsi="Sari Offc"/>
          <w:sz w:val="24"/>
          <w:szCs w:val="24"/>
          <w:lang w:val="en-IN" w:eastAsia="en-IN"/>
        </w:rPr>
        <w:t xml:space="preserve">Tier </w:t>
      </w:r>
      <w:r w:rsidRPr="544C82AC" w:rsidR="006813CA">
        <w:rPr>
          <w:rFonts w:ascii="Sari Offc" w:hAnsi="Sari Offc"/>
          <w:sz w:val="24"/>
          <w:szCs w:val="24"/>
          <w:lang w:val="en-IN" w:eastAsia="en-IN"/>
        </w:rPr>
        <w:t xml:space="preserve">Status </w:t>
      </w:r>
      <w:del w:author="Upadhyay , Shubham (SBICard)" w:date="2026-01-07T11:37:00Z" w16du:dateUtc="2026-01-07T11:37:00Z" w:id="1913351974">
        <w:r w:rsidRPr="544C82AC" w:rsidDel="006813CA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</w:del>
    </w:p>
    <w:p w:rsidRPr="001C5247" w:rsidR="00F91576" w:rsidP="0DD6B668" w:rsidRDefault="00F91576" w14:paraId="56C14631" w14:textId="2012DC25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del w:author="Namita Salgiya" w:date="2026-01-20T12:23:00Z" w16du:dateUtc="2026-01-20T06:53:00Z" w:id="580312625">
        <w:r w:rsidRPr="544C82AC" w:rsidDel="00F91576">
          <w:rPr>
            <w:rFonts w:ascii="Sari Offc" w:hAnsi="Sari Offc"/>
            <w:sz w:val="24"/>
            <w:szCs w:val="24"/>
            <w:lang w:val="en-IN" w:eastAsia="en-IN"/>
          </w:rPr>
          <w:delText xml:space="preserve">Complimentary membership to </w:delText>
        </w:r>
      </w:del>
      <w:del w:author="Upadhyay , Shubham (SBICard)" w:date="2026-01-07T11:37:00Z" w16du:dateUtc="2026-01-07T11:37:00Z" w:id="1029751037">
        <w:r w:rsidRPr="544C82AC" w:rsidDel="00F91576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544C82AC" w:rsidR="00F91576">
        <w:rPr>
          <w:rFonts w:ascii="Sari Offc" w:hAnsi="Sari Offc"/>
          <w:sz w:val="24"/>
          <w:szCs w:val="24"/>
          <w:lang w:val="en-IN" w:eastAsia="en-IN"/>
        </w:rPr>
        <w:t xml:space="preserve">Priority Pass Program </w:t>
      </w:r>
      <w:del w:author="Namita Salgiya" w:date="2026-01-20T12:23:00Z" w16du:dateUtc="2026-01-20T06:53:00Z" w:id="44567637">
        <w:r w:rsidRPr="544C82AC" w:rsidDel="00F91576">
          <w:rPr>
            <w:rFonts w:ascii="Sari Offc" w:hAnsi="Sari Offc"/>
            <w:sz w:val="24"/>
            <w:szCs w:val="24"/>
            <w:lang w:val="en-IN" w:eastAsia="en-IN"/>
          </w:rPr>
          <w:delText>worth $</w:delText>
        </w:r>
        <w:r w:rsidRPr="544C82AC" w:rsidDel="006813CA">
          <w:rPr>
            <w:rFonts w:ascii="Sari Offc" w:hAnsi="Sari Offc"/>
            <w:sz w:val="24"/>
            <w:szCs w:val="24"/>
            <w:lang w:val="en-IN" w:eastAsia="en-IN"/>
          </w:rPr>
          <w:delText>99</w:delText>
        </w:r>
      </w:del>
      <w:ins w:author="Namita Salgiya" w:date="2026-01-20T12:23:00Z" w16du:dateUtc="2026-01-20T06:53:00Z" w:id="644836795">
        <w:r w:rsidRPr="544C82AC" w:rsidR="006813CA">
          <w:rPr>
            <w:rFonts w:ascii="Sari Offc" w:hAnsi="Sari Offc"/>
            <w:sz w:val="24"/>
            <w:szCs w:val="24"/>
            <w:lang w:val="en-IN" w:eastAsia="en-IN"/>
          </w:rPr>
          <w:t>Membership</w:t>
        </w:r>
      </w:ins>
      <w:r w:rsidRPr="544C82AC" w:rsidR="006813CA">
        <w:rPr>
          <w:rFonts w:ascii="Sari Offc" w:hAnsi="Sari Offc"/>
          <w:sz w:val="24"/>
          <w:szCs w:val="24"/>
          <w:lang w:val="en-IN" w:eastAsia="en-IN"/>
        </w:rPr>
        <w:t xml:space="preserve"> </w:t>
      </w:r>
    </w:p>
    <w:p w:rsidRPr="001C5247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1C5247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1C5247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1C5247" w:rsidR="00947F57" w:rsidP="0DD6B668" w:rsidRDefault="00947F57" w14:paraId="440B98E9" w14:textId="1922593C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544C82A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ins w:author="Upadhyay , Shubham (SBICard)" w:date="2026-01-07T11:37:00Z" w16du:dateUtc="2026-01-07T11:37:00Z" w:id="1651600683">
        <w:r w:rsidRPr="544C82AC" w:rsidR="001C5247">
          <w:rPr>
            <w:rFonts w:ascii="Sari Offc" w:hAnsi="Sari Offc"/>
            <w:b w:val="1"/>
            <w:bCs w:val="1"/>
            <w:sz w:val="24"/>
            <w:szCs w:val="24"/>
            <w:lang w:val="en-IN"/>
          </w:rPr>
          <w:t>s</w:t>
        </w:r>
      </w:ins>
      <w:r w:rsidRPr="544C82AC" w:rsidR="7CC5DC91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1C5247" w:rsidR="00BB22C4" w:rsidP="00BB22C4" w:rsidRDefault="00BB22C4" w14:paraId="52B31476" w14:textId="4AD9A40E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eastAsia="en-IN"/>
        </w:rPr>
        <w:t>5</w:t>
      </w:r>
      <w:ins w:author="Upadhyay , Shubham (SBICard)" w:date="2026-01-07T11:37:00Z" w:id="14">
        <w:r w:rsidR="001C5247">
          <w:rPr>
            <w:rFonts w:ascii="Sari Offc" w:hAnsi="Sari Offc"/>
            <w:sz w:val="24"/>
            <w:szCs w:val="24"/>
            <w:lang w:eastAsia="en-IN"/>
          </w:rPr>
          <w:t>,</w:t>
        </w:r>
      </w:ins>
      <w:r w:rsidRPr="001C5247">
        <w:rPr>
          <w:rFonts w:ascii="Sari Offc" w:hAnsi="Sari Offc"/>
          <w:sz w:val="24"/>
          <w:szCs w:val="24"/>
          <w:lang w:eastAsia="en-IN"/>
        </w:rPr>
        <w:t>000 Etihad Guest Miles</w:t>
      </w:r>
      <w:r w:rsidRPr="001C5247">
        <w:rPr>
          <w:rFonts w:ascii="Sari Offc" w:hAnsi="Sari Offc"/>
          <w:sz w:val="24"/>
          <w:szCs w:val="24"/>
        </w:rPr>
        <w:t xml:space="preserve">, </w:t>
      </w:r>
      <w:r w:rsidRPr="001C5247">
        <w:rPr>
          <w:rFonts w:ascii="Sari Offc" w:hAnsi="Sari Offc"/>
          <w:sz w:val="24"/>
          <w:szCs w:val="24"/>
          <w:lang w:eastAsia="en-IN"/>
        </w:rPr>
        <w:t xml:space="preserve">credited within 30 days of </w:t>
      </w:r>
      <w:r w:rsidRPr="001C5247" w:rsidR="001C5247">
        <w:rPr>
          <w:rFonts w:ascii="Sari Offc" w:hAnsi="Sari Offc"/>
          <w:sz w:val="24"/>
          <w:szCs w:val="24"/>
          <w:lang w:eastAsia="en-IN"/>
        </w:rPr>
        <w:t xml:space="preserve">Annual Fee </w:t>
      </w:r>
      <w:r w:rsidRPr="001C5247">
        <w:rPr>
          <w:rFonts w:ascii="Sari Offc" w:hAnsi="Sari Offc"/>
          <w:sz w:val="24"/>
          <w:szCs w:val="24"/>
          <w:lang w:eastAsia="en-IN"/>
        </w:rPr>
        <w:t>payment</w:t>
      </w:r>
    </w:p>
    <w:p w:rsidRPr="001C5247" w:rsidR="00BB22C4" w:rsidP="00BB22C4" w:rsidRDefault="00BB22C4" w14:paraId="4CCB4FEB" w14:textId="76DEDF80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Complimentary Etihad Guest Gold </w:t>
      </w:r>
      <w:r w:rsidRPr="001C5247" w:rsidR="001C5247">
        <w:rPr>
          <w:rFonts w:ascii="Sari Offc" w:hAnsi="Sari Offc"/>
          <w:sz w:val="24"/>
          <w:szCs w:val="24"/>
          <w:lang w:val="en-IN" w:eastAsia="en-IN"/>
        </w:rPr>
        <w:t xml:space="preserve">Tier </w:t>
      </w:r>
      <w:r w:rsidRPr="001C5247">
        <w:rPr>
          <w:rFonts w:ascii="Sari Offc" w:hAnsi="Sari Offc"/>
          <w:sz w:val="24"/>
          <w:szCs w:val="24"/>
          <w:lang w:val="en-IN" w:eastAsia="en-IN"/>
        </w:rPr>
        <w:t>status post first card transaction</w:t>
      </w:r>
    </w:p>
    <w:p w:rsidRPr="001C5247" w:rsidR="00BB22C4" w:rsidP="00BB22C4" w:rsidRDefault="00BB22C4" w14:paraId="28017814" w14:textId="68FEF1E7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>2 Free Wi</w:t>
      </w:r>
      <w:ins w:author="Upadhyay , Shubham (SBICard)" w:date="2026-01-07T11:39:00Z" w:id="15">
        <w:r w:rsidR="001C5247">
          <w:rPr>
            <w:rFonts w:ascii="Sari Offc" w:hAnsi="Sari Offc"/>
            <w:sz w:val="24"/>
            <w:szCs w:val="24"/>
            <w:lang w:val="en-IN" w:eastAsia="en-IN"/>
          </w:rPr>
          <w:t>-</w:t>
        </w:r>
      </w:ins>
      <w:r w:rsidRPr="001C5247" w:rsidR="001C5247">
        <w:rPr>
          <w:rFonts w:ascii="Sari Offc" w:hAnsi="Sari Offc"/>
          <w:sz w:val="24"/>
          <w:szCs w:val="24"/>
          <w:lang w:val="en-IN" w:eastAsia="en-IN"/>
        </w:rPr>
        <w:t>F</w:t>
      </w:r>
      <w:r w:rsidRPr="001C5247">
        <w:rPr>
          <w:rFonts w:ascii="Sari Offc" w:hAnsi="Sari Offc"/>
          <w:sz w:val="24"/>
          <w:szCs w:val="24"/>
          <w:lang w:val="en-IN" w:eastAsia="en-IN"/>
        </w:rPr>
        <w:t>i vouchers on first Etihad Airways booking</w:t>
      </w:r>
    </w:p>
    <w:p w:rsidRPr="001C5247" w:rsidR="003C1523" w:rsidP="0DD6B668" w:rsidRDefault="003C1523" w14:paraId="198DC140" w14:textId="08CEEAE6">
      <w:p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544C82A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Renewal Benefits</w:t>
      </w:r>
      <w:r w:rsidRPr="544C82AC" w:rsidR="4C05E213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1C5247" w:rsidR="00BB22C4" w:rsidP="00BB22C4" w:rsidRDefault="00BB22C4" w14:paraId="6B68D875" w14:textId="061D568A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6 Etihad Guest Miles on every Rs. 100 spent </w:t>
      </w:r>
      <w:del w:author="Upadhyay , Shubham (SBICard)" w:date="2026-01-22T13:17:00Z" w16du:dateUtc="2026-01-22T07:47:00Z" w:id="16">
        <w:r w:rsidRPr="001C5247" w:rsidDel="006813CA">
          <w:rPr>
            <w:rFonts w:ascii="Sari Offc" w:hAnsi="Sari Offc"/>
            <w:sz w:val="24"/>
            <w:szCs w:val="24"/>
            <w:lang w:val="en-IN" w:eastAsia="en-IN"/>
          </w:rPr>
          <w:delText xml:space="preserve">on </w:delText>
        </w:r>
      </w:del>
      <w:ins w:author="Upadhyay , Shubham (SBICard)" w:date="2026-01-22T13:17:00Z" w16du:dateUtc="2026-01-22T07:47:00Z" w:id="17">
        <w:r w:rsidR="006813CA">
          <w:rPr>
            <w:rFonts w:ascii="Sari Offc" w:hAnsi="Sari Offc"/>
            <w:sz w:val="24"/>
            <w:szCs w:val="24"/>
            <w:lang w:val="en-IN" w:eastAsia="en-IN"/>
          </w:rPr>
          <w:t xml:space="preserve">at </w:t>
        </w:r>
      </w:ins>
      <w:r w:rsidRPr="001C5247">
        <w:rPr>
          <w:rFonts w:ascii="Sari Offc" w:hAnsi="Sari Offc"/>
          <w:sz w:val="24"/>
          <w:szCs w:val="24"/>
          <w:lang w:val="en-IN" w:eastAsia="en-IN"/>
        </w:rPr>
        <w:t>Etihad.com </w:t>
      </w:r>
    </w:p>
    <w:p w:rsidRPr="001C5247" w:rsidR="00BB22C4" w:rsidP="00BB22C4" w:rsidRDefault="00BB22C4" w14:paraId="3044F17F" w14:textId="5197C03E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4 Etihad Guest Miles on every Rs. 100 </w:t>
      </w:r>
      <w:del w:author="Upadhyay , Shubham (SBICard)" w:date="2026-01-07T11:41:00Z" w:id="18">
        <w:r w:rsidRPr="001C5247" w:rsidDel="001C5247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1C5247">
        <w:rPr>
          <w:rFonts w:ascii="Sari Offc" w:hAnsi="Sari Offc"/>
          <w:sz w:val="24"/>
          <w:szCs w:val="24"/>
          <w:lang w:val="en-IN" w:eastAsia="en-IN"/>
        </w:rPr>
        <w:t xml:space="preserve">on </w:t>
      </w:r>
      <w:r w:rsidRPr="001C5247" w:rsidR="006813CA">
        <w:rPr>
          <w:rFonts w:ascii="Sari Offc" w:hAnsi="Sari Offc"/>
          <w:sz w:val="24"/>
          <w:szCs w:val="24"/>
          <w:lang w:val="en-IN" w:eastAsia="en-IN"/>
        </w:rPr>
        <w:t>international spends </w:t>
      </w:r>
    </w:p>
    <w:p w:rsidRPr="001C5247" w:rsidR="00BB22C4" w:rsidP="00BB22C4" w:rsidRDefault="00BB22C4" w14:paraId="5FF16BAD" w14:textId="2887A70D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2 Etihad Guest Miles on every Rs. 100 </w:t>
      </w:r>
      <w:del w:author="Upadhyay , Shubham (SBICard)" w:date="2026-01-07T11:41:00Z" w:id="19">
        <w:r w:rsidRPr="001C5247" w:rsidDel="001C5247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1C5247">
        <w:rPr>
          <w:rFonts w:ascii="Sari Offc" w:hAnsi="Sari Offc"/>
          <w:sz w:val="24"/>
          <w:szCs w:val="24"/>
          <w:lang w:val="en-IN" w:eastAsia="en-IN"/>
        </w:rPr>
        <w:t>on other spends except fuel</w:t>
      </w:r>
    </w:p>
    <w:p w:rsidRPr="001C5247" w:rsidR="003C1523" w:rsidP="00BB22C4" w:rsidRDefault="00BB22C4" w14:paraId="7B59F5F5" w14:textId="361F039B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</w:rPr>
        <w:t>Redeem miles to book flights, hotels, and car rentals from the participating travel partners or for purchasing products at etihadguest.com. </w:t>
      </w:r>
    </w:p>
    <w:p w:rsidRPr="001C5247" w:rsidR="006657A1" w:rsidP="0DD6B668" w:rsidRDefault="006657A1" w14:paraId="20F6C685" w14:textId="4746F4FC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544C82AC" w:rsidR="15C6A498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1C5247" w:rsidR="00BB22C4" w:rsidP="00BB22C4" w:rsidRDefault="00BB22C4" w14:paraId="4040407E" w14:textId="2B56547E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1,500 Etihad Guest </w:t>
      </w:r>
      <w:r w:rsidRPr="001C5247" w:rsidR="001C5247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1C5247">
        <w:rPr>
          <w:rFonts w:ascii="Sari Offc" w:hAnsi="Sari Offc"/>
          <w:sz w:val="24"/>
          <w:szCs w:val="24"/>
          <w:lang w:val="en-IN" w:eastAsia="en-IN"/>
        </w:rPr>
        <w:t>on spends of Rs. 1,50,000 in a calendar quarter.</w:t>
      </w:r>
    </w:p>
    <w:p w:rsidRPr="001C5247" w:rsidR="003C1523" w:rsidP="00BB22C4" w:rsidRDefault="00BB22C4" w14:paraId="64932713" w14:textId="7801E6BA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>1 companion voucher</w:t>
      </w:r>
      <w:r w:rsidRPr="001C5247">
        <w:rPr>
          <w:rFonts w:ascii="Sari Offc" w:hAnsi="Sari Offc"/>
          <w:sz w:val="24"/>
          <w:szCs w:val="24"/>
        </w:rPr>
        <w:t xml:space="preserve"> on </w:t>
      </w:r>
      <w:r w:rsidRPr="001C5247">
        <w:rPr>
          <w:rFonts w:ascii="Sari Offc" w:hAnsi="Sari Offc"/>
          <w:sz w:val="24"/>
          <w:szCs w:val="24"/>
          <w:lang w:val="en-IN" w:eastAsia="en-IN"/>
        </w:rPr>
        <w:t>annual spends of Rs. 8,00,000.</w:t>
      </w:r>
    </w:p>
    <w:p w:rsidRPr="001C5247" w:rsidR="00BB22C4" w:rsidP="0DD6B668" w:rsidRDefault="00BB22C4" w14:paraId="46A36A35" w14:textId="57B29297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BB22C4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Spend-Based Fee Reversal</w:t>
      </w:r>
      <w:r w:rsidRPr="544C82AC" w:rsidR="662A9300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 </w:t>
      </w:r>
    </w:p>
    <w:p w:rsidRPr="001C5247" w:rsidR="00BB22C4" w:rsidP="00BB22C4" w:rsidRDefault="00BB22C4" w14:paraId="7608AEB8" w14:textId="2447ED43">
      <w:pPr>
        <w:pStyle w:val="ListParagraph"/>
        <w:numPr>
          <w:ilvl w:val="0"/>
          <w:numId w:val="25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lastRenderedPageBreak/>
        <w:t>Spend-based fee reversal on minimum spends of Rs. 5,00,000 in a year</w:t>
      </w:r>
    </w:p>
    <w:p w:rsidRPr="001C5247" w:rsidR="00BB22C4" w:rsidP="0DD6B668" w:rsidRDefault="00BB22C4" w14:paraId="5F12C2F9" w14:textId="1491E25F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BB22C4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Insurance</w:t>
      </w:r>
      <w:r w:rsidRPr="544C82AC" w:rsidR="7C674639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 </w:t>
      </w:r>
    </w:p>
    <w:p w:rsidR="00BB22C4" w:rsidP="00BB22C4" w:rsidRDefault="00BB22C4" w14:paraId="6DCEC197" w14:textId="50A7CCE4">
      <w:pPr>
        <w:pStyle w:val="ListParagraph"/>
        <w:numPr>
          <w:ilvl w:val="0"/>
          <w:numId w:val="25"/>
        </w:numPr>
        <w:rPr>
          <w:ins w:author="Namita Salgiya" w:date="2026-01-20T12:27:00Z" w16du:dateUtc="2026-01-20T06:57:00Z" w:id="20"/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>Fraud liability cover of Rs. 1 lakh</w:t>
      </w:r>
    </w:p>
    <w:p w:rsidRPr="001C5247" w:rsidR="009E6C62" w:rsidP="00BB22C4" w:rsidRDefault="009E6C62" w14:paraId="749B37E6" w14:textId="1AB58406">
      <w:pPr>
        <w:pStyle w:val="ListParagraph"/>
        <w:numPr>
          <w:ilvl w:val="0"/>
          <w:numId w:val="25"/>
        </w:numPr>
        <w:rPr>
          <w:rFonts w:ascii="Sari Offc" w:hAnsi="Sari Offc"/>
          <w:sz w:val="24"/>
          <w:szCs w:val="24"/>
          <w:lang w:val="en-IN" w:eastAsia="en-IN"/>
        </w:rPr>
      </w:pPr>
      <w:ins w:author="Namita Salgiya" w:date="2026-01-20T12:27:00Z" w:id="21">
        <w:r w:rsidRPr="009E6C62">
          <w:rPr>
            <w:rFonts w:ascii="Sari Offc" w:hAnsi="Sari Offc"/>
            <w:sz w:val="24"/>
            <w:szCs w:val="24"/>
            <w:lang w:eastAsia="en-IN"/>
          </w:rPr>
          <w:t xml:space="preserve">Overseas </w:t>
        </w:r>
        <w:r w:rsidRPr="009E6C62" w:rsidR="006813CA">
          <w:rPr>
            <w:rFonts w:ascii="Sari Offc" w:hAnsi="Sari Offc"/>
            <w:sz w:val="24"/>
            <w:szCs w:val="24"/>
            <w:lang w:eastAsia="en-IN"/>
          </w:rPr>
          <w:t xml:space="preserve">accident </w:t>
        </w:r>
        <w:r w:rsidRPr="009E6C62">
          <w:rPr>
            <w:rFonts w:ascii="Sari Offc" w:hAnsi="Sari Offc"/>
            <w:sz w:val="24"/>
            <w:szCs w:val="24"/>
            <w:lang w:eastAsia="en-IN"/>
          </w:rPr>
          <w:t>cover of Rs. 50 lakh</w:t>
        </w:r>
      </w:ins>
      <w:ins w:author="Upadhyay , Shubham (SBICard)" w:date="2026-01-22T13:17:00Z" w16du:dateUtc="2026-01-22T07:47:00Z" w:id="22">
        <w:r w:rsidR="006813CA">
          <w:rPr>
            <w:rFonts w:ascii="Sari Offc" w:hAnsi="Sari Offc"/>
            <w:sz w:val="24"/>
            <w:szCs w:val="24"/>
            <w:lang w:eastAsia="en-IN"/>
          </w:rPr>
          <w:t>s</w:t>
        </w:r>
      </w:ins>
    </w:p>
    <w:p w:rsidRPr="001C5247" w:rsidR="00BB22C4" w:rsidP="00BB22C4" w:rsidRDefault="00BB22C4" w14:paraId="2FE5B6B7" w14:textId="29F43CC4">
      <w:pPr>
        <w:pStyle w:val="ListParagraph"/>
        <w:numPr>
          <w:ilvl w:val="0"/>
          <w:numId w:val="25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Lost baggage allowance </w:t>
      </w:r>
      <w:r w:rsidRPr="001C5247">
        <w:rPr>
          <w:rFonts w:ascii="Sari Offc" w:hAnsi="Sari Offc"/>
          <w:sz w:val="24"/>
          <w:szCs w:val="24"/>
        </w:rPr>
        <w:t xml:space="preserve">cover </w:t>
      </w:r>
      <w:r w:rsidRPr="001C5247">
        <w:rPr>
          <w:rFonts w:ascii="Sari Offc" w:hAnsi="Sari Offc"/>
          <w:sz w:val="24"/>
          <w:szCs w:val="24"/>
          <w:lang w:val="en-IN" w:eastAsia="en-IN"/>
        </w:rPr>
        <w:t>of up to USD 1</w:t>
      </w:r>
      <w:ins w:author="Upadhyay , Shubham (SBICard)" w:date="2026-01-07T11:42:00Z" w:id="23">
        <w:r w:rsidR="001C5247">
          <w:rPr>
            <w:rFonts w:ascii="Sari Offc" w:hAnsi="Sari Offc"/>
            <w:sz w:val="24"/>
            <w:szCs w:val="24"/>
            <w:lang w:val="en-IN" w:eastAsia="en-IN"/>
          </w:rPr>
          <w:t>,</w:t>
        </w:r>
      </w:ins>
      <w:r w:rsidRPr="001C5247">
        <w:rPr>
          <w:rFonts w:ascii="Sari Offc" w:hAnsi="Sari Offc"/>
          <w:sz w:val="24"/>
          <w:szCs w:val="24"/>
          <w:lang w:val="en-IN" w:eastAsia="en-IN"/>
        </w:rPr>
        <w:t>000</w:t>
      </w:r>
    </w:p>
    <w:p w:rsidRPr="001C5247" w:rsidR="00BB22C4" w:rsidP="0DD6B668" w:rsidRDefault="00BB22C4" w14:paraId="144F7CB4" w14:textId="7B6E394B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BB22C4">
        <w:rPr>
          <w:rFonts w:ascii="Sari Offc" w:hAnsi="Sari Offc"/>
          <w:b w:val="1"/>
          <w:bCs w:val="1"/>
          <w:sz w:val="24"/>
          <w:szCs w:val="24"/>
          <w:lang w:val="en-IN"/>
        </w:rPr>
        <w:t>International Lounge Benefit</w:t>
      </w:r>
      <w:r w:rsidRPr="544C82AC" w:rsidR="4EA34CA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1C5247" w:rsidR="00BB22C4" w:rsidP="00BB22C4" w:rsidRDefault="00BB22C4" w14:paraId="352B78F7" w14:textId="324BAC50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Complimentary membership to </w:t>
      </w:r>
      <w:del w:author="Upadhyay , Shubham (SBICard)" w:date="2026-01-07T11:42:00Z" w:id="24">
        <w:r w:rsidRPr="001C5247" w:rsidDel="001C5247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001C5247">
        <w:rPr>
          <w:rFonts w:ascii="Sari Offc" w:hAnsi="Sari Offc"/>
          <w:sz w:val="24"/>
          <w:szCs w:val="24"/>
          <w:lang w:val="en-IN" w:eastAsia="en-IN"/>
        </w:rPr>
        <w:t>Priority Pass Program worth $99</w:t>
      </w:r>
    </w:p>
    <w:p w:rsidRPr="001C5247" w:rsidR="00BB22C4" w:rsidP="00BB22C4" w:rsidRDefault="00BB22C4" w14:paraId="486FC4B4" w14:textId="5F0436AA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</w:rPr>
        <w:t xml:space="preserve">4 complimentary </w:t>
      </w:r>
      <w:r w:rsidRPr="001C5247" w:rsidR="001C5247">
        <w:rPr>
          <w:rFonts w:ascii="Sari Offc" w:hAnsi="Sari Offc"/>
          <w:sz w:val="24"/>
          <w:szCs w:val="24"/>
        </w:rPr>
        <w:t xml:space="preserve">International Lounge Visits </w:t>
      </w:r>
      <w:r w:rsidRPr="001C5247">
        <w:rPr>
          <w:rFonts w:ascii="Sari Offc" w:hAnsi="Sari Offc"/>
          <w:sz w:val="24"/>
          <w:szCs w:val="24"/>
        </w:rPr>
        <w:t>in a year (max. 2 per quarter)</w:t>
      </w:r>
    </w:p>
    <w:p w:rsidRPr="001C5247" w:rsidR="00BB22C4" w:rsidP="00BB22C4" w:rsidRDefault="00BB22C4" w14:paraId="39E249ED" w14:textId="3FB1FCE9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>Access over 1</w:t>
      </w:r>
      <w:ins w:author="Upadhyay , Shubham (SBICard)" w:date="2026-01-07T11:42:00Z" w:id="25">
        <w:r w:rsidR="001C5247">
          <w:rPr>
            <w:rFonts w:ascii="Sari Offc" w:hAnsi="Sari Offc"/>
            <w:sz w:val="24"/>
            <w:szCs w:val="24"/>
            <w:lang w:val="en-IN" w:eastAsia="en-IN"/>
          </w:rPr>
          <w:t>,</w:t>
        </w:r>
      </w:ins>
      <w:r w:rsidRPr="001C5247">
        <w:rPr>
          <w:rFonts w:ascii="Sari Offc" w:hAnsi="Sari Offc"/>
          <w:sz w:val="24"/>
          <w:szCs w:val="24"/>
          <w:lang w:val="en-IN" w:eastAsia="en-IN"/>
        </w:rPr>
        <w:t>000 Airport Lounges worldwide</w:t>
      </w:r>
    </w:p>
    <w:p w:rsidRPr="001C5247" w:rsidR="00BB22C4" w:rsidDel="001C5247" w:rsidP="00BB22C4" w:rsidRDefault="00BB22C4" w14:paraId="6F761CB4" w14:textId="3826181B">
      <w:pPr>
        <w:rPr>
          <w:del w:author="Upadhyay , Shubham (SBICard)" w:date="2026-01-07T11:42:00Z" w:id="26"/>
          <w:rFonts w:ascii="Sari Offc" w:hAnsi="Sari Offc"/>
          <w:sz w:val="24"/>
          <w:szCs w:val="24"/>
          <w:lang w:val="en-IN" w:eastAsia="en-IN"/>
        </w:rPr>
      </w:pPr>
    </w:p>
    <w:p w:rsidRPr="001C5247" w:rsidR="00BB22C4" w:rsidDel="001C5247" w:rsidP="00BB22C4" w:rsidRDefault="00BB22C4" w14:paraId="44CD25BE" w14:textId="10308E5D">
      <w:pPr>
        <w:rPr>
          <w:del w:author="Upadhyay , Shubham (SBICard)" w:date="2026-01-07T11:42:00Z" w:id="27"/>
          <w:rFonts w:ascii="Sari Offc" w:hAnsi="Sari Offc"/>
          <w:sz w:val="24"/>
          <w:szCs w:val="24"/>
          <w:lang w:val="en-IN" w:eastAsia="en-IN"/>
        </w:rPr>
      </w:pPr>
    </w:p>
    <w:p w:rsidRPr="001C5247" w:rsidR="002C53AE" w:rsidP="0DD6B668" w:rsidRDefault="002C53AE" w14:paraId="291C224A" w14:textId="029BBBBB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2C53A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Domestic </w:t>
      </w:r>
      <w:r w:rsidRPr="544C82A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r w:rsidRPr="544C82AC" w:rsidR="675EAC08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1C5247" w:rsidR="002C53AE" w:rsidP="00BB22C4" w:rsidRDefault="00474DC1" w14:paraId="53D190BA" w14:textId="187A64E9">
      <w:pPr>
        <w:pStyle w:val="ListParagraph"/>
        <w:numPr>
          <w:ilvl w:val="0"/>
          <w:numId w:val="31"/>
        </w:numPr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</w:rPr>
        <w:t>8</w:t>
      </w:r>
      <w:r w:rsidRPr="001C5247" w:rsidR="002C53AE">
        <w:rPr>
          <w:rFonts w:ascii="Sari Offc" w:hAnsi="Sari Offc"/>
          <w:sz w:val="24"/>
          <w:szCs w:val="24"/>
        </w:rPr>
        <w:t xml:space="preserve"> complimentary </w:t>
      </w:r>
      <w:r w:rsidRPr="001C5247" w:rsidR="001C5247">
        <w:rPr>
          <w:rFonts w:ascii="Sari Offc" w:hAnsi="Sari Offc"/>
          <w:sz w:val="24"/>
          <w:szCs w:val="24"/>
        </w:rPr>
        <w:t xml:space="preserve">Domestic Airport Lounge </w:t>
      </w:r>
      <w:r w:rsidRPr="001C5247" w:rsidR="002C53AE">
        <w:rPr>
          <w:rFonts w:ascii="Sari Offc" w:hAnsi="Sari Offc"/>
          <w:sz w:val="24"/>
          <w:szCs w:val="24"/>
        </w:rPr>
        <w:t xml:space="preserve">visits </w:t>
      </w:r>
      <w:r w:rsidRPr="001C5247" w:rsidR="003C1523">
        <w:rPr>
          <w:rFonts w:ascii="Sari Offc" w:hAnsi="Sari Offc"/>
          <w:sz w:val="24"/>
          <w:szCs w:val="24"/>
        </w:rPr>
        <w:t>in a year</w:t>
      </w:r>
      <w:r w:rsidRPr="001C5247" w:rsidR="002C53AE">
        <w:rPr>
          <w:rFonts w:ascii="Sari Offc" w:hAnsi="Sari Offc"/>
          <w:sz w:val="24"/>
          <w:szCs w:val="24"/>
        </w:rPr>
        <w:t xml:space="preserve"> (max. </w:t>
      </w:r>
      <w:r w:rsidRPr="001C5247">
        <w:rPr>
          <w:rFonts w:ascii="Sari Offc" w:hAnsi="Sari Offc"/>
          <w:sz w:val="24"/>
          <w:szCs w:val="24"/>
        </w:rPr>
        <w:t>2</w:t>
      </w:r>
      <w:r w:rsidRPr="001C5247" w:rsidR="002C53AE">
        <w:rPr>
          <w:rFonts w:ascii="Sari Offc" w:hAnsi="Sari Offc"/>
          <w:sz w:val="24"/>
          <w:szCs w:val="24"/>
        </w:rPr>
        <w:t xml:space="preserve"> per quarter)</w:t>
      </w:r>
    </w:p>
    <w:p w:rsidRPr="001C5247" w:rsidR="00BB22C4" w:rsidP="003C1523" w:rsidRDefault="00BB22C4" w14:paraId="7CDE03F7" w14:textId="39D8F7A9">
      <w:pPr>
        <w:pStyle w:val="ListParagraph"/>
        <w:numPr>
          <w:ilvl w:val="0"/>
          <w:numId w:val="31"/>
        </w:numPr>
        <w:spacing w:before="240"/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</w:rPr>
        <w:t xml:space="preserve">For lounge list, </w:t>
      </w:r>
      <w:r w:rsidRPr="001C5247">
        <w:rPr>
          <w:rFonts w:ascii="Sari Offc" w:hAnsi="Sari Offc"/>
          <w:sz w:val="24"/>
          <w:szCs w:val="24"/>
        </w:rPr>
        <w:fldChar w:fldCharType="begin"/>
      </w:r>
      <w:ins w:author="Upadhyay , Shubham (SBICard)" w:date="2026-01-07T11:44:00Z" w:id="28">
        <w:r w:rsidR="001C5247">
          <w:rPr>
            <w:rFonts w:ascii="Sari Offc" w:hAnsi="Sari Offc"/>
            <w:sz w:val="24"/>
            <w:szCs w:val="24"/>
          </w:rPr>
          <w:instrText>HYPERLINK "C:\\Users\\400003081\\AppData\\Local\\Microsoft\\Windows\\INetCache\\Content.Outlook\\YT70LXLM\\visasignature.com"</w:instrText>
        </w:r>
      </w:ins>
      <w:del w:author="Upadhyay , Shubham (SBICard)" w:date="2026-01-07T11:44:00Z" w:id="29">
        <w:r w:rsidRPr="001C5247" w:rsidDel="001C5247">
          <w:rPr>
            <w:rFonts w:ascii="Sari Offc" w:hAnsi="Sari Offc"/>
            <w:sz w:val="24"/>
            <w:szCs w:val="24"/>
          </w:rPr>
          <w:delInstrText>HYPERLINK "visasignature.com"</w:delInstrText>
        </w:r>
      </w:del>
      <w:r w:rsidRPr="001C5247">
        <w:rPr>
          <w:rFonts w:ascii="Sari Offc" w:hAnsi="Sari Offc"/>
          <w:sz w:val="24"/>
          <w:szCs w:val="24"/>
        </w:rPr>
      </w:r>
      <w:r w:rsidRPr="001C5247">
        <w:rPr>
          <w:rFonts w:ascii="Sari Offc" w:hAnsi="Sari Offc"/>
          <w:sz w:val="24"/>
          <w:szCs w:val="24"/>
        </w:rPr>
        <w:fldChar w:fldCharType="separate"/>
      </w:r>
      <w:r w:rsidRPr="001C5247">
        <w:rPr>
          <w:rStyle w:val="Hyperlink"/>
          <w:rFonts w:ascii="Sari Offc" w:hAnsi="Sari Offc"/>
          <w:sz w:val="24"/>
          <w:szCs w:val="24"/>
        </w:rPr>
        <w:t>click here</w:t>
      </w:r>
      <w:r w:rsidRPr="001C5247">
        <w:rPr>
          <w:rFonts w:ascii="Sari Offc" w:hAnsi="Sari Offc"/>
          <w:sz w:val="24"/>
          <w:szCs w:val="24"/>
        </w:rPr>
        <w:fldChar w:fldCharType="end"/>
      </w:r>
      <w:r w:rsidRPr="001C5247">
        <w:rPr>
          <w:rFonts w:ascii="Sari Offc" w:hAnsi="Sari Offc"/>
          <w:sz w:val="24"/>
          <w:szCs w:val="24"/>
        </w:rPr>
        <w:t xml:space="preserve"> </w:t>
      </w:r>
    </w:p>
    <w:p w:rsidRPr="001C5247" w:rsidR="003C1523" w:rsidP="0DD6B668" w:rsidRDefault="003C1523" w14:paraId="501692A8" w14:textId="6F883614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544C82A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r w:rsidRPr="544C82AC" w:rsidR="17370078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1C5247" w:rsidR="003C1523" w:rsidRDefault="003C1523" w14:paraId="0D051345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1C5247" w:rsidR="003C1523" w:rsidP="00BB22C4" w:rsidRDefault="003C1523" w14:paraId="37A500A5" w14:textId="4C0172F4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 xml:space="preserve">Maximum waiver of Rs. </w:t>
      </w:r>
      <w:r w:rsidRPr="001C5247" w:rsidR="00BB22C4">
        <w:rPr>
          <w:rFonts w:ascii="Sari Offc" w:hAnsi="Sari Offc"/>
          <w:sz w:val="24"/>
          <w:szCs w:val="24"/>
          <w:lang w:val="en-IN"/>
        </w:rPr>
        <w:t>25</w:t>
      </w:r>
      <w:r w:rsidRPr="001C5247">
        <w:rPr>
          <w:rFonts w:ascii="Sari Offc" w:hAnsi="Sari Offc"/>
          <w:sz w:val="24"/>
          <w:szCs w:val="24"/>
          <w:lang w:val="en-IN"/>
        </w:rPr>
        <w:t>0 per statement cycle, per credit card account.</w:t>
      </w:r>
    </w:p>
    <w:p w:rsidRPr="001C5247" w:rsidR="00BB22C4" w:rsidP="00BB22C4" w:rsidRDefault="00BB22C4" w14:paraId="0B280D15" w14:textId="77777777">
      <w:pPr>
        <w:spacing w:after="0"/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</w:p>
    <w:p w:rsidRPr="001C5247" w:rsidR="00BB22C4" w:rsidP="00BB22C4" w:rsidRDefault="00BB22C4" w14:paraId="5A76C483" w14:textId="299318B8">
      <w:pPr>
        <w:spacing w:after="0"/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C524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Network </w:t>
      </w:r>
      <w:r w:rsidRPr="001C5247">
        <w:rPr>
          <w:rFonts w:ascii="Sari Offc" w:hAnsi="Sari Offc"/>
          <w:b/>
          <w:bCs/>
          <w:sz w:val="24"/>
          <w:szCs w:val="24"/>
          <w:u w:val="single"/>
          <w:lang w:val="en-IN"/>
        </w:rPr>
        <w:t>PRIVILEGES</w:t>
      </w:r>
    </w:p>
    <w:p w:rsidRPr="001C5247" w:rsidR="00BB22C4" w:rsidP="00BB22C4" w:rsidRDefault="00BB22C4" w14:paraId="195DBDB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Visa</w:t>
      </w:r>
    </w:p>
    <w:p w:rsidRPr="001C5247" w:rsidR="00BB22C4" w:rsidP="00BB22C4" w:rsidRDefault="00BB22C4" w14:paraId="3C44E7EF" w14:textId="3FF75BD1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 xml:space="preserve">Savings of up to 10% on Hertz </w:t>
      </w:r>
      <w:r w:rsidRPr="001C5247" w:rsidR="001C5247">
        <w:rPr>
          <w:rFonts w:ascii="Sari Offc" w:hAnsi="Sari Offc"/>
          <w:sz w:val="24"/>
          <w:szCs w:val="24"/>
          <w:lang w:val="en-IN"/>
        </w:rPr>
        <w:t xml:space="preserve">Car Rental </w:t>
      </w:r>
      <w:r w:rsidRPr="001C5247">
        <w:rPr>
          <w:rFonts w:ascii="Sari Offc" w:hAnsi="Sari Offc"/>
          <w:sz w:val="24"/>
          <w:szCs w:val="24"/>
          <w:lang w:val="en-IN"/>
        </w:rPr>
        <w:t>and up to 35% on Avis Car Rentals</w:t>
      </w:r>
    </w:p>
    <w:p w:rsidRPr="001C5247" w:rsidR="00BB22C4" w:rsidP="00BB22C4" w:rsidRDefault="00BB22C4" w14:paraId="3A82815C" w14:textId="77777777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Exclusive benefits across 900 luxury hotels worldwide</w:t>
      </w:r>
    </w:p>
    <w:p w:rsidRPr="001C5247" w:rsidR="00BB22C4" w:rsidP="00BB22C4" w:rsidRDefault="00BB22C4" w14:paraId="3BA96F7A" w14:textId="77777777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Earn up to 10,000 miles per night on hotel stay plus 25% extra miles on Kaligo.com</w:t>
      </w:r>
    </w:p>
    <w:p w:rsidRPr="001C5247" w:rsidR="00BB22C4" w:rsidP="00BB22C4" w:rsidRDefault="00BB22C4" w14:paraId="6E2678FA" w14:textId="77777777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For more details about Visa Signature privileges, </w:t>
      </w:r>
      <w:hyperlink w:tgtFrame="_blank" w:history="1" r:id="rId18">
        <w:r w:rsidRPr="001C5247">
          <w:rPr>
            <w:rStyle w:val="Hyperlink"/>
            <w:rFonts w:ascii="Sari Offc" w:hAnsi="Sari Offc"/>
            <w:sz w:val="24"/>
            <w:szCs w:val="24"/>
            <w:lang w:val="en-IN"/>
          </w:rPr>
          <w:t>click here</w:t>
        </w:r>
      </w:hyperlink>
    </w:p>
    <w:p w:rsidRPr="001C5247" w:rsidR="00BB22C4" w:rsidP="00BB22C4" w:rsidRDefault="00BB22C4" w14:paraId="6817EA75" w14:textId="225B3EEC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 w:eastAsia="en-IN"/>
        </w:rPr>
      </w:pPr>
      <w:commentRangeStart w:id="30"/>
      <w:r w:rsidRPr="001C5247">
        <w:rPr>
          <w:rFonts w:ascii="Sari Offc" w:hAnsi="Sari Offc"/>
          <w:sz w:val="24"/>
          <w:szCs w:val="24"/>
          <w:lang w:val="en-IN" w:eastAsia="en-IN"/>
        </w:rPr>
        <w:t xml:space="preserve">These offers are brought to you by Visa and </w:t>
      </w:r>
      <w:r w:rsidRPr="001C5247" w:rsidR="003D0064">
        <w:rPr>
          <w:rFonts w:ascii="Sari Offc" w:hAnsi="Sari Offc"/>
          <w:sz w:val="24"/>
          <w:szCs w:val="24"/>
          <w:lang w:val="en-IN" w:eastAsia="en-IN"/>
        </w:rPr>
        <w:t xml:space="preserve">are </w:t>
      </w:r>
      <w:r w:rsidRPr="001C5247">
        <w:rPr>
          <w:rFonts w:ascii="Sari Offc" w:hAnsi="Sari Offc"/>
          <w:sz w:val="24"/>
          <w:szCs w:val="24"/>
          <w:lang w:val="en-IN" w:eastAsia="en-IN"/>
        </w:rPr>
        <w:t>valid until 31 December 2018</w:t>
      </w:r>
      <w:commentRangeEnd w:id="30"/>
      <w:r w:rsidRPr="001C5247" w:rsidR="003D0064">
        <w:rPr>
          <w:rStyle w:val="CommentReference"/>
          <w:rFonts w:ascii="Sari Offc" w:hAnsi="Sari Offc"/>
          <w:sz w:val="24"/>
          <w:szCs w:val="24"/>
          <w:lang w:val="en-IN" w:eastAsia="en-IN"/>
        </w:rPr>
        <w:commentReference w:id="30"/>
      </w:r>
    </w:p>
    <w:p w:rsidRPr="001C5247" w:rsidR="00DC2CA4" w:rsidP="00DC2CA4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23">
        <w:r w:rsidRPr="001C5247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1C5247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1C5247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1C5247" w:rsidR="00BB22C4" w:rsidP="00BB22C4" w:rsidRDefault="00BB22C4" w14:paraId="6E6C3228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Renewal Benefits</w:t>
      </w:r>
    </w:p>
    <w:p w:rsidRPr="001C5247" w:rsidR="00BB22C4" w:rsidP="00BB22C4" w:rsidRDefault="00BB22C4" w14:paraId="47CD298F" w14:textId="0FA86AD0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6 Etihad Guest Miles on every Rs. 100 spent </w:t>
      </w:r>
      <w:del w:author="Upadhyay , Shubham (SBICard)" w:date="2026-01-22T13:18:00Z" w16du:dateUtc="2026-01-22T07:48:00Z" w:id="31">
        <w:r w:rsidRPr="001C5247" w:rsidDel="006813CA">
          <w:rPr>
            <w:rFonts w:ascii="Sari Offc" w:hAnsi="Sari Offc"/>
            <w:sz w:val="24"/>
            <w:szCs w:val="24"/>
            <w:lang w:val="en-IN" w:eastAsia="en-IN"/>
          </w:rPr>
          <w:delText xml:space="preserve">on </w:delText>
        </w:r>
      </w:del>
      <w:ins w:author="Upadhyay , Shubham (SBICard)" w:date="2026-01-22T13:18:00Z" w16du:dateUtc="2026-01-22T07:48:00Z" w:id="32">
        <w:r w:rsidR="006813CA">
          <w:rPr>
            <w:rFonts w:ascii="Sari Offc" w:hAnsi="Sari Offc"/>
            <w:sz w:val="24"/>
            <w:szCs w:val="24"/>
            <w:lang w:val="en-IN" w:eastAsia="en-IN"/>
          </w:rPr>
          <w:t xml:space="preserve">at </w:t>
        </w:r>
      </w:ins>
      <w:r w:rsidRPr="001C5247">
        <w:rPr>
          <w:rFonts w:ascii="Sari Offc" w:hAnsi="Sari Offc"/>
          <w:sz w:val="24"/>
          <w:szCs w:val="24"/>
          <w:lang w:val="en-IN" w:eastAsia="en-IN"/>
        </w:rPr>
        <w:t>Etihad.com </w:t>
      </w:r>
    </w:p>
    <w:p w:rsidRPr="001C5247" w:rsidR="00BB22C4" w:rsidP="00BB22C4" w:rsidRDefault="00BB22C4" w14:paraId="24C024B3" w14:textId="02797FD2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4 Etihad Guest Miles on every Rs. 100 </w:t>
      </w:r>
      <w:del w:author="Upadhyay , Shubham (SBICard)" w:date="2026-01-07T11:43:00Z" w:id="33">
        <w:r w:rsidRPr="001C5247" w:rsidDel="001C5247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1C5247">
        <w:rPr>
          <w:rFonts w:ascii="Sari Offc" w:hAnsi="Sari Offc"/>
          <w:sz w:val="24"/>
          <w:szCs w:val="24"/>
          <w:lang w:val="en-IN" w:eastAsia="en-IN"/>
        </w:rPr>
        <w:t xml:space="preserve">on </w:t>
      </w:r>
      <w:r w:rsidRPr="001C5247" w:rsidR="006813CA">
        <w:rPr>
          <w:rFonts w:ascii="Sari Offc" w:hAnsi="Sari Offc"/>
          <w:sz w:val="24"/>
          <w:szCs w:val="24"/>
          <w:lang w:val="en-IN" w:eastAsia="en-IN"/>
        </w:rPr>
        <w:t>international spends </w:t>
      </w:r>
    </w:p>
    <w:p w:rsidRPr="001C5247" w:rsidR="00BB22C4" w:rsidP="00BB22C4" w:rsidRDefault="00BB22C4" w14:paraId="7A4CA105" w14:textId="59BC9AB9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lastRenderedPageBreak/>
        <w:t xml:space="preserve">2 Etihad Guest Miles on every Rs. 100 </w:t>
      </w:r>
      <w:del w:author="Upadhyay , Shubham (SBICard)" w:date="2026-01-07T11:43:00Z" w:id="34">
        <w:r w:rsidRPr="001C5247" w:rsidDel="001C5247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1C5247">
        <w:rPr>
          <w:rFonts w:ascii="Sari Offc" w:hAnsi="Sari Offc"/>
          <w:sz w:val="24"/>
          <w:szCs w:val="24"/>
          <w:lang w:val="en-IN" w:eastAsia="en-IN"/>
        </w:rPr>
        <w:t>on other spends except fuel</w:t>
      </w:r>
    </w:p>
    <w:p w:rsidRPr="001C5247" w:rsidR="00BB22C4" w:rsidDel="002D0EB9" w:rsidP="00BB22C4" w:rsidRDefault="00BB22C4" w14:paraId="68CA2D48" w14:textId="5DDAD6F7">
      <w:pPr>
        <w:pStyle w:val="ListParagraph"/>
        <w:numPr>
          <w:ilvl w:val="0"/>
          <w:numId w:val="22"/>
        </w:numPr>
        <w:rPr>
          <w:del w:author="Namita Salgiya" w:date="2026-01-20T12:24:00Z" w16du:dateUtc="2026-01-20T06:54:00Z" w:id="35"/>
          <w:rFonts w:ascii="Sari Offc" w:hAnsi="Sari Offc"/>
          <w:sz w:val="24"/>
          <w:szCs w:val="24"/>
        </w:rPr>
      </w:pPr>
      <w:del w:author="Namita Salgiya" w:date="2026-01-20T12:24:00Z" w16du:dateUtc="2026-01-20T06:54:00Z" w:id="36">
        <w:r w:rsidRPr="001C5247" w:rsidDel="002D0EB9">
          <w:rPr>
            <w:rFonts w:ascii="Sari Offc" w:hAnsi="Sari Offc"/>
            <w:sz w:val="24"/>
            <w:szCs w:val="24"/>
          </w:rPr>
          <w:delText>Redeem miles to book flights, hotels, and car rentals from the participating travel partners or for purchasing products at etihadguest.com. </w:delText>
        </w:r>
      </w:del>
    </w:p>
    <w:p w:rsidRPr="001C5247" w:rsidR="00BB22C4" w:rsidP="00BB22C4" w:rsidRDefault="00BB22C4" w14:paraId="2F3815B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1C5247" w:rsidR="00BB22C4" w:rsidP="00BB22C4" w:rsidRDefault="00BB22C4" w14:paraId="15A629A2" w14:textId="7F783E8F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 xml:space="preserve">1,500 Etihad Guest </w:t>
      </w:r>
      <w:r w:rsidRPr="001C5247" w:rsidR="001C5247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1C5247">
        <w:rPr>
          <w:rFonts w:ascii="Sari Offc" w:hAnsi="Sari Offc"/>
          <w:sz w:val="24"/>
          <w:szCs w:val="24"/>
          <w:lang w:val="en-IN" w:eastAsia="en-IN"/>
        </w:rPr>
        <w:t>on spends of Rs. 1,50,000</w:t>
      </w:r>
      <w:del w:author="Namita Salgiya" w:date="2026-01-20T12:24:00Z" w16du:dateUtc="2026-01-20T06:54:00Z" w:id="37">
        <w:r w:rsidRPr="001C5247" w:rsidDel="002D0EB9">
          <w:rPr>
            <w:rFonts w:ascii="Sari Offc" w:hAnsi="Sari Offc"/>
            <w:sz w:val="24"/>
            <w:szCs w:val="24"/>
            <w:lang w:val="en-IN" w:eastAsia="en-IN"/>
          </w:rPr>
          <w:delText xml:space="preserve"> in a calendar quarter.</w:delText>
        </w:r>
      </w:del>
    </w:p>
    <w:p w:rsidRPr="001C5247" w:rsidR="00BB22C4" w:rsidP="00BB22C4" w:rsidRDefault="00BB22C4" w14:paraId="2297F402" w14:textId="77777777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>1 companion voucher</w:t>
      </w:r>
      <w:r w:rsidRPr="001C5247">
        <w:rPr>
          <w:rFonts w:ascii="Sari Offc" w:hAnsi="Sari Offc"/>
          <w:sz w:val="24"/>
          <w:szCs w:val="24"/>
        </w:rPr>
        <w:t xml:space="preserve"> on </w:t>
      </w:r>
      <w:r w:rsidRPr="001C5247">
        <w:rPr>
          <w:rFonts w:ascii="Sari Offc" w:hAnsi="Sari Offc"/>
          <w:sz w:val="24"/>
          <w:szCs w:val="24"/>
          <w:lang w:val="en-IN" w:eastAsia="en-IN"/>
        </w:rPr>
        <w:t>annual spends of Rs. 8,00,000</w:t>
      </w:r>
      <w:del w:author="Namita Salgiya" w:date="2026-01-20T12:24:00Z" w16du:dateUtc="2026-01-20T06:54:00Z" w:id="38">
        <w:r w:rsidRPr="001C5247" w:rsidDel="002D0EB9">
          <w:rPr>
            <w:rFonts w:ascii="Sari Offc" w:hAnsi="Sari Offc"/>
            <w:sz w:val="24"/>
            <w:szCs w:val="24"/>
            <w:lang w:val="en-IN" w:eastAsia="en-IN"/>
          </w:rPr>
          <w:delText>.</w:delText>
        </w:r>
      </w:del>
    </w:p>
    <w:p w:rsidRPr="001C5247" w:rsidR="00BB22C4" w:rsidP="00A80E72" w:rsidRDefault="00BB22C4" w14:paraId="468A13A6" w14:textId="77777777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</w:p>
    <w:p w:rsidRPr="001C5247" w:rsidR="002D38D6" w:rsidP="00A80E72" w:rsidRDefault="004C50CB" w14:paraId="5605250A" w14:textId="3A78C77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C524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1C5247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1C5247" w:rsidR="002D38D6" w:rsidRDefault="004D6419" w14:paraId="07E865B8" w14:textId="7AADF467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</w:rPr>
        <w:t>Annual</w:t>
      </w:r>
      <w:r w:rsidRPr="001C5247" w:rsidR="002D38D6">
        <w:rPr>
          <w:rFonts w:ascii="Sari Offc" w:hAnsi="Sari Offc"/>
          <w:sz w:val="24"/>
          <w:szCs w:val="24"/>
        </w:rPr>
        <w:t xml:space="preserve"> Fee (one-time): Rs. </w:t>
      </w:r>
      <w:r w:rsidRPr="001C5247" w:rsidR="00AE161E">
        <w:rPr>
          <w:rFonts w:ascii="Sari Offc" w:hAnsi="Sari Offc"/>
          <w:sz w:val="24"/>
          <w:szCs w:val="24"/>
        </w:rPr>
        <w:t>4</w:t>
      </w:r>
      <w:ins w:author="Upadhyay , Shubham (SBICard)" w:date="2026-01-07T11:43:00Z" w:id="39">
        <w:r w:rsidR="001C5247">
          <w:rPr>
            <w:rFonts w:ascii="Sari Offc" w:hAnsi="Sari Offc"/>
            <w:sz w:val="24"/>
            <w:szCs w:val="24"/>
          </w:rPr>
          <w:t>,</w:t>
        </w:r>
      </w:ins>
      <w:r w:rsidRPr="001C5247" w:rsidR="003B107B">
        <w:rPr>
          <w:rFonts w:ascii="Sari Offc" w:hAnsi="Sari Offc"/>
          <w:sz w:val="24"/>
          <w:szCs w:val="24"/>
        </w:rPr>
        <w:t>9</w:t>
      </w:r>
      <w:r w:rsidRPr="001C5247" w:rsidR="002D38D6">
        <w:rPr>
          <w:rFonts w:ascii="Sari Offc" w:hAnsi="Sari Offc"/>
          <w:sz w:val="24"/>
          <w:szCs w:val="24"/>
        </w:rPr>
        <w:t>99 + taxes </w:t>
      </w:r>
    </w:p>
    <w:p w:rsidRPr="001C5247" w:rsidR="002D38D6" w:rsidRDefault="002D38D6" w14:paraId="3CCA290E" w14:textId="1000176C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</w:rPr>
        <w:t xml:space="preserve">Renewal Fee (per annum): Rs. </w:t>
      </w:r>
      <w:r w:rsidRPr="001C5247" w:rsidR="00AE161E">
        <w:rPr>
          <w:rFonts w:ascii="Sari Offc" w:hAnsi="Sari Offc"/>
          <w:sz w:val="24"/>
          <w:szCs w:val="24"/>
        </w:rPr>
        <w:t>4</w:t>
      </w:r>
      <w:ins w:author="Upadhyay , Shubham (SBICard)" w:date="2026-01-07T11:43:00Z" w:id="40">
        <w:r w:rsidR="001C5247">
          <w:rPr>
            <w:rFonts w:ascii="Sari Offc" w:hAnsi="Sari Offc"/>
            <w:sz w:val="24"/>
            <w:szCs w:val="24"/>
          </w:rPr>
          <w:t>,</w:t>
        </w:r>
      </w:ins>
      <w:r w:rsidRPr="001C5247" w:rsidR="003B107B">
        <w:rPr>
          <w:rFonts w:ascii="Sari Offc" w:hAnsi="Sari Offc"/>
          <w:sz w:val="24"/>
          <w:szCs w:val="24"/>
        </w:rPr>
        <w:t>9</w:t>
      </w:r>
      <w:r w:rsidRPr="001C5247" w:rsidR="00A80E72">
        <w:rPr>
          <w:rFonts w:ascii="Sari Offc" w:hAnsi="Sari Offc"/>
          <w:sz w:val="24"/>
          <w:szCs w:val="24"/>
        </w:rPr>
        <w:t>99</w:t>
      </w:r>
      <w:r w:rsidRPr="001C5247">
        <w:rPr>
          <w:rFonts w:ascii="Sari Offc" w:hAnsi="Sari Offc"/>
          <w:sz w:val="24"/>
          <w:szCs w:val="24"/>
        </w:rPr>
        <w:t xml:space="preserve"> + taxes</w:t>
      </w:r>
    </w:p>
    <w:p w:rsidRPr="001C5247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1C5247">
        <w:rPr>
          <w:rFonts w:ascii="Sari Offc" w:hAnsi="Sari Offc"/>
          <w:b/>
          <w:bCs/>
          <w:sz w:val="24"/>
          <w:szCs w:val="24"/>
        </w:rPr>
        <w:t>Fees</w:t>
      </w:r>
    </w:p>
    <w:p w:rsidRPr="001C5247" w:rsidR="00A579B5" w:rsidRDefault="004D6419" w14:paraId="7060F76E" w14:textId="60B68A9A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</w:rPr>
        <w:t>Annual</w:t>
      </w:r>
      <w:r w:rsidRPr="001C5247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1C5247" w:rsidR="00A80E72">
        <w:rPr>
          <w:rFonts w:ascii="Sari Offc" w:hAnsi="Sari Offc"/>
          <w:sz w:val="24"/>
          <w:szCs w:val="24"/>
        </w:rPr>
        <w:t xml:space="preserve">Rs. </w:t>
      </w:r>
      <w:r w:rsidRPr="001C5247" w:rsidR="003B107B">
        <w:rPr>
          <w:rFonts w:ascii="Sari Offc" w:hAnsi="Sari Offc"/>
          <w:sz w:val="24"/>
          <w:szCs w:val="24"/>
        </w:rPr>
        <w:t>4</w:t>
      </w:r>
      <w:ins w:author="Upadhyay , Shubham (SBICard)" w:date="2026-01-07T11:43:00Z" w:id="41">
        <w:r w:rsidR="001C5247">
          <w:rPr>
            <w:rFonts w:ascii="Sari Offc" w:hAnsi="Sari Offc"/>
            <w:sz w:val="24"/>
            <w:szCs w:val="24"/>
          </w:rPr>
          <w:t>,</w:t>
        </w:r>
      </w:ins>
      <w:r w:rsidRPr="001C5247" w:rsidR="003B107B">
        <w:rPr>
          <w:rFonts w:ascii="Sari Offc" w:hAnsi="Sari Offc"/>
          <w:sz w:val="24"/>
          <w:szCs w:val="24"/>
        </w:rPr>
        <w:t xml:space="preserve">999 </w:t>
      </w:r>
      <w:r w:rsidRPr="001C5247" w:rsidR="00A80E72">
        <w:rPr>
          <w:rFonts w:ascii="Sari Offc" w:hAnsi="Sari Offc"/>
          <w:sz w:val="24"/>
          <w:szCs w:val="24"/>
        </w:rPr>
        <w:t>+ taxes</w:t>
      </w:r>
    </w:p>
    <w:p w:rsidRPr="001C5247" w:rsidR="00A579B5" w:rsidRDefault="00A579B5" w14:paraId="5301376D" w14:textId="169E5A54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Renewal Fee (per annum): </w:t>
      </w:r>
      <w:r w:rsidRPr="001C5247" w:rsidR="00A80E72">
        <w:rPr>
          <w:rFonts w:ascii="Sari Offc" w:hAnsi="Sari Offc"/>
          <w:sz w:val="24"/>
          <w:szCs w:val="24"/>
        </w:rPr>
        <w:t xml:space="preserve">Rs. </w:t>
      </w:r>
      <w:r w:rsidRPr="001C5247" w:rsidR="003B107B">
        <w:rPr>
          <w:rFonts w:ascii="Sari Offc" w:hAnsi="Sari Offc"/>
          <w:sz w:val="24"/>
          <w:szCs w:val="24"/>
        </w:rPr>
        <w:t>4</w:t>
      </w:r>
      <w:ins w:author="Upadhyay , Shubham (SBICard)" w:date="2026-01-07T11:43:00Z" w:id="42">
        <w:r w:rsidR="001C5247">
          <w:rPr>
            <w:rFonts w:ascii="Sari Offc" w:hAnsi="Sari Offc"/>
            <w:sz w:val="24"/>
            <w:szCs w:val="24"/>
          </w:rPr>
          <w:t>,</w:t>
        </w:r>
      </w:ins>
      <w:r w:rsidRPr="001C5247" w:rsidR="003B107B">
        <w:rPr>
          <w:rFonts w:ascii="Sari Offc" w:hAnsi="Sari Offc"/>
          <w:sz w:val="24"/>
          <w:szCs w:val="24"/>
        </w:rPr>
        <w:t xml:space="preserve">999 </w:t>
      </w:r>
      <w:r w:rsidRPr="001C5247" w:rsidR="00A80E72">
        <w:rPr>
          <w:rFonts w:ascii="Sari Offc" w:hAnsi="Sari Offc"/>
          <w:sz w:val="24"/>
          <w:szCs w:val="24"/>
        </w:rPr>
        <w:t>+ taxes</w:t>
      </w:r>
    </w:p>
    <w:p w:rsidRPr="001C5247" w:rsidR="003D0064" w:rsidRDefault="003D0064" w14:paraId="2C795AE6" w14:textId="6F9E84F3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</w:rPr>
        <w:t>Renewal Fee reversible if annual spends for last year ≥ Rs. 5,00,000.</w:t>
      </w:r>
    </w:p>
    <w:p w:rsidRPr="001C5247" w:rsidR="00A579B5" w:rsidRDefault="00A579B5" w14:paraId="099A0E29" w14:textId="4B9DD4E9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Add-on</w:t>
      </w:r>
      <w:ins w:author="Namita Salgiya" w:date="2026-01-20T12:24:00Z" w16du:dateUtc="2026-01-20T06:54:00Z" w:id="43">
        <w:r w:rsidR="002D0EB9">
          <w:rPr>
            <w:rFonts w:ascii="Sari Offc" w:hAnsi="Sari Offc"/>
            <w:sz w:val="24"/>
            <w:szCs w:val="24"/>
            <w:lang w:val="en-IN"/>
          </w:rPr>
          <w:t xml:space="preserve"> Card</w:t>
        </w:r>
      </w:ins>
      <w:r w:rsidRPr="001C5247">
        <w:rPr>
          <w:rFonts w:ascii="Sari Offc" w:hAnsi="Sari Offc"/>
          <w:sz w:val="24"/>
          <w:szCs w:val="24"/>
          <w:lang w:val="en-IN"/>
        </w:rPr>
        <w:t xml:space="preserve"> Fee (per annum): Nil</w:t>
      </w:r>
    </w:p>
    <w:p w:rsidRPr="001C5247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1C5247">
        <w:rPr>
          <w:rFonts w:ascii="Sari Offc" w:hAnsi="Sari Offc"/>
          <w:b/>
          <w:bCs/>
          <w:sz w:val="24"/>
          <w:szCs w:val="24"/>
        </w:rPr>
        <w:t>Fees and Charges</w:t>
      </w:r>
    </w:p>
    <w:p w:rsidRPr="001C5247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24">
        <w:r w:rsidRPr="001C5247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Pr="001C5247" w:rsidR="0038508B" w:rsidP="0038508B" w:rsidRDefault="0038508B" w14:paraId="74977D01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</w:rPr>
      </w:pPr>
      <w:r w:rsidRPr="001C5247"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</w:rPr>
        <w:t>FAQ</w:t>
      </w:r>
    </w:p>
    <w:p w:rsidRPr="00BC38CC" w:rsidR="002D0EB9" w:rsidP="002D0EB9" w:rsidRDefault="002D0EB9" w14:paraId="7A4368C6" w14:textId="77777777">
      <w:pPr>
        <w:rPr>
          <w:ins w:author="Namita Salgiya" w:date="2026-01-20T12:24:00Z" w16du:dateUtc="2026-01-20T06:54:00Z" w:id="44"/>
          <w:b/>
          <w:bCs/>
          <w:lang w:val="en-IN"/>
        </w:rPr>
      </w:pPr>
      <w:bookmarkStart w:name="_Hlk219368909" w:id="45"/>
      <w:ins w:author="Namita Salgiya" w:date="2026-01-20T12:24:00Z" w16du:dateUtc="2026-01-20T06:54:00Z" w:id="46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2D0EB9" w:rsidR="002D0EB9" w:rsidP="002D0EB9" w:rsidRDefault="002D0EB9" w14:paraId="07177CE7" w14:textId="328B8AA6">
      <w:pPr>
        <w:rPr>
          <w:ins w:author="Namita Salgiya" w:date="2026-01-20T12:24:00Z" w16du:dateUtc="2026-01-20T06:54:00Z" w:id="47"/>
          <w:rFonts w:ascii="Sari Offc" w:hAnsi="Sari Offc"/>
          <w:sz w:val="24"/>
          <w:szCs w:val="24"/>
          <w:lang w:val="en-IN"/>
          <w:rPrChange w:author="Namita Salgiya" w:date="2026-01-20T12:25:00Z" w16du:dateUtc="2026-01-20T06:55:00Z" w:id="48">
            <w:rPr>
              <w:ins w:author="Namita Salgiya" w:date="2026-01-20T12:24:00Z" w16du:dateUtc="2026-01-20T06:54:00Z" w:id="49"/>
              <w:lang w:val="en-IN"/>
            </w:rPr>
          </w:rPrChange>
        </w:rPr>
      </w:pPr>
      <w:ins w:author="Namita Salgiya" w:date="2026-01-20T12:24:00Z" w16du:dateUtc="2026-01-20T06:54:00Z" w:id="50">
        <w:r w:rsidRPr="002D0EB9">
          <w:rPr>
            <w:lang w:val="en-IN"/>
          </w:rPr>
          <w:t xml:space="preserve">The Annual Fee of the card is Rs. 4,999 + taxes. The Renewal Fee is Rs. 4,999 + taxes from second year onwards. </w:t>
        </w:r>
        <w:r w:rsidRPr="002D0EB9">
          <w:rPr>
            <w:lang w:val="en-IN"/>
            <w:rPrChange w:author="Namita Salgiya" w:date="2026-01-20T12:25:00Z" w16du:dateUtc="2026-01-20T06:55:00Z" w:id="51">
              <w:rPr>
                <w:rFonts w:ascii="Sari Offc" w:hAnsi="Sari Offc"/>
                <w:sz w:val="24"/>
                <w:szCs w:val="24"/>
              </w:rPr>
            </w:rPrChange>
          </w:rPr>
          <w:t xml:space="preserve">Renewal Fee </w:t>
        </w:r>
      </w:ins>
      <w:ins w:author="Namita Salgiya" w:date="2026-01-20T12:25:00Z" w16du:dateUtc="2026-01-20T06:55:00Z" w:id="52">
        <w:r w:rsidRPr="002D0EB9">
          <w:rPr>
            <w:lang w:val="en-IN"/>
            <w:rPrChange w:author="Namita Salgiya" w:date="2026-01-20T12:25:00Z" w16du:dateUtc="2026-01-20T06:55:00Z" w:id="53">
              <w:rPr>
                <w:rFonts w:ascii="Sari Offc" w:hAnsi="Sari Offc"/>
                <w:sz w:val="24"/>
                <w:szCs w:val="24"/>
              </w:rPr>
            </w:rPrChange>
          </w:rPr>
          <w:t xml:space="preserve">is </w:t>
        </w:r>
      </w:ins>
      <w:ins w:author="Namita Salgiya" w:date="2026-01-20T12:24:00Z" w16du:dateUtc="2026-01-20T06:54:00Z" w:id="54">
        <w:r w:rsidRPr="002D0EB9">
          <w:rPr>
            <w:lang w:val="en-IN"/>
            <w:rPrChange w:author="Namita Salgiya" w:date="2026-01-20T12:25:00Z" w16du:dateUtc="2026-01-20T06:55:00Z" w:id="55">
              <w:rPr>
                <w:rFonts w:ascii="Sari Offc" w:hAnsi="Sari Offc"/>
                <w:sz w:val="24"/>
                <w:szCs w:val="24"/>
              </w:rPr>
            </w:rPrChange>
          </w:rPr>
          <w:t>reversible if annual spends for last year ≥ Rs. 5,00,000.</w:t>
        </w:r>
      </w:ins>
    </w:p>
    <w:p w:rsidRPr="00BC38CC" w:rsidR="002D0EB9" w:rsidP="002D0EB9" w:rsidRDefault="002D0EB9" w14:paraId="2B1F5EE5" w14:textId="77777777">
      <w:pPr>
        <w:rPr>
          <w:ins w:author="Namita Salgiya" w:date="2026-01-20T12:24:00Z" w16du:dateUtc="2026-01-20T06:54:00Z" w:id="56"/>
          <w:b/>
          <w:bCs/>
          <w:lang w:val="en-IN"/>
        </w:rPr>
      </w:pPr>
      <w:ins w:author="Namita Salgiya" w:date="2026-01-20T12:24:00Z" w16du:dateUtc="2026-01-20T06:54:00Z" w:id="57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2D0EB9" w:rsidP="002D0EB9" w:rsidRDefault="002D0EB9" w14:paraId="6D883AC6" w14:textId="4FF30C33">
      <w:pPr>
        <w:rPr>
          <w:ins w:author="Namita Salgiya" w:date="2026-01-20T12:24:00Z" w16du:dateUtc="2026-01-20T06:54:00Z" w:id="58"/>
          <w:lang w:val="en-IN"/>
        </w:rPr>
      </w:pPr>
      <w:ins w:author="Namita Salgiya" w:date="2026-01-20T12:24:00Z" w16du:dateUtc="2026-01-20T06:54:00Z" w:id="59">
        <w:r w:rsidRPr="00BC38CC">
          <w:rPr>
            <w:lang w:val="en-IN"/>
          </w:rPr>
          <w:t xml:space="preserve">Yes, you can use your </w:t>
        </w:r>
      </w:ins>
      <w:ins w:author="Namita Salgiya" w:date="2026-01-20T12:25:00Z" w16du:dateUtc="2026-01-20T06:55:00Z" w:id="60">
        <w:r w:rsidRPr="009E6C62" w:rsidR="009E6C62">
          <w:rPr>
            <w:lang w:val="en-IN"/>
            <w:rPrChange w:author="Namita Salgiya" w:date="2026-01-20T12:25:00Z" w16du:dateUtc="2026-01-20T06:55:00Z" w:id="61">
              <w:rPr>
                <w:rFonts w:ascii="Sari Offc" w:hAnsi="Sari Offc"/>
                <w:sz w:val="24"/>
                <w:szCs w:val="24"/>
              </w:rPr>
            </w:rPrChange>
          </w:rPr>
          <w:t xml:space="preserve">Etihad Guest SBI Premier Card </w:t>
        </w:r>
      </w:ins>
      <w:ins w:author="Namita Salgiya" w:date="2026-01-20T12:24:00Z" w16du:dateUtc="2026-01-20T06:54:00Z" w:id="62">
        <w:del w:author="Upadhyay , Shubham (SBICard)" w:date="2026-01-22T13:18:00Z" w16du:dateUtc="2026-01-22T07:48:00Z" w:id="63">
          <w:r w:rsidRPr="00BC38CC" w:rsidDel="006813CA">
            <w:rPr>
              <w:lang w:val="en-IN"/>
            </w:rPr>
            <w:delText xml:space="preserve">in </w:delText>
          </w:r>
        </w:del>
      </w:ins>
      <w:ins w:author="Upadhyay , Shubham (SBICard)" w:date="2026-01-22T13:18:00Z" w16du:dateUtc="2026-01-22T07:48:00Z" w:id="64">
        <w:r w:rsidR="006813CA">
          <w:rPr>
            <w:lang w:val="en-IN"/>
          </w:rPr>
          <w:t xml:space="preserve">at </w:t>
        </w:r>
      </w:ins>
      <w:ins w:author="Namita Salgiya" w:date="2026-01-20T12:24:00Z" w16du:dateUtc="2026-01-20T06:54:00Z" w:id="65">
        <w:r w:rsidRPr="00BC38CC">
          <w:rPr>
            <w:lang w:val="en-IN"/>
          </w:rPr>
          <w:t xml:space="preserve">over 24 million outlets across the globe, including 3,25,000 outlets in India. You can withdraw cash from over 1 million </w:t>
        </w:r>
      </w:ins>
      <w:ins w:author="Namita Salgiya" w:date="2026-01-20T12:25:00Z" w16du:dateUtc="2026-01-20T06:55:00Z" w:id="66">
        <w:r w:rsidRPr="001C5247" w:rsidR="009E6C62">
          <w:rPr>
            <w:rFonts w:ascii="Sari Offc" w:hAnsi="Sari Offc"/>
            <w:sz w:val="24"/>
            <w:szCs w:val="24"/>
            <w:lang w:val="en-IN" w:eastAsia="en-IN"/>
          </w:rPr>
          <w:t xml:space="preserve">Visa or MasterCard ATMs </w:t>
        </w:r>
      </w:ins>
      <w:ins w:author="Namita Salgiya" w:date="2026-01-20T12:24:00Z" w16du:dateUtc="2026-01-20T06:54:00Z" w:id="67">
        <w:r w:rsidRPr="00BC38CC">
          <w:rPr>
            <w:lang w:val="en-IN"/>
          </w:rPr>
          <w:t>across the globe.</w:t>
        </w:r>
      </w:ins>
    </w:p>
    <w:p w:rsidRPr="00BC38CC" w:rsidR="002D0EB9" w:rsidP="002D0EB9" w:rsidRDefault="002D0EB9" w14:paraId="1E43B7FE" w14:textId="77777777">
      <w:pPr>
        <w:rPr>
          <w:ins w:author="Namita Salgiya" w:date="2026-01-20T12:24:00Z" w16du:dateUtc="2026-01-20T06:54:00Z" w:id="68"/>
          <w:b/>
          <w:bCs/>
          <w:lang w:val="en-IN"/>
        </w:rPr>
      </w:pPr>
      <w:ins w:author="Namita Salgiya" w:date="2026-01-20T12:24:00Z" w16du:dateUtc="2026-01-20T06:54:00Z" w:id="69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2D0EB9" w:rsidP="002D0EB9" w:rsidRDefault="002D0EB9" w14:paraId="26F63AB4" w14:textId="77777777">
      <w:pPr>
        <w:rPr>
          <w:ins w:author="Namita Salgiya" w:date="2026-01-20T12:24:00Z" w16du:dateUtc="2026-01-20T06:54:00Z" w:id="70"/>
          <w:lang w:val="en-IN"/>
        </w:rPr>
      </w:pPr>
      <w:ins w:author="Namita Salgiya" w:date="2026-01-20T12:24:00Z" w16du:dateUtc="2026-01-20T06:54:00Z" w:id="71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45"/>
      </w:ins>
    </w:p>
    <w:p w:rsidR="0038508B" w:rsidDel="002D0EB9" w:rsidP="004C50CB" w:rsidRDefault="0038508B" w14:paraId="02838B93" w14:textId="6DCF9AD6">
      <w:pPr>
        <w:jc w:val="center"/>
        <w:rPr>
          <w:del w:author="Namita Salgiya" w:date="2026-01-20T12:24:00Z" w16du:dateUtc="2026-01-20T06:54:00Z" w:id="72"/>
          <w:rFonts w:ascii="Sari Offc" w:hAnsi="Sari Offc"/>
          <w:sz w:val="24"/>
          <w:szCs w:val="24"/>
          <w:lang w:val="en-IN"/>
        </w:rPr>
      </w:pPr>
      <w:del w:author="Namita Salgiya" w:date="2026-01-20T12:24:00Z" w16du:dateUtc="2026-01-20T06:54:00Z" w:id="73">
        <w:r w:rsidRPr="001C5247" w:rsidDel="002D0EB9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="002D0EB9" w:rsidP="002D0EB9" w:rsidRDefault="002D0EB9" w14:paraId="09A814F3" w14:textId="77777777">
      <w:pPr>
        <w:rPr>
          <w:ins w:author="Namita Salgiya" w:date="2026-01-20T12:24:00Z" w16du:dateUtc="2026-01-20T06:54:00Z" w:id="74"/>
          <w:rFonts w:ascii="Sari Offc" w:hAnsi="Sari Offc"/>
          <w:sz w:val="24"/>
          <w:szCs w:val="24"/>
        </w:rPr>
      </w:pPr>
    </w:p>
    <w:p w:rsidRPr="002D0EB9" w:rsidR="002D0EB9" w:rsidRDefault="002D0EB9" w14:paraId="52E0AAC6" w14:textId="77777777">
      <w:pPr>
        <w:rPr>
          <w:ins w:author="Namita Salgiya" w:date="2026-01-20T12:24:00Z" w16du:dateUtc="2026-01-20T06:54:00Z" w:id="75"/>
          <w:rFonts w:ascii="Sari Offc" w:hAnsi="Sari Offc"/>
          <w:sz w:val="24"/>
          <w:szCs w:val="24"/>
          <w:rPrChange w:author="Namita Salgiya" w:date="2026-01-20T12:24:00Z" w16du:dateUtc="2026-01-20T06:54:00Z" w:id="76">
            <w:rPr>
              <w:ins w:author="Namita Salgiya" w:date="2026-01-20T12:24:00Z" w16du:dateUtc="2026-01-20T06:54:00Z" w:id="77"/>
            </w:rPr>
          </w:rPrChange>
        </w:rPr>
        <w:pPrChange w:author="Namita Salgiya" w:date="2026-01-20T12:24:00Z" w16du:dateUtc="2026-01-20T06:54:00Z" w:id="78">
          <w:pPr>
            <w:pStyle w:val="ListParagraph"/>
            <w:numPr>
              <w:numId w:val="5"/>
            </w:numPr>
            <w:tabs>
              <w:tab w:val="num" w:pos="720"/>
            </w:tabs>
            <w:ind w:hanging="360"/>
          </w:pPr>
        </w:pPrChange>
      </w:pPr>
    </w:p>
    <w:p w:rsidRPr="001C5247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C5247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lastRenderedPageBreak/>
        <w:t xml:space="preserve">Other </w:t>
      </w:r>
      <w:r w:rsidRPr="001C5247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1C5247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1C5247" w:rsidR="00F318DC" w:rsidP="004C50CB" w:rsidRDefault="00F318DC" w14:paraId="67D93AD6" w14:textId="50A9BF9D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1C5247">
        <w:rPr>
          <w:rFonts w:ascii="Sari Offc" w:hAnsi="Sari Offc"/>
          <w:sz w:val="24"/>
          <w:szCs w:val="24"/>
          <w:lang w:val="en-IN"/>
        </w:rPr>
        <w:t xml:space="preserve"> </w:t>
      </w:r>
      <w:r w:rsidRPr="001C5247">
        <w:rPr>
          <w:rFonts w:ascii="Sari Offc" w:hAnsi="Sari Offc"/>
          <w:sz w:val="24"/>
          <w:szCs w:val="24"/>
        </w:rPr>
        <w:t xml:space="preserve">Make everyday payments effortlessly with </w:t>
      </w:r>
      <w:r w:rsidRPr="001C5247" w:rsidR="003D0064">
        <w:rPr>
          <w:rFonts w:ascii="Sari Offc" w:hAnsi="Sari Offc"/>
          <w:sz w:val="24"/>
          <w:szCs w:val="24"/>
        </w:rPr>
        <w:t>Etihad Guest SBI Premier Card</w:t>
      </w:r>
      <w:r w:rsidRPr="001C5247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1C5247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1C5247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Pr="001C5247" w:rsidR="00F318DC" w:rsidRDefault="00F318DC" w14:paraId="5586057D" w14:textId="65B06753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1C5247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Visa </w:t>
      </w:r>
      <w:r w:rsidRPr="001C5247" w:rsidR="00826C1D">
        <w:rPr>
          <w:rFonts w:ascii="Sari Offc" w:hAnsi="Sari Offc"/>
          <w:sz w:val="24"/>
          <w:szCs w:val="24"/>
          <w:lang w:val="en-IN"/>
        </w:rPr>
        <w:t>P</w:t>
      </w:r>
      <w:r w:rsidRPr="001C5247">
        <w:rPr>
          <w:rFonts w:ascii="Sari Offc" w:hAnsi="Sari Offc"/>
          <w:sz w:val="24"/>
          <w:szCs w:val="24"/>
          <w:lang w:val="en-IN"/>
        </w:rPr>
        <w:t>ayWave’s unique security key ensures that even if the card is tapped multiple times, only one transaction is processed.</w:t>
      </w:r>
    </w:p>
    <w:bookmarkStart w:name="_Hlk219368972" w:id="79"/>
    <w:p w:rsidRPr="001A04C4" w:rsidR="009E6C62" w:rsidP="009E6C62" w:rsidRDefault="009E6C62" w14:paraId="249109D6" w14:textId="77777777">
      <w:pPr>
        <w:pStyle w:val="ListParagraph"/>
        <w:numPr>
          <w:ilvl w:val="0"/>
          <w:numId w:val="6"/>
        </w:numPr>
        <w:rPr>
          <w:ins w:author="Namita Salgiya" w:date="2026-01-20T12:25:00Z" w16du:dateUtc="2026-01-20T06:55:00Z" w:id="80"/>
        </w:rPr>
      </w:pPr>
      <w:ins w:author="Namita Salgiya" w:date="2026-01-20T12:25:00Z" w16du:dateUtc="2026-01-20T06:55:00Z" w:id="81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9E6C62" w:rsidP="009E6C62" w:rsidRDefault="009E6C62" w14:paraId="6B332B2F" w14:textId="77777777">
      <w:pPr>
        <w:pStyle w:val="ListParagraph"/>
        <w:numPr>
          <w:ilvl w:val="0"/>
          <w:numId w:val="6"/>
        </w:numPr>
        <w:rPr>
          <w:ins w:author="Namita Salgiya" w:date="2026-01-20T12:25:00Z" w16du:dateUtc="2026-01-20T06:55:00Z" w:id="82"/>
        </w:rPr>
      </w:pPr>
      <w:ins w:author="Namita Salgiya" w:date="2026-01-20T12:25:00Z" w16du:dateUtc="2026-01-20T06:55:00Z" w:id="83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79"/>
    <w:p w:rsidRPr="001C5247" w:rsidR="00C71606" w:rsidDel="009E6C62" w:rsidRDefault="00C71606" w14:paraId="17377E9D" w14:textId="48C4ECBA">
      <w:pPr>
        <w:pStyle w:val="ListParagraph"/>
        <w:numPr>
          <w:ilvl w:val="0"/>
          <w:numId w:val="6"/>
        </w:numPr>
        <w:rPr>
          <w:del w:author="Namita Salgiya" w:date="2026-01-20T12:25:00Z" w16du:dateUtc="2026-01-20T06:55:00Z" w:id="84"/>
          <w:rFonts w:ascii="Sari Offc" w:hAnsi="Sari Offc"/>
          <w:sz w:val="24"/>
          <w:szCs w:val="24"/>
        </w:rPr>
      </w:pPr>
      <w:del w:author="Namita Salgiya" w:date="2026-01-20T12:25:00Z" w16du:dateUtc="2026-01-20T06:55:00Z" w:id="85">
        <w:r w:rsidRPr="001C5247" w:rsidDel="009E6C62">
          <w:rPr>
            <w:rFonts w:ascii="Sari Offc" w:hAnsi="Sari Offc"/>
            <w:sz w:val="24"/>
            <w:szCs w:val="24"/>
          </w:rPr>
          <w:delText>Please </w:delText>
        </w:r>
        <w:r w:rsidDel="009E6C62">
          <w:fldChar w:fldCharType="begin"/>
        </w:r>
        <w:r w:rsidDel="009E6C62">
          <w:delInstrText>HYPERLINK "https://www.sbicard.com/sbi-card-en/assets/docs/pdf/personal/credit-cards/lifestyle/sbi-signature-contactless-card/Signature%20Contactless%20FAQ.pdf" \t "_blank"</w:delInstrText>
        </w:r>
        <w:r w:rsidDel="009E6C62">
          <w:fldChar w:fldCharType="separate"/>
        </w:r>
        <w:r w:rsidRPr="001C5247" w:rsidDel="009E6C62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9E6C62">
          <w:fldChar w:fldCharType="end"/>
        </w:r>
        <w:r w:rsidRPr="001C5247" w:rsidDel="009E6C62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1C5247" w:rsidR="00C71606" w:rsidDel="009E6C62" w:rsidRDefault="00C71606" w14:paraId="0A7074A4" w14:textId="2A1FE496">
      <w:pPr>
        <w:pStyle w:val="ListParagraph"/>
        <w:numPr>
          <w:ilvl w:val="0"/>
          <w:numId w:val="6"/>
        </w:numPr>
        <w:rPr>
          <w:del w:author="Namita Salgiya" w:date="2026-01-20T12:25:00Z" w16du:dateUtc="2026-01-20T06:55:00Z" w:id="86"/>
          <w:rFonts w:ascii="Sari Offc" w:hAnsi="Sari Offc"/>
          <w:sz w:val="24"/>
          <w:szCs w:val="24"/>
        </w:rPr>
      </w:pPr>
      <w:del w:author="Namita Salgiya" w:date="2026-01-20T12:25:00Z" w16du:dateUtc="2026-01-20T06:55:00Z" w:id="87">
        <w:r w:rsidRPr="001C5247" w:rsidDel="009E6C62">
          <w:rPr>
            <w:rFonts w:ascii="Sari Offc" w:hAnsi="Sari Offc"/>
            <w:sz w:val="24"/>
            <w:szCs w:val="24"/>
          </w:rPr>
          <w:delText>Please </w:delText>
        </w:r>
        <w:r w:rsidDel="009E6C62">
          <w:fldChar w:fldCharType="begin"/>
        </w:r>
        <w:r w:rsidDel="009E6C62">
          <w:delInstrText>HYPERLINK "https://www.sbicard.com/sbi-card-en/assets/docs/pdf/personal/cards/list-of-stores.pdf" \t "_blank"</w:delInstrText>
        </w:r>
        <w:r w:rsidDel="009E6C62">
          <w:fldChar w:fldCharType="separate"/>
        </w:r>
        <w:r w:rsidRPr="001C5247" w:rsidDel="009E6C62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9E6C62">
          <w:fldChar w:fldCharType="end"/>
        </w:r>
        <w:r w:rsidRPr="001C5247" w:rsidDel="009E6C62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1C5247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1C5247" w:rsidR="00F318DC" w:rsidP="003D0064" w:rsidRDefault="00F318DC" w14:paraId="019B45E5" w14:textId="19B8C976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2T13:19:00Z" w16du:dateUtc="2026-01-22T07:49:00Z" w:id="88">
        <w:r w:rsidRPr="001C5247" w:rsidDel="006813CA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2T13:19:00Z" w16du:dateUtc="2026-01-22T07:49:00Z" w:id="89">
        <w:r w:rsidR="006813CA">
          <w:rPr>
            <w:rFonts w:ascii="Sari Offc" w:hAnsi="Sari Offc"/>
            <w:sz w:val="24"/>
            <w:szCs w:val="24"/>
            <w:lang w:val="en-IN"/>
          </w:rPr>
          <w:t>at</w:t>
        </w:r>
        <w:r w:rsidRPr="001C5247" w:rsidR="006813CA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1C5247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1C5247" w:rsidR="003D0064" w:rsidP="003D0064" w:rsidRDefault="003D0064" w14:paraId="5D8BA404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1C5247" w:rsidR="003D0064" w:rsidP="003D0064" w:rsidRDefault="003D0064" w14:paraId="421EE6BE" w14:textId="1ABDFA5B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1C5247">
        <w:rPr>
          <w:rFonts w:ascii="Sari Offc" w:hAnsi="Sari Offc"/>
          <w:sz w:val="24"/>
          <w:szCs w:val="24"/>
          <w:lang w:val="en-IN" w:eastAsia="en-IN"/>
        </w:rPr>
        <w:t>Withdraw cash from over 1 million Visa or MasterCard ATMs across the globe</w:t>
      </w:r>
    </w:p>
    <w:p w:rsidRPr="001C5247" w:rsidR="00AE161E" w:rsidP="00AE161E" w:rsidRDefault="00AE161E" w14:paraId="4C1612D8" w14:textId="56F7E7BB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C5247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7T11:43:00Z" w:id="90">
        <w:r w:rsidR="001C5247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1C5247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1C5247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1C5247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Pr="001C5247" w:rsidR="00C71606" w:rsidRDefault="00C71606" w14:paraId="56E72D6A" w14:textId="4CB364A2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1C5247">
        <w:rPr>
          <w:rFonts w:ascii="Sari Offc" w:hAnsi="Sari Offc"/>
          <w:sz w:val="24"/>
          <w:szCs w:val="24"/>
        </w:rPr>
        <w:t>Click </w:t>
      </w:r>
      <w:hyperlink w:history="1" r:id="rId25">
        <w:r w:rsidRPr="001C5247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1C5247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2T13:19:00Z" w16du:dateUtc="2026-01-22T07:49:00Z" w:id="91">
        <w:r w:rsidR="006813CA">
          <w:rPr>
            <w:rFonts w:ascii="Sari Offc" w:hAnsi="Sari Offc"/>
            <w:sz w:val="24"/>
            <w:szCs w:val="24"/>
          </w:rPr>
          <w:t xml:space="preserve"> EMI</w:t>
        </w:r>
      </w:ins>
    </w:p>
    <w:p w:rsidRPr="00F534F3" w:rsidR="009E6C62" w:rsidP="009E6C62" w:rsidRDefault="009E6C62" w14:paraId="47879FAA" w14:textId="77777777">
      <w:pPr>
        <w:rPr>
          <w:ins w:author="Namita Salgiya" w:date="2026-01-20T12:27:00Z" w16du:dateUtc="2026-01-20T06:57:00Z" w:id="92"/>
          <w:b/>
          <w:bCs/>
          <w:lang w:val="en-IN"/>
        </w:rPr>
      </w:pPr>
      <w:bookmarkStart w:name="_Hlk219369010" w:id="93"/>
      <w:ins w:author="Namita Salgiya" w:date="2026-01-20T12:27:00Z" w16du:dateUtc="2026-01-20T06:57:00Z" w:id="94">
        <w:r w:rsidRPr="00F534F3">
          <w:rPr>
            <w:b/>
            <w:bCs/>
            <w:lang w:val="en-IN"/>
          </w:rPr>
          <w:t>Emergency Card Replacement</w:t>
        </w:r>
      </w:ins>
    </w:p>
    <w:p w:rsidRPr="00AC1ED4" w:rsidR="009E6C62" w:rsidP="009E6C62" w:rsidRDefault="009E6C62" w14:paraId="39051F4A" w14:textId="4C4D9E4F">
      <w:pPr>
        <w:pStyle w:val="ListParagraph"/>
        <w:numPr>
          <w:ilvl w:val="0"/>
          <w:numId w:val="35"/>
        </w:numPr>
        <w:rPr>
          <w:ins w:author="Namita Salgiya" w:date="2026-01-20T12:27:00Z" w16du:dateUtc="2026-01-20T06:57:00Z" w:id="95"/>
        </w:rPr>
      </w:pPr>
      <w:ins w:author="Namita Salgiya" w:date="2026-01-20T12:27:00Z" w16du:dateUtc="2026-01-20T06:57:00Z" w:id="96">
        <w:r w:rsidRPr="00AC1ED4">
          <w:t xml:space="preserve">Get your </w:t>
        </w:r>
        <w:r w:rsidRPr="00C96B0C">
          <w:rPr>
            <w:lang w:val="en-IN"/>
          </w:rPr>
          <w:t xml:space="preserve">Etihad Guest SBI Premier Card </w:t>
        </w:r>
        <w:r w:rsidRPr="00AC1ED4">
          <w:t xml:space="preserve">replaced anywhere in the world (available for </w:t>
        </w:r>
        <w:r w:rsidRPr="008E78B3">
          <w:t xml:space="preserve">Visa </w:t>
        </w:r>
        <w:r w:rsidRPr="00AC1ED4">
          <w:t>and Mastercard)</w:t>
        </w:r>
      </w:ins>
    </w:p>
    <w:p w:rsidRPr="00AC1ED4" w:rsidR="009E6C62" w:rsidP="009E6C62" w:rsidRDefault="009E6C62" w14:paraId="148E2E41" w14:textId="77777777">
      <w:pPr>
        <w:pStyle w:val="ListParagraph"/>
        <w:numPr>
          <w:ilvl w:val="0"/>
          <w:numId w:val="35"/>
        </w:numPr>
        <w:rPr>
          <w:ins w:author="Namita Salgiya" w:date="2026-01-20T12:27:00Z" w16du:dateUtc="2026-01-20T06:57:00Z" w:id="97"/>
        </w:rPr>
      </w:pPr>
      <w:ins w:author="Namita Salgiya" w:date="2026-01-20T12:27:00Z" w16du:dateUtc="2026-01-20T06:57:00Z" w:id="98">
        <w:r w:rsidRPr="00AC1ED4">
          <w:t xml:space="preserve">24x7 </w:t>
        </w:r>
        <w:r w:rsidRPr="008E78B3">
          <w:t xml:space="preserve">Helpline </w:t>
        </w:r>
        <w:r w:rsidRPr="00AC1ED4">
          <w:t>for emergency card replacement even while travelling abroad. Click</w:t>
        </w:r>
        <w:r>
          <w:t xml:space="preserve"> </w:t>
        </w:r>
        <w:r>
          <w:fldChar w:fldCharType="begin"/>
        </w:r>
        <w:r>
          <w:instrText>HYPERLINK "https://www.sbicard.com/sbi-card-en/assets/docs/pdf/personal/cards/gcas-numbers.pdf" \t "_blank"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 xml:space="preserve">for Visa </w:t>
        </w:r>
        <w:r w:rsidRPr="008E78B3">
          <w:t>Helpline Numbers</w:t>
        </w:r>
      </w:ins>
    </w:p>
    <w:p w:rsidRPr="00AC1ED4" w:rsidR="009E6C62" w:rsidP="009E6C62" w:rsidRDefault="009E6C62" w14:paraId="2D913B52" w14:textId="77777777">
      <w:pPr>
        <w:pStyle w:val="ListParagraph"/>
        <w:numPr>
          <w:ilvl w:val="0"/>
          <w:numId w:val="35"/>
        </w:numPr>
        <w:rPr>
          <w:ins w:author="Namita Salgiya" w:date="2026-01-20T12:27:00Z" w16du:dateUtc="2026-01-20T06:57:00Z" w:id="99"/>
        </w:rPr>
      </w:pPr>
      <w:ins w:author="Namita Salgiya" w:date="2026-01-20T12:27:00Z" w16du:dateUtc="2026-01-20T06:57:00Z" w:id="100">
        <w:r w:rsidRPr="00AC1ED4">
          <w:t>In case your card is lost in India, please call</w:t>
        </w:r>
        <w:r>
          <w:t xml:space="preserve"> </w:t>
        </w:r>
        <w:r w:rsidRPr="00AC1ED4">
          <w:t>39 02 02 02 (prefix local STD code) or 1860 180 1290</w:t>
        </w:r>
      </w:ins>
    </w:p>
    <w:p w:rsidRPr="00AC1ED4" w:rsidR="009E6C62" w:rsidP="009E6C62" w:rsidRDefault="009E6C62" w14:paraId="379D8C1C" w14:textId="77777777">
      <w:pPr>
        <w:rPr>
          <w:ins w:author="Namita Salgiya" w:date="2026-01-20T12:27:00Z" w16du:dateUtc="2026-01-20T06:57:00Z" w:id="101"/>
          <w:b/>
          <w:bCs/>
        </w:rPr>
      </w:pPr>
      <w:ins w:author="Namita Salgiya" w:date="2026-01-20T12:27:00Z" w16du:dateUtc="2026-01-20T06:57:00Z" w:id="102">
        <w:r w:rsidRPr="00AC1ED4">
          <w:rPr>
            <w:b/>
            <w:bCs/>
          </w:rPr>
          <w:t>Safe and Secure</w:t>
        </w:r>
      </w:ins>
    </w:p>
    <w:p w:rsidRPr="00AC1ED4" w:rsidR="009E6C62" w:rsidP="009E6C62" w:rsidRDefault="009E6C62" w14:paraId="3214E76A" w14:textId="6FD2B9FC">
      <w:pPr>
        <w:pStyle w:val="ListParagraph"/>
        <w:numPr>
          <w:ilvl w:val="0"/>
          <w:numId w:val="36"/>
        </w:numPr>
        <w:rPr>
          <w:ins w:author="Namita Salgiya" w:date="2026-01-20T12:27:00Z" w16du:dateUtc="2026-01-20T06:57:00Z" w:id="103"/>
        </w:rPr>
      </w:pPr>
      <w:ins w:author="Namita Salgiya" w:date="2026-01-20T12:27:00Z" w16du:dateUtc="2026-01-20T06:57:00Z" w:id="104">
        <w:r w:rsidRPr="00AC1ED4">
          <w:t xml:space="preserve">Get enhanced security against counterfeiting and skimming with the chip and pin enabled </w:t>
        </w:r>
        <w:r w:rsidRPr="00C96B0C">
          <w:rPr>
            <w:lang w:val="en-IN"/>
          </w:rPr>
          <w:t xml:space="preserve">Etihad Guest SBI Premier Card </w:t>
        </w:r>
      </w:ins>
    </w:p>
    <w:p w:rsidRPr="00F534F3" w:rsidR="009E6C62" w:rsidP="009E6C62" w:rsidRDefault="009E6C62" w14:paraId="66FE8DCB" w14:textId="77777777">
      <w:pPr>
        <w:rPr>
          <w:ins w:author="Namita Salgiya" w:date="2026-01-20T12:27:00Z" w16du:dateUtc="2026-01-20T06:57:00Z" w:id="105"/>
          <w:b/>
          <w:bCs/>
          <w:lang w:val="en-IN"/>
        </w:rPr>
      </w:pPr>
      <w:bookmarkStart w:name="_Hlk219363897" w:id="106"/>
      <w:ins w:author="Namita Salgiya" w:date="2026-01-20T12:27:00Z" w16du:dateUtc="2026-01-20T06:57:00Z" w:id="107">
        <w:r w:rsidRPr="00F534F3">
          <w:rPr>
            <w:b/>
            <w:bCs/>
            <w:lang w:val="en-IN"/>
          </w:rPr>
          <w:t>Add-on Cards</w:t>
        </w:r>
      </w:ins>
    </w:p>
    <w:p w:rsidRPr="00AC1ED4" w:rsidR="009E6C62" w:rsidP="009E6C62" w:rsidRDefault="009E6C62" w14:paraId="4E929F1A" w14:textId="77777777">
      <w:pPr>
        <w:pStyle w:val="ListParagraph"/>
        <w:numPr>
          <w:ilvl w:val="0"/>
          <w:numId w:val="36"/>
        </w:numPr>
        <w:rPr>
          <w:ins w:author="Namita Salgiya" w:date="2026-01-20T12:27:00Z" w16du:dateUtc="2026-01-20T06:57:00Z" w:id="108"/>
        </w:rPr>
      </w:pPr>
      <w:ins w:author="Namita Salgiya" w:date="2026-01-20T12:27:00Z" w16du:dateUtc="2026-01-20T06:57:00Z" w:id="109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9E6C62" w:rsidP="009E6C62" w:rsidRDefault="009E6C62" w14:paraId="69EE9A09" w14:textId="77777777">
      <w:pPr>
        <w:rPr>
          <w:ins w:author="Namita Salgiya" w:date="2026-01-20T12:27:00Z" w16du:dateUtc="2026-01-20T06:57:00Z" w:id="110"/>
          <w:b/>
          <w:bCs/>
        </w:rPr>
      </w:pPr>
      <w:ins w:author="Namita Salgiya" w:date="2026-01-20T12:27:00Z" w16du:dateUtc="2026-01-20T06:57:00Z" w:id="111">
        <w:r w:rsidRPr="00AC1ED4">
          <w:rPr>
            <w:b/>
            <w:bCs/>
          </w:rPr>
          <w:t>Easy Bill Pay Facility</w:t>
        </w:r>
      </w:ins>
    </w:p>
    <w:p w:rsidRPr="00AC1ED4" w:rsidR="009E6C62" w:rsidP="009E6C62" w:rsidRDefault="009E6C62" w14:paraId="01983333" w14:textId="77777777">
      <w:pPr>
        <w:pStyle w:val="ListParagraph"/>
        <w:numPr>
          <w:ilvl w:val="0"/>
          <w:numId w:val="36"/>
        </w:numPr>
        <w:rPr>
          <w:ins w:author="Namita Salgiya" w:date="2026-01-20T12:27:00Z" w16du:dateUtc="2026-01-20T06:57:00Z" w:id="112"/>
        </w:rPr>
      </w:pPr>
      <w:ins w:author="Namita Salgiya" w:date="2026-01-20T12:27:00Z" w16du:dateUtc="2026-01-20T06:57:00Z" w:id="113">
        <w:r w:rsidRPr="00AC1ED4">
          <w:lastRenderedPageBreak/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9E6C62" w:rsidP="009E6C62" w:rsidRDefault="009E6C62" w14:paraId="46F0DC88" w14:textId="77777777">
      <w:pPr>
        <w:rPr>
          <w:ins w:author="Namita Salgiya" w:date="2026-01-20T12:27:00Z" w16du:dateUtc="2026-01-20T06:57:00Z" w:id="114"/>
          <w:b/>
          <w:bCs/>
        </w:rPr>
      </w:pPr>
      <w:ins w:author="Namita Salgiya" w:date="2026-01-20T12:27:00Z" w16du:dateUtc="2026-01-20T06:57:00Z" w:id="115">
        <w:r w:rsidRPr="005E66AE">
          <w:rPr>
            <w:b/>
            <w:bCs/>
          </w:rPr>
          <w:t>Balance Transfer on EMI</w:t>
        </w:r>
      </w:ins>
    </w:p>
    <w:p w:rsidRPr="005E66AE" w:rsidR="009E6C62" w:rsidP="009E6C62" w:rsidRDefault="009E6C62" w14:paraId="21491F4E" w14:textId="77777777">
      <w:pPr>
        <w:pStyle w:val="ListParagraph"/>
        <w:numPr>
          <w:ilvl w:val="0"/>
          <w:numId w:val="7"/>
        </w:numPr>
        <w:rPr>
          <w:ins w:author="Namita Salgiya" w:date="2026-01-20T12:27:00Z" w16du:dateUtc="2026-01-20T06:57:00Z" w:id="116"/>
        </w:rPr>
      </w:pPr>
      <w:ins w:author="Namita Salgiya" w:date="2026-01-20T12:27:00Z" w16du:dateUtc="2026-01-20T06:57:00Z" w:id="117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bookmarkEnd w:id="93"/>
    <w:p w:rsidRPr="005E66AE" w:rsidR="009E6C62" w:rsidP="009E6C62" w:rsidRDefault="009E6C62" w14:paraId="0D42C6BC" w14:textId="429E00BD">
      <w:pPr>
        <w:pStyle w:val="ListParagraph"/>
        <w:numPr>
          <w:ilvl w:val="0"/>
          <w:numId w:val="7"/>
        </w:numPr>
        <w:rPr>
          <w:ins w:author="Namita Salgiya" w:date="2026-01-20T12:27:00Z" w16du:dateUtc="2026-01-20T06:57:00Z" w:id="118"/>
        </w:rPr>
      </w:pPr>
      <w:ins w:author="Namita Salgiya" w:date="2026-01-20T12:27:00Z" w16du:dateUtc="2026-01-20T06:57:00Z" w:id="119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C96B0C">
          <w:rPr>
            <w:lang w:val="en-IN"/>
          </w:rPr>
          <w:t xml:space="preserve">Etihad Guest SBI Premier Card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9E6C62" w:rsidP="009E6C62" w:rsidRDefault="009E6C62" w14:paraId="55CED424" w14:textId="77777777">
      <w:pPr>
        <w:pStyle w:val="ListParagraph"/>
        <w:numPr>
          <w:ilvl w:val="0"/>
          <w:numId w:val="7"/>
        </w:numPr>
        <w:rPr>
          <w:ins w:author="Namita Salgiya" w:date="2026-01-20T12:27:00Z" w16du:dateUtc="2026-01-20T06:57:00Z" w:id="120"/>
        </w:rPr>
      </w:pPr>
      <w:ins w:author="Namita Salgiya" w:date="2026-01-20T12:27:00Z" w16du:dateUtc="2026-01-20T06:57:00Z" w:id="121">
        <w:r w:rsidRPr="00247784">
          <w:t>Login to your account to avail this facility.</w:t>
        </w:r>
      </w:ins>
    </w:p>
    <w:bookmarkEnd w:id="106"/>
    <w:p w:rsidRPr="001C5247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1C5247" w:rsidR="00C71606" w:rsidDel="003111D1" w:rsidP="003C1523" w:rsidRDefault="00C71606" w14:paraId="0CA22D9E" w14:textId="77777777">
      <w:pPr>
        <w:rPr>
          <w:del w:author="Namita Salgiya" w:date="2026-01-20T12:28:00Z" w16du:dateUtc="2026-01-20T06:58:00Z" w:id="122"/>
          <w:rFonts w:ascii="Sari Offc" w:hAnsi="Sari Offc"/>
          <w:sz w:val="24"/>
          <w:szCs w:val="24"/>
          <w:lang w:val="en-IN"/>
        </w:rPr>
      </w:pPr>
    </w:p>
    <w:p w:rsidRPr="001C5247" w:rsidR="00AE161E" w:rsidDel="003111D1" w:rsidP="00AE161E" w:rsidRDefault="00AE161E" w14:paraId="4E008819" w14:textId="77777777">
      <w:pPr>
        <w:rPr>
          <w:del w:author="Namita Salgiya" w:date="2026-01-20T12:28:00Z" w16du:dateUtc="2026-01-20T06:58:00Z" w:id="123"/>
          <w:rFonts w:ascii="Sari Offc" w:hAnsi="Sari Offc"/>
          <w:b/>
          <w:bCs/>
          <w:sz w:val="24"/>
          <w:szCs w:val="24"/>
          <w:lang w:val="en-IN"/>
        </w:rPr>
      </w:pPr>
    </w:p>
    <w:p w:rsidRPr="001C5247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1C5247" w:rsidR="00AE161E">
      <w:footerReference w:type="even" r:id="rId30"/>
      <w:footerReference w:type="default" r:id="rId31"/>
      <w:footerReference w:type="first" r:id="rId3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S" w:author="Namita Salgiya" w:date="2026-01-05T11:12:00Z" w:id="30">
    <w:p w:rsidR="003D0064" w:rsidP="003D0064" w:rsidRDefault="003D0064" w14:paraId="1DE20B33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Dated, so should we remove this section entirely?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E20B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9873CE" w16cex:dateUtc="2026-01-05T0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E20B33" w16cid:durableId="469873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351A" w:rsidP="00E405C7" w:rsidRDefault="00D5351A" w14:paraId="19A3695F" w14:textId="77777777">
      <w:pPr>
        <w:spacing w:after="0" w:line="240" w:lineRule="auto"/>
      </w:pPr>
      <w:r>
        <w:separator/>
      </w:r>
    </w:p>
  </w:endnote>
  <w:endnote w:type="continuationSeparator" w:id="0">
    <w:p w:rsidR="00D5351A" w:rsidP="00E405C7" w:rsidRDefault="00D5351A" w14:paraId="116492C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351A" w:rsidP="00E405C7" w:rsidRDefault="00D5351A" w14:paraId="75FB1BD4" w14:textId="77777777">
      <w:pPr>
        <w:spacing w:after="0" w:line="240" w:lineRule="auto"/>
      </w:pPr>
      <w:r>
        <w:separator/>
      </w:r>
    </w:p>
  </w:footnote>
  <w:footnote w:type="continuationSeparator" w:id="0">
    <w:p w:rsidR="00D5351A" w:rsidP="00E405C7" w:rsidRDefault="00D5351A" w14:paraId="499CBAD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A69554C"/>
    <w:multiLevelType w:val="hybridMultilevel"/>
    <w:tmpl w:val="C00C0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5784211">
    <w:abstractNumId w:val="5"/>
  </w:num>
  <w:num w:numId="2" w16cid:durableId="1723170224">
    <w:abstractNumId w:val="26"/>
  </w:num>
  <w:num w:numId="3" w16cid:durableId="230963438">
    <w:abstractNumId w:val="15"/>
  </w:num>
  <w:num w:numId="4" w16cid:durableId="1593932046">
    <w:abstractNumId w:val="10"/>
  </w:num>
  <w:num w:numId="5" w16cid:durableId="1248811510">
    <w:abstractNumId w:val="1"/>
  </w:num>
  <w:num w:numId="6" w16cid:durableId="411052064">
    <w:abstractNumId w:val="29"/>
  </w:num>
  <w:num w:numId="7" w16cid:durableId="1984383389">
    <w:abstractNumId w:val="0"/>
  </w:num>
  <w:num w:numId="8" w16cid:durableId="368915033">
    <w:abstractNumId w:val="28"/>
  </w:num>
  <w:num w:numId="9" w16cid:durableId="1430085144">
    <w:abstractNumId w:val="8"/>
  </w:num>
  <w:num w:numId="10" w16cid:durableId="317616370">
    <w:abstractNumId w:val="19"/>
  </w:num>
  <w:num w:numId="11" w16cid:durableId="1858886053">
    <w:abstractNumId w:val="4"/>
  </w:num>
  <w:num w:numId="12" w16cid:durableId="177306777">
    <w:abstractNumId w:val="20"/>
  </w:num>
  <w:num w:numId="13" w16cid:durableId="700280831">
    <w:abstractNumId w:val="23"/>
  </w:num>
  <w:num w:numId="14" w16cid:durableId="495152712">
    <w:abstractNumId w:val="34"/>
  </w:num>
  <w:num w:numId="15" w16cid:durableId="1039209266">
    <w:abstractNumId w:val="9"/>
  </w:num>
  <w:num w:numId="16" w16cid:durableId="180709762">
    <w:abstractNumId w:val="21"/>
  </w:num>
  <w:num w:numId="17" w16cid:durableId="1061829848">
    <w:abstractNumId w:val="11"/>
  </w:num>
  <w:num w:numId="18" w16cid:durableId="1372877483">
    <w:abstractNumId w:val="33"/>
  </w:num>
  <w:num w:numId="19" w16cid:durableId="187761744">
    <w:abstractNumId w:val="14"/>
  </w:num>
  <w:num w:numId="20" w16cid:durableId="1231963795">
    <w:abstractNumId w:val="25"/>
  </w:num>
  <w:num w:numId="21" w16cid:durableId="31926360">
    <w:abstractNumId w:val="6"/>
  </w:num>
  <w:num w:numId="22" w16cid:durableId="646325074">
    <w:abstractNumId w:val="18"/>
  </w:num>
  <w:num w:numId="23" w16cid:durableId="480467907">
    <w:abstractNumId w:val="32"/>
  </w:num>
  <w:num w:numId="24" w16cid:durableId="1304308168">
    <w:abstractNumId w:val="7"/>
  </w:num>
  <w:num w:numId="25" w16cid:durableId="1021320218">
    <w:abstractNumId w:val="2"/>
  </w:num>
  <w:num w:numId="26" w16cid:durableId="84541950">
    <w:abstractNumId w:val="31"/>
  </w:num>
  <w:num w:numId="27" w16cid:durableId="87584249">
    <w:abstractNumId w:val="24"/>
  </w:num>
  <w:num w:numId="28" w16cid:durableId="1021082171">
    <w:abstractNumId w:val="27"/>
  </w:num>
  <w:num w:numId="29" w16cid:durableId="1663391547">
    <w:abstractNumId w:val="12"/>
  </w:num>
  <w:num w:numId="30" w16cid:durableId="215973092">
    <w:abstractNumId w:val="13"/>
  </w:num>
  <w:num w:numId="31" w16cid:durableId="762919519">
    <w:abstractNumId w:val="16"/>
  </w:num>
  <w:num w:numId="32" w16cid:durableId="508325798">
    <w:abstractNumId w:val="35"/>
  </w:num>
  <w:num w:numId="33" w16cid:durableId="2146043610">
    <w:abstractNumId w:val="22"/>
  </w:num>
  <w:num w:numId="34" w16cid:durableId="318844512">
    <w:abstractNumId w:val="3"/>
  </w:num>
  <w:num w:numId="35" w16cid:durableId="1748460499">
    <w:abstractNumId w:val="30"/>
  </w:num>
  <w:num w:numId="36" w16cid:durableId="2140219596">
    <w:abstractNumId w:val="17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9775C"/>
    <w:rsid w:val="00122BDC"/>
    <w:rsid w:val="001535C0"/>
    <w:rsid w:val="001573BC"/>
    <w:rsid w:val="0016440F"/>
    <w:rsid w:val="001A185A"/>
    <w:rsid w:val="001C5247"/>
    <w:rsid w:val="001C5B69"/>
    <w:rsid w:val="00235F80"/>
    <w:rsid w:val="00276983"/>
    <w:rsid w:val="0029715F"/>
    <w:rsid w:val="002C53AE"/>
    <w:rsid w:val="002D0EB9"/>
    <w:rsid w:val="002D38D6"/>
    <w:rsid w:val="003111D1"/>
    <w:rsid w:val="00311B56"/>
    <w:rsid w:val="0032122C"/>
    <w:rsid w:val="0034371F"/>
    <w:rsid w:val="00345E13"/>
    <w:rsid w:val="0038508B"/>
    <w:rsid w:val="003974BD"/>
    <w:rsid w:val="003B107B"/>
    <w:rsid w:val="003C1523"/>
    <w:rsid w:val="003C18A8"/>
    <w:rsid w:val="003D0064"/>
    <w:rsid w:val="003D2724"/>
    <w:rsid w:val="003D715C"/>
    <w:rsid w:val="003F3E33"/>
    <w:rsid w:val="0042325B"/>
    <w:rsid w:val="00442E3F"/>
    <w:rsid w:val="00454D51"/>
    <w:rsid w:val="00474DC1"/>
    <w:rsid w:val="004A5805"/>
    <w:rsid w:val="004C50CB"/>
    <w:rsid w:val="004D6419"/>
    <w:rsid w:val="00513A0B"/>
    <w:rsid w:val="00527F08"/>
    <w:rsid w:val="005310B6"/>
    <w:rsid w:val="005643BE"/>
    <w:rsid w:val="00574F86"/>
    <w:rsid w:val="005E4FBA"/>
    <w:rsid w:val="005F07FE"/>
    <w:rsid w:val="00637D0A"/>
    <w:rsid w:val="006657A1"/>
    <w:rsid w:val="00667EEB"/>
    <w:rsid w:val="006813CA"/>
    <w:rsid w:val="00681931"/>
    <w:rsid w:val="00691EAF"/>
    <w:rsid w:val="006938F5"/>
    <w:rsid w:val="006A2631"/>
    <w:rsid w:val="006F6BAC"/>
    <w:rsid w:val="007275A2"/>
    <w:rsid w:val="007550F8"/>
    <w:rsid w:val="00775D0A"/>
    <w:rsid w:val="007E4631"/>
    <w:rsid w:val="007E6A3E"/>
    <w:rsid w:val="00805273"/>
    <w:rsid w:val="00826C1D"/>
    <w:rsid w:val="0083076E"/>
    <w:rsid w:val="00832A62"/>
    <w:rsid w:val="0088357A"/>
    <w:rsid w:val="008E4E96"/>
    <w:rsid w:val="009164D7"/>
    <w:rsid w:val="00931386"/>
    <w:rsid w:val="00932AB1"/>
    <w:rsid w:val="00946831"/>
    <w:rsid w:val="00947F57"/>
    <w:rsid w:val="009A176A"/>
    <w:rsid w:val="009C0D9E"/>
    <w:rsid w:val="009D2D1C"/>
    <w:rsid w:val="009E6C62"/>
    <w:rsid w:val="00A150C5"/>
    <w:rsid w:val="00A27FC1"/>
    <w:rsid w:val="00A579B5"/>
    <w:rsid w:val="00A653DF"/>
    <w:rsid w:val="00A80E72"/>
    <w:rsid w:val="00A90630"/>
    <w:rsid w:val="00A95A1C"/>
    <w:rsid w:val="00AC2D69"/>
    <w:rsid w:val="00AE161E"/>
    <w:rsid w:val="00AF4A2A"/>
    <w:rsid w:val="00B149BB"/>
    <w:rsid w:val="00B23A1E"/>
    <w:rsid w:val="00B74F63"/>
    <w:rsid w:val="00BA12D3"/>
    <w:rsid w:val="00BB22C4"/>
    <w:rsid w:val="00BD7285"/>
    <w:rsid w:val="00BF3A60"/>
    <w:rsid w:val="00C0786A"/>
    <w:rsid w:val="00C14924"/>
    <w:rsid w:val="00C37A02"/>
    <w:rsid w:val="00C42307"/>
    <w:rsid w:val="00C63C91"/>
    <w:rsid w:val="00C66F71"/>
    <w:rsid w:val="00C712F6"/>
    <w:rsid w:val="00C71606"/>
    <w:rsid w:val="00C74138"/>
    <w:rsid w:val="00CA5965"/>
    <w:rsid w:val="00CA61DB"/>
    <w:rsid w:val="00CB45CF"/>
    <w:rsid w:val="00CD1035"/>
    <w:rsid w:val="00CD511F"/>
    <w:rsid w:val="00D0663E"/>
    <w:rsid w:val="00D34CF6"/>
    <w:rsid w:val="00D41563"/>
    <w:rsid w:val="00D5351A"/>
    <w:rsid w:val="00D86A35"/>
    <w:rsid w:val="00DB404C"/>
    <w:rsid w:val="00DB606B"/>
    <w:rsid w:val="00DC2CA4"/>
    <w:rsid w:val="00E07D94"/>
    <w:rsid w:val="00E21728"/>
    <w:rsid w:val="00E405C7"/>
    <w:rsid w:val="00E47C6A"/>
    <w:rsid w:val="00E56665"/>
    <w:rsid w:val="00E61E30"/>
    <w:rsid w:val="00E62FE6"/>
    <w:rsid w:val="00F23D00"/>
    <w:rsid w:val="00F318DC"/>
    <w:rsid w:val="00F31F00"/>
    <w:rsid w:val="00F91576"/>
    <w:rsid w:val="00F9240B"/>
    <w:rsid w:val="00FB78C6"/>
    <w:rsid w:val="00FC56CE"/>
    <w:rsid w:val="0710F80D"/>
    <w:rsid w:val="0A7802CE"/>
    <w:rsid w:val="0DD6B668"/>
    <w:rsid w:val="153F233D"/>
    <w:rsid w:val="15C6A498"/>
    <w:rsid w:val="17370078"/>
    <w:rsid w:val="2116CB4E"/>
    <w:rsid w:val="24391F78"/>
    <w:rsid w:val="38C7D395"/>
    <w:rsid w:val="44FC2756"/>
    <w:rsid w:val="48F5DB4E"/>
    <w:rsid w:val="4C05E213"/>
    <w:rsid w:val="4EA34CAE"/>
    <w:rsid w:val="544C82AC"/>
    <w:rsid w:val="55DD22A0"/>
    <w:rsid w:val="5BA528D0"/>
    <w:rsid w:val="662A9300"/>
    <w:rsid w:val="675EAC08"/>
    <w:rsid w:val="6A0647ED"/>
    <w:rsid w:val="6BFF0126"/>
    <w:rsid w:val="6CBDA96D"/>
    <w:rsid w:val="777883FB"/>
    <w:rsid w:val="7C674639"/>
    <w:rsid w:val="7CC5D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visa.co.in/pay-with-visa/find-a-card/visa-signature.html" TargetMode="External" Id="rId18" /><Relationship Type="http://schemas.openxmlformats.org/officeDocument/2006/relationships/settings" Target="settings.xml" Id="rId3" /><Relationship Type="http://schemas.microsoft.com/office/2016/09/relationships/commentsIds" Target="commentsIds.xml" Id="rId21" /><Relationship Type="http://schemas.microsoft.com/office/2011/relationships/people" Target="people.xml" Id="rId34" /><Relationship Type="http://schemas.openxmlformats.org/officeDocument/2006/relationships/hyperlink" Target="https://www.sbicard.com/en/personal/credit-cards/travel/etihad-guest-sbi-premier-card.page" TargetMode="External" Id="rId7" /><Relationship Type="http://schemas.openxmlformats.org/officeDocument/2006/relationships/hyperlink" Target="https://www.sbicard.com/en/personal/benefits/lower-interest-option/flexi-pay.page" TargetMode="External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microsoft.com/office/2011/relationships/commentsExtended" Target="commentsExtended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en/most-important-terms-and-conditions.page" TargetMode="External" Id="rId24" /><Relationship Type="http://schemas.openxmlformats.org/officeDocument/2006/relationships/footer" Target="footer3.xml" Id="rId32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credit-cards/lifestyle/sbi-card-elite.page" TargetMode="External" Id="rId23" /><Relationship Type="http://schemas.openxmlformats.org/officeDocument/2006/relationships/comments" Target="comments.xml" Id="rId19" /><Relationship Type="http://schemas.openxmlformats.org/officeDocument/2006/relationships/footer" Target="footer2.xml" Id="rId31" /><Relationship Type="http://schemas.openxmlformats.org/officeDocument/2006/relationships/webSettings" Target="webSettings.xml" Id="rId4" /><Relationship Type="http://schemas.microsoft.com/office/2018/08/relationships/commentsExtensible" Target="commentsExtensible.xml" Id="rId22" /><Relationship Type="http://schemas.openxmlformats.org/officeDocument/2006/relationships/footer" Target="footer1.xml" Id="rId30" /><Relationship Type="http://schemas.openxmlformats.org/officeDocument/2006/relationships/theme" Target="theme/theme1.xml" Id="rId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2026-01-22T07:49:00.0000000Z</dcterms:created>
  <dcterms:modified xsi:type="dcterms:W3CDTF">2026-03-19T06:09:00.0254384Z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