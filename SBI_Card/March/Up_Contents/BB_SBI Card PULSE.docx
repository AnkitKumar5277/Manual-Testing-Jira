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15 w16se w16cid w16 w16cex w16sdtdh wp14">
  <w:body>
    <w:p w:rsidRPr="00C836A7" w:rsidR="00345E13" w:rsidP="00345E13" w:rsidRDefault="007A58B8" w14:paraId="52FBBC3C" w14:textId="0E538C23">
      <w:pPr>
        <w:jc w:val="center"/>
        <w:rPr>
          <w:rFonts w:ascii="Sari Offc" w:hAnsi="Sari Offc"/>
          <w:b/>
          <w:bCs/>
          <w:lang w:val="en-IN"/>
        </w:rPr>
      </w:pPr>
      <w:ins w:author="Namita Salgiya" w:date="2026-01-13T19:00:00Z" w:id="0">
        <w:r>
          <w:rPr>
            <w:rFonts w:ascii="Sari Offc" w:hAnsi="Sari Offc"/>
            <w:b/>
            <w:bCs/>
            <w:lang w:val="en-IN"/>
          </w:rPr>
          <w:fldChar w:fldCharType="begin"/>
        </w:r>
        <w:r>
          <w:rPr>
            <w:rFonts w:ascii="Sari Offc" w:hAnsi="Sari Offc"/>
            <w:b/>
            <w:bCs/>
            <w:lang w:val="en-IN"/>
          </w:rPr>
          <w:instrText>HYPERLINK "https://www.sbicard.com/en/personal/credit-cards/lifestyle/sbi-card-pulse.page"</w:instrText>
        </w:r>
        <w:r>
          <w:rPr>
            <w:rFonts w:ascii="Sari Offc" w:hAnsi="Sari Offc"/>
            <w:b/>
            <w:bCs/>
            <w:lang w:val="en-IN"/>
          </w:rPr>
          <w:fldChar w:fldCharType="separate"/>
        </w:r>
        <w:r w:rsidRPr="007A58B8" w:rsidR="00345E13">
          <w:rPr>
            <w:rStyle w:val="Hyperlink"/>
            <w:rFonts w:ascii="Sari Offc" w:hAnsi="Sari Offc"/>
            <w:b/>
            <w:bCs/>
            <w:lang w:val="en-IN"/>
          </w:rPr>
          <w:t>S</w:t>
        </w:r>
        <w:r w:rsidRPr="0057287F" w:rsidR="00345E13">
          <w:rPr>
            <w:rStyle w:val="Hyperlink"/>
            <w:rFonts w:ascii="Sari Offc" w:hAnsi="Sari Offc"/>
            <w:b/>
            <w:bCs/>
            <w:lang w:val="en-IN"/>
          </w:rPr>
          <w:t xml:space="preserve">BI </w:t>
        </w:r>
        <w:r w:rsidRPr="0057287F" w:rsidR="00345E13">
          <w:rPr>
            <w:rStyle w:val="Hyperlink"/>
            <w:caps/>
            <w:rPrChange w:author="Namita Salgiya" w:date="2026-01-21T10:24:00Z" w:id="1">
              <w:rPr>
                <w:rFonts w:ascii="Sari Offc" w:hAnsi="Sari Offc"/>
                <w:b/>
                <w:bCs/>
                <w:lang w:val="en-IN"/>
              </w:rPr>
            </w:rPrChange>
          </w:rPr>
          <w:t>Card</w:t>
        </w:r>
        <w:r w:rsidRPr="007A58B8" w:rsidR="00345E13">
          <w:rPr>
            <w:rStyle w:val="Hyperlink"/>
            <w:rFonts w:ascii="Sari Offc" w:hAnsi="Sari Offc"/>
            <w:b/>
            <w:bCs/>
            <w:lang w:val="en-IN"/>
          </w:rPr>
          <w:t xml:space="preserve"> </w:t>
        </w:r>
        <w:r w:rsidRPr="007A58B8" w:rsidR="00122BDC">
          <w:rPr>
            <w:rStyle w:val="Hyperlink"/>
            <w:rFonts w:ascii="Sari Offc" w:hAnsi="Sari Offc"/>
            <w:b/>
            <w:bCs/>
            <w:lang w:val="en-IN"/>
          </w:rPr>
          <w:t>PULSE</w:t>
        </w:r>
        <w:r>
          <w:rPr>
            <w:rFonts w:ascii="Sari Offc" w:hAnsi="Sari Offc"/>
            <w:b/>
            <w:bCs/>
            <w:lang w:val="en-IN"/>
          </w:rPr>
          <w:fldChar w:fldCharType="end"/>
        </w:r>
      </w:ins>
    </w:p>
    <w:p w:rsidR="00F424B5" w:rsidP="003D715C" w:rsidRDefault="00F424B5" w14:paraId="7A319BE1" w14:textId="0170E7F3">
      <w:pPr>
        <w:jc w:val="center"/>
        <w:rPr>
          <w:ins w:author="Namita Salgiya" w:date="2025-12-31T18:22:00Z" w:id="2"/>
          <w:rFonts w:ascii="Sari Offc" w:hAnsi="Sari Offc"/>
          <w:lang w:val="en-IN"/>
        </w:rPr>
      </w:pPr>
      <w:ins w:author="Namita Salgiya" w:date="2025-12-31T18:22:00Z" w:id="3">
        <w:r w:rsidRPr="00C836A7">
          <w:rPr>
            <w:rFonts w:ascii="Sari Offc" w:hAnsi="Sari Offc"/>
            <w:lang w:val="en-IN"/>
          </w:rPr>
          <w:t xml:space="preserve">For a </w:t>
        </w:r>
        <w:r w:rsidRPr="00C836A7" w:rsidR="002E6A3B">
          <w:rPr>
            <w:rFonts w:ascii="Sari Offc" w:hAnsi="Sari Offc"/>
            <w:lang w:val="en-IN"/>
          </w:rPr>
          <w:t xml:space="preserve">Journey Towards </w:t>
        </w:r>
        <w:r w:rsidRPr="00C836A7">
          <w:rPr>
            <w:rFonts w:ascii="Sari Offc" w:hAnsi="Sari Offc"/>
            <w:lang w:val="en-IN"/>
          </w:rPr>
          <w:t xml:space="preserve">a </w:t>
        </w:r>
        <w:r w:rsidRPr="00C836A7" w:rsidR="002E6A3B">
          <w:rPr>
            <w:rFonts w:ascii="Sari Offc" w:hAnsi="Sari Offc"/>
            <w:lang w:val="en-IN"/>
          </w:rPr>
          <w:t>Fitter You</w:t>
        </w:r>
      </w:ins>
    </w:p>
    <w:p w:rsidRPr="00C836A7" w:rsidR="003D715C" w:rsidDel="00F424B5" w:rsidP="003D715C" w:rsidRDefault="003D715C" w14:paraId="60D743C5" w14:textId="03BCB9D4">
      <w:pPr>
        <w:jc w:val="center"/>
        <w:rPr>
          <w:del w:author="Namita Salgiya" w:date="2025-12-31T18:22:00Z" w:id="4"/>
          <w:rFonts w:ascii="Sari Offc" w:hAnsi="Sari Offc"/>
          <w:b/>
          <w:bCs/>
          <w:lang w:val="en-IN"/>
        </w:rPr>
      </w:pPr>
      <w:del w:author="Namita Salgiya" w:date="2025-12-31T18:22:00Z" w:id="5">
        <w:r w:rsidRPr="00C836A7" w:rsidDel="00F424B5">
          <w:rPr>
            <w:rFonts w:ascii="Sari Offc" w:hAnsi="Sari Offc"/>
            <w:b/>
            <w:bCs/>
            <w:lang w:val="en-IN"/>
          </w:rPr>
          <w:delText xml:space="preserve">Exclusive Privileges on Your SBI Card </w:delText>
        </w:r>
        <w:r w:rsidRPr="00C836A7" w:rsidDel="00F424B5" w:rsidR="0083076E">
          <w:rPr>
            <w:rFonts w:ascii="Sari Offc" w:hAnsi="Sari Offc"/>
            <w:b/>
            <w:bCs/>
            <w:lang w:val="en-IN"/>
          </w:rPr>
          <w:delText>PULSE</w:delText>
        </w:r>
      </w:del>
    </w:p>
    <w:p w:rsidRPr="00D96F55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i/>
          <w:iCs/>
          <w:u w:val="single"/>
          <w:lang w:val="en-IN"/>
          <w:rPrChange w:author="Arun Kaushal" w:date="2026-01-01T11:35:00Z" w:id="6">
            <w:rPr>
              <w:rFonts w:ascii="Sari Offc" w:hAnsi="Sari Offc"/>
              <w:b/>
              <w:bCs/>
              <w:u w:val="single"/>
              <w:lang w:val="en-IN"/>
            </w:rPr>
          </w:rPrChange>
        </w:rPr>
      </w:pPr>
      <w:r w:rsidRPr="00D96F55">
        <w:rPr>
          <w:rFonts w:ascii="Sari Offc" w:hAnsi="Sari Offc"/>
          <w:b/>
          <w:bCs/>
          <w:i/>
          <w:iCs/>
          <w:u w:val="single"/>
          <w:lang w:val="en-IN"/>
          <w:rPrChange w:author="Arun Kaushal" w:date="2026-01-01T11:35:00Z" w:id="7">
            <w:rPr>
              <w:rFonts w:ascii="Sari Offc" w:hAnsi="Sari Offc"/>
              <w:b/>
              <w:bCs/>
              <w:u w:val="single"/>
              <w:lang w:val="en-IN"/>
            </w:rPr>
          </w:rPrChange>
        </w:rPr>
        <w:t>Best For</w:t>
      </w:r>
    </w:p>
    <w:p w:rsidRPr="00C836A7" w:rsidR="0083076E" w:rsidP="00345E13" w:rsidRDefault="0083076E" w14:paraId="5E65984B" w14:textId="616C38B7">
      <w:pPr>
        <w:pStyle w:val="ListParagraph"/>
        <w:numPr>
          <w:ilvl w:val="0"/>
          <w:numId w:val="1"/>
        </w:numPr>
        <w:rPr>
          <w:rFonts w:ascii="Sari Offc" w:hAnsi="Sari Offc"/>
          <w:lang w:val="en-IN"/>
        </w:rPr>
      </w:pPr>
      <w:r w:rsidRPr="00C836A7">
        <w:rPr>
          <w:rFonts w:ascii="Sari Offc" w:hAnsi="Sari Offc"/>
          <w:lang w:val="en-IN"/>
        </w:rPr>
        <w:t>Health Benefits</w:t>
      </w:r>
    </w:p>
    <w:p w:rsidRPr="00C836A7" w:rsidR="0083076E" w:rsidP="0083076E" w:rsidRDefault="0083076E" w14:paraId="47CDD318" w14:textId="77777777">
      <w:pPr>
        <w:pStyle w:val="ListParagraph"/>
        <w:numPr>
          <w:ilvl w:val="0"/>
          <w:numId w:val="1"/>
        </w:numPr>
        <w:rPr>
          <w:rFonts w:ascii="Sari Offc" w:hAnsi="Sari Offc"/>
          <w:lang w:val="en-IN" w:eastAsia="en-IN"/>
        </w:rPr>
      </w:pPr>
      <w:r w:rsidRPr="00C836A7">
        <w:rPr>
          <w:rFonts w:ascii="Sari Offc" w:hAnsi="Sari Offc"/>
          <w:lang w:val="en-IN" w:eastAsia="en-IN"/>
        </w:rPr>
        <w:t>Comprehensive Insurance Cover</w:t>
      </w:r>
    </w:p>
    <w:p w:rsidRPr="00C836A7" w:rsidR="00345E13" w:rsidP="00345E13" w:rsidRDefault="00345E13" w14:paraId="3FD5BFD9" w14:textId="2457D61B">
      <w:pPr>
        <w:pStyle w:val="ListParagraph"/>
        <w:numPr>
          <w:ilvl w:val="0"/>
          <w:numId w:val="1"/>
        </w:numPr>
        <w:rPr>
          <w:rFonts w:ascii="Sari Offc" w:hAnsi="Sari Offc"/>
          <w:lang w:val="en-IN"/>
        </w:rPr>
      </w:pPr>
      <w:r w:rsidRPr="00C836A7">
        <w:rPr>
          <w:rFonts w:ascii="Sari Offc" w:hAnsi="Sari Offc"/>
        </w:rPr>
        <w:t>Lounge Access</w:t>
      </w:r>
    </w:p>
    <w:p w:rsidR="007A58B8" w:rsidP="001C5B69" w:rsidRDefault="00B96D98" w14:paraId="6E45AFA4" w14:textId="6F2E32B4">
      <w:pPr>
        <w:rPr>
          <w:ins w:author="Namita Salgiya" w:date="2026-01-13T19:00:00Z" w:id="8"/>
          <w:rFonts w:ascii="Sari Offc" w:hAnsi="Sari Offc"/>
          <w:lang w:val="en-IN"/>
        </w:rPr>
      </w:pPr>
      <w:ins w:author="Namita Salgiya" w:date="2025-12-31T18:24:00Z" w:id="9">
        <w:r w:rsidRPr="00B96D98">
          <w:rPr>
            <w:rFonts w:ascii="Sari Offc" w:hAnsi="Sari Offc"/>
            <w:lang w:val="en-IN"/>
            <w:rPrChange w:author="Namita Salgiya" w:date="2025-12-31T18:25:00Z" w:id="10">
              <w:rPr>
                <w:lang w:val="en-IN"/>
              </w:rPr>
            </w:rPrChange>
          </w:rPr>
          <w:t xml:space="preserve">Enjoy </w:t>
        </w:r>
      </w:ins>
      <w:ins w:author="Namita Salgiya" w:date="2026-01-13T19:01:00Z" w:id="11">
        <w:r w:rsidR="007A58B8">
          <w:rPr>
            <w:rFonts w:ascii="Sari Offc" w:hAnsi="Sari Offc"/>
            <w:lang w:val="en-IN"/>
          </w:rPr>
          <w:t xml:space="preserve">a </w:t>
        </w:r>
      </w:ins>
      <w:ins w:author="Namita Salgiya" w:date="2026-01-13T19:00:00Z" w:id="12">
        <w:r w:rsidR="007A58B8">
          <w:rPr>
            <w:rFonts w:ascii="Sari Offc" w:hAnsi="Sari Offc"/>
            <w:lang w:val="en-IN"/>
          </w:rPr>
          <w:t xml:space="preserve">host of features </w:t>
        </w:r>
        <w:del w:author="Upadhyay , Shubham (SBICard)" w:date="2026-01-14T15:56:00Z" w:id="13">
          <w:r w:rsidDel="002E6A3B" w:rsidR="007A58B8">
            <w:rPr>
              <w:rFonts w:ascii="Sari Offc" w:hAnsi="Sari Offc"/>
              <w:lang w:val="en-IN"/>
            </w:rPr>
            <w:delText>centered</w:delText>
          </w:r>
        </w:del>
      </w:ins>
      <w:ins w:author="Upadhyay , Shubham (SBICard)" w:date="2026-01-14T15:56:00Z" w:id="14">
        <w:r w:rsidR="002E6A3B">
          <w:rPr>
            <w:rFonts w:ascii="Sari Offc" w:hAnsi="Sari Offc"/>
            <w:lang w:val="en-IN"/>
          </w:rPr>
          <w:t>centred</w:t>
        </w:r>
      </w:ins>
      <w:ins w:author="Namita Salgiya" w:date="2026-01-13T19:00:00Z" w:id="15">
        <w:r w:rsidR="007A58B8">
          <w:rPr>
            <w:rFonts w:ascii="Sari Offc" w:hAnsi="Sari Offc"/>
            <w:lang w:val="en-IN"/>
          </w:rPr>
          <w:t xml:space="preserve"> around fitness </w:t>
        </w:r>
      </w:ins>
      <w:ins w:author="Namita Salgiya" w:date="2026-01-13T19:01:00Z" w:id="16">
        <w:r w:rsidR="007A58B8">
          <w:rPr>
            <w:rFonts w:ascii="Sari Offc" w:hAnsi="Sari Offc"/>
            <w:lang w:val="en-IN"/>
          </w:rPr>
          <w:t>and wellness.</w:t>
        </w:r>
      </w:ins>
    </w:p>
    <w:p w:rsidRPr="00C836A7" w:rsidR="001C5B69" w:rsidP="001C5B69" w:rsidRDefault="001C5B69" w14:paraId="1EA2C6D9" w14:textId="5AFEF71A">
      <w:pPr>
        <w:rPr>
          <w:rFonts w:ascii="Sari Offc" w:hAnsi="Sari Offc"/>
          <w:lang w:val="en-IN"/>
        </w:rPr>
      </w:pPr>
      <w:del w:author="Namita Salgiya" w:date="2025-12-31T18:22:00Z" w:id="17">
        <w:r w:rsidRPr="00C836A7" w:rsidDel="00F424B5">
          <w:rPr>
            <w:rFonts w:ascii="Sari Offc" w:hAnsi="Sari Offc"/>
            <w:lang w:val="en-IN"/>
          </w:rPr>
          <w:delText>For a journey towards a fitter you</w:delText>
        </w:r>
      </w:del>
    </w:p>
    <w:p w:rsidRPr="00C836A7" w:rsidR="00345E13" w:rsidP="004A5805" w:rsidRDefault="003D715C" w14:paraId="011E8CF5" w14:textId="69D700C3">
      <w:pPr>
        <w:jc w:val="center"/>
        <w:rPr>
          <w:rFonts w:ascii="Sari Offc" w:hAnsi="Sari Offc"/>
          <w:b/>
          <w:bCs/>
          <w:u w:val="single"/>
          <w:lang w:val="en-IN"/>
        </w:rPr>
      </w:pPr>
      <w:r w:rsidRPr="00D96F55">
        <w:rPr>
          <w:rFonts w:ascii="Sari Offc" w:hAnsi="Sari Offc"/>
          <w:b/>
          <w:bCs/>
          <w:i/>
          <w:iCs/>
          <w:u w:val="single"/>
          <w:lang w:val="en-IN"/>
          <w:rPrChange w:author="Arun Kaushal" w:date="2026-01-01T11:35:00Z" w:id="18">
            <w:rPr>
              <w:rFonts w:ascii="Sari Offc" w:hAnsi="Sari Offc"/>
              <w:b/>
              <w:bCs/>
              <w:u w:val="single"/>
              <w:lang w:val="en-IN"/>
            </w:rPr>
          </w:rPrChange>
        </w:rPr>
        <w:t>Key</w:t>
      </w:r>
      <w:r w:rsidRPr="00C836A7">
        <w:rPr>
          <w:rFonts w:ascii="Sari Offc" w:hAnsi="Sari Offc"/>
          <w:b/>
          <w:bCs/>
          <w:u w:val="single"/>
          <w:lang w:val="en-IN"/>
        </w:rPr>
        <w:t xml:space="preserve"> </w:t>
      </w:r>
      <w:r w:rsidRPr="00D96F55">
        <w:rPr>
          <w:rFonts w:ascii="Sari Offc" w:hAnsi="Sari Offc"/>
          <w:b/>
          <w:bCs/>
          <w:caps/>
          <w:u w:val="single"/>
          <w:lang w:val="en-IN"/>
          <w:rPrChange w:author="Arun Kaushal" w:date="2026-01-01T11:35:00Z" w:id="19">
            <w:rPr>
              <w:rFonts w:ascii="Sari Offc" w:hAnsi="Sari Offc"/>
              <w:b/>
              <w:bCs/>
              <w:u w:val="single"/>
              <w:lang w:val="en-IN"/>
            </w:rPr>
          </w:rPrChange>
        </w:rPr>
        <w:t>Benefits</w:t>
      </w:r>
    </w:p>
    <w:p w:rsidRPr="00C836A7" w:rsidR="0083076E" w:rsidP="25AB572D" w:rsidRDefault="0083076E" w14:paraId="1CC7C937" w14:textId="5C7D8F3B">
      <w:pPr>
        <w:pStyle w:val="ListParagraph"/>
        <w:numPr>
          <w:ilvl w:val="0"/>
          <w:numId w:val="51"/>
        </w:numPr>
        <w:rPr>
          <w:rFonts w:ascii="Calibri" w:hAnsi="Calibri" w:eastAsia="Calibri" w:cs="Calibri"/>
          <w:sz w:val="12"/>
          <w:szCs w:val="12"/>
          <w:lang w:val="en-IN"/>
        </w:rPr>
      </w:pPr>
      <w:commentRangeStart w:id="20"/>
      <w:r w:rsidRPr="77B32426" w:rsidR="0083076E">
        <w:rPr>
          <w:rFonts w:ascii="Sari Offc" w:hAnsi="Sari Offc"/>
          <w:lang w:val="en-IN" w:eastAsia="en-IN"/>
        </w:rPr>
        <w:t>ColorFit</w:t>
      </w:r>
      <w:r w:rsidRPr="77B32426" w:rsidR="0083076E">
        <w:rPr>
          <w:rFonts w:ascii="Sari Offc" w:hAnsi="Sari Offc"/>
          <w:lang w:val="en-IN" w:eastAsia="en-IN"/>
        </w:rPr>
        <w:t xml:space="preserve"> Pulse 4 Pro </w:t>
      </w:r>
      <w:ins w:author="Namita Salgiya" w:date="2025-12-31T18:23:00Z" w16du:dateUtc="2025-12-31T18:23:00Z" w:id="1217604397">
        <w:r w:rsidRPr="77B32426" w:rsidR="002E6A3B">
          <w:rPr>
            <w:rFonts w:ascii="Sari Offc" w:hAnsi="Sari Offc"/>
            <w:lang w:val="en-IN" w:eastAsia="en-IN"/>
          </w:rPr>
          <w:t xml:space="preserve">Smartwatch </w:t>
        </w:r>
      </w:ins>
      <w:r w:rsidRPr="77B32426" w:rsidR="0083076E">
        <w:rPr>
          <w:rFonts w:ascii="Sari Offc" w:hAnsi="Sari Offc"/>
          <w:lang w:val="en-IN" w:eastAsia="en-IN"/>
        </w:rPr>
        <w:t xml:space="preserve">worth Rs. 7,999 </w:t>
      </w:r>
      <w:del w:author="Namita Salgiya" w:date="2026-01-13T19:01:00Z" w16du:dateUtc="2026-01-13T19:01:00Z" w:id="1726037449">
        <w:r w:rsidRPr="77B32426" w:rsidDel="0083076E">
          <w:rPr>
            <w:rFonts w:ascii="Sari Offc" w:hAnsi="Sari Offc"/>
            <w:lang w:val="en-IN" w:eastAsia="en-IN"/>
          </w:rPr>
          <w:delText xml:space="preserve">as a </w:delText>
        </w:r>
        <w:r w:rsidRPr="77B32426" w:rsidDel="00C836A7">
          <w:rPr>
            <w:rFonts w:ascii="Sari Offc" w:hAnsi="Sari Offc"/>
            <w:lang w:val="en-IN" w:eastAsia="en-IN"/>
          </w:rPr>
          <w:delText>Welcome Gift</w:delText>
        </w:r>
      </w:del>
      <w:ins w:author="Phulvinder Singh" w:date="2025-12-31T14:00:00Z" w16du:dateUtc="2025-12-31T14:00:00Z" w:id="1335499528">
        <w:del w:author="Namita Salgiya" w:date="2026-01-13T19:01:00Z" w16du:dateUtc="2026-01-13T19:01:00Z" w:id="563762149">
          <w:r w:rsidRPr="77B32426" w:rsidDel="51A683DF">
            <w:rPr>
              <w:rFonts w:ascii="Sari Offc" w:hAnsi="Sari Offc"/>
              <w:lang w:val="en-IN" w:eastAsia="en-IN"/>
            </w:rPr>
            <w:delText xml:space="preserve"> </w:delText>
          </w:r>
        </w:del>
      </w:ins>
      <w:commentRangeEnd w:id="20"/>
      <w:r>
        <w:rPr>
          <w:rStyle w:val="CommentReference"/>
        </w:rPr>
        <w:commentReference w:id="20"/>
      </w:r>
    </w:p>
    <w:p w:rsidRPr="00BF4439" w:rsidR="00BF4439" w:rsidP="77B32426" w:rsidRDefault="00D41563" w14:paraId="222EB3E1" w14:textId="002E5CC1">
      <w:pPr>
        <w:pStyle w:val="ListParagraph"/>
        <w:numPr>
          <w:ilvl w:val="0"/>
          <w:numId w:val="51"/>
        </w:numPr>
        <w:rPr>
          <w:rFonts w:ascii="Sari Offc" w:hAnsi="Sari Offc"/>
          <w:lang w:val="en-IN" w:eastAsia="en-IN"/>
        </w:rPr>
      </w:pPr>
      <w:commentRangeStart w:id="27"/>
      <w:r w:rsidRPr="77B32426" w:rsidR="00D41563">
        <w:rPr>
          <w:rFonts w:ascii="Sari Offc" w:hAnsi="Sari Offc"/>
          <w:lang w:eastAsia="en-IN"/>
        </w:rPr>
        <w:t xml:space="preserve">Complimentary 1-year FITPASS PRO </w:t>
      </w:r>
      <w:ins w:author="Namita Salgiya" w:date="2025-12-31T18:23:00Z" w16du:dateUtc="2025-12-31T18:23:00Z" w:id="1224184003">
        <w:r w:rsidRPr="77B32426" w:rsidR="00F424B5">
          <w:rPr>
            <w:rFonts w:ascii="Sari Offc" w:hAnsi="Sari Offc"/>
            <w:lang w:eastAsia="en-IN"/>
          </w:rPr>
          <w:t xml:space="preserve">and </w:t>
        </w:r>
        <w:r w:rsidRPr="77B32426" w:rsidR="00F424B5">
          <w:rPr>
            <w:rFonts w:ascii="Sari Offc" w:hAnsi="Sari Offc"/>
            <w:lang w:eastAsia="en-IN"/>
          </w:rPr>
          <w:t>Netmeds</w:t>
        </w:r>
        <w:r w:rsidRPr="77B32426" w:rsidR="00F424B5">
          <w:rPr>
            <w:rFonts w:ascii="Sari Offc" w:hAnsi="Sari Offc"/>
            <w:lang w:eastAsia="en-IN"/>
          </w:rPr>
          <w:t xml:space="preserve"> First </w:t>
        </w:r>
      </w:ins>
      <w:r w:rsidRPr="77B32426" w:rsidR="00C836A7">
        <w:rPr>
          <w:rFonts w:ascii="Sari Offc" w:hAnsi="Sari Offc"/>
          <w:lang w:eastAsia="en-IN"/>
        </w:rPr>
        <w:t>Membership</w:t>
      </w:r>
      <w:del w:author="Namita Salgiya" w:date="2026-01-13T19:01:00Z" w16du:dateUtc="2026-01-13T19:01:00Z" w:id="1625740704">
        <w:r w:rsidRPr="77B32426" w:rsidDel="00C836A7">
          <w:rPr>
            <w:rFonts w:ascii="Sari Offc" w:hAnsi="Sari Offc"/>
            <w:lang w:eastAsia="en-IN"/>
          </w:rPr>
          <w:delText xml:space="preserve"> </w:delText>
        </w:r>
        <w:r w:rsidRPr="77B32426" w:rsidDel="00D41563">
          <w:rPr>
            <w:rFonts w:ascii="Sari Offc" w:hAnsi="Sari Offc"/>
            <w:lang w:eastAsia="en-IN"/>
          </w:rPr>
          <w:delText xml:space="preserve">on card renewal </w:delText>
        </w:r>
        <w:r w:rsidRPr="77B32426" w:rsidDel="00D41563">
          <w:rPr>
            <w:rFonts w:ascii="Sari Offc" w:hAnsi="Sari Offc"/>
            <w:lang w:val="en-IN" w:eastAsia="en-IN"/>
          </w:rPr>
          <w:delText>every year</w:delText>
        </w:r>
      </w:del>
      <w:commentRangeEnd w:id="27"/>
      <w:r>
        <w:rPr>
          <w:rStyle w:val="CommentReference"/>
        </w:rPr>
        <w:commentReference w:id="27"/>
      </w:r>
    </w:p>
    <w:p w:rsidRPr="001D4A3F" w:rsidR="0083076E" w:rsidP="001D4A3F" w:rsidRDefault="00BF4439" w14:paraId="340822F8" w14:textId="0D018F39">
      <w:pPr>
        <w:pStyle w:val="ListParagraph"/>
        <w:numPr>
          <w:ilvl w:val="0"/>
          <w:numId w:val="51"/>
        </w:numPr>
        <w:rPr>
          <w:rFonts w:ascii="Calibri" w:hAnsi="Calibri" w:eastAsia="Calibri" w:cs="Calibri"/>
        </w:rPr>
      </w:pPr>
      <w:r>
        <w:rPr>
          <w:rFonts w:ascii="Calibri" w:hAnsi="Calibri"/>
        </w:rPr>
        <w:t xml:space="preserve">Complimentary 4 </w:t>
      </w:r>
      <w:r>
        <w:rPr>
          <w:rFonts w:ascii="Calibri" w:hAnsi="Calibri"/>
        </w:rPr>
        <w:t>D</w:t>
      </w:r>
      <w:r>
        <w:rPr>
          <w:rFonts w:ascii="Calibri" w:hAnsi="Calibri"/>
        </w:rPr>
        <w:t xml:space="preserve">omestic </w:t>
      </w:r>
      <w:r>
        <w:rPr>
          <w:rFonts w:ascii="Calibri" w:hAnsi="Calibri"/>
        </w:rPr>
        <w:t>L</w:t>
      </w:r>
      <w:r>
        <w:rPr>
          <w:rFonts w:ascii="Calibri" w:hAnsi="Calibri"/>
        </w:rPr>
        <w:t>ounge visits every year</w:t>
      </w:r>
      <w:ins w:author="Phulvinder Singh" w:date="2025-12-31T14:01:00Z" w:id="32">
        <w:r w:rsidR="00D41563">
          <w:br/>
        </w:r>
      </w:ins>
    </w:p>
    <w:p w:rsidRPr="00C836A7" w:rsidR="00CD511F" w:rsidP="004A5805" w:rsidRDefault="00CD511F" w14:paraId="5970C5BD" w14:textId="114421C9">
      <w:pPr>
        <w:jc w:val="center"/>
        <w:rPr>
          <w:rFonts w:ascii="Sari Offc" w:hAnsi="Sari Offc"/>
          <w:b/>
          <w:bCs/>
          <w:u w:val="single"/>
        </w:rPr>
      </w:pPr>
      <w:r w:rsidRPr="00D96F55">
        <w:rPr>
          <w:rFonts w:ascii="Sari Offc" w:hAnsi="Sari Offc"/>
          <w:b/>
          <w:bCs/>
          <w:i/>
          <w:iCs/>
          <w:u w:val="single"/>
          <w:rPrChange w:author="Arun Kaushal" w:date="2026-01-01T11:35:00Z" w:id="33">
            <w:rPr>
              <w:rFonts w:ascii="Sari Offc" w:hAnsi="Sari Offc"/>
              <w:b/>
              <w:bCs/>
              <w:u w:val="single"/>
            </w:rPr>
          </w:rPrChange>
        </w:rPr>
        <w:t>Exclusive</w:t>
      </w:r>
      <w:r w:rsidRPr="00C836A7">
        <w:rPr>
          <w:rFonts w:ascii="Sari Offc" w:hAnsi="Sari Offc"/>
          <w:b/>
          <w:bCs/>
          <w:u w:val="single"/>
        </w:rPr>
        <w:t xml:space="preserve"> </w:t>
      </w:r>
      <w:r w:rsidRPr="009E7C55">
        <w:rPr>
          <w:rFonts w:ascii="Sari Offc" w:hAnsi="Sari Offc"/>
          <w:b/>
          <w:bCs/>
          <w:caps/>
          <w:u w:val="single"/>
          <w:rPrChange w:author="Arun Kaushal" w:date="2026-01-01T11:35:00Z" w:id="34">
            <w:rPr>
              <w:rFonts w:ascii="Sari Offc" w:hAnsi="Sari Offc"/>
              <w:b/>
              <w:bCs/>
              <w:u w:val="single"/>
            </w:rPr>
          </w:rPrChange>
        </w:rPr>
        <w:t>Privileges</w:t>
      </w:r>
    </w:p>
    <w:p w:rsidRPr="00C836A7" w:rsidR="00CD511F" w:rsidP="25AB572D" w:rsidRDefault="00CD511F" w14:paraId="6A2B893A" w14:textId="63A7F2B6">
      <w:pPr>
        <w:rPr>
          <w:rFonts w:ascii="Calibri" w:hAnsi="Calibri" w:eastAsia="Calibri" w:cs="Calibri"/>
          <w:sz w:val="12"/>
          <w:szCs w:val="12"/>
          <w:lang w:val="en-IN"/>
        </w:rPr>
      </w:pPr>
      <w:r w:rsidRPr="77B32426" w:rsidR="00CD511F">
        <w:rPr>
          <w:rFonts w:ascii="Sari Offc" w:hAnsi="Sari Offc"/>
          <w:b w:val="1"/>
          <w:bCs w:val="1"/>
          <w:lang w:val="en-IN"/>
        </w:rPr>
        <w:t>Welcome Gift</w:t>
      </w:r>
    </w:p>
    <w:p w:rsidRPr="00B96D98" w:rsidR="00D41563" w:rsidRDefault="00D41563" w14:paraId="06B3B832" w14:textId="6DF247F5">
      <w:pPr>
        <w:pStyle w:val="ListParagraph"/>
        <w:numPr>
          <w:ilvl w:val="0"/>
          <w:numId w:val="69"/>
        </w:numPr>
        <w:rPr>
          <w:ins w:author="Namita Salgiya" w:date="2025-12-31T18:28:00Z" w:id="36"/>
          <w:rPrChange w:author="Namita Salgiya" w:date="2025-12-31T18:28:00Z" w:id="37">
            <w:rPr>
              <w:ins w:author="Namita Salgiya" w:date="2025-12-31T18:28:00Z" w:id="38"/>
              <w:rFonts w:ascii="Sari Offc" w:hAnsi="Sari Offc"/>
              <w:lang w:val="en-IN" w:eastAsia="en-IN"/>
            </w:rPr>
          </w:rPrChange>
        </w:rPr>
        <w:pPrChange w:author="Namita Salgiya" w:date="2025-12-31T18:28:00Z" w:id="39">
          <w:pPr>
            <w:pStyle w:val="ListParagraph"/>
            <w:numPr>
              <w:numId w:val="5"/>
            </w:numPr>
            <w:tabs>
              <w:tab w:val="num" w:pos="720"/>
            </w:tabs>
            <w:ind w:hanging="360"/>
          </w:pPr>
        </w:pPrChange>
      </w:pPr>
      <w:r w:rsidRPr="00B96D98">
        <w:rPr>
          <w:rPrChange w:author="Namita Salgiya" w:date="2025-12-31T18:28:00Z" w:id="40">
            <w:rPr>
              <w:rFonts w:ascii="Sari Offc" w:hAnsi="Sari Offc"/>
              <w:lang w:val="en-IN" w:eastAsia="en-IN"/>
            </w:rPr>
          </w:rPrChange>
        </w:rPr>
        <w:t xml:space="preserve">Get a Noise </w:t>
      </w:r>
      <w:proofErr w:type="spellStart"/>
      <w:r w:rsidRPr="00B96D98">
        <w:rPr>
          <w:rPrChange w:author="Namita Salgiya" w:date="2025-12-31T18:28:00Z" w:id="41">
            <w:rPr>
              <w:rFonts w:ascii="Sari Offc" w:hAnsi="Sari Offc"/>
              <w:lang w:val="en-IN" w:eastAsia="en-IN"/>
            </w:rPr>
          </w:rPrChange>
        </w:rPr>
        <w:t>ColorFit</w:t>
      </w:r>
      <w:proofErr w:type="spellEnd"/>
      <w:r w:rsidRPr="00B96D98">
        <w:rPr>
          <w:rPrChange w:author="Namita Salgiya" w:date="2025-12-31T18:28:00Z" w:id="42">
            <w:rPr>
              <w:rFonts w:ascii="Sari Offc" w:hAnsi="Sari Offc"/>
              <w:lang w:val="en-IN" w:eastAsia="en-IN"/>
            </w:rPr>
          </w:rPrChange>
        </w:rPr>
        <w:t xml:space="preserve"> Pulse 4 Pro Smart Watch worth Rs. 7,999 on payment of </w:t>
      </w:r>
      <w:r w:rsidRPr="00B96D98" w:rsidR="00C836A7">
        <w:rPr>
          <w:rPrChange w:author="Namita Salgiya" w:date="2025-12-31T18:28:00Z" w:id="43">
            <w:rPr>
              <w:rFonts w:ascii="Sari Offc" w:hAnsi="Sari Offc"/>
              <w:lang w:val="en-IN" w:eastAsia="en-IN"/>
            </w:rPr>
          </w:rPrChange>
        </w:rPr>
        <w:t>Joining Fee</w:t>
      </w:r>
    </w:p>
    <w:p w:rsidRPr="00B96D98" w:rsidR="00B96D98" w:rsidRDefault="00B96D98" w14:paraId="38418393" w14:textId="77F775A1">
      <w:pPr>
        <w:pStyle w:val="ListParagraph"/>
        <w:numPr>
          <w:ilvl w:val="0"/>
          <w:numId w:val="69"/>
        </w:numPr>
        <w:rPr>
          <w:rPrChange w:author="Namita Salgiya" w:date="2025-12-31T18:28:00Z" w:id="44">
            <w:rPr>
              <w:lang w:val="en-IN" w:eastAsia="en-IN"/>
            </w:rPr>
          </w:rPrChange>
        </w:rPr>
        <w:pPrChange w:author="Namita Salgiya" w:date="2025-12-31T18:28:00Z" w:id="45">
          <w:pPr>
            <w:pStyle w:val="ListParagraph"/>
            <w:numPr>
              <w:numId w:val="5"/>
            </w:numPr>
            <w:tabs>
              <w:tab w:val="num" w:pos="720"/>
            </w:tabs>
            <w:ind w:hanging="360"/>
          </w:pPr>
        </w:pPrChange>
      </w:pPr>
      <w:ins w:author="Namita Salgiya" w:date="2025-12-31T18:28:00Z" w:id="46">
        <w:r w:rsidRPr="00B96D98">
          <w:rPr>
            <w:rPrChange w:author="Namita Salgiya" w:date="2025-12-31T18:28:00Z" w:id="47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 xml:space="preserve">Click </w:t>
        </w:r>
        <w:r w:rsidRPr="00B96D98">
          <w:rPr>
            <w:rPrChange w:author="Namita Salgiya" w:date="2025-12-31T18:28:00Z" w:id="48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begin"/>
        </w:r>
        <w:r w:rsidRPr="00B96D98">
          <w:rPr>
            <w:rPrChange w:author="Namita Salgiya" w:date="2025-12-31T18:28:00Z" w:id="49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instrText>HYPERLINK "https://www.sbicard.com/sbi-card-en/assets/docs/pdf/personal/cards/Noise_Smartwatch_TnC.pdf" \t "_blank"</w:instrText>
        </w:r>
        <w:r w:rsidRPr="00B96D98">
          <w:rPr>
            <w:rPrChange w:author="Namita Salgiya" w:date="2025-12-31T18:28:00Z" w:id="50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separate"/>
        </w:r>
        <w:r w:rsidRPr="00B96D98">
          <w:rPr>
            <w:rStyle w:val="Hyperlink"/>
            <w:rPrChange w:author="Namita Salgiya" w:date="2025-12-31T18:28:00Z" w:id="51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>here</w:t>
        </w:r>
        <w:r w:rsidRPr="00B96D98">
          <w:rPr>
            <w:rPrChange w:author="Namita Salgiya" w:date="2025-12-31T18:28:00Z" w:id="52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end"/>
        </w:r>
        <w:r>
          <w:t xml:space="preserve"> </w:t>
        </w:r>
        <w:r w:rsidRPr="00B96D98">
          <w:rPr>
            <w:rPrChange w:author="Namita Salgiya" w:date="2025-12-31T18:28:00Z" w:id="53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>to know more</w:t>
        </w:r>
      </w:ins>
    </w:p>
    <w:p w:rsidRPr="00C836A7" w:rsidR="00D41563" w:rsidP="25AB572D" w:rsidRDefault="00D41563" w14:paraId="5DB47EFC" w14:textId="68F2D511">
      <w:pPr>
        <w:rPr>
          <w:rFonts w:ascii="Calibri" w:hAnsi="Calibri" w:eastAsia="Calibri" w:cs="Calibri"/>
          <w:sz w:val="12"/>
          <w:szCs w:val="12"/>
          <w:lang w:val="en-IN"/>
        </w:rPr>
      </w:pPr>
      <w:r w:rsidRPr="77B32426" w:rsidR="00D41563">
        <w:rPr>
          <w:rFonts w:ascii="Sari Offc" w:hAnsi="Sari Offc"/>
          <w:b w:val="1"/>
          <w:bCs w:val="1"/>
          <w:lang w:val="en-IN" w:eastAsia="en-IN"/>
        </w:rPr>
        <w:t>Health Benefits</w:t>
      </w:r>
    </w:p>
    <w:p w:rsidRPr="00C836A7" w:rsidR="00D41563" w:rsidP="00D41563" w:rsidRDefault="00D41563" w14:paraId="372FBBED" w14:textId="07327122">
      <w:pPr>
        <w:pStyle w:val="ListParagraph"/>
        <w:numPr>
          <w:ilvl w:val="0"/>
          <w:numId w:val="5"/>
        </w:numPr>
        <w:rPr>
          <w:rFonts w:ascii="Sari Offc" w:hAnsi="Sari Offc"/>
          <w:lang w:val="en-IN" w:eastAsia="en-IN"/>
        </w:rPr>
      </w:pPr>
      <w:r w:rsidRPr="00C836A7">
        <w:rPr>
          <w:rFonts w:ascii="Sari Offc" w:hAnsi="Sari Offc"/>
          <w:lang w:eastAsia="en-IN"/>
        </w:rPr>
        <w:t xml:space="preserve">Complimentary 1-year FITPASS PRO </w:t>
      </w:r>
      <w:r w:rsidRPr="00C836A7" w:rsidR="00C836A7">
        <w:rPr>
          <w:rFonts w:ascii="Sari Offc" w:hAnsi="Sari Offc"/>
          <w:lang w:eastAsia="en-IN"/>
        </w:rPr>
        <w:t xml:space="preserve">Membership </w:t>
      </w:r>
      <w:r w:rsidRPr="00C836A7">
        <w:rPr>
          <w:rFonts w:ascii="Sari Offc" w:hAnsi="Sari Offc"/>
          <w:lang w:eastAsia="en-IN"/>
        </w:rPr>
        <w:t xml:space="preserve">on card renewal </w:t>
      </w:r>
      <w:r w:rsidRPr="00C836A7">
        <w:rPr>
          <w:rFonts w:ascii="Sari Offc" w:hAnsi="Sari Offc"/>
          <w:lang w:val="en-IN" w:eastAsia="en-IN"/>
        </w:rPr>
        <w:t>every year</w:t>
      </w:r>
    </w:p>
    <w:p w:rsidRPr="00C836A7" w:rsidR="00D41563" w:rsidP="00D41563" w:rsidRDefault="00D41563" w14:paraId="55AE3E2F" w14:textId="48B5FB35">
      <w:pPr>
        <w:pStyle w:val="ListParagraph"/>
        <w:numPr>
          <w:ilvl w:val="0"/>
          <w:numId w:val="5"/>
        </w:numPr>
        <w:rPr>
          <w:rFonts w:ascii="Sari Offc" w:hAnsi="Sari Offc"/>
          <w:lang w:val="en-IN" w:eastAsia="en-IN"/>
        </w:rPr>
      </w:pPr>
      <w:r w:rsidRPr="00C836A7">
        <w:rPr>
          <w:rFonts w:ascii="Sari Offc" w:hAnsi="Sari Offc"/>
          <w:lang w:eastAsia="en-IN"/>
        </w:rPr>
        <w:t xml:space="preserve">Complimentary 1-year </w:t>
      </w:r>
      <w:proofErr w:type="spellStart"/>
      <w:r w:rsidRPr="00C836A7">
        <w:rPr>
          <w:rFonts w:ascii="Sari Offc" w:hAnsi="Sari Offc"/>
          <w:lang w:val="en-IN"/>
        </w:rPr>
        <w:t>Netmeds</w:t>
      </w:r>
      <w:proofErr w:type="spellEnd"/>
      <w:r w:rsidRPr="00C836A7">
        <w:rPr>
          <w:rFonts w:ascii="Sari Offc" w:hAnsi="Sari Offc"/>
          <w:lang w:val="en-IN"/>
        </w:rPr>
        <w:t xml:space="preserve"> First </w:t>
      </w:r>
      <w:r w:rsidRPr="00C836A7" w:rsidR="00C836A7">
        <w:rPr>
          <w:rFonts w:ascii="Sari Offc" w:hAnsi="Sari Offc"/>
          <w:lang w:eastAsia="en-IN"/>
        </w:rPr>
        <w:t xml:space="preserve">Membership </w:t>
      </w:r>
      <w:r w:rsidRPr="00C836A7">
        <w:rPr>
          <w:rFonts w:ascii="Sari Offc" w:hAnsi="Sari Offc"/>
          <w:lang w:eastAsia="en-IN"/>
        </w:rPr>
        <w:t xml:space="preserve">on card renewal </w:t>
      </w:r>
      <w:r w:rsidRPr="00C836A7">
        <w:rPr>
          <w:rFonts w:ascii="Sari Offc" w:hAnsi="Sari Offc"/>
          <w:lang w:val="en-IN" w:eastAsia="en-IN"/>
        </w:rPr>
        <w:t>every year</w:t>
      </w:r>
    </w:p>
    <w:p w:rsidR="00D41563" w:rsidRDefault="00D41563" w14:paraId="5FAC8610" w14:textId="38D5F00A">
      <w:pPr>
        <w:pStyle w:val="ListParagraph"/>
        <w:numPr>
          <w:ilvl w:val="0"/>
          <w:numId w:val="5"/>
        </w:numPr>
        <w:spacing w:after="0"/>
        <w:rPr>
          <w:ins w:author="Namita Salgiya" w:date="2025-12-31T18:28:00Z" w:id="55"/>
          <w:rFonts w:ascii="Sari Offc" w:hAnsi="Sari Offc"/>
          <w:lang w:val="en-IN"/>
        </w:rPr>
        <w:pPrChange w:author="Namita Salgiya" w:date="2025-12-31T18:29:00Z" w:id="56">
          <w:pPr>
            <w:pStyle w:val="ListParagraph"/>
            <w:numPr>
              <w:numId w:val="5"/>
            </w:numPr>
            <w:tabs>
              <w:tab w:val="num" w:pos="720"/>
            </w:tabs>
            <w:ind w:hanging="360"/>
          </w:pPr>
        </w:pPrChange>
      </w:pPr>
      <w:r w:rsidRPr="00C836A7">
        <w:rPr>
          <w:rFonts w:ascii="Sari Offc" w:hAnsi="Sari Offc"/>
          <w:lang w:val="en-IN" w:eastAsia="en-IN"/>
        </w:rPr>
        <w:t xml:space="preserve">Both </w:t>
      </w:r>
      <w:r w:rsidRPr="00C836A7" w:rsidR="00C836A7">
        <w:rPr>
          <w:rFonts w:ascii="Sari Offc" w:hAnsi="Sari Offc"/>
          <w:lang w:val="en-IN" w:eastAsia="en-IN"/>
        </w:rPr>
        <w:t xml:space="preserve">memberships </w:t>
      </w:r>
      <w:r w:rsidRPr="00C836A7">
        <w:rPr>
          <w:rFonts w:ascii="Sari Offc" w:hAnsi="Sari Offc"/>
          <w:lang w:val="en-IN" w:eastAsia="en-IN"/>
        </w:rPr>
        <w:t xml:space="preserve">are subject to payment of </w:t>
      </w:r>
      <w:r w:rsidRPr="00C836A7" w:rsidR="00C836A7">
        <w:rPr>
          <w:rFonts w:ascii="Sari Offc" w:hAnsi="Sari Offc"/>
          <w:lang w:val="en-IN" w:eastAsia="en-IN"/>
        </w:rPr>
        <w:t xml:space="preserve">Joining Fee </w:t>
      </w:r>
      <w:r w:rsidRPr="00C836A7">
        <w:rPr>
          <w:rFonts w:ascii="Sari Offc" w:hAnsi="Sari Offc"/>
          <w:lang w:val="en-IN" w:eastAsia="en-IN"/>
        </w:rPr>
        <w:t xml:space="preserve">and minimum </w:t>
      </w:r>
      <w:ins w:author="Namita Salgiya" w:date="2025-12-31T18:29:00Z" w:id="57">
        <w:r w:rsidR="00B96D98">
          <w:rPr>
            <w:rFonts w:ascii="Sari Offc" w:hAnsi="Sari Offc"/>
            <w:lang w:val="en-IN" w:eastAsia="en-IN"/>
          </w:rPr>
          <w:t xml:space="preserve">of </w:t>
        </w:r>
      </w:ins>
      <w:r w:rsidRPr="00C836A7">
        <w:rPr>
          <w:rFonts w:ascii="Sari Offc" w:hAnsi="Sari Offc"/>
          <w:lang w:val="en-IN" w:eastAsia="en-IN"/>
        </w:rPr>
        <w:t>one retail transaction</w:t>
      </w:r>
    </w:p>
    <w:p w:rsidRPr="00B96D98" w:rsidR="00B96D98" w:rsidP="00B96D98" w:rsidRDefault="00B96D98" w14:paraId="3A6382A3" w14:textId="3510FDCE">
      <w:pPr>
        <w:pStyle w:val="ListParagraph"/>
        <w:numPr>
          <w:ilvl w:val="0"/>
          <w:numId w:val="5"/>
        </w:numPr>
        <w:rPr>
          <w:rPrChange w:author="Namita Salgiya" w:date="2025-12-31T18:29:00Z" w:id="58">
            <w:rPr>
              <w:lang w:val="en-IN"/>
            </w:rPr>
          </w:rPrChange>
        </w:rPr>
      </w:pPr>
      <w:ins w:author="Namita Salgiya" w:date="2025-12-31T18:28:00Z" w:id="59">
        <w:r w:rsidRPr="00B96D98">
          <w:rPr>
            <w:rPrChange w:author="Namita Salgiya" w:date="2025-12-31T18:28:00Z" w:id="60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>Click</w:t>
        </w:r>
        <w:r>
          <w:t xml:space="preserve"> </w:t>
        </w:r>
        <w:r w:rsidRPr="00B96D98">
          <w:rPr>
            <w:rPrChange w:author="Namita Salgiya" w:date="2025-12-31T18:28:00Z" w:id="61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begin"/>
        </w:r>
        <w:r w:rsidRPr="00B96D98">
          <w:rPr>
            <w:rPrChange w:author="Namita Salgiya" w:date="2025-12-31T18:28:00Z" w:id="62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instrText>HYPERLINK "https://www.sbicard.com/sbi-card-en/assets/docs/pdf/Health_Benefits_Activation_TnC.pdf" \t "_blank"</w:instrText>
        </w:r>
        <w:r w:rsidRPr="00B96D98">
          <w:rPr>
            <w:rPrChange w:author="Namita Salgiya" w:date="2025-12-31T18:28:00Z" w:id="63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separate"/>
        </w:r>
        <w:r>
          <w:rPr>
            <w:rStyle w:val="Hyperlink"/>
          </w:rPr>
          <w:t>h</w:t>
        </w:r>
        <w:r w:rsidRPr="00B96D98">
          <w:rPr>
            <w:rStyle w:val="Hyperlink"/>
            <w:rPrChange w:author="Namita Salgiya" w:date="2025-12-31T18:28:00Z" w:id="64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>ere</w:t>
        </w:r>
        <w:r w:rsidRPr="00B96D98">
          <w:rPr>
            <w:rPrChange w:author="Namita Salgiya" w:date="2025-12-31T18:28:00Z" w:id="65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end"/>
        </w:r>
      </w:ins>
      <w:ins w:author="Namita Salgiya" w:date="2025-12-31T18:29:00Z" w:id="66">
        <w:r>
          <w:t xml:space="preserve"> </w:t>
        </w:r>
      </w:ins>
      <w:ins w:author="Namita Salgiya" w:date="2025-12-31T18:28:00Z" w:id="67">
        <w:r w:rsidRPr="00B96D98">
          <w:rPr>
            <w:rPrChange w:author="Namita Salgiya" w:date="2025-12-31T18:28:00Z" w:id="68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 xml:space="preserve">to </w:t>
        </w:r>
        <w:r w:rsidRPr="00B96D98">
          <w:t>learn more</w:t>
        </w:r>
      </w:ins>
    </w:p>
    <w:p w:rsidRPr="00C836A7" w:rsidR="007E6A3E" w:rsidP="25AB572D" w:rsidRDefault="00D41563" w14:paraId="3A985292" w14:textId="24A31018">
      <w:pPr>
        <w:spacing w:after="0"/>
        <w:rPr>
          <w:rFonts w:ascii="Calibri" w:hAnsi="Calibri" w:eastAsia="Calibri" w:cs="Calibri"/>
          <w:sz w:val="12"/>
          <w:szCs w:val="12"/>
          <w:lang w:val="en-IN"/>
        </w:rPr>
      </w:pPr>
      <w:r w:rsidRPr="77B32426" w:rsidR="00D41563">
        <w:rPr>
          <w:rFonts w:ascii="Sari Offc" w:hAnsi="Sari Offc"/>
          <w:b w:val="1"/>
          <w:bCs w:val="1"/>
          <w:lang w:val="en-IN"/>
        </w:rPr>
        <w:t>Exclusive Rewards</w:t>
      </w:r>
    </w:p>
    <w:p w:rsidRPr="00C836A7" w:rsidR="00D41563" w:rsidP="00D41563" w:rsidRDefault="00D41563" w14:paraId="79FDAD6C" w14:textId="79B34675">
      <w:pPr>
        <w:pStyle w:val="ListParagraph"/>
        <w:numPr>
          <w:ilvl w:val="0"/>
          <w:numId w:val="57"/>
        </w:numPr>
        <w:rPr>
          <w:rFonts w:ascii="Sari Offc" w:hAnsi="Sari Offc"/>
          <w:lang w:val="en-IN"/>
        </w:rPr>
      </w:pPr>
      <w:r w:rsidRPr="00C836A7">
        <w:rPr>
          <w:rFonts w:ascii="Sari Offc" w:hAnsi="Sari Offc"/>
          <w:lang w:val="en-IN"/>
        </w:rPr>
        <w:t>Enjoy 10 Reward Points per Rs. 100 spent on Chemist, Pharmacy, Sports, Dining and Movies</w:t>
      </w:r>
    </w:p>
    <w:p w:rsidRPr="00C836A7" w:rsidR="00D41563" w:rsidP="00D41563" w:rsidRDefault="00D41563" w14:paraId="13F2EEF7" w14:textId="0795E348">
      <w:pPr>
        <w:pStyle w:val="ListParagraph"/>
        <w:numPr>
          <w:ilvl w:val="0"/>
          <w:numId w:val="57"/>
        </w:numPr>
        <w:rPr>
          <w:rFonts w:ascii="Sari Offc" w:hAnsi="Sari Offc"/>
          <w:lang w:val="en-IN"/>
        </w:rPr>
      </w:pPr>
      <w:r w:rsidRPr="00C836A7">
        <w:rPr>
          <w:rFonts w:ascii="Sari Offc" w:hAnsi="Sari Offc"/>
          <w:lang w:val="en-IN"/>
        </w:rPr>
        <w:t xml:space="preserve">Earn 2 Reward Points per Rs. 100 </w:t>
      </w:r>
      <w:del w:author="Upadhyay , Shubham (SBICard)" w:date="2025-12-31T11:43:00Z" w:id="70">
        <w:r w:rsidRPr="00C836A7" w:rsidDel="00C836A7">
          <w:rPr>
            <w:rFonts w:ascii="Sari Offc" w:hAnsi="Sari Offc"/>
            <w:lang w:val="en-IN"/>
          </w:rPr>
          <w:delText xml:space="preserve">spent </w:delText>
        </w:r>
      </w:del>
      <w:r w:rsidRPr="00C836A7">
        <w:rPr>
          <w:rFonts w:ascii="Sari Offc" w:hAnsi="Sari Offc"/>
          <w:lang w:val="en-IN"/>
        </w:rPr>
        <w:t>on all other spends</w:t>
      </w:r>
    </w:p>
    <w:p w:rsidRPr="00C836A7" w:rsidR="00D41563" w:rsidP="00D41563" w:rsidRDefault="00D41563" w14:paraId="4B9BFBA3" w14:textId="1B4F6E15">
      <w:pPr>
        <w:pStyle w:val="ListParagraph"/>
        <w:numPr>
          <w:ilvl w:val="0"/>
          <w:numId w:val="57"/>
        </w:numPr>
        <w:rPr>
          <w:rFonts w:ascii="Sari Offc" w:hAnsi="Sari Offc"/>
          <w:lang w:val="en-IN" w:eastAsia="en-IN"/>
        </w:rPr>
      </w:pPr>
      <w:r w:rsidRPr="00C836A7">
        <w:rPr>
          <w:rFonts w:ascii="Sari Offc" w:hAnsi="Sari Offc"/>
          <w:lang w:val="en-IN" w:eastAsia="en-IN"/>
        </w:rPr>
        <w:t>Pay your card outstanding with Reward Points. 4 Reward Points = R</w:t>
      </w:r>
      <w:del w:author="Upadhyay , Shubham (SBICard)" w:date="2025-12-31T11:43:00Z" w:id="71">
        <w:r w:rsidRPr="00C836A7" w:rsidDel="00C836A7">
          <w:rPr>
            <w:rFonts w:ascii="Sari Offc" w:hAnsi="Sari Offc"/>
            <w:lang w:val="en-IN" w:eastAsia="en-IN"/>
          </w:rPr>
          <w:delText>s</w:delText>
        </w:r>
      </w:del>
      <w:ins w:author="Upadhyay , Shubham (SBICard)" w:date="2025-12-31T11:43:00Z" w:id="72">
        <w:r w:rsidR="00C836A7">
          <w:rPr>
            <w:rFonts w:ascii="Sari Offc" w:hAnsi="Sari Offc"/>
            <w:lang w:val="en-IN" w:eastAsia="en-IN"/>
          </w:rPr>
          <w:t>e</w:t>
        </w:r>
      </w:ins>
      <w:r w:rsidRPr="00C836A7">
        <w:rPr>
          <w:rFonts w:ascii="Sari Offc" w:hAnsi="Sari Offc"/>
          <w:lang w:val="en-IN" w:eastAsia="en-IN"/>
        </w:rPr>
        <w:t>. 1</w:t>
      </w:r>
    </w:p>
    <w:p w:rsidRPr="00C836A7" w:rsidR="00C66F71" w:rsidP="00C66F71" w:rsidRDefault="00C66F71" w14:paraId="58B43158" w14:textId="1F47AE74">
      <w:pPr>
        <w:pStyle w:val="ListParagraph"/>
        <w:numPr>
          <w:ilvl w:val="0"/>
          <w:numId w:val="57"/>
        </w:numPr>
        <w:rPr>
          <w:rFonts w:ascii="Sari Offc" w:hAnsi="Sari Offc"/>
          <w:lang w:eastAsia="en-IN"/>
        </w:rPr>
      </w:pPr>
      <w:r w:rsidRPr="00C836A7">
        <w:rPr>
          <w:rFonts w:ascii="Sari Offc" w:hAnsi="Sari Offc"/>
          <w:lang w:eastAsia="en-IN"/>
        </w:rPr>
        <w:t xml:space="preserve">Use Reward Points to pay your card outstanding or redeem them </w:t>
      </w:r>
      <w:r w:rsidRPr="00C836A7" w:rsidR="00061D4B">
        <w:rPr>
          <w:rFonts w:ascii="Sari Offc" w:hAnsi="Sari Offc"/>
          <w:lang w:eastAsia="en-IN"/>
        </w:rPr>
        <w:t>for</w:t>
      </w:r>
      <w:r w:rsidRPr="00C836A7">
        <w:rPr>
          <w:rFonts w:ascii="Sari Offc" w:hAnsi="Sari Offc"/>
          <w:lang w:eastAsia="en-IN"/>
        </w:rPr>
        <w:t xml:space="preserve"> a wide range of gifts.</w:t>
      </w:r>
    </w:p>
    <w:p w:rsidRPr="00C836A7" w:rsidR="00C712F6" w:rsidP="25AB572D" w:rsidRDefault="00C712F6" w14:paraId="659021A4" w14:textId="5A7A8DC7">
      <w:pPr>
        <w:rPr>
          <w:rFonts w:ascii="Calibri" w:hAnsi="Calibri" w:eastAsia="Calibri" w:cs="Calibri"/>
          <w:sz w:val="12"/>
          <w:szCs w:val="12"/>
          <w:lang w:val="en-IN"/>
        </w:rPr>
      </w:pPr>
      <w:r w:rsidRPr="77B32426" w:rsidR="00C712F6">
        <w:rPr>
          <w:rFonts w:ascii="Sari Offc" w:hAnsi="Sari Offc"/>
          <w:b w:val="1"/>
          <w:bCs w:val="1"/>
          <w:lang w:val="en-IN" w:eastAsia="en-IN"/>
        </w:rPr>
        <w:t>Milestone Benefits</w:t>
      </w:r>
    </w:p>
    <w:p w:rsidRPr="00C836A7" w:rsidR="00C712F6" w:rsidP="00A80E72" w:rsidRDefault="00C712F6" w14:paraId="65677248" w14:textId="0DBBE1C5">
      <w:pPr>
        <w:pStyle w:val="ListParagraph"/>
        <w:numPr>
          <w:ilvl w:val="0"/>
          <w:numId w:val="63"/>
        </w:numPr>
        <w:rPr>
          <w:rFonts w:ascii="Sari Offc" w:hAnsi="Sari Offc"/>
          <w:lang w:val="en-IN" w:eastAsia="en-IN"/>
        </w:rPr>
      </w:pPr>
      <w:r w:rsidRPr="00C836A7">
        <w:rPr>
          <w:rFonts w:ascii="Sari Offc" w:hAnsi="Sari Offc"/>
          <w:lang w:val="en-IN" w:eastAsia="en-IN"/>
        </w:rPr>
        <w:t>Waiver of Renewal Fee on annual spends of Rs.</w:t>
      </w:r>
      <w:r w:rsidRPr="00C836A7" w:rsidR="00A80E72">
        <w:rPr>
          <w:rFonts w:ascii="Sari Offc" w:hAnsi="Sari Offc"/>
          <w:lang w:val="en-IN" w:eastAsia="en-IN"/>
        </w:rPr>
        <w:t xml:space="preserve"> </w:t>
      </w:r>
      <w:r w:rsidRPr="00C836A7">
        <w:rPr>
          <w:rFonts w:ascii="Sari Offc" w:hAnsi="Sari Offc"/>
          <w:lang w:val="en-IN" w:eastAsia="en-IN"/>
        </w:rPr>
        <w:t xml:space="preserve">2 </w:t>
      </w:r>
      <w:r w:rsidRPr="00C836A7" w:rsidR="00687724">
        <w:rPr>
          <w:rFonts w:ascii="Sari Offc" w:hAnsi="Sari Offc"/>
          <w:lang w:val="en-IN" w:eastAsia="en-IN"/>
        </w:rPr>
        <w:t>lakhs</w:t>
      </w:r>
    </w:p>
    <w:p w:rsidR="00C712F6" w:rsidP="00A80E72" w:rsidRDefault="00C712F6" w14:paraId="4C982EF7" w14:textId="3B152298">
      <w:pPr>
        <w:pStyle w:val="ListParagraph"/>
        <w:numPr>
          <w:ilvl w:val="0"/>
          <w:numId w:val="63"/>
        </w:numPr>
        <w:rPr>
          <w:ins w:author="Namita Salgiya" w:date="2025-12-31T18:29:00Z" w:id="74"/>
          <w:rFonts w:ascii="Sari Offc" w:hAnsi="Sari Offc"/>
          <w:lang w:val="en-IN" w:eastAsia="en-IN"/>
        </w:rPr>
      </w:pPr>
      <w:r w:rsidRPr="00C836A7">
        <w:rPr>
          <w:rFonts w:ascii="Sari Offc" w:hAnsi="Sari Offc"/>
          <w:lang w:val="en-IN" w:eastAsia="en-IN"/>
        </w:rPr>
        <w:t>Get Rs.</w:t>
      </w:r>
      <w:r w:rsidRPr="00C836A7" w:rsidR="00A80E72">
        <w:rPr>
          <w:rFonts w:ascii="Sari Offc" w:hAnsi="Sari Offc"/>
          <w:lang w:val="en-IN" w:eastAsia="en-IN"/>
        </w:rPr>
        <w:t xml:space="preserve"> </w:t>
      </w:r>
      <w:r w:rsidRPr="00C836A7">
        <w:rPr>
          <w:rFonts w:ascii="Sari Offc" w:hAnsi="Sari Offc"/>
          <w:lang w:val="en-IN" w:eastAsia="en-IN"/>
        </w:rPr>
        <w:t>1</w:t>
      </w:r>
      <w:ins w:author="Upadhyay , Shubham (SBICard)" w:date="2026-01-14T16:45:00Z" w:id="75">
        <w:r w:rsidR="00687724">
          <w:rPr>
            <w:rFonts w:ascii="Sari Offc" w:hAnsi="Sari Offc"/>
            <w:lang w:val="en-IN" w:eastAsia="en-IN"/>
          </w:rPr>
          <w:t>,</w:t>
        </w:r>
      </w:ins>
      <w:r w:rsidRPr="00C836A7">
        <w:rPr>
          <w:rFonts w:ascii="Sari Offc" w:hAnsi="Sari Offc"/>
          <w:lang w:val="en-IN" w:eastAsia="en-IN"/>
        </w:rPr>
        <w:t xml:space="preserve">500 </w:t>
      </w:r>
      <w:r w:rsidRPr="00C836A7" w:rsidR="00C836A7">
        <w:rPr>
          <w:rFonts w:ascii="Sari Offc" w:hAnsi="Sari Offc"/>
          <w:lang w:val="en-IN" w:eastAsia="en-IN"/>
        </w:rPr>
        <w:t>e</w:t>
      </w:r>
      <w:r w:rsidRPr="00C836A7">
        <w:rPr>
          <w:rFonts w:ascii="Sari Offc" w:hAnsi="Sari Offc"/>
          <w:lang w:val="en-IN" w:eastAsia="en-IN"/>
        </w:rPr>
        <w:t xml:space="preserve">-Voucher on annual </w:t>
      </w:r>
      <w:r w:rsidRPr="00C836A7" w:rsidR="00A80E72">
        <w:rPr>
          <w:rFonts w:ascii="Sari Offc" w:hAnsi="Sari Offc"/>
          <w:lang w:val="en-IN" w:eastAsia="en-IN"/>
        </w:rPr>
        <w:t>retail</w:t>
      </w:r>
      <w:r w:rsidRPr="00C836A7">
        <w:rPr>
          <w:rFonts w:ascii="Sari Offc" w:hAnsi="Sari Offc"/>
          <w:lang w:val="en-IN" w:eastAsia="en-IN"/>
        </w:rPr>
        <w:t xml:space="preserve"> spends of Rs. 4 </w:t>
      </w:r>
      <w:r w:rsidRPr="00C836A7" w:rsidR="00687724">
        <w:rPr>
          <w:rFonts w:ascii="Sari Offc" w:hAnsi="Sari Offc"/>
          <w:lang w:val="en-IN" w:eastAsia="en-IN"/>
        </w:rPr>
        <w:t>lakhs</w:t>
      </w:r>
    </w:p>
    <w:p w:rsidRPr="00B96D98" w:rsidR="00B96D98" w:rsidDel="00B96D98" w:rsidP="00B96D98" w:rsidRDefault="00B96D98" w14:paraId="69D8102F" w14:textId="295F8063">
      <w:pPr>
        <w:pStyle w:val="ListParagraph"/>
        <w:numPr>
          <w:ilvl w:val="0"/>
          <w:numId w:val="63"/>
        </w:numPr>
        <w:rPr>
          <w:del w:author="Namita Salgiya" w:date="2025-12-31T18:29:00Z" w:id="76"/>
          <w:rPrChange w:author="Namita Salgiya" w:date="2025-12-31T18:29:00Z" w:id="77">
            <w:rPr>
              <w:del w:author="Namita Salgiya" w:date="2025-12-31T18:29:00Z" w:id="78"/>
              <w:lang w:val="en-IN" w:eastAsia="en-IN"/>
            </w:rPr>
          </w:rPrChange>
        </w:rPr>
      </w:pPr>
      <w:ins w:author="Namita Salgiya" w:date="2025-12-31T18:29:00Z" w:id="79">
        <w:r w:rsidRPr="00B96D98">
          <w:rPr>
            <w:rPrChange w:author="Namita Salgiya" w:date="2025-12-31T18:29:00Z" w:id="80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 xml:space="preserve">Click </w:t>
        </w:r>
        <w:r w:rsidRPr="00B96D98">
          <w:rPr>
            <w:rPrChange w:author="Namita Salgiya" w:date="2025-12-31T18:29:00Z" w:id="81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begin"/>
        </w:r>
        <w:r w:rsidRPr="00B96D98">
          <w:rPr>
            <w:rPrChange w:author="Namita Salgiya" w:date="2025-12-31T18:29:00Z" w:id="82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instrText>HYPERLINK "https://www.sbicard.com/sbi-card-en/assets/docs/pdf/personal/cards/Milestone-Voucher_TnC.pdf" \t "_blank"</w:instrText>
        </w:r>
        <w:r w:rsidRPr="00B96D98">
          <w:rPr>
            <w:rPrChange w:author="Namita Salgiya" w:date="2025-12-31T18:29:00Z" w:id="83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separate"/>
        </w:r>
        <w:r w:rsidRPr="00B96D98">
          <w:rPr>
            <w:rStyle w:val="Hyperlink"/>
            <w:rPrChange w:author="Namita Salgiya" w:date="2025-12-31T18:29:00Z" w:id="84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>here</w:t>
        </w:r>
        <w:r w:rsidRPr="00B96D98">
          <w:rPr>
            <w:rPrChange w:author="Namita Salgiya" w:date="2025-12-31T18:29:00Z" w:id="85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end"/>
        </w:r>
        <w:r w:rsidRPr="00B96D98">
          <w:rPr>
            <w:rPrChange w:author="Namita Salgiya" w:date="2025-12-31T18:29:00Z" w:id="86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 xml:space="preserve"> to learn more</w:t>
        </w:r>
      </w:ins>
    </w:p>
    <w:p w:rsidRPr="00B96D98" w:rsidR="00B96D98" w:rsidRDefault="00B96D98" w14:paraId="3D7A2754" w14:textId="77777777">
      <w:pPr>
        <w:pStyle w:val="ListParagraph"/>
        <w:numPr>
          <w:ilvl w:val="0"/>
          <w:numId w:val="63"/>
        </w:numPr>
        <w:rPr>
          <w:ins w:author="Namita Salgiya" w:date="2025-12-31T18:29:00Z" w:id="87"/>
          <w:rFonts w:ascii="Sari Offc" w:hAnsi="Sari Offc"/>
          <w:b/>
          <w:bCs/>
          <w:lang w:val="en-IN" w:eastAsia="en-IN"/>
          <w:rPrChange w:author="Namita Salgiya" w:date="2025-12-31T18:29:00Z" w:id="88">
            <w:rPr>
              <w:ins w:author="Namita Salgiya" w:date="2025-12-31T18:29:00Z" w:id="89"/>
              <w:lang w:val="en-IN" w:eastAsia="en-IN"/>
            </w:rPr>
          </w:rPrChange>
        </w:rPr>
        <w:pPrChange w:author="Namita Salgiya" w:date="2025-12-31T18:29:00Z" w:id="90">
          <w:pPr/>
        </w:pPrChange>
      </w:pPr>
    </w:p>
    <w:p w:rsidRPr="00C836A7" w:rsidR="00C712F6" w:rsidP="77B32426" w:rsidRDefault="00C712F6" w14:paraId="3E851E9C" w14:textId="608AAFDA">
      <w:pPr>
        <w:rPr>
          <w:rFonts w:ascii="Calibri" w:hAnsi="Calibri" w:eastAsia="Calibri" w:cs="Calibri"/>
          <w:sz w:val="14"/>
          <w:szCs w:val="14"/>
          <w:lang w:val="en-IN"/>
        </w:rPr>
      </w:pPr>
      <w:r w:rsidRPr="77B32426" w:rsidR="00C712F6">
        <w:rPr>
          <w:rFonts w:ascii="Sari Offc" w:hAnsi="Sari Offc"/>
          <w:b w:val="1"/>
          <w:bCs w:val="1"/>
          <w:lang w:val="en-IN" w:eastAsia="en-IN"/>
        </w:rPr>
        <w:t>Comprehensive Insurance Cover</w:t>
      </w:r>
    </w:p>
    <w:p w:rsidRPr="00C836A7" w:rsidR="00C712F6" w:rsidP="00A80E72" w:rsidRDefault="00C712F6" w14:paraId="13F41C65" w14:textId="11D676E3">
      <w:pPr>
        <w:pStyle w:val="ListParagraph"/>
        <w:numPr>
          <w:ilvl w:val="0"/>
          <w:numId w:val="62"/>
        </w:numPr>
        <w:rPr>
          <w:rFonts w:ascii="Sari Offc" w:hAnsi="Sari Offc"/>
          <w:lang w:val="en-IN" w:eastAsia="en-IN"/>
        </w:rPr>
      </w:pPr>
      <w:r w:rsidRPr="00C836A7">
        <w:rPr>
          <w:rFonts w:ascii="Sari Offc" w:hAnsi="Sari Offc"/>
          <w:lang w:val="en-IN" w:eastAsia="en-IN"/>
        </w:rPr>
        <w:lastRenderedPageBreak/>
        <w:t xml:space="preserve">Fraud Liability Insurance </w:t>
      </w:r>
      <w:ins w:author="Upadhyay , Shubham (SBICard)" w:date="2025-12-31T11:46:00Z" w:id="92">
        <w:r w:rsidRPr="00C836A7" w:rsidR="00C836A7">
          <w:rPr>
            <w:rFonts w:ascii="Sari Offc" w:hAnsi="Sari Offc"/>
            <w:lang w:val="en-IN" w:eastAsia="en-IN"/>
          </w:rPr>
          <w:t>–</w:t>
        </w:r>
        <w:r w:rsidR="00C836A7">
          <w:rPr>
            <w:rFonts w:ascii="Sari Offc" w:hAnsi="Sari Offc"/>
            <w:lang w:val="en-IN" w:eastAsia="en-IN"/>
          </w:rPr>
          <w:t xml:space="preserve"> </w:t>
        </w:r>
      </w:ins>
      <w:r w:rsidRPr="00C836A7">
        <w:rPr>
          <w:rFonts w:ascii="Sari Offc" w:hAnsi="Sari Offc"/>
          <w:lang w:val="en-IN" w:eastAsia="en-IN"/>
        </w:rPr>
        <w:t xml:space="preserve">Cover </w:t>
      </w:r>
      <w:bookmarkStart w:name="_Hlk219298669" w:id="93"/>
      <w:r w:rsidRPr="00C836A7">
        <w:rPr>
          <w:rFonts w:ascii="Sari Offc" w:hAnsi="Sari Offc"/>
          <w:lang w:val="en-IN" w:eastAsia="en-IN"/>
        </w:rPr>
        <w:t xml:space="preserve">of </w:t>
      </w:r>
      <w:bookmarkEnd w:id="93"/>
      <w:r w:rsidRPr="00C836A7">
        <w:rPr>
          <w:rFonts w:ascii="Sari Offc" w:hAnsi="Sari Offc"/>
          <w:lang w:val="en-IN" w:eastAsia="en-IN"/>
        </w:rPr>
        <w:t>Rs. 1 lakh</w:t>
      </w:r>
    </w:p>
    <w:p w:rsidRPr="00C836A7" w:rsidR="00C712F6" w:rsidP="00A80E72" w:rsidRDefault="00C712F6" w14:paraId="6CC77E70" w14:textId="0E9729E4">
      <w:pPr>
        <w:pStyle w:val="ListParagraph"/>
        <w:numPr>
          <w:ilvl w:val="0"/>
          <w:numId w:val="62"/>
        </w:numPr>
        <w:rPr>
          <w:rFonts w:ascii="Sari Offc" w:hAnsi="Sari Offc"/>
          <w:lang w:val="en-IN" w:eastAsia="en-IN"/>
        </w:rPr>
      </w:pPr>
      <w:commentRangeStart w:id="94"/>
      <w:r w:rsidRPr="00C836A7">
        <w:rPr>
          <w:rFonts w:ascii="Sari Offc" w:hAnsi="Sari Offc"/>
          <w:lang w:val="en-IN" w:eastAsia="en-IN"/>
        </w:rPr>
        <w:t xml:space="preserve">Loss of </w:t>
      </w:r>
      <w:r w:rsidRPr="00C836A7" w:rsidR="00A80E72">
        <w:rPr>
          <w:rFonts w:ascii="Sari Offc" w:hAnsi="Sari Offc"/>
          <w:lang w:val="en-IN" w:eastAsia="en-IN"/>
        </w:rPr>
        <w:t>check-in</w:t>
      </w:r>
      <w:r w:rsidRPr="00C836A7">
        <w:rPr>
          <w:rFonts w:ascii="Sari Offc" w:hAnsi="Sari Offc"/>
          <w:lang w:val="en-IN" w:eastAsia="en-IN"/>
        </w:rPr>
        <w:t xml:space="preserve"> baggage </w:t>
      </w:r>
      <w:ins w:author="Namita Salgiya" w:date="2025-12-31T18:30:00Z" w:id="95">
        <w:r w:rsidRPr="00C836A7" w:rsidR="00B96D98">
          <w:rPr>
            <w:rFonts w:ascii="Sari Offc" w:hAnsi="Sari Offc"/>
            <w:lang w:val="en-IN" w:eastAsia="en-IN"/>
          </w:rPr>
          <w:t xml:space="preserve">– Cover </w:t>
        </w:r>
      </w:ins>
      <w:ins w:author="Upadhyay , Shubham (SBICard)" w:date="2026-01-14T15:57:00Z" w:id="96">
        <w:r w:rsidRPr="00C836A7" w:rsidR="002E6A3B">
          <w:rPr>
            <w:rFonts w:ascii="Sari Offc" w:hAnsi="Sari Offc"/>
            <w:lang w:val="en-IN" w:eastAsia="en-IN"/>
          </w:rPr>
          <w:t xml:space="preserve">of </w:t>
        </w:r>
      </w:ins>
      <w:r w:rsidRPr="00C836A7">
        <w:rPr>
          <w:rFonts w:ascii="Sari Offc" w:hAnsi="Sari Offc"/>
          <w:lang w:val="en-IN" w:eastAsia="en-IN"/>
        </w:rPr>
        <w:t>up to Rs</w:t>
      </w:r>
      <w:r w:rsidRPr="00C836A7" w:rsidR="00A80E72">
        <w:rPr>
          <w:rFonts w:ascii="Sari Offc" w:hAnsi="Sari Offc"/>
          <w:lang w:val="en-IN" w:eastAsia="en-IN"/>
        </w:rPr>
        <w:t>.</w:t>
      </w:r>
      <w:r w:rsidRPr="00C836A7">
        <w:rPr>
          <w:rFonts w:ascii="Sari Offc" w:hAnsi="Sari Offc"/>
          <w:lang w:val="en-IN" w:eastAsia="en-IN"/>
        </w:rPr>
        <w:t xml:space="preserve"> 72,000 (</w:t>
      </w:r>
      <w:r w:rsidRPr="00C836A7" w:rsidR="00A80E72">
        <w:rPr>
          <w:rFonts w:ascii="Sari Offc" w:hAnsi="Sari Offc"/>
          <w:lang w:val="en-IN" w:eastAsia="en-IN"/>
        </w:rPr>
        <w:t>US $</w:t>
      </w:r>
      <w:r w:rsidRPr="00C836A7">
        <w:rPr>
          <w:rFonts w:ascii="Sari Offc" w:hAnsi="Sari Offc"/>
          <w:lang w:val="en-IN" w:eastAsia="en-IN"/>
        </w:rPr>
        <w:t>1</w:t>
      </w:r>
      <w:ins w:author="Upadhyay , Shubham (SBICard)" w:date="2025-12-31T11:46:00Z" w:id="97">
        <w:r w:rsidR="00C836A7">
          <w:rPr>
            <w:rFonts w:ascii="Sari Offc" w:hAnsi="Sari Offc"/>
            <w:lang w:val="en-IN" w:eastAsia="en-IN"/>
          </w:rPr>
          <w:t>,</w:t>
        </w:r>
      </w:ins>
      <w:r w:rsidRPr="00C836A7">
        <w:rPr>
          <w:rFonts w:ascii="Sari Offc" w:hAnsi="Sari Offc"/>
          <w:lang w:val="en-IN" w:eastAsia="en-IN"/>
        </w:rPr>
        <w:t>000)</w:t>
      </w:r>
    </w:p>
    <w:p w:rsidRPr="00C836A7" w:rsidR="00C712F6" w:rsidP="00A80E72" w:rsidRDefault="00C712F6" w14:paraId="3C4A7484" w14:textId="49726C60">
      <w:pPr>
        <w:pStyle w:val="ListParagraph"/>
        <w:numPr>
          <w:ilvl w:val="0"/>
          <w:numId w:val="62"/>
        </w:numPr>
        <w:rPr>
          <w:rFonts w:ascii="Sari Offc" w:hAnsi="Sari Offc"/>
          <w:lang w:val="en-IN" w:eastAsia="en-IN"/>
        </w:rPr>
      </w:pPr>
      <w:r w:rsidRPr="00C836A7">
        <w:rPr>
          <w:rFonts w:ascii="Sari Offc" w:hAnsi="Sari Offc"/>
          <w:lang w:val="en-IN" w:eastAsia="en-IN"/>
        </w:rPr>
        <w:t xml:space="preserve">Delay of </w:t>
      </w:r>
      <w:r w:rsidRPr="00C836A7" w:rsidR="00A80E72">
        <w:rPr>
          <w:rFonts w:ascii="Sari Offc" w:hAnsi="Sari Offc"/>
          <w:lang w:val="en-IN" w:eastAsia="en-IN"/>
        </w:rPr>
        <w:t>check-in</w:t>
      </w:r>
      <w:r w:rsidRPr="00C836A7">
        <w:rPr>
          <w:rFonts w:ascii="Sari Offc" w:hAnsi="Sari Offc"/>
          <w:lang w:val="en-IN" w:eastAsia="en-IN"/>
        </w:rPr>
        <w:t xml:space="preserve"> baggage </w:t>
      </w:r>
      <w:ins w:author="Namita Salgiya" w:date="2025-12-31T18:30:00Z" w:id="98">
        <w:r w:rsidRPr="00C836A7" w:rsidR="00B96D98">
          <w:rPr>
            <w:rFonts w:ascii="Sari Offc" w:hAnsi="Sari Offc"/>
            <w:lang w:val="en-IN" w:eastAsia="en-IN"/>
          </w:rPr>
          <w:t xml:space="preserve">– Cover </w:t>
        </w:r>
      </w:ins>
      <w:ins w:author="Upadhyay , Shubham (SBICard)" w:date="2026-01-14T15:57:00Z" w:id="99">
        <w:r w:rsidRPr="00C836A7" w:rsidR="002E6A3B">
          <w:rPr>
            <w:rFonts w:ascii="Sari Offc" w:hAnsi="Sari Offc"/>
            <w:lang w:val="en-IN" w:eastAsia="en-IN"/>
          </w:rPr>
          <w:t xml:space="preserve">of </w:t>
        </w:r>
      </w:ins>
      <w:r w:rsidRPr="00C836A7">
        <w:rPr>
          <w:rFonts w:ascii="Sari Offc" w:hAnsi="Sari Offc"/>
          <w:lang w:val="en-IN" w:eastAsia="en-IN"/>
        </w:rPr>
        <w:t>Rs</w:t>
      </w:r>
      <w:r w:rsidRPr="00C836A7" w:rsidR="00A80E72">
        <w:rPr>
          <w:rFonts w:ascii="Sari Offc" w:hAnsi="Sari Offc"/>
          <w:lang w:val="en-IN" w:eastAsia="en-IN"/>
        </w:rPr>
        <w:t>.</w:t>
      </w:r>
      <w:r w:rsidRPr="00C836A7">
        <w:rPr>
          <w:rFonts w:ascii="Sari Offc" w:hAnsi="Sari Offc"/>
          <w:lang w:val="en-IN" w:eastAsia="en-IN"/>
        </w:rPr>
        <w:t xml:space="preserve"> 7,500</w:t>
      </w:r>
    </w:p>
    <w:p w:rsidRPr="00C836A7" w:rsidR="00C712F6" w:rsidP="00A80E72" w:rsidRDefault="00C712F6" w14:paraId="0F64C01A" w14:textId="2480E822">
      <w:pPr>
        <w:pStyle w:val="ListParagraph"/>
        <w:numPr>
          <w:ilvl w:val="0"/>
          <w:numId w:val="62"/>
        </w:numPr>
        <w:rPr>
          <w:rFonts w:ascii="Sari Offc" w:hAnsi="Sari Offc"/>
          <w:lang w:val="en-IN" w:eastAsia="en-IN"/>
        </w:rPr>
      </w:pPr>
      <w:r w:rsidRPr="00C836A7">
        <w:rPr>
          <w:rFonts w:ascii="Sari Offc" w:hAnsi="Sari Offc"/>
          <w:lang w:val="en-IN" w:eastAsia="en-IN"/>
        </w:rPr>
        <w:t xml:space="preserve">Loss of travel documents </w:t>
      </w:r>
      <w:ins w:author="Namita Salgiya" w:date="2025-12-31T18:30:00Z" w:id="100">
        <w:r w:rsidRPr="00C836A7" w:rsidR="00B96D98">
          <w:rPr>
            <w:rFonts w:ascii="Sari Offc" w:hAnsi="Sari Offc"/>
            <w:lang w:val="en-IN" w:eastAsia="en-IN"/>
          </w:rPr>
          <w:t xml:space="preserve">– Cover </w:t>
        </w:r>
      </w:ins>
      <w:ins w:author="Upadhyay , Shubham (SBICard)" w:date="2026-01-14T15:57:00Z" w:id="101">
        <w:r w:rsidRPr="00C836A7" w:rsidR="002E6A3B">
          <w:rPr>
            <w:rFonts w:ascii="Sari Offc" w:hAnsi="Sari Offc"/>
            <w:lang w:val="en-IN" w:eastAsia="en-IN"/>
          </w:rPr>
          <w:t xml:space="preserve">of </w:t>
        </w:r>
      </w:ins>
      <w:r w:rsidRPr="00C836A7">
        <w:rPr>
          <w:rFonts w:ascii="Sari Offc" w:hAnsi="Sari Offc"/>
          <w:lang w:val="en-IN" w:eastAsia="en-IN"/>
        </w:rPr>
        <w:t>up to Rs</w:t>
      </w:r>
      <w:r w:rsidRPr="00C836A7" w:rsidR="00A80E72">
        <w:rPr>
          <w:rFonts w:ascii="Sari Offc" w:hAnsi="Sari Offc"/>
          <w:lang w:val="en-IN" w:eastAsia="en-IN"/>
        </w:rPr>
        <w:t>.</w:t>
      </w:r>
      <w:r w:rsidRPr="00C836A7">
        <w:rPr>
          <w:rFonts w:ascii="Sari Offc" w:hAnsi="Sari Offc"/>
          <w:lang w:val="en-IN" w:eastAsia="en-IN"/>
        </w:rPr>
        <w:t xml:space="preserve"> 12,500</w:t>
      </w:r>
      <w:commentRangeEnd w:id="94"/>
      <w:r w:rsidRPr="00C836A7" w:rsidR="00C836A7">
        <w:rPr>
          <w:rStyle w:val="CommentReference"/>
          <w:rFonts w:ascii="Sari Offc" w:hAnsi="Sari Offc"/>
          <w:sz w:val="22"/>
          <w:szCs w:val="22"/>
          <w:lang w:val="en-IN" w:eastAsia="en-IN"/>
        </w:rPr>
        <w:commentReference w:id="94"/>
      </w:r>
    </w:p>
    <w:p w:rsidR="00C712F6" w:rsidP="00A80E72" w:rsidRDefault="00C712F6" w14:paraId="459E6D75" w14:textId="3386B931">
      <w:pPr>
        <w:pStyle w:val="ListParagraph"/>
        <w:numPr>
          <w:ilvl w:val="0"/>
          <w:numId w:val="62"/>
        </w:numPr>
        <w:rPr>
          <w:ins w:author="Namita Salgiya" w:date="2025-12-31T18:29:00Z" w:id="102"/>
          <w:rFonts w:ascii="Sari Offc" w:hAnsi="Sari Offc"/>
          <w:lang w:val="en-IN" w:eastAsia="en-IN"/>
        </w:rPr>
      </w:pPr>
      <w:r w:rsidRPr="00C836A7">
        <w:rPr>
          <w:rFonts w:ascii="Sari Offc" w:hAnsi="Sari Offc"/>
          <w:lang w:val="en-IN" w:eastAsia="en-IN"/>
        </w:rPr>
        <w:t xml:space="preserve">Delay in flight – Cover </w:t>
      </w:r>
      <w:ins w:author="Upadhyay , Shubham (SBICard)" w:date="2026-01-14T15:57:00Z" w:id="103">
        <w:r w:rsidRPr="00C836A7" w:rsidR="002E6A3B">
          <w:rPr>
            <w:rFonts w:ascii="Sari Offc" w:hAnsi="Sari Offc"/>
            <w:lang w:val="en-IN" w:eastAsia="en-IN"/>
          </w:rPr>
          <w:t xml:space="preserve">of </w:t>
        </w:r>
      </w:ins>
      <w:r w:rsidRPr="00C836A7">
        <w:rPr>
          <w:rFonts w:ascii="Sari Offc" w:hAnsi="Sari Offc"/>
          <w:lang w:val="en-IN" w:eastAsia="en-IN"/>
        </w:rPr>
        <w:t>up to Rs. 7,500</w:t>
      </w:r>
    </w:p>
    <w:p w:rsidRPr="00B96D98" w:rsidR="00B96D98" w:rsidP="00B96D98" w:rsidRDefault="00B96D98" w14:paraId="4CF45BF5" w14:textId="12139CF5">
      <w:pPr>
        <w:pStyle w:val="ListParagraph"/>
        <w:numPr>
          <w:ilvl w:val="0"/>
          <w:numId w:val="62"/>
        </w:numPr>
        <w:rPr>
          <w:rPrChange w:author="Namita Salgiya" w:date="2025-12-31T18:30:00Z" w:id="104">
            <w:rPr>
              <w:lang w:val="en-IN" w:eastAsia="en-IN"/>
            </w:rPr>
          </w:rPrChange>
        </w:rPr>
      </w:pPr>
      <w:ins w:author="Namita Salgiya" w:date="2025-12-31T18:30:00Z" w:id="105">
        <w:r w:rsidRPr="00B96D98">
          <w:rPr>
            <w:rPrChange w:author="Namita Salgiya" w:date="2025-12-31T18:30:00Z" w:id="106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begin"/>
        </w:r>
        <w:r w:rsidRPr="00B96D98">
          <w:rPr>
            <w:rPrChange w:author="Namita Salgiya" w:date="2025-12-31T18:30:00Z" w:id="107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instrText>HYPERLINK "https://www.sbicard.com/sbi-card-en/assets/docs/pdf/Insurance-Benefit_TnC.pdf" \t "_blank"</w:instrText>
        </w:r>
        <w:r w:rsidRPr="00B96D98">
          <w:rPr>
            <w:rPrChange w:author="Namita Salgiya" w:date="2025-12-31T18:30:00Z" w:id="108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separate"/>
        </w:r>
        <w:r w:rsidRPr="00B96D98">
          <w:rPr>
            <w:rStyle w:val="Hyperlink"/>
            <w:rPrChange w:author="Namita Salgiya" w:date="2025-12-31T18:30:00Z" w:id="109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 xml:space="preserve">Click </w:t>
        </w:r>
        <w:r>
          <w:rPr>
            <w:rStyle w:val="Hyperlink"/>
          </w:rPr>
          <w:t>h</w:t>
        </w:r>
        <w:r w:rsidRPr="00B96D98">
          <w:rPr>
            <w:rStyle w:val="Hyperlink"/>
            <w:rPrChange w:author="Namita Salgiya" w:date="2025-12-31T18:30:00Z" w:id="110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>ere</w:t>
        </w:r>
        <w:r w:rsidRPr="00B96D98">
          <w:rPr>
            <w:rPrChange w:author="Namita Salgiya" w:date="2025-12-31T18:30:00Z" w:id="111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end"/>
        </w:r>
        <w:r>
          <w:t xml:space="preserve"> </w:t>
        </w:r>
        <w:r w:rsidRPr="00B96D98">
          <w:rPr>
            <w:rPrChange w:author="Namita Salgiya" w:date="2025-12-31T18:30:00Z" w:id="112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>for detailed T&amp;C</w:t>
        </w:r>
      </w:ins>
    </w:p>
    <w:p w:rsidRPr="00C836A7" w:rsidR="00A80E72" w:rsidP="25AB572D" w:rsidRDefault="00A80E72" w14:paraId="683D80AC" w14:textId="7B4A9239">
      <w:pPr>
        <w:rPr>
          <w:rFonts w:ascii="Calibri" w:hAnsi="Calibri" w:eastAsia="Calibri" w:cs="Calibri"/>
          <w:sz w:val="14"/>
          <w:szCs w:val="14"/>
          <w:lang w:val="en-IN"/>
        </w:rPr>
      </w:pPr>
      <w:r w:rsidRPr="77B32426" w:rsidR="00A80E72">
        <w:rPr>
          <w:rFonts w:ascii="Sari Offc" w:hAnsi="Sari Offc"/>
          <w:b w:val="1"/>
          <w:bCs w:val="1"/>
          <w:lang w:val="en-IN" w:eastAsia="en-IN"/>
        </w:rPr>
        <w:t>Lounge Benefits</w:t>
      </w:r>
    </w:p>
    <w:p w:rsidRPr="00C836A7" w:rsidR="00A80E72" w:rsidP="00A80E72" w:rsidRDefault="00A80E72" w14:paraId="1A7E34EE" w14:textId="0C29EABA">
      <w:pPr>
        <w:pStyle w:val="ListParagraph"/>
        <w:numPr>
          <w:ilvl w:val="0"/>
          <w:numId w:val="64"/>
        </w:numPr>
        <w:rPr>
          <w:rFonts w:ascii="Sari Offc" w:hAnsi="Sari Offc"/>
          <w:lang w:val="en-IN" w:eastAsia="en-IN"/>
        </w:rPr>
      </w:pPr>
      <w:commentRangeStart w:id="114"/>
      <w:r w:rsidRPr="00C836A7">
        <w:rPr>
          <w:rFonts w:ascii="Sari Offc" w:hAnsi="Sari Offc"/>
          <w:lang w:val="en-IN" w:eastAsia="en-IN"/>
        </w:rPr>
        <w:t xml:space="preserve">Complimentary </w:t>
      </w:r>
      <w:ins w:author="Namita Salgiya" w:date="2025-12-31T18:31:00Z" w:id="115">
        <w:r w:rsidR="00B96D98">
          <w:rPr>
            <w:rFonts w:ascii="Sari Offc" w:hAnsi="Sari Offc"/>
            <w:lang w:val="en-IN" w:eastAsia="en-IN"/>
          </w:rPr>
          <w:t>4</w:t>
        </w:r>
      </w:ins>
      <w:del w:author="Namita Salgiya" w:date="2025-12-31T18:31:00Z" w:id="116">
        <w:r w:rsidRPr="00C836A7" w:rsidDel="00B96D98">
          <w:rPr>
            <w:rFonts w:ascii="Sari Offc" w:hAnsi="Sari Offc"/>
            <w:lang w:val="en-IN" w:eastAsia="en-IN"/>
          </w:rPr>
          <w:delText>8</w:delText>
        </w:r>
      </w:del>
      <w:r w:rsidRPr="00C836A7">
        <w:rPr>
          <w:rFonts w:ascii="Sari Offc" w:hAnsi="Sari Offc"/>
          <w:lang w:val="en-IN" w:eastAsia="en-IN"/>
        </w:rPr>
        <w:t xml:space="preserve"> Domestic Lounge visits </w:t>
      </w:r>
      <w:r w:rsidRPr="00C836A7" w:rsidR="00061D4B">
        <w:rPr>
          <w:rFonts w:ascii="Sari Offc" w:hAnsi="Sari Offc"/>
          <w:lang w:val="en-IN" w:eastAsia="en-IN"/>
        </w:rPr>
        <w:t xml:space="preserve">every year </w:t>
      </w:r>
      <w:r w:rsidRPr="00C836A7">
        <w:rPr>
          <w:rFonts w:ascii="Sari Offc" w:hAnsi="Sari Offc"/>
          <w:lang w:val="en-IN" w:eastAsia="en-IN"/>
        </w:rPr>
        <w:t>(</w:t>
      </w:r>
      <w:r w:rsidRPr="00C836A7" w:rsidR="00BF170D">
        <w:rPr>
          <w:rFonts w:ascii="Sari Offc" w:hAnsi="Sari Offc"/>
          <w:lang w:val="en-IN" w:eastAsia="en-IN"/>
        </w:rPr>
        <w:t xml:space="preserve">restricted </w:t>
      </w:r>
      <w:r w:rsidRPr="00C836A7">
        <w:rPr>
          <w:rFonts w:ascii="Sari Offc" w:hAnsi="Sari Offc"/>
          <w:lang w:val="en-IN" w:eastAsia="en-IN"/>
        </w:rPr>
        <w:t xml:space="preserve">to </w:t>
      </w:r>
      <w:ins w:author="Namita Salgiya" w:date="2025-12-31T18:31:00Z" w:id="117">
        <w:r w:rsidR="00B96D98">
          <w:rPr>
            <w:rFonts w:ascii="Sari Offc" w:hAnsi="Sari Offc"/>
            <w:lang w:val="en-IN" w:eastAsia="en-IN"/>
          </w:rPr>
          <w:t>1</w:t>
        </w:r>
      </w:ins>
      <w:del w:author="Namita Salgiya" w:date="2025-12-31T18:31:00Z" w:id="118">
        <w:r w:rsidRPr="00C836A7" w:rsidDel="00B96D98">
          <w:rPr>
            <w:rFonts w:ascii="Sari Offc" w:hAnsi="Sari Offc"/>
            <w:lang w:val="en-IN" w:eastAsia="en-IN"/>
          </w:rPr>
          <w:delText>2</w:delText>
        </w:r>
      </w:del>
      <w:r w:rsidRPr="00C836A7">
        <w:rPr>
          <w:rFonts w:ascii="Sari Offc" w:hAnsi="Sari Offc"/>
          <w:lang w:val="en-IN" w:eastAsia="en-IN"/>
        </w:rPr>
        <w:t xml:space="preserve"> per quarter)</w:t>
      </w:r>
      <w:commentRangeEnd w:id="114"/>
      <w:r w:rsidRPr="00C836A7" w:rsidR="00637D0A">
        <w:rPr>
          <w:rStyle w:val="CommentReference"/>
          <w:rFonts w:ascii="Sari Offc" w:hAnsi="Sari Offc"/>
          <w:sz w:val="22"/>
          <w:szCs w:val="22"/>
          <w:lang w:val="en-IN" w:eastAsia="en-IN"/>
        </w:rPr>
        <w:commentReference w:id="114"/>
      </w:r>
    </w:p>
    <w:p w:rsidR="00A80E72" w:rsidP="00A80E72" w:rsidRDefault="00A80E72" w14:paraId="76C15E42" w14:textId="00A2FA13">
      <w:pPr>
        <w:pStyle w:val="ListParagraph"/>
        <w:numPr>
          <w:ilvl w:val="0"/>
          <w:numId w:val="64"/>
        </w:numPr>
        <w:rPr>
          <w:ins w:author="Namita Salgiya" w:date="2025-12-31T18:31:00Z" w:id="119"/>
          <w:rFonts w:ascii="Sari Offc" w:hAnsi="Sari Offc"/>
          <w:lang w:val="en-IN" w:eastAsia="en-IN"/>
        </w:rPr>
      </w:pPr>
      <w:r w:rsidRPr="00C836A7">
        <w:rPr>
          <w:rFonts w:ascii="Sari Offc" w:hAnsi="Sari Offc"/>
          <w:lang w:val="en-IN" w:eastAsia="en-IN"/>
        </w:rPr>
        <w:t>Complimentary Priority Pass Membership worth US $99 for first two years</w:t>
      </w:r>
    </w:p>
    <w:p w:rsidRPr="00B96D98" w:rsidR="00B96D98" w:rsidP="00B96D98" w:rsidRDefault="00B96D98" w14:paraId="56D08725" w14:textId="1B0BA80D">
      <w:pPr>
        <w:pStyle w:val="ListParagraph"/>
        <w:numPr>
          <w:ilvl w:val="0"/>
          <w:numId w:val="64"/>
        </w:numPr>
        <w:rPr>
          <w:rPrChange w:author="Namita Salgiya" w:date="2025-12-31T18:31:00Z" w:id="120">
            <w:rPr>
              <w:lang w:val="en-IN" w:eastAsia="en-IN"/>
            </w:rPr>
          </w:rPrChange>
        </w:rPr>
      </w:pPr>
      <w:ins w:author="Namita Salgiya" w:date="2025-12-31T18:31:00Z" w:id="121">
        <w:r w:rsidRPr="00B96D98">
          <w:rPr>
            <w:rPrChange w:author="Namita Salgiya" w:date="2025-12-31T18:31:00Z" w:id="122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>Click</w:t>
        </w:r>
        <w:r>
          <w:t xml:space="preserve"> </w:t>
        </w:r>
        <w:r w:rsidRPr="00B96D98">
          <w:rPr>
            <w:rPrChange w:author="Namita Salgiya" w:date="2025-12-31T18:31:00Z" w:id="123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begin"/>
        </w:r>
        <w:r w:rsidRPr="00B96D98">
          <w:rPr>
            <w:rPrChange w:author="Namita Salgiya" w:date="2025-12-31T18:31:00Z" w:id="124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instrText>HYPERLINK "https://www.sbicard.com/sbi-card-en/assets/docs/pdf/personal/cards/Lounge-Benefits_TnC.pdf" \t "_blank"</w:instrText>
        </w:r>
        <w:r w:rsidRPr="00B96D98">
          <w:rPr>
            <w:rPrChange w:author="Namita Salgiya" w:date="2025-12-31T18:31:00Z" w:id="125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separate"/>
        </w:r>
        <w:r w:rsidRPr="00B96D98">
          <w:rPr>
            <w:rStyle w:val="Hyperlink"/>
            <w:rPrChange w:author="Namita Salgiya" w:date="2025-12-31T18:31:00Z" w:id="126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>here</w:t>
        </w:r>
        <w:r w:rsidRPr="00B96D98">
          <w:rPr>
            <w:rPrChange w:author="Namita Salgiya" w:date="2025-12-31T18:31:00Z" w:id="127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end"/>
        </w:r>
        <w:r>
          <w:t xml:space="preserve"> </w:t>
        </w:r>
        <w:r w:rsidRPr="00B96D98">
          <w:rPr>
            <w:rPrChange w:author="Namita Salgiya" w:date="2025-12-31T18:31:00Z" w:id="128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>for detailed Terms &amp; Conditions</w:t>
        </w:r>
      </w:ins>
    </w:p>
    <w:p w:rsidR="00B96D98" w:rsidP="00B96D98" w:rsidRDefault="00B96D98" w14:paraId="1580492B" w14:textId="77777777">
      <w:pPr>
        <w:spacing w:after="0"/>
        <w:jc w:val="center"/>
        <w:rPr>
          <w:ins w:author="Namita Salgiya" w:date="2025-12-31T18:31:00Z" w:id="129"/>
          <w:b/>
          <w:bCs/>
          <w:u w:val="single"/>
          <w:lang w:val="en-IN"/>
        </w:rPr>
      </w:pPr>
    </w:p>
    <w:p w:rsidRPr="00B96D98" w:rsidR="00B96D98" w:rsidRDefault="00B96D98" w14:paraId="55EDF0CD" w14:textId="235F2E4F">
      <w:pPr>
        <w:spacing w:after="0"/>
        <w:jc w:val="center"/>
        <w:rPr>
          <w:ins w:author="Namita Salgiya" w:date="2025-12-31T18:26:00Z" w:id="130"/>
          <w:b/>
          <w:bCs/>
          <w:u w:val="single"/>
          <w:lang w:val="en-IN"/>
          <w:rPrChange w:author="Namita Salgiya" w:date="2025-12-31T18:26:00Z" w:id="131">
            <w:rPr>
              <w:ins w:author="Namita Salgiya" w:date="2025-12-31T18:26:00Z" w:id="132"/>
            </w:rPr>
          </w:rPrChange>
        </w:rPr>
        <w:pPrChange w:author="Namita Salgiya" w:date="2025-12-31T18:26:00Z" w:id="133">
          <w:pPr>
            <w:jc w:val="center"/>
          </w:pPr>
        </w:pPrChange>
      </w:pPr>
      <w:ins w:author="Namita Salgiya" w:date="2025-12-31T18:26:00Z" w:id="134">
        <w:r w:rsidRPr="009E7C55">
          <w:rPr>
            <w:b/>
            <w:bCs/>
            <w:i/>
            <w:iCs/>
            <w:u w:val="single"/>
            <w:lang w:val="en-IN"/>
            <w:rPrChange w:author="Arun Kaushal" w:date="2026-01-01T11:36:00Z" w:id="135">
              <w:rPr>
                <w:lang w:val="en-IN"/>
              </w:rPr>
            </w:rPrChange>
          </w:rPr>
          <w:t>Explore</w:t>
        </w:r>
        <w:r w:rsidRPr="00B96D98">
          <w:rPr>
            <w:b/>
            <w:bCs/>
            <w:u w:val="single"/>
            <w:lang w:val="en-IN"/>
            <w:rPrChange w:author="Namita Salgiya" w:date="2025-12-31T18:26:00Z" w:id="136">
              <w:rPr>
                <w:lang w:val="en-IN"/>
              </w:rPr>
            </w:rPrChange>
          </w:rPr>
          <w:t xml:space="preserve"> </w:t>
        </w:r>
        <w:r w:rsidRPr="009E7C55">
          <w:rPr>
            <w:b/>
            <w:bCs/>
            <w:caps/>
            <w:u w:val="single"/>
            <w:lang w:val="en-IN"/>
            <w:rPrChange w:author="Arun Kaushal" w:date="2026-01-01T11:36:00Z" w:id="137">
              <w:rPr>
                <w:lang w:val="en-IN"/>
              </w:rPr>
            </w:rPrChange>
          </w:rPr>
          <w:t>Rewards</w:t>
        </w:r>
      </w:ins>
    </w:p>
    <w:p w:rsidRPr="00C836A7" w:rsidR="00B96D98" w:rsidP="00B96D98" w:rsidRDefault="00B96D98" w14:paraId="50E395AD" w14:textId="77777777">
      <w:pPr>
        <w:rPr>
          <w:ins w:author="Namita Salgiya" w:date="2025-12-31T18:26:00Z" w:id="138"/>
          <w:rFonts w:ascii="Sari Offc" w:hAnsi="Sari Offc"/>
          <w:b/>
          <w:bCs/>
          <w:lang w:val="en-IN" w:eastAsia="en-IN"/>
        </w:rPr>
      </w:pPr>
      <w:ins w:author="Namita Salgiya" w:date="2025-12-31T18:26:00Z" w:id="139">
        <w:r w:rsidRPr="00C836A7">
          <w:rPr>
            <w:rFonts w:ascii="Sari Offc" w:hAnsi="Sari Offc"/>
            <w:b/>
            <w:bCs/>
            <w:lang w:val="en-IN" w:eastAsia="en-IN"/>
          </w:rPr>
          <w:t>Milestone Benefits</w:t>
        </w:r>
      </w:ins>
    </w:p>
    <w:p w:rsidR="00B96D98" w:rsidP="00B96D98" w:rsidRDefault="00B96D98" w14:paraId="7C2854BB" w14:textId="1A404915">
      <w:pPr>
        <w:pStyle w:val="ListParagraph"/>
        <w:numPr>
          <w:ilvl w:val="0"/>
          <w:numId w:val="63"/>
        </w:numPr>
        <w:rPr>
          <w:ins w:author="Namita Salgiya" w:date="2025-12-31T18:26:00Z" w:id="140"/>
          <w:rFonts w:ascii="Sari Offc" w:hAnsi="Sari Offc"/>
          <w:lang w:val="en-IN" w:eastAsia="en-IN"/>
        </w:rPr>
      </w:pPr>
      <w:ins w:author="Namita Salgiya" w:date="2025-12-31T18:26:00Z" w:id="141">
        <w:r w:rsidRPr="00C836A7">
          <w:rPr>
            <w:rFonts w:ascii="Sari Offc" w:hAnsi="Sari Offc"/>
            <w:lang w:val="en-IN" w:eastAsia="en-IN"/>
          </w:rPr>
          <w:t xml:space="preserve">Waiver of Renewal Fee on annual spends of Rs. 2 </w:t>
        </w:r>
        <w:r w:rsidRPr="00C836A7" w:rsidR="00687724">
          <w:rPr>
            <w:rFonts w:ascii="Sari Offc" w:hAnsi="Sari Offc"/>
            <w:lang w:val="en-IN" w:eastAsia="en-IN"/>
          </w:rPr>
          <w:t>lakhs</w:t>
        </w:r>
      </w:ins>
    </w:p>
    <w:p w:rsidR="00B96D98" w:rsidP="00B96D98" w:rsidRDefault="00B96D98" w14:paraId="62675762" w14:textId="7AF725E9">
      <w:pPr>
        <w:pStyle w:val="ListParagraph"/>
        <w:numPr>
          <w:ilvl w:val="0"/>
          <w:numId w:val="63"/>
        </w:numPr>
        <w:rPr>
          <w:ins w:author="Namita Salgiya" w:date="2025-12-31T18:32:00Z" w:id="142"/>
          <w:rFonts w:ascii="Sari Offc" w:hAnsi="Sari Offc"/>
          <w:lang w:val="en-IN" w:eastAsia="en-IN"/>
        </w:rPr>
      </w:pPr>
      <w:ins w:author="Namita Salgiya" w:date="2025-12-31T18:26:00Z" w:id="143">
        <w:r w:rsidRPr="00B96D98">
          <w:rPr>
            <w:rFonts w:ascii="Sari Offc" w:hAnsi="Sari Offc"/>
            <w:lang w:val="en-IN" w:eastAsia="en-IN"/>
            <w:rPrChange w:author="Namita Salgiya" w:date="2025-12-31T18:26:00Z" w:id="144">
              <w:rPr>
                <w:lang w:val="en-IN" w:eastAsia="en-IN"/>
              </w:rPr>
            </w:rPrChange>
          </w:rPr>
          <w:t>Rs. 1</w:t>
        </w:r>
      </w:ins>
      <w:ins w:author="Upadhyay , Shubham (SBICard)" w:date="2026-01-14T16:45:00Z" w:id="145">
        <w:r w:rsidR="00687724">
          <w:rPr>
            <w:rFonts w:ascii="Sari Offc" w:hAnsi="Sari Offc"/>
            <w:lang w:val="en-IN" w:eastAsia="en-IN"/>
          </w:rPr>
          <w:t>,</w:t>
        </w:r>
      </w:ins>
      <w:ins w:author="Namita Salgiya" w:date="2025-12-31T18:26:00Z" w:id="146">
        <w:r w:rsidRPr="00B96D98">
          <w:rPr>
            <w:rFonts w:ascii="Sari Offc" w:hAnsi="Sari Offc"/>
            <w:lang w:val="en-IN" w:eastAsia="en-IN"/>
            <w:rPrChange w:author="Namita Salgiya" w:date="2025-12-31T18:26:00Z" w:id="147">
              <w:rPr>
                <w:lang w:val="en-IN" w:eastAsia="en-IN"/>
              </w:rPr>
            </w:rPrChange>
          </w:rPr>
          <w:t xml:space="preserve">500 e-Voucher on annual retail spends of Rs. 4 </w:t>
        </w:r>
        <w:r w:rsidRPr="00687724" w:rsidR="00687724">
          <w:rPr>
            <w:rFonts w:ascii="Sari Offc" w:hAnsi="Sari Offc"/>
            <w:lang w:val="en-IN" w:eastAsia="en-IN"/>
          </w:rPr>
          <w:t>lakhs</w:t>
        </w:r>
      </w:ins>
    </w:p>
    <w:p w:rsidRPr="00B96D98" w:rsidR="00B96D98" w:rsidRDefault="00B96D98" w14:paraId="381177A0" w14:textId="1127126A">
      <w:pPr>
        <w:pStyle w:val="ListParagraph"/>
        <w:numPr>
          <w:ilvl w:val="0"/>
          <w:numId w:val="63"/>
        </w:numPr>
        <w:rPr>
          <w:ins w:author="Namita Salgiya" w:date="2025-12-31T18:26:00Z" w:id="148"/>
          <w:rFonts w:ascii="Sari Offc" w:hAnsi="Sari Offc"/>
          <w:lang w:val="en-IN" w:eastAsia="en-IN"/>
          <w:rPrChange w:author="Namita Salgiya" w:date="2025-12-31T18:26:00Z" w:id="149">
            <w:rPr>
              <w:ins w:author="Namita Salgiya" w:date="2025-12-31T18:26:00Z" w:id="150"/>
              <w:lang w:val="en-IN" w:eastAsia="en-IN"/>
            </w:rPr>
          </w:rPrChange>
        </w:rPr>
        <w:pPrChange w:author="Namita Salgiya" w:date="2025-12-31T18:26:00Z" w:id="151">
          <w:pPr>
            <w:jc w:val="center"/>
          </w:pPr>
        </w:pPrChange>
      </w:pPr>
      <w:ins w:author="Namita Salgiya" w:date="2025-12-31T18:32:00Z" w:id="152">
        <w:r w:rsidRPr="00133E77">
          <w:t xml:space="preserve">Click </w:t>
        </w:r>
        <w:r w:rsidRPr="00133E77">
          <w:fldChar w:fldCharType="begin"/>
        </w:r>
        <w:r w:rsidRPr="00133E77">
          <w:instrText>HYPERLINK "https://www.sbicard.com/sbi-card-en/assets/docs/pdf/personal/cards/Milestone-Voucher_TnC.pdf" \t "_blank"</w:instrText>
        </w:r>
        <w:r w:rsidRPr="00133E77">
          <w:fldChar w:fldCharType="separate"/>
        </w:r>
        <w:r w:rsidRPr="00133E77">
          <w:rPr>
            <w:rStyle w:val="Hyperlink"/>
          </w:rPr>
          <w:t>here</w:t>
        </w:r>
        <w:r w:rsidRPr="00133E77">
          <w:fldChar w:fldCharType="end"/>
        </w:r>
        <w:r w:rsidRPr="00133E77">
          <w:t xml:space="preserve"> to learn more</w:t>
        </w:r>
      </w:ins>
    </w:p>
    <w:p w:rsidRPr="00C836A7" w:rsidR="00B96D98" w:rsidP="00B96D98" w:rsidRDefault="00B96D98" w14:paraId="7FE54581" w14:textId="77777777">
      <w:pPr>
        <w:spacing w:after="0"/>
        <w:rPr>
          <w:ins w:author="Namita Salgiya" w:date="2025-12-31T18:26:00Z" w:id="153"/>
          <w:rFonts w:ascii="Sari Offc" w:hAnsi="Sari Offc"/>
          <w:b/>
          <w:bCs/>
          <w:lang w:val="en-IN"/>
        </w:rPr>
      </w:pPr>
      <w:ins w:author="Namita Salgiya" w:date="2025-12-31T18:26:00Z" w:id="154">
        <w:r w:rsidRPr="00C836A7">
          <w:rPr>
            <w:rFonts w:ascii="Sari Offc" w:hAnsi="Sari Offc"/>
            <w:b/>
            <w:bCs/>
            <w:lang w:val="en-IN"/>
          </w:rPr>
          <w:t>Exclusive Rewards</w:t>
        </w:r>
      </w:ins>
    </w:p>
    <w:p w:rsidRPr="00C836A7" w:rsidR="00B96D98" w:rsidP="00B96D98" w:rsidRDefault="00B96D98" w14:paraId="19A873B5" w14:textId="78927B87">
      <w:pPr>
        <w:pStyle w:val="ListParagraph"/>
        <w:numPr>
          <w:ilvl w:val="0"/>
          <w:numId w:val="57"/>
        </w:numPr>
        <w:rPr>
          <w:ins w:author="Namita Salgiya" w:date="2025-12-31T18:26:00Z" w:id="155"/>
          <w:rFonts w:ascii="Sari Offc" w:hAnsi="Sari Offc"/>
          <w:lang w:val="en-IN"/>
        </w:rPr>
      </w:pPr>
      <w:ins w:author="Namita Salgiya" w:date="2025-12-31T18:26:00Z" w:id="156">
        <w:r w:rsidRPr="00C836A7">
          <w:rPr>
            <w:rFonts w:ascii="Sari Offc" w:hAnsi="Sari Offc"/>
            <w:lang w:val="en-IN"/>
          </w:rPr>
          <w:t>10 Reward Points per Rs. 100 spent on Chemist, Pharmacy, Sports, Dining and Movies</w:t>
        </w:r>
      </w:ins>
    </w:p>
    <w:p w:rsidRPr="00C836A7" w:rsidR="00B96D98" w:rsidP="00B96D98" w:rsidRDefault="00B96D98" w14:paraId="6E6B9462" w14:textId="58AD211C">
      <w:pPr>
        <w:pStyle w:val="ListParagraph"/>
        <w:numPr>
          <w:ilvl w:val="0"/>
          <w:numId w:val="57"/>
        </w:numPr>
        <w:rPr>
          <w:ins w:author="Namita Salgiya" w:date="2025-12-31T18:26:00Z" w:id="157"/>
          <w:rFonts w:ascii="Sari Offc" w:hAnsi="Sari Offc"/>
          <w:lang w:val="en-IN"/>
        </w:rPr>
      </w:pPr>
      <w:ins w:author="Namita Salgiya" w:date="2025-12-31T18:26:00Z" w:id="158">
        <w:r w:rsidRPr="00C836A7">
          <w:rPr>
            <w:rFonts w:ascii="Sari Offc" w:hAnsi="Sari Offc"/>
            <w:lang w:val="en-IN"/>
          </w:rPr>
          <w:t>2 Reward Points per Rs. 100 on all other spends</w:t>
        </w:r>
      </w:ins>
    </w:p>
    <w:p w:rsidRPr="00C836A7" w:rsidR="00B96D98" w:rsidP="00B96D98" w:rsidRDefault="00B96D98" w14:paraId="18BEF0BB" w14:textId="77777777">
      <w:pPr>
        <w:pStyle w:val="ListParagraph"/>
        <w:numPr>
          <w:ilvl w:val="0"/>
          <w:numId w:val="57"/>
        </w:numPr>
        <w:rPr>
          <w:ins w:author="Namita Salgiya" w:date="2025-12-31T18:26:00Z" w:id="159"/>
          <w:rFonts w:ascii="Sari Offc" w:hAnsi="Sari Offc"/>
          <w:lang w:eastAsia="en-IN"/>
        </w:rPr>
      </w:pPr>
      <w:ins w:author="Namita Salgiya" w:date="2025-12-31T18:26:00Z" w:id="160">
        <w:r w:rsidRPr="00C836A7">
          <w:rPr>
            <w:rFonts w:ascii="Sari Offc" w:hAnsi="Sari Offc"/>
            <w:lang w:eastAsia="en-IN"/>
          </w:rPr>
          <w:t>Use Reward Points to pay your card outstanding or redeem them for a wide range of gifts.</w:t>
        </w:r>
      </w:ins>
    </w:p>
    <w:p w:rsidRPr="00C836A7" w:rsidR="002D38D6" w:rsidP="00B96D98" w:rsidRDefault="00E12F19" w14:paraId="5605250A" w14:textId="5D826D5C">
      <w:pPr>
        <w:jc w:val="center"/>
        <w:rPr>
          <w:rFonts w:ascii="Sari Offc" w:hAnsi="Sari Offc"/>
          <w:b/>
          <w:bCs/>
          <w:u w:val="single"/>
          <w:lang w:val="en-IN"/>
        </w:rPr>
      </w:pPr>
      <w:hyperlink w:history="1" r:id="rId18">
        <w:r w:rsidRPr="00C836A7" w:rsidR="00E56665">
          <w:rPr>
            <w:rStyle w:val="Hyperlink"/>
            <w:rFonts w:ascii="Sari Offc" w:hAnsi="Sari Offc"/>
            <w:b/>
            <w:bCs/>
            <w:lang w:val="en-IN"/>
          </w:rPr>
          <w:br/>
        </w:r>
      </w:hyperlink>
      <w:ins w:author="Arun Kaushal" w:date="2026-01-01T11:36:00Z" w:id="161">
        <w:r w:rsidRPr="009E7C55" w:rsidR="009E7C55">
          <w:rPr>
            <w:rStyle w:val="Hyperlink"/>
            <w:rFonts w:ascii="Sari Offc" w:hAnsi="Sari Offc"/>
            <w:b/>
            <w:bCs/>
            <w:i/>
            <w:iCs/>
            <w:lang w:val="en-IN"/>
            <w:rPrChange w:author="Arun Kaushal" w:date="2026-01-01T11:36:00Z" w:id="162">
              <w:rPr>
                <w:rStyle w:val="Hyperlink"/>
                <w:rFonts w:ascii="Sari Offc" w:hAnsi="Sari Offc"/>
                <w:b/>
                <w:bCs/>
                <w:lang w:val="en-IN"/>
              </w:rPr>
            </w:rPrChange>
          </w:rPr>
          <w:t>Credit Card</w:t>
        </w:r>
        <w:r w:rsidR="009E7C55">
          <w:rPr>
            <w:rStyle w:val="Hyperlink"/>
            <w:rFonts w:ascii="Sari Offc" w:hAnsi="Sari Offc"/>
            <w:b/>
            <w:bCs/>
            <w:lang w:val="en-IN"/>
          </w:rPr>
          <w:t xml:space="preserve"> </w:t>
        </w:r>
      </w:ins>
      <w:r w:rsidRPr="009E7C55" w:rsidR="002D38D6">
        <w:rPr>
          <w:rFonts w:ascii="Sari Offc" w:hAnsi="Sari Offc"/>
          <w:b/>
          <w:bCs/>
          <w:caps/>
          <w:u w:val="single"/>
          <w:lang w:val="en-IN"/>
          <w:rPrChange w:author="Arun Kaushal" w:date="2026-01-01T11:36:00Z" w:id="163">
            <w:rPr>
              <w:rFonts w:ascii="Sari Offc" w:hAnsi="Sari Offc"/>
              <w:b/>
              <w:bCs/>
              <w:u w:val="single"/>
              <w:lang w:val="en-IN"/>
            </w:rPr>
          </w:rPrChange>
        </w:rPr>
        <w:t>Fee &amp; Charges</w:t>
      </w:r>
    </w:p>
    <w:p w:rsidRPr="00C836A7" w:rsidR="002D38D6" w:rsidP="002D38D6" w:rsidRDefault="002D38D6" w14:paraId="07E865B8" w14:textId="2844C851">
      <w:pPr>
        <w:pStyle w:val="ListParagraph"/>
        <w:numPr>
          <w:ilvl w:val="0"/>
          <w:numId w:val="30"/>
        </w:numPr>
        <w:rPr>
          <w:rFonts w:ascii="Sari Offc" w:hAnsi="Sari Offc"/>
        </w:rPr>
      </w:pPr>
      <w:r w:rsidRPr="00C836A7">
        <w:rPr>
          <w:rFonts w:ascii="Sari Offc" w:hAnsi="Sari Offc"/>
        </w:rPr>
        <w:t xml:space="preserve">Annual Fee (one-time): Rs. </w:t>
      </w:r>
      <w:r w:rsidRPr="00C836A7" w:rsidR="00A80E72">
        <w:rPr>
          <w:rFonts w:ascii="Sari Offc" w:hAnsi="Sari Offc"/>
        </w:rPr>
        <w:t>1</w:t>
      </w:r>
      <w:r w:rsidRPr="00C836A7">
        <w:rPr>
          <w:rFonts w:ascii="Sari Offc" w:hAnsi="Sari Offc"/>
        </w:rPr>
        <w:t>,</w:t>
      </w:r>
      <w:r w:rsidRPr="00C836A7" w:rsidR="00A80E72">
        <w:rPr>
          <w:rFonts w:ascii="Sari Offc" w:hAnsi="Sari Offc"/>
        </w:rPr>
        <w:t>4</w:t>
      </w:r>
      <w:r w:rsidRPr="00C836A7">
        <w:rPr>
          <w:rFonts w:ascii="Sari Offc" w:hAnsi="Sari Offc"/>
        </w:rPr>
        <w:t>99 + taxes </w:t>
      </w:r>
    </w:p>
    <w:p w:rsidRPr="00C836A7" w:rsidR="002D38D6" w:rsidP="002D38D6" w:rsidRDefault="002D38D6" w14:paraId="3CCA290E" w14:textId="0222609B">
      <w:pPr>
        <w:pStyle w:val="ListParagraph"/>
        <w:numPr>
          <w:ilvl w:val="0"/>
          <w:numId w:val="30"/>
        </w:numPr>
        <w:rPr>
          <w:rFonts w:ascii="Sari Offc" w:hAnsi="Sari Offc"/>
          <w:lang w:val="en-IN"/>
        </w:rPr>
      </w:pPr>
      <w:r w:rsidRPr="00C836A7">
        <w:rPr>
          <w:rFonts w:ascii="Sari Offc" w:hAnsi="Sari Offc"/>
        </w:rPr>
        <w:t xml:space="preserve">Renewal Fee (per annum): Rs. </w:t>
      </w:r>
      <w:r w:rsidRPr="00C836A7" w:rsidR="00A80E72">
        <w:rPr>
          <w:rFonts w:ascii="Sari Offc" w:hAnsi="Sari Offc"/>
        </w:rPr>
        <w:t>1,499</w:t>
      </w:r>
      <w:r w:rsidRPr="00C836A7">
        <w:rPr>
          <w:rFonts w:ascii="Sari Offc" w:hAnsi="Sari Offc"/>
        </w:rPr>
        <w:t xml:space="preserve"> + taxes</w:t>
      </w:r>
    </w:p>
    <w:p w:rsidRPr="00C836A7" w:rsidR="00E56665" w:rsidP="00E56665" w:rsidRDefault="00A579B5" w14:paraId="0EBF00D7" w14:textId="493D5546">
      <w:pPr>
        <w:rPr>
          <w:rFonts w:ascii="Sari Offc" w:hAnsi="Sari Offc"/>
          <w:b/>
          <w:bCs/>
        </w:rPr>
      </w:pPr>
      <w:r w:rsidRPr="00C836A7">
        <w:rPr>
          <w:rFonts w:ascii="Sari Offc" w:hAnsi="Sari Offc"/>
          <w:b/>
          <w:bCs/>
        </w:rPr>
        <w:t>Fees</w:t>
      </w:r>
    </w:p>
    <w:p w:rsidRPr="00C836A7" w:rsidR="00A579B5" w:rsidP="00A579B5" w:rsidRDefault="00A579B5" w14:paraId="7060F76E" w14:textId="258165C9">
      <w:pPr>
        <w:pStyle w:val="ListParagraph"/>
        <w:numPr>
          <w:ilvl w:val="0"/>
          <w:numId w:val="32"/>
        </w:numPr>
        <w:rPr>
          <w:rFonts w:ascii="Sari Offc" w:hAnsi="Sari Offc"/>
          <w:lang w:val="en-IN"/>
        </w:rPr>
      </w:pPr>
      <w:r w:rsidRPr="00C836A7">
        <w:rPr>
          <w:rFonts w:ascii="Sari Offc" w:hAnsi="Sari Offc"/>
          <w:lang w:val="en-IN"/>
        </w:rPr>
        <w:t xml:space="preserve">Annual Fee (one-time): </w:t>
      </w:r>
      <w:r w:rsidRPr="00C836A7" w:rsidR="00A80E72">
        <w:rPr>
          <w:rFonts w:ascii="Sari Offc" w:hAnsi="Sari Offc"/>
        </w:rPr>
        <w:t>Rs. 1,499 + taxes</w:t>
      </w:r>
    </w:p>
    <w:p w:rsidRPr="00C836A7" w:rsidR="00A579B5" w:rsidP="00A579B5" w:rsidRDefault="00A579B5" w14:paraId="5301376D" w14:textId="2A5F6CAC">
      <w:pPr>
        <w:pStyle w:val="ListParagraph"/>
        <w:numPr>
          <w:ilvl w:val="0"/>
          <w:numId w:val="32"/>
        </w:numPr>
        <w:rPr>
          <w:rFonts w:ascii="Sari Offc" w:hAnsi="Sari Offc"/>
          <w:lang w:val="en-IN"/>
        </w:rPr>
      </w:pPr>
      <w:r w:rsidRPr="00C836A7">
        <w:rPr>
          <w:rFonts w:ascii="Sari Offc" w:hAnsi="Sari Offc"/>
          <w:lang w:val="en-IN"/>
        </w:rPr>
        <w:t>Renewal Fee (per annum): </w:t>
      </w:r>
      <w:r w:rsidRPr="00C836A7" w:rsidR="00A80E72">
        <w:rPr>
          <w:rFonts w:ascii="Sari Offc" w:hAnsi="Sari Offc"/>
        </w:rPr>
        <w:t xml:space="preserve">Rs. 1,499 + taxes </w:t>
      </w:r>
      <w:r w:rsidRPr="00C836A7">
        <w:rPr>
          <w:rFonts w:ascii="Sari Offc" w:hAnsi="Sari Offc"/>
          <w:lang w:val="en-IN"/>
        </w:rPr>
        <w:t>from second year onwards</w:t>
      </w:r>
    </w:p>
    <w:p w:rsidRPr="00C836A7" w:rsidR="00A80E72" w:rsidP="00A579B5" w:rsidRDefault="00A80E72" w14:paraId="06754056" w14:textId="5B0EE7B2">
      <w:pPr>
        <w:pStyle w:val="ListParagraph"/>
        <w:numPr>
          <w:ilvl w:val="0"/>
          <w:numId w:val="32"/>
        </w:numPr>
        <w:rPr>
          <w:rFonts w:ascii="Sari Offc" w:hAnsi="Sari Offc"/>
          <w:lang w:val="en-IN"/>
        </w:rPr>
      </w:pPr>
      <w:r w:rsidRPr="00C836A7">
        <w:rPr>
          <w:rFonts w:ascii="Sari Offc" w:hAnsi="Sari Offc"/>
        </w:rPr>
        <w:t>Renewal Fee is reversed if annual spends for last year &gt;= Rs. 2,00,000.</w:t>
      </w:r>
    </w:p>
    <w:p w:rsidRPr="00C836A7" w:rsidR="00A579B5" w:rsidP="00E56665" w:rsidRDefault="00A579B5" w14:paraId="099A0E29" w14:textId="0864F477">
      <w:pPr>
        <w:pStyle w:val="ListParagraph"/>
        <w:numPr>
          <w:ilvl w:val="0"/>
          <w:numId w:val="32"/>
        </w:numPr>
        <w:rPr>
          <w:rFonts w:ascii="Sari Offc" w:hAnsi="Sari Offc"/>
          <w:lang w:val="en-IN"/>
        </w:rPr>
      </w:pPr>
      <w:r w:rsidRPr="00C836A7">
        <w:rPr>
          <w:rFonts w:ascii="Sari Offc" w:hAnsi="Sari Offc"/>
          <w:lang w:val="en-IN"/>
        </w:rPr>
        <w:t xml:space="preserve">Add-on </w:t>
      </w:r>
      <w:ins w:author="Namita Salgiya" w:date="2026-01-13T19:03:00Z" w:id="164">
        <w:r w:rsidR="007A58B8">
          <w:rPr>
            <w:rFonts w:ascii="Sari Offc" w:hAnsi="Sari Offc"/>
            <w:lang w:val="en-IN"/>
          </w:rPr>
          <w:t xml:space="preserve">Card </w:t>
        </w:r>
      </w:ins>
      <w:r w:rsidRPr="00C836A7">
        <w:rPr>
          <w:rFonts w:ascii="Sari Offc" w:hAnsi="Sari Offc"/>
          <w:lang w:val="en-IN"/>
        </w:rPr>
        <w:t>Fee (per annum): Nil</w:t>
      </w:r>
    </w:p>
    <w:p w:rsidRPr="00C836A7" w:rsidR="00A579B5" w:rsidP="00E56665" w:rsidRDefault="00A579B5" w14:paraId="2BD3B2ED" w14:textId="7C3448F9">
      <w:pPr>
        <w:rPr>
          <w:rFonts w:ascii="Sari Offc" w:hAnsi="Sari Offc"/>
          <w:b/>
          <w:bCs/>
        </w:rPr>
      </w:pPr>
      <w:r w:rsidRPr="00C836A7">
        <w:rPr>
          <w:rFonts w:ascii="Sari Offc" w:hAnsi="Sari Offc"/>
          <w:b/>
          <w:bCs/>
        </w:rPr>
        <w:t>Fees and Charges</w:t>
      </w:r>
    </w:p>
    <w:p w:rsidRPr="00D51594" w:rsidR="009164D7" w:rsidP="009164D7" w:rsidRDefault="009164D7" w14:paraId="00955866" w14:textId="7A171D67">
      <w:pPr>
        <w:numPr>
          <w:ilvl w:val="0"/>
          <w:numId w:val="33"/>
        </w:numPr>
        <w:rPr>
          <w:ins w:author="Arun Kaushal" w:date="2026-01-02T15:07:00Z" w:id="165"/>
          <w:rStyle w:val="Hyperlink"/>
          <w:rFonts w:ascii="Sari Offc" w:hAnsi="Sari Offc"/>
          <w:color w:val="auto"/>
          <w:u w:val="none"/>
          <w:lang w:val="en-IN"/>
          <w:rPrChange w:author="Arun Kaushal" w:date="2026-01-02T15:07:00Z" w:id="166">
            <w:rPr>
              <w:ins w:author="Arun Kaushal" w:date="2026-01-02T15:07:00Z" w:id="167"/>
              <w:rStyle w:val="Hyperlink"/>
              <w:rFonts w:ascii="Sari Offc" w:hAnsi="Sari Offc"/>
              <w:lang w:val="en-IN"/>
            </w:rPr>
          </w:rPrChange>
        </w:rPr>
      </w:pPr>
      <w:r w:rsidRPr="00C836A7">
        <w:rPr>
          <w:rFonts w:ascii="Sari Offc" w:hAnsi="Sari Offc"/>
          <w:lang w:val="en-IN"/>
        </w:rPr>
        <w:t xml:space="preserve">For information regarding fees and other applicable charges, please refer to the </w:t>
      </w:r>
      <w:hyperlink w:tgtFrame="_blank" w:history="1" r:id="rId19">
        <w:r w:rsidRPr="00C836A7">
          <w:rPr>
            <w:rStyle w:val="Hyperlink"/>
            <w:rFonts w:ascii="Sari Offc" w:hAnsi="Sari Offc"/>
            <w:lang w:val="en-IN"/>
          </w:rPr>
          <w:t>Most Important Terms &amp; Conditions</w:t>
        </w:r>
      </w:hyperlink>
    </w:p>
    <w:p w:rsidRPr="00D51594" w:rsidR="00D51594" w:rsidRDefault="00D51594" w14:paraId="52DA09A7" w14:textId="77777777">
      <w:pPr>
        <w:rPr>
          <w:ins w:author="Arun Kaushal" w:date="2026-01-02T15:07:00Z" w:id="168"/>
          <w:rFonts w:cstheme="minorHAnsi"/>
          <w:b/>
          <w:bCs/>
          <w:rPrChange w:author="Arun Kaushal" w:date="2026-01-02T15:07:00Z" w:id="169">
            <w:rPr>
              <w:ins w:author="Arun Kaushal" w:date="2026-01-02T15:07:00Z" w:id="170"/>
            </w:rPr>
          </w:rPrChange>
        </w:rPr>
        <w:pPrChange w:author="Arun Kaushal" w:date="2026-01-02T15:07:00Z" w:id="171">
          <w:pPr>
            <w:pStyle w:val="ListParagraph"/>
            <w:numPr>
              <w:numId w:val="33"/>
            </w:numPr>
            <w:tabs>
              <w:tab w:val="num" w:pos="720"/>
            </w:tabs>
            <w:ind w:hanging="360"/>
          </w:pPr>
        </w:pPrChange>
      </w:pPr>
      <w:ins w:author="Arun Kaushal" w:date="2026-01-02T15:07:00Z" w:id="172">
        <w:r w:rsidRPr="00D51594">
          <w:rPr>
            <w:rFonts w:cstheme="minorHAnsi"/>
            <w:b/>
            <w:bCs/>
            <w:rPrChange w:author="Arun Kaushal" w:date="2026-01-02T15:07:00Z" w:id="173">
              <w:rPr/>
            </w:rPrChange>
          </w:rPr>
          <w:t>FAQs</w:t>
        </w:r>
      </w:ins>
    </w:p>
    <w:p w:rsidR="00D51594" w:rsidDel="006E0281" w:rsidP="004A5805" w:rsidRDefault="00D51594" w14:paraId="30A20657" w14:textId="0DB2ADED">
      <w:pPr>
        <w:jc w:val="center"/>
        <w:rPr>
          <w:del w:author="Namita Salgiya" w:date="2026-01-13T19:04:00Z" w:id="174"/>
          <w:rFonts w:ascii="Sari Offc" w:hAnsi="Sari Offc"/>
          <w:sz w:val="24"/>
          <w:szCs w:val="24"/>
          <w:lang w:val="en-IN"/>
        </w:rPr>
      </w:pPr>
      <w:ins w:author="Arun Kaushal" w:date="2026-01-02T15:07:00Z" w:id="175">
        <w:del w:author="Namita Salgiya" w:date="2026-01-13T19:04:00Z" w:id="176">
          <w:r w:rsidRPr="00D51594" w:rsidDel="006E0281">
            <w:rPr>
              <w:rFonts w:ascii="Sari Offc" w:hAnsi="Sari Offc"/>
              <w:sz w:val="24"/>
              <w:szCs w:val="24"/>
              <w:lang w:val="en-IN"/>
            </w:rPr>
            <w:delText>https://www.sbicard.com/en/faq.page</w:delText>
          </w:r>
        </w:del>
      </w:ins>
    </w:p>
    <w:p w:rsidRPr="006E0281" w:rsidR="006E0281" w:rsidP="006E0281" w:rsidRDefault="006E0281" w14:paraId="4634E910" w14:textId="77777777">
      <w:pPr>
        <w:rPr>
          <w:ins w:author="Namita Salgiya" w:date="2026-01-13T19:05:00Z" w:id="177"/>
          <w:rFonts w:ascii="Sari Offc" w:hAnsi="Sari Offc"/>
          <w:b/>
          <w:bCs/>
          <w:lang w:val="en-IN"/>
        </w:rPr>
      </w:pPr>
      <w:ins w:author="Namita Salgiya" w:date="2026-01-13T19:05:00Z" w:id="178">
        <w:r w:rsidRPr="006E0281">
          <w:rPr>
            <w:rFonts w:ascii="Sari Offc" w:hAnsi="Sari Offc"/>
            <w:b/>
            <w:bCs/>
            <w:lang w:val="en-IN"/>
          </w:rPr>
          <w:t>What is Annual Fee and Renewal Fee of the card?</w:t>
        </w:r>
      </w:ins>
    </w:p>
    <w:p w:rsidRPr="006E0281" w:rsidR="006E0281" w:rsidP="006E0281" w:rsidRDefault="006E0281" w14:paraId="76DDD836" w14:textId="53567299">
      <w:pPr>
        <w:rPr>
          <w:ins w:author="Namita Salgiya" w:date="2026-01-13T19:05:00Z" w:id="179"/>
          <w:rFonts w:ascii="Sari Offc" w:hAnsi="Sari Offc"/>
          <w:lang w:val="en-IN"/>
        </w:rPr>
      </w:pPr>
      <w:ins w:author="Namita Salgiya" w:date="2026-01-13T19:05:00Z" w:id="180">
        <w:r w:rsidRPr="006E0281">
          <w:rPr>
            <w:rFonts w:ascii="Sari Offc" w:hAnsi="Sari Offc"/>
            <w:lang w:val="en-IN"/>
          </w:rPr>
          <w:t xml:space="preserve">The Annual Fee of the card is </w:t>
        </w:r>
        <w:r w:rsidRPr="006E0281">
          <w:rPr>
            <w:rFonts w:ascii="Sari Offc" w:hAnsi="Sari Offc"/>
          </w:rPr>
          <w:t xml:space="preserve">Rs. </w:t>
        </w:r>
        <w:r>
          <w:rPr>
            <w:rFonts w:ascii="Sari Offc" w:hAnsi="Sari Offc"/>
          </w:rPr>
          <w:t>1</w:t>
        </w:r>
      </w:ins>
      <w:ins w:author="Upadhyay , Shubham (SBICard)" w:date="2026-01-14T16:51:00Z" w:id="181">
        <w:r w:rsidR="00687724">
          <w:rPr>
            <w:rFonts w:ascii="Sari Offc" w:hAnsi="Sari Offc"/>
          </w:rPr>
          <w:t>,</w:t>
        </w:r>
      </w:ins>
      <w:ins w:author="Namita Salgiya" w:date="2026-01-13T19:05:00Z" w:id="182">
        <w:r>
          <w:rPr>
            <w:rFonts w:ascii="Sari Offc" w:hAnsi="Sari Offc"/>
          </w:rPr>
          <w:t>4</w:t>
        </w:r>
        <w:r w:rsidRPr="006E0281">
          <w:rPr>
            <w:rFonts w:ascii="Sari Offc" w:hAnsi="Sari Offc"/>
          </w:rPr>
          <w:t>99 + taxes</w:t>
        </w:r>
        <w:r w:rsidRPr="006E0281">
          <w:rPr>
            <w:rFonts w:ascii="Sari Offc" w:hAnsi="Sari Offc"/>
            <w:lang w:val="en-IN"/>
          </w:rPr>
          <w:t xml:space="preserve">. The Renewal Fee is </w:t>
        </w:r>
        <w:r w:rsidRPr="006E0281">
          <w:rPr>
            <w:rFonts w:ascii="Sari Offc" w:hAnsi="Sari Offc"/>
          </w:rPr>
          <w:t xml:space="preserve">Rs. </w:t>
        </w:r>
        <w:r>
          <w:rPr>
            <w:rFonts w:ascii="Sari Offc" w:hAnsi="Sari Offc"/>
          </w:rPr>
          <w:t>1</w:t>
        </w:r>
      </w:ins>
      <w:ins w:author="Upadhyay , Shubham (SBICard)" w:date="2026-01-14T16:52:00Z" w:id="183">
        <w:r w:rsidR="00687724">
          <w:rPr>
            <w:rFonts w:ascii="Sari Offc" w:hAnsi="Sari Offc"/>
          </w:rPr>
          <w:t>,</w:t>
        </w:r>
      </w:ins>
      <w:ins w:author="Namita Salgiya" w:date="2026-01-13T19:05:00Z" w:id="184">
        <w:r>
          <w:rPr>
            <w:rFonts w:ascii="Sari Offc" w:hAnsi="Sari Offc"/>
          </w:rPr>
          <w:t>4</w:t>
        </w:r>
        <w:r w:rsidRPr="006E0281">
          <w:rPr>
            <w:rFonts w:ascii="Sari Offc" w:hAnsi="Sari Offc"/>
          </w:rPr>
          <w:t xml:space="preserve">99 + taxes </w:t>
        </w:r>
        <w:r w:rsidRPr="006E0281">
          <w:rPr>
            <w:rFonts w:ascii="Sari Offc" w:hAnsi="Sari Offc"/>
            <w:lang w:val="en-IN"/>
          </w:rPr>
          <w:t xml:space="preserve">from </w:t>
        </w:r>
        <w:del w:author="Upadhyay , Shubham (SBICard)" w:date="2026-01-14T16:52:00Z" w:id="185">
          <w:r w:rsidRPr="006E0281" w:rsidDel="00687724">
            <w:rPr>
              <w:rFonts w:ascii="Sari Offc" w:hAnsi="Sari Offc"/>
              <w:lang w:val="en-IN"/>
            </w:rPr>
            <w:delText xml:space="preserve">the </w:delText>
          </w:r>
        </w:del>
        <w:r w:rsidRPr="006E0281">
          <w:rPr>
            <w:rFonts w:ascii="Sari Offc" w:hAnsi="Sari Offc"/>
            <w:lang w:val="en-IN"/>
          </w:rPr>
          <w:t>second year onwards.</w:t>
        </w:r>
        <w:r>
          <w:rPr>
            <w:rFonts w:ascii="Sari Offc" w:hAnsi="Sari Offc"/>
            <w:lang w:val="en-IN"/>
          </w:rPr>
          <w:t xml:space="preserve"> </w:t>
        </w:r>
        <w:r w:rsidRPr="006E0281">
          <w:rPr>
            <w:rFonts w:ascii="Sari Offc" w:hAnsi="Sari Offc"/>
          </w:rPr>
          <w:t>Renewal Fee is reversed if annual spends for last year &gt;= Rs. 2,00,000.</w:t>
        </w:r>
      </w:ins>
    </w:p>
    <w:p w:rsidRPr="006E0281" w:rsidR="006E0281" w:rsidP="006E0281" w:rsidRDefault="006E0281" w14:paraId="37BC81CF" w14:textId="77777777">
      <w:pPr>
        <w:rPr>
          <w:ins w:author="Namita Salgiya" w:date="2026-01-13T19:05:00Z" w:id="186"/>
          <w:rFonts w:ascii="Sari Offc" w:hAnsi="Sari Offc"/>
          <w:b/>
          <w:bCs/>
          <w:lang w:val="en-IN"/>
        </w:rPr>
      </w:pPr>
      <w:ins w:author="Namita Salgiya" w:date="2026-01-13T19:05:00Z" w:id="187">
        <w:r w:rsidRPr="006E0281">
          <w:rPr>
            <w:rFonts w:ascii="Sari Offc" w:hAnsi="Sari Offc"/>
            <w:b/>
            <w:bCs/>
            <w:lang w:val="en-IN"/>
          </w:rPr>
          <w:t>Can I use my card internationally?</w:t>
        </w:r>
      </w:ins>
    </w:p>
    <w:p w:rsidRPr="006E0281" w:rsidR="006E0281" w:rsidP="006E0281" w:rsidRDefault="006E0281" w14:paraId="55CCB525" w14:textId="15288F53">
      <w:pPr>
        <w:rPr>
          <w:ins w:author="Namita Salgiya" w:date="2026-01-13T19:05:00Z" w:id="188"/>
          <w:rFonts w:ascii="Sari Offc" w:hAnsi="Sari Offc"/>
          <w:lang w:val="en-IN" w:eastAsia="en-IN"/>
        </w:rPr>
      </w:pPr>
      <w:ins w:author="Namita Salgiya" w:date="2026-01-13T19:05:00Z" w:id="189">
        <w:r w:rsidRPr="006E0281">
          <w:rPr>
            <w:rFonts w:ascii="Sari Offc" w:hAnsi="Sari Offc"/>
            <w:lang w:val="en-IN"/>
            <w:rPrChange w:author="Namita Salgiya" w:date="2026-01-13T19:06:00Z" w:id="190">
              <w:rPr>
                <w:lang w:val="en-IN"/>
              </w:rPr>
            </w:rPrChange>
          </w:rPr>
          <w:lastRenderedPageBreak/>
          <w:t xml:space="preserve">Yes, </w:t>
        </w:r>
        <w:r w:rsidRPr="006E0281">
          <w:rPr>
            <w:rFonts w:ascii="Sari Offc" w:hAnsi="Sari Offc"/>
            <w:rPrChange w:author="Namita Salgiya" w:date="2026-01-13T19:06:00Z" w:id="191">
              <w:rPr/>
            </w:rPrChange>
          </w:rPr>
          <w:t>you can use your SBI Card P</w:t>
        </w:r>
      </w:ins>
      <w:ins w:author="Namita Salgiya" w:date="2026-01-13T19:06:00Z" w:id="192">
        <w:r w:rsidRPr="006E0281">
          <w:rPr>
            <w:rFonts w:ascii="Sari Offc" w:hAnsi="Sari Offc"/>
            <w:rPrChange w:author="Namita Salgiya" w:date="2026-01-13T19:06:00Z" w:id="193">
              <w:rPr/>
            </w:rPrChange>
          </w:rPr>
          <w:t>ULSE</w:t>
        </w:r>
      </w:ins>
      <w:ins w:author="Namita Salgiya" w:date="2026-01-13T19:05:00Z" w:id="194">
        <w:r w:rsidRPr="006E0281">
          <w:rPr>
            <w:rFonts w:ascii="Sari Offc" w:hAnsi="Sari Offc"/>
            <w:rPrChange w:author="Namita Salgiya" w:date="2026-01-13T19:06:00Z" w:id="195">
              <w:rPr/>
            </w:rPrChange>
          </w:rPr>
          <w:t xml:space="preserve"> in over 24 million outlets across the globe, including 3,25,000 outlets in India</w:t>
        </w:r>
        <w:r w:rsidRPr="006E0281">
          <w:rPr>
            <w:rFonts w:ascii="Sari Offc" w:hAnsi="Sari Offc"/>
            <w:lang w:val="en-IN"/>
            <w:rPrChange w:author="Namita Salgiya" w:date="2026-01-13T19:06:00Z" w:id="196">
              <w:rPr>
                <w:lang w:val="en-IN"/>
              </w:rPr>
            </w:rPrChange>
          </w:rPr>
          <w:t xml:space="preserve">. </w:t>
        </w:r>
      </w:ins>
      <w:ins w:author="Namita Salgiya" w:date="2026-01-13T19:06:00Z" w:id="197">
        <w:r w:rsidRPr="006E0281">
          <w:rPr>
            <w:rFonts w:ascii="Sari Offc" w:hAnsi="Sari Offc"/>
            <w:lang w:val="en-IN"/>
            <w:rPrChange w:author="Namita Salgiya" w:date="2026-01-13T19:06:00Z" w:id="198">
              <w:rPr>
                <w:lang w:val="en-IN"/>
              </w:rPr>
            </w:rPrChange>
          </w:rPr>
          <w:t xml:space="preserve">You can use your card to make payments at any outlet that accepts Visa. </w:t>
        </w:r>
      </w:ins>
      <w:ins w:author="Namita Salgiya" w:date="2026-01-13T19:05:00Z" w:id="199">
        <w:r w:rsidRPr="006E0281">
          <w:rPr>
            <w:rFonts w:ascii="Sari Offc" w:hAnsi="Sari Offc"/>
            <w:lang w:val="en-IN"/>
            <w:rPrChange w:author="Namita Salgiya" w:date="2026-01-13T19:06:00Z" w:id="200">
              <w:rPr>
                <w:lang w:val="en-IN"/>
              </w:rPr>
            </w:rPrChange>
          </w:rPr>
          <w:t xml:space="preserve">You can </w:t>
        </w:r>
      </w:ins>
      <w:ins w:author="Namita Salgiya" w:date="2026-01-13T19:06:00Z" w:id="201">
        <w:r>
          <w:rPr>
            <w:rFonts w:ascii="Sari Offc" w:hAnsi="Sari Offc"/>
            <w:lang w:val="en-IN" w:eastAsia="en-IN"/>
          </w:rPr>
          <w:t>withdraw</w:t>
        </w:r>
        <w:r w:rsidRPr="006E0281">
          <w:rPr>
            <w:rFonts w:ascii="Sari Offc" w:hAnsi="Sari Offc"/>
            <w:lang w:val="en-IN" w:eastAsia="en-IN"/>
            <w:rPrChange w:author="Namita Salgiya" w:date="2026-01-13T19:06:00Z" w:id="202">
              <w:rPr>
                <w:lang w:val="en-IN" w:eastAsia="en-IN"/>
              </w:rPr>
            </w:rPrChange>
          </w:rPr>
          <w:t xml:space="preserve"> cash from over 1 million Visa ATMs across the globe</w:t>
        </w:r>
        <w:r>
          <w:rPr>
            <w:rFonts w:ascii="Sari Offc" w:hAnsi="Sari Offc"/>
            <w:lang w:val="en-IN" w:eastAsia="en-IN"/>
          </w:rPr>
          <w:t>.</w:t>
        </w:r>
      </w:ins>
    </w:p>
    <w:p w:rsidRPr="006E0281" w:rsidR="006E0281" w:rsidP="006E0281" w:rsidRDefault="006E0281" w14:paraId="294E2934" w14:textId="77777777">
      <w:pPr>
        <w:rPr>
          <w:ins w:author="Namita Salgiya" w:date="2026-01-13T19:05:00Z" w:id="203"/>
          <w:rFonts w:ascii="Sari Offc" w:hAnsi="Sari Offc"/>
          <w:b/>
          <w:bCs/>
          <w:lang w:val="en-IN"/>
        </w:rPr>
      </w:pPr>
      <w:ins w:author="Namita Salgiya" w:date="2026-01-13T19:05:00Z" w:id="204">
        <w:r w:rsidRPr="006E0281">
          <w:rPr>
            <w:rFonts w:ascii="Sari Offc" w:hAnsi="Sari Offc"/>
            <w:b/>
            <w:bCs/>
            <w:lang w:val="en-IN"/>
          </w:rPr>
          <w:t>How can I apply for the card?</w:t>
        </w:r>
      </w:ins>
    </w:p>
    <w:p w:rsidRPr="006E0281" w:rsidR="006E0281" w:rsidP="006E0281" w:rsidRDefault="006E0281" w14:paraId="368F84C9" w14:textId="7A6C9629">
      <w:pPr>
        <w:rPr>
          <w:ins w:author="Namita Salgiya" w:date="2026-01-13T19:05:00Z" w:id="205"/>
          <w:rFonts w:ascii="Sari Offc" w:hAnsi="Sari Offc"/>
          <w:lang w:val="en-IN"/>
        </w:rPr>
      </w:pPr>
      <w:ins w:author="Namita Salgiya" w:date="2026-01-13T19:05:00Z" w:id="206">
        <w:r w:rsidRPr="006E0281">
          <w:rPr>
            <w:rFonts w:ascii="Sari Offc" w:hAnsi="Sari Offc"/>
          </w:rPr>
          <w:t xml:space="preserve">You can apply for an SBI Credit Card </w:t>
        </w:r>
        <w:r w:rsidRPr="006E0281">
          <w:rPr>
            <w:rFonts w:ascii="Sari Offc" w:hAnsi="Sari Offc"/>
            <w:lang w:val="en-IN"/>
          </w:rPr>
          <w:t>through our Website </w:t>
        </w:r>
        <w:r w:rsidRPr="006E0281">
          <w:rPr>
            <w:rFonts w:ascii="Sari Offc" w:hAnsi="Sari Offc"/>
            <w:lang w:val="en-IN"/>
          </w:rPr>
          <w:fldChar w:fldCharType="begin"/>
        </w:r>
        <w:r w:rsidRPr="006E0281">
          <w:rPr>
            <w:rFonts w:ascii="Sari Offc" w:hAnsi="Sari Offc"/>
            <w:lang w:val="en-IN"/>
          </w:rPr>
          <w:instrText>HYPERLINK "https://www.sbicard.com/en/eapply.page" \t "_blank"</w:instrText>
        </w:r>
        <w:r w:rsidRPr="006E0281">
          <w:rPr>
            <w:rFonts w:ascii="Sari Offc" w:hAnsi="Sari Offc"/>
            <w:lang w:val="en-IN"/>
          </w:rPr>
          <w:fldChar w:fldCharType="separate"/>
        </w:r>
        <w:r w:rsidRPr="006E0281">
          <w:rPr>
            <w:rStyle w:val="Hyperlink"/>
            <w:rFonts w:ascii="Sari Offc" w:hAnsi="Sari Offc"/>
            <w:lang w:val="en-IN"/>
          </w:rPr>
          <w:t>sbicard.com</w:t>
        </w:r>
        <w:r w:rsidRPr="006E0281">
          <w:rPr>
            <w:rFonts w:ascii="Sari Offc" w:hAnsi="Sari Offc"/>
            <w:lang w:val="en-IN"/>
          </w:rPr>
          <w:fldChar w:fldCharType="end"/>
        </w:r>
        <w:r w:rsidRPr="006E0281">
          <w:rPr>
            <w:rFonts w:ascii="Sari Offc" w:hAnsi="Sari Offc"/>
          </w:rPr>
          <w:t xml:space="preserve"> or via our Chatbot ILA. </w:t>
        </w:r>
        <w:r w:rsidRPr="006E0281">
          <w:rPr>
            <w:rFonts w:ascii="Sari Offc" w:hAnsi="Sari Offc"/>
            <w:lang w:val="en-IN"/>
          </w:rPr>
          <w:t xml:space="preserve">Alternatively, you can call SBI Card Helpline 39 02 02 02 </w:t>
        </w:r>
        <w:r w:rsidRPr="006E0281">
          <w:rPr>
            <w:rFonts w:ascii="Sari Offc" w:hAnsi="Sari Offc"/>
          </w:rPr>
          <w:t>(</w:t>
        </w:r>
        <w:r w:rsidRPr="006E0281">
          <w:rPr>
            <w:rFonts w:ascii="Sari Offc" w:hAnsi="Sari Offc"/>
            <w:lang w:val="en-IN"/>
          </w:rPr>
          <w:t>prefix</w:t>
        </w:r>
        <w:r w:rsidRPr="006E0281">
          <w:rPr>
            <w:rFonts w:ascii="Sari Offc" w:hAnsi="Sari Offc"/>
          </w:rPr>
          <w:t xml:space="preserve"> your city STD code) </w:t>
        </w:r>
        <w:r w:rsidRPr="006E0281">
          <w:rPr>
            <w:rFonts w:ascii="Sari Offc" w:hAnsi="Sari Offc"/>
            <w:lang w:val="en-IN"/>
          </w:rPr>
          <w:t>or visit the nearest SBI branch</w:t>
        </w:r>
        <w:del w:author="Upadhyay , Shubham (SBICard)" w:date="2026-01-14T16:54:00Z" w:id="207">
          <w:r w:rsidRPr="006E0281" w:rsidDel="0020798B">
            <w:rPr>
              <w:rFonts w:ascii="Sari Offc" w:hAnsi="Sari Offc"/>
              <w:lang w:val="en-IN"/>
            </w:rPr>
            <w:delText xml:space="preserve"> to apply for an SBI Credit Card</w:delText>
          </w:r>
        </w:del>
        <w:r w:rsidRPr="006E0281">
          <w:rPr>
            <w:rFonts w:ascii="Sari Offc" w:hAnsi="Sari Offc"/>
            <w:lang w:val="en-IN"/>
          </w:rPr>
          <w:t>.</w:t>
        </w:r>
      </w:ins>
    </w:p>
    <w:p w:rsidRPr="006E0281" w:rsidR="006E0281" w:rsidRDefault="006E0281" w14:paraId="2812BFE8" w14:textId="77777777">
      <w:pPr>
        <w:rPr>
          <w:ins w:author="Namita Salgiya" w:date="2026-01-13T19:04:00Z" w:id="208"/>
          <w:rFonts w:ascii="Sari Offc" w:hAnsi="Sari Offc"/>
          <w:lang w:val="en-IN"/>
          <w:rPrChange w:author="Namita Salgiya" w:date="2026-01-13T19:04:00Z" w:id="209">
            <w:rPr>
              <w:ins w:author="Namita Salgiya" w:date="2026-01-13T19:04:00Z" w:id="210"/>
              <w:lang w:val="en-IN"/>
            </w:rPr>
          </w:rPrChange>
        </w:rPr>
        <w:pPrChange w:author="Namita Salgiya" w:date="2026-01-13T19:04:00Z" w:id="211">
          <w:pPr>
            <w:numPr>
              <w:numId w:val="33"/>
            </w:numPr>
            <w:tabs>
              <w:tab w:val="num" w:pos="720"/>
            </w:tabs>
            <w:ind w:left="720" w:hanging="360"/>
          </w:pPr>
        </w:pPrChange>
      </w:pPr>
    </w:p>
    <w:p w:rsidRPr="00C836A7" w:rsidR="009164D7" w:rsidP="004A5805" w:rsidRDefault="009164D7" w14:paraId="7415B9E1" w14:textId="0088E17B">
      <w:pPr>
        <w:jc w:val="center"/>
        <w:rPr>
          <w:rFonts w:ascii="Sari Offc" w:hAnsi="Sari Offc"/>
          <w:b/>
          <w:bCs/>
          <w:u w:val="single"/>
          <w:lang w:val="en-IN"/>
        </w:rPr>
      </w:pPr>
      <w:r w:rsidRPr="009E7C55">
        <w:rPr>
          <w:rFonts w:ascii="Sari Offc" w:hAnsi="Sari Offc"/>
          <w:b/>
          <w:bCs/>
          <w:i/>
          <w:iCs/>
          <w:u w:val="single"/>
          <w:lang w:val="en-IN"/>
          <w:rPrChange w:author="Arun Kaushal" w:date="2026-01-01T11:36:00Z" w:id="212">
            <w:rPr>
              <w:rFonts w:ascii="Sari Offc" w:hAnsi="Sari Offc"/>
              <w:b/>
              <w:bCs/>
              <w:u w:val="single"/>
              <w:lang w:val="en-IN"/>
            </w:rPr>
          </w:rPrChange>
        </w:rPr>
        <w:t>Other</w:t>
      </w:r>
      <w:r w:rsidRPr="00C836A7">
        <w:rPr>
          <w:rFonts w:ascii="Sari Offc" w:hAnsi="Sari Offc"/>
          <w:b/>
          <w:bCs/>
          <w:u w:val="single"/>
          <w:lang w:val="en-IN"/>
        </w:rPr>
        <w:t xml:space="preserve"> </w:t>
      </w:r>
      <w:r w:rsidRPr="009E7C55">
        <w:rPr>
          <w:rFonts w:ascii="Sari Offc" w:hAnsi="Sari Offc"/>
          <w:b/>
          <w:bCs/>
          <w:caps/>
          <w:u w:val="single"/>
          <w:lang w:val="en-IN"/>
          <w:rPrChange w:author="Arun Kaushal" w:date="2026-01-01T11:36:00Z" w:id="213">
            <w:rPr>
              <w:rFonts w:ascii="Sari Offc" w:hAnsi="Sari Offc"/>
              <w:b/>
              <w:bCs/>
              <w:u w:val="single"/>
              <w:lang w:val="en-IN"/>
            </w:rPr>
          </w:rPrChange>
        </w:rPr>
        <w:t>Features</w:t>
      </w:r>
    </w:p>
    <w:p w:rsidRPr="00C836A7" w:rsidR="00F318DC" w:rsidP="00F318DC" w:rsidRDefault="00F318DC" w14:paraId="72C76E23" w14:textId="77777777">
      <w:pPr>
        <w:rPr>
          <w:rFonts w:ascii="Sari Offc" w:hAnsi="Sari Offc"/>
          <w:b/>
          <w:bCs/>
          <w:lang w:val="en-IN"/>
        </w:rPr>
      </w:pPr>
      <w:r w:rsidRPr="00C836A7">
        <w:rPr>
          <w:rFonts w:ascii="Sari Offc" w:hAnsi="Sari Offc"/>
          <w:b/>
          <w:bCs/>
          <w:lang w:val="en-IN"/>
        </w:rPr>
        <w:t>Contactless Advantage</w:t>
      </w:r>
    </w:p>
    <w:p w:rsidRPr="00C836A7" w:rsidR="00F318DC" w:rsidP="00F318DC" w:rsidRDefault="00F318DC" w14:paraId="67D93AD6" w14:textId="74756090">
      <w:pPr>
        <w:pStyle w:val="ListParagraph"/>
        <w:numPr>
          <w:ilvl w:val="0"/>
          <w:numId w:val="33"/>
        </w:numPr>
        <w:rPr>
          <w:rFonts w:ascii="Sari Offc" w:hAnsi="Sari Offc"/>
        </w:rPr>
      </w:pPr>
      <w:r w:rsidRPr="00C836A7">
        <w:rPr>
          <w:rFonts w:ascii="Sari Offc" w:hAnsi="Sari Offc"/>
          <w:b/>
          <w:bCs/>
          <w:lang w:val="en-IN"/>
        </w:rPr>
        <w:t>Tap &amp; Pay with Ease:</w:t>
      </w:r>
      <w:r w:rsidRPr="00C836A7">
        <w:rPr>
          <w:rFonts w:ascii="Sari Offc" w:hAnsi="Sari Offc"/>
          <w:lang w:val="en-IN"/>
        </w:rPr>
        <w:t xml:space="preserve"> </w:t>
      </w:r>
      <w:r w:rsidRPr="00C836A7">
        <w:rPr>
          <w:rFonts w:ascii="Sari Offc" w:hAnsi="Sari Offc"/>
        </w:rPr>
        <w:t xml:space="preserve">Make everyday payments effortlessly with SBI Card </w:t>
      </w:r>
      <w:commentRangeStart w:id="214"/>
      <w:del w:author="Namita Salgiya" w:date="2025-12-31T18:31:00Z" w:id="215">
        <w:r w:rsidRPr="00C836A7" w:rsidDel="00B96D98">
          <w:rPr>
            <w:rFonts w:ascii="Sari Offc" w:hAnsi="Sari Offc"/>
          </w:rPr>
          <w:delText>ELITE</w:delText>
        </w:r>
        <w:commentRangeEnd w:id="214"/>
        <w:r w:rsidDel="00B96D98" w:rsidR="00BF170D">
          <w:rPr>
            <w:rStyle w:val="CommentReference"/>
            <w:rFonts w:ascii="Sari Offc" w:hAnsi="Sari Offc"/>
            <w:sz w:val="22"/>
            <w:szCs w:val="22"/>
          </w:rPr>
          <w:commentReference w:id="214"/>
        </w:r>
      </w:del>
      <w:ins w:author="Namita Salgiya" w:date="2025-12-31T18:31:00Z" w:id="216">
        <w:r w:rsidR="00B96D98">
          <w:rPr>
            <w:rFonts w:ascii="Sari Offc" w:hAnsi="Sari Offc"/>
          </w:rPr>
          <w:t>PULSE</w:t>
        </w:r>
      </w:ins>
      <w:r w:rsidRPr="00C836A7">
        <w:rPr>
          <w:rFonts w:ascii="Sari Offc" w:hAnsi="Sari Offc"/>
        </w:rPr>
        <w:t>. Simply tap your card on a secure reader for instant transactions.</w:t>
      </w:r>
    </w:p>
    <w:p w:rsidRPr="00C836A7" w:rsidR="00F318DC" w:rsidP="00F318DC" w:rsidRDefault="00F318DC" w14:paraId="13B302FB" w14:textId="77777777">
      <w:pPr>
        <w:pStyle w:val="ListParagraph"/>
        <w:numPr>
          <w:ilvl w:val="0"/>
          <w:numId w:val="33"/>
        </w:numPr>
        <w:rPr>
          <w:rFonts w:ascii="Sari Offc" w:hAnsi="Sari Offc"/>
          <w:lang w:val="en-IN"/>
        </w:rPr>
      </w:pPr>
      <w:r w:rsidRPr="00C836A7">
        <w:rPr>
          <w:rFonts w:ascii="Sari Offc" w:hAnsi="Sari Offc"/>
          <w:b/>
          <w:bCs/>
          <w:lang w:val="en-IN"/>
        </w:rPr>
        <w:t>Fast &amp; Convenient:</w:t>
      </w:r>
      <w:r w:rsidRPr="00C836A7">
        <w:rPr>
          <w:rFonts w:ascii="Sari Offc" w:hAnsi="Sari Offc"/>
          <w:lang w:val="en-IN"/>
        </w:rPr>
        <w:t xml:space="preserve"> No need to hand over your card or fumble for cash or coins. Tap and go for small, everyday payments in seconds.</w:t>
      </w:r>
    </w:p>
    <w:p w:rsidR="00F318DC" w:rsidP="00F318DC" w:rsidRDefault="00F318DC" w14:paraId="5586057D" w14:textId="201E8E87">
      <w:pPr>
        <w:pStyle w:val="ListParagraph"/>
        <w:numPr>
          <w:ilvl w:val="0"/>
          <w:numId w:val="45"/>
        </w:numPr>
        <w:rPr>
          <w:ins w:author="Namita Salgiya" w:date="2026-01-13T19:06:00Z" w:id="217"/>
          <w:rFonts w:ascii="Sari Offc" w:hAnsi="Sari Offc"/>
          <w:lang w:val="en-IN"/>
        </w:rPr>
      </w:pPr>
      <w:r w:rsidRPr="00C836A7">
        <w:rPr>
          <w:rFonts w:ascii="Sari Offc" w:hAnsi="Sari Offc"/>
          <w:b/>
          <w:bCs/>
          <w:lang w:val="en-IN"/>
        </w:rPr>
        <w:t>Secure Transactions:</w:t>
      </w:r>
      <w:r w:rsidRPr="00C836A7">
        <w:rPr>
          <w:rFonts w:ascii="Sari Offc" w:hAnsi="Sari Offc"/>
          <w:lang w:val="en-IN"/>
        </w:rPr>
        <w:t xml:space="preserve"> Your card stays in your hand during the transaction, reducing the risk of loss or fraud. Visa </w:t>
      </w:r>
      <w:r w:rsidRPr="00C836A7" w:rsidR="00BF170D">
        <w:rPr>
          <w:rFonts w:ascii="Sari Offc" w:hAnsi="Sari Offc"/>
          <w:lang w:val="en-IN"/>
        </w:rPr>
        <w:t>P</w:t>
      </w:r>
      <w:r w:rsidRPr="00C836A7">
        <w:rPr>
          <w:rFonts w:ascii="Sari Offc" w:hAnsi="Sari Offc"/>
          <w:lang w:val="en-IN"/>
        </w:rPr>
        <w:t>ayWave’s unique security key ensures that even if the card is tapped multiple times, only one transaction is processed.</w:t>
      </w:r>
    </w:p>
    <w:p w:rsidR="00553F71" w:rsidP="00553F71" w:rsidRDefault="00553F71" w14:paraId="2F80B7CD" w14:textId="77777777">
      <w:pPr>
        <w:pStyle w:val="ListParagraph"/>
        <w:numPr>
          <w:ilvl w:val="0"/>
          <w:numId w:val="45"/>
        </w:numPr>
        <w:spacing w:line="256" w:lineRule="auto"/>
        <w:rPr>
          <w:ins w:author="Namita Salgiya" w:date="2026-01-13T19:06:00Z" w:id="218"/>
        </w:rPr>
      </w:pPr>
      <w:ins w:author="Namita Salgiya" w:date="2026-01-13T19:06:00Z" w:id="219">
        <w:r>
          <w:fldChar w:fldCharType="begin"/>
        </w:r>
        <w:r>
          <w:instrText>HYPERLINK "https://www.sbicard.com/sbi-card-en/assets/docs/pdf/personal/credit-cards/lifestyle/sbi-signature-contactless-card/Signature%20Contactless%20FAQ.pdf" \t "_blank"</w:instrText>
        </w:r>
        <w:r>
          <w:fldChar w:fldCharType="separate"/>
        </w:r>
        <w:r>
          <w:rPr>
            <w:rStyle w:val="Hyperlink"/>
          </w:rPr>
          <w:t>Click here</w:t>
        </w:r>
        <w:r>
          <w:fldChar w:fldCharType="end"/>
        </w:r>
        <w:r>
          <w:t xml:space="preserve"> for FAQs on contactless credit card.</w:t>
        </w:r>
      </w:ins>
    </w:p>
    <w:p w:rsidR="00553F71" w:rsidP="00553F71" w:rsidRDefault="00553F71" w14:paraId="78180F68" w14:textId="77777777">
      <w:pPr>
        <w:pStyle w:val="ListParagraph"/>
        <w:numPr>
          <w:ilvl w:val="0"/>
          <w:numId w:val="45"/>
        </w:numPr>
        <w:spacing w:line="256" w:lineRule="auto"/>
        <w:rPr>
          <w:ins w:author="Namita Salgiya" w:date="2026-01-13T19:06:00Z" w:id="220"/>
        </w:rPr>
      </w:pPr>
      <w:ins w:author="Namita Salgiya" w:date="2026-01-13T19:06:00Z" w:id="221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Click here</w:t>
        </w:r>
        <w:r>
          <w:fldChar w:fldCharType="end"/>
        </w:r>
        <w:r>
          <w:t xml:space="preserve"> for the list of Merchants enabled for contactless transactions.</w:t>
        </w:r>
      </w:ins>
    </w:p>
    <w:p w:rsidRPr="00C836A7" w:rsidR="00553F71" w:rsidRDefault="00553F71" w14:paraId="1A8F73EC" w14:textId="77777777">
      <w:pPr>
        <w:pStyle w:val="ListParagraph"/>
        <w:rPr>
          <w:rFonts w:ascii="Sari Offc" w:hAnsi="Sari Offc"/>
          <w:lang w:val="en-IN"/>
        </w:rPr>
        <w:pPrChange w:author="Namita Salgiya" w:date="2026-01-13T19:06:00Z" w:id="222">
          <w:pPr>
            <w:pStyle w:val="ListParagraph"/>
            <w:numPr>
              <w:numId w:val="45"/>
            </w:numPr>
            <w:ind w:hanging="360"/>
          </w:pPr>
        </w:pPrChange>
      </w:pPr>
    </w:p>
    <w:p w:rsidRPr="00C836A7" w:rsidR="00F318DC" w:rsidP="00F318DC" w:rsidRDefault="00F318DC" w14:paraId="118D6FFE" w14:textId="77777777">
      <w:pPr>
        <w:rPr>
          <w:rFonts w:ascii="Sari Offc" w:hAnsi="Sari Offc"/>
          <w:b/>
          <w:bCs/>
          <w:lang w:val="en-IN"/>
        </w:rPr>
      </w:pPr>
      <w:r w:rsidRPr="00C836A7">
        <w:rPr>
          <w:rFonts w:ascii="Sari Offc" w:hAnsi="Sari Offc"/>
          <w:b/>
          <w:bCs/>
          <w:lang w:val="en-IN"/>
        </w:rPr>
        <w:t>Global Acceptance</w:t>
      </w:r>
    </w:p>
    <w:p w:rsidRPr="00C836A7" w:rsidR="00F318DC" w:rsidP="00F318DC" w:rsidRDefault="00F318DC" w14:paraId="7A0E261B" w14:textId="77777777">
      <w:pPr>
        <w:pStyle w:val="ListParagraph"/>
        <w:numPr>
          <w:ilvl w:val="0"/>
          <w:numId w:val="45"/>
        </w:numPr>
        <w:rPr>
          <w:rFonts w:ascii="Sari Offc" w:hAnsi="Sari Offc"/>
          <w:lang w:val="en-IN"/>
        </w:rPr>
      </w:pPr>
      <w:r w:rsidRPr="00C836A7">
        <w:rPr>
          <w:rFonts w:ascii="Sari Offc" w:hAnsi="Sari Offc"/>
          <w:lang w:val="en-IN"/>
        </w:rPr>
        <w:t>Accepted in over 24 million outlets globally, including 3,25,000 in India</w:t>
      </w:r>
    </w:p>
    <w:p w:rsidR="00F318DC" w:rsidP="009164D7" w:rsidRDefault="00F318DC" w14:paraId="019B45E5" w14:textId="086632EB">
      <w:pPr>
        <w:pStyle w:val="ListParagraph"/>
        <w:numPr>
          <w:ilvl w:val="0"/>
          <w:numId w:val="45"/>
        </w:numPr>
        <w:rPr>
          <w:ins w:author="Namita Salgiya" w:date="2026-01-13T19:07:00Z" w:id="223"/>
          <w:rFonts w:ascii="Sari Offc" w:hAnsi="Sari Offc"/>
          <w:lang w:val="en-IN" w:eastAsia="en-IN"/>
        </w:rPr>
      </w:pPr>
      <w:r w:rsidRPr="00C836A7">
        <w:rPr>
          <w:rFonts w:ascii="Sari Offc" w:hAnsi="Sari Offc"/>
          <w:lang w:val="en-IN" w:eastAsia="en-IN"/>
        </w:rPr>
        <w:t xml:space="preserve">Use your card to make payments at any outlet that accepts </w:t>
      </w:r>
      <w:r w:rsidRPr="00C836A7" w:rsidR="0020798B">
        <w:rPr>
          <w:rFonts w:ascii="Sari Offc" w:hAnsi="Sari Offc"/>
          <w:lang w:val="en-IN" w:eastAsia="en-IN"/>
        </w:rPr>
        <w:t>Visa</w:t>
      </w:r>
    </w:p>
    <w:p w:rsidRPr="00553F71" w:rsidR="00553F71" w:rsidP="00553F71" w:rsidRDefault="00553F71" w14:paraId="055A8328" w14:textId="77777777">
      <w:pPr>
        <w:rPr>
          <w:ins w:author="Namita Salgiya" w:date="2026-01-13T19:07:00Z" w:id="224"/>
          <w:rFonts w:ascii="Sari Offc" w:hAnsi="Sari Offc"/>
          <w:b/>
          <w:bCs/>
          <w:lang w:eastAsia="en-IN"/>
        </w:rPr>
      </w:pPr>
      <w:ins w:author="Namita Salgiya" w:date="2026-01-13T19:07:00Z" w:id="225">
        <w:r w:rsidRPr="00553F71">
          <w:rPr>
            <w:rFonts w:ascii="Sari Offc" w:hAnsi="Sari Offc"/>
            <w:b/>
            <w:bCs/>
            <w:lang w:eastAsia="en-IN"/>
          </w:rPr>
          <w:t>Add-on Cards</w:t>
        </w:r>
      </w:ins>
    </w:p>
    <w:p w:rsidRPr="00553F71" w:rsidR="00553F71" w:rsidRDefault="00553F71" w14:paraId="3C0B842F" w14:textId="218FF837">
      <w:pPr>
        <w:numPr>
          <w:ilvl w:val="0"/>
          <w:numId w:val="76"/>
        </w:numPr>
        <w:rPr>
          <w:rFonts w:ascii="Sari Offc" w:hAnsi="Sari Offc"/>
          <w:lang w:eastAsia="en-IN"/>
          <w:rPrChange w:author="Namita Salgiya" w:date="2026-01-13T19:07:00Z" w:id="226">
            <w:rPr>
              <w:lang w:val="en-IN" w:eastAsia="en-IN"/>
            </w:rPr>
          </w:rPrChange>
        </w:rPr>
        <w:pPrChange w:author="Namita Salgiya" w:date="2026-01-13T19:07:00Z" w:id="227">
          <w:pPr>
            <w:pStyle w:val="ListParagraph"/>
            <w:numPr>
              <w:numId w:val="45"/>
            </w:numPr>
            <w:ind w:hanging="360"/>
          </w:pPr>
        </w:pPrChange>
      </w:pPr>
      <w:ins w:author="Namita Salgiya" w:date="2026-01-13T19:07:00Z" w:id="228">
        <w:r w:rsidRPr="00553F71">
          <w:rPr>
            <w:rFonts w:ascii="Sari Offc" w:hAnsi="Sari Offc"/>
            <w:lang w:eastAsia="en-IN"/>
          </w:rPr>
          <w:t xml:space="preserve">Empower your family with </w:t>
        </w:r>
        <w:r w:rsidRPr="00553F71">
          <w:rPr>
            <w:rFonts w:ascii="Sari Offc" w:hAnsi="Sari Offc"/>
            <w:lang w:eastAsia="en-IN"/>
          </w:rPr>
          <w:fldChar w:fldCharType="begin"/>
        </w:r>
        <w:r w:rsidRPr="00553F71">
          <w:rPr>
            <w:rFonts w:ascii="Sari Offc" w:hAnsi="Sari Offc"/>
            <w:lang w:eastAsia="en-IN"/>
          </w:rPr>
          <w:instrText>HYPERLINK "https://www.sbicard.com/en/personal/benefits/add-on-card.page" \t "_blank"</w:instrText>
        </w:r>
        <w:r w:rsidRPr="00553F71">
          <w:rPr>
            <w:rFonts w:ascii="Sari Offc" w:hAnsi="Sari Offc"/>
            <w:lang w:eastAsia="en-IN"/>
          </w:rPr>
          <w:fldChar w:fldCharType="separate"/>
        </w:r>
        <w:r w:rsidRPr="00553F71">
          <w:rPr>
            <w:rStyle w:val="Hyperlink"/>
            <w:rFonts w:ascii="Sari Offc" w:hAnsi="Sari Offc"/>
            <w:lang w:eastAsia="en-IN"/>
          </w:rPr>
          <w:t>add-on cards</w:t>
        </w:r>
        <w:r w:rsidRPr="00553F71">
          <w:rPr>
            <w:rFonts w:ascii="Sari Offc" w:hAnsi="Sari Offc"/>
            <w:lang w:val="en-IN" w:eastAsia="en-IN"/>
          </w:rPr>
          <w:fldChar w:fldCharType="end"/>
        </w:r>
        <w:r w:rsidRPr="00553F71">
          <w:rPr>
            <w:rFonts w:ascii="Sari Offc" w:hAnsi="Sari Offc"/>
            <w:lang w:eastAsia="en-IN"/>
          </w:rPr>
          <w:t xml:space="preserve"> for your parents, spouse, children or siblings above the age of 18</w:t>
        </w:r>
      </w:ins>
    </w:p>
    <w:p w:rsidRPr="00C836A7" w:rsidR="00F318DC" w:rsidP="00F318DC" w:rsidRDefault="00F318DC" w14:paraId="3E4A8DF2" w14:textId="77777777">
      <w:pPr>
        <w:rPr>
          <w:rFonts w:ascii="Sari Offc" w:hAnsi="Sari Offc"/>
          <w:b/>
          <w:bCs/>
          <w:lang w:val="en-IN"/>
        </w:rPr>
      </w:pPr>
      <w:r w:rsidRPr="00C836A7">
        <w:rPr>
          <w:rFonts w:ascii="Sari Offc" w:hAnsi="Sari Offc"/>
          <w:b/>
          <w:bCs/>
          <w:lang w:val="en-IN"/>
        </w:rPr>
        <w:t>Fuel Surcharge Waiver</w:t>
      </w:r>
    </w:p>
    <w:p w:rsidRPr="00C836A7" w:rsidR="00F318DC" w:rsidP="00F318DC" w:rsidRDefault="00F318DC" w14:paraId="4D3464D7" w14:textId="77777777">
      <w:pPr>
        <w:pStyle w:val="ListParagraph"/>
        <w:numPr>
          <w:ilvl w:val="0"/>
          <w:numId w:val="45"/>
        </w:numPr>
        <w:rPr>
          <w:rFonts w:ascii="Sari Offc" w:hAnsi="Sari Offc"/>
          <w:lang w:val="en-IN"/>
        </w:rPr>
      </w:pPr>
      <w:r w:rsidRPr="00C836A7">
        <w:rPr>
          <w:rFonts w:ascii="Sari Offc" w:hAnsi="Sari Offc"/>
          <w:lang w:val="en-IN"/>
        </w:rPr>
        <w:t>Enjoy a 1% fuel surcharge waiver on every transaction between Rs. 500 and Rs. 4,000 at all petrol pumps across India.</w:t>
      </w:r>
    </w:p>
    <w:p w:rsidRPr="00C836A7" w:rsidR="00F318DC" w:rsidP="009164D7" w:rsidRDefault="00F318DC" w14:paraId="56EC3217" w14:textId="17D3B4C8">
      <w:pPr>
        <w:pStyle w:val="ListParagraph"/>
        <w:numPr>
          <w:ilvl w:val="0"/>
          <w:numId w:val="45"/>
        </w:numPr>
        <w:rPr>
          <w:rFonts w:ascii="Sari Offc" w:hAnsi="Sari Offc"/>
          <w:lang w:val="en-IN"/>
        </w:rPr>
      </w:pPr>
      <w:r w:rsidRPr="00C836A7">
        <w:rPr>
          <w:rFonts w:ascii="Sari Offc" w:hAnsi="Sari Offc"/>
          <w:lang w:val="en-IN"/>
        </w:rPr>
        <w:t>Maximum waiver of Rs. 250 per statement cycle, per credit card account.</w:t>
      </w:r>
    </w:p>
    <w:p w:rsidRPr="00C836A7" w:rsidR="004A5805" w:rsidP="004A5805" w:rsidRDefault="004A5805" w14:paraId="5C097B34" w14:textId="77777777">
      <w:pPr>
        <w:rPr>
          <w:rFonts w:ascii="Sari Offc" w:hAnsi="Sari Offc"/>
          <w:b/>
          <w:bCs/>
          <w:lang w:val="en-IN"/>
        </w:rPr>
      </w:pPr>
      <w:r w:rsidRPr="00C836A7">
        <w:rPr>
          <w:rFonts w:ascii="Sari Offc" w:hAnsi="Sari Offc"/>
          <w:b/>
          <w:bCs/>
          <w:lang w:val="en-IN"/>
        </w:rPr>
        <w:t>Cash Access Across the World</w:t>
      </w:r>
    </w:p>
    <w:p w:rsidRPr="00C836A7" w:rsidR="004A5805" w:rsidP="004A5805" w:rsidRDefault="004A5805" w14:paraId="72C8542D" w14:textId="197718D2">
      <w:pPr>
        <w:pStyle w:val="ListParagraph"/>
        <w:numPr>
          <w:ilvl w:val="0"/>
          <w:numId w:val="49"/>
        </w:numPr>
        <w:rPr>
          <w:rFonts w:ascii="Sari Offc" w:hAnsi="Sari Offc"/>
          <w:lang w:val="en-IN" w:eastAsia="en-IN"/>
        </w:rPr>
      </w:pPr>
      <w:r w:rsidRPr="00C836A7">
        <w:rPr>
          <w:rFonts w:ascii="Sari Offc" w:hAnsi="Sari Offc"/>
          <w:lang w:val="en-IN" w:eastAsia="en-IN"/>
        </w:rPr>
        <w:t>Withdraw cash from over 1 million Visa</w:t>
      </w:r>
      <w:r w:rsidRPr="00C836A7" w:rsidR="00F318DC">
        <w:rPr>
          <w:rFonts w:ascii="Sari Offc" w:hAnsi="Sari Offc"/>
          <w:lang w:val="en-IN" w:eastAsia="en-IN"/>
        </w:rPr>
        <w:t xml:space="preserve"> </w:t>
      </w:r>
      <w:r w:rsidRPr="00C836A7">
        <w:rPr>
          <w:rFonts w:ascii="Sari Offc" w:hAnsi="Sari Offc"/>
          <w:lang w:val="en-IN" w:eastAsia="en-IN"/>
        </w:rPr>
        <w:t>ATMs across the globe</w:t>
      </w:r>
    </w:p>
    <w:p w:rsidRPr="00C836A7" w:rsidR="004A5805" w:rsidP="004A5805" w:rsidRDefault="004A5805" w14:paraId="7435F394" w14:textId="77777777">
      <w:pPr>
        <w:rPr>
          <w:rFonts w:ascii="Sari Offc" w:hAnsi="Sari Offc"/>
          <w:b/>
          <w:bCs/>
          <w:lang w:val="en-IN"/>
        </w:rPr>
      </w:pPr>
      <w:proofErr w:type="spellStart"/>
      <w:r w:rsidRPr="00C836A7">
        <w:rPr>
          <w:rFonts w:ascii="Sari Offc" w:hAnsi="Sari Offc"/>
          <w:b/>
          <w:bCs/>
          <w:lang w:val="en-IN"/>
        </w:rPr>
        <w:t>Flexipay</w:t>
      </w:r>
      <w:proofErr w:type="spellEnd"/>
    </w:p>
    <w:p w:rsidRPr="00C836A7" w:rsidR="004A5805" w:rsidP="004A5805" w:rsidRDefault="004A5805" w14:paraId="037EB0CB" w14:textId="5D622C22">
      <w:pPr>
        <w:pStyle w:val="ListParagraph"/>
        <w:numPr>
          <w:ilvl w:val="0"/>
          <w:numId w:val="49"/>
        </w:numPr>
        <w:rPr>
          <w:rFonts w:ascii="Sari Offc" w:hAnsi="Sari Offc"/>
          <w:lang w:val="en-IN"/>
        </w:rPr>
      </w:pPr>
      <w:r w:rsidRPr="00C836A7">
        <w:rPr>
          <w:rFonts w:ascii="Sari Offc" w:hAnsi="Sari Offc"/>
          <w:lang w:val="en-IN"/>
        </w:rPr>
        <w:t>Convert eligible purchases into easy monthly EMIs</w:t>
      </w:r>
    </w:p>
    <w:p w:rsidR="00B96D98" w:rsidP="00B96D98" w:rsidRDefault="004A5805" w14:paraId="5BEC824F" w14:textId="694A1B31">
      <w:pPr>
        <w:pStyle w:val="ListParagraph"/>
        <w:numPr>
          <w:ilvl w:val="0"/>
          <w:numId w:val="49"/>
        </w:numPr>
        <w:rPr>
          <w:ins w:author="Namita Salgiya" w:date="2025-12-31T18:32:00Z" w:id="229"/>
          <w:rFonts w:ascii="Sari Offc" w:hAnsi="Sari Offc"/>
          <w:lang w:val="en-IN"/>
        </w:rPr>
      </w:pPr>
      <w:r w:rsidRPr="00C836A7">
        <w:rPr>
          <w:rFonts w:ascii="Sari Offc" w:hAnsi="Sari Offc"/>
          <w:lang w:val="en-IN"/>
        </w:rPr>
        <w:t>Applicable on transactions of Rs. 2,500 or more</w:t>
      </w:r>
    </w:p>
    <w:p w:rsidRPr="00553F71" w:rsidR="0008616D" w:rsidRDefault="0008616D" w14:paraId="38AF2657" w14:textId="202A5165">
      <w:pPr>
        <w:pStyle w:val="ListParagraph"/>
        <w:numPr>
          <w:ilvl w:val="0"/>
          <w:numId w:val="49"/>
        </w:numPr>
        <w:rPr>
          <w:ins w:author="Namita Salgiya" w:date="2026-01-13T19:08:00Z" w:id="230"/>
          <w:rPrChange w:author="Namita Salgiya" w:date="2026-01-13T19:08:00Z" w:id="231">
            <w:rPr>
              <w:ins w:author="Namita Salgiya" w:date="2026-01-13T19:08:00Z" w:id="232"/>
              <w:lang w:val="en-IN"/>
            </w:rPr>
          </w:rPrChange>
        </w:rPr>
        <w:pPrChange w:author="Namita Salgiya" w:date="2026-01-13T19:08:00Z" w:id="233">
          <w:pPr>
            <w:pStyle w:val="ListParagraph"/>
          </w:pPr>
        </w:pPrChange>
      </w:pPr>
      <w:ins w:author="Namita Salgiya" w:date="2025-12-31T18:32:00Z" w:id="234">
        <w:r w:rsidRPr="0008616D">
          <w:rPr>
            <w:rPrChange w:author="Namita Salgiya" w:date="2025-12-31T18:32:00Z" w:id="235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>Click </w:t>
        </w:r>
        <w:r w:rsidRPr="0008616D">
          <w:rPr>
            <w:rPrChange w:author="Namita Salgiya" w:date="2025-12-31T18:32:00Z" w:id="236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begin"/>
        </w:r>
        <w:r w:rsidRPr="0008616D">
          <w:rPr>
            <w:rPrChange w:author="Namita Salgiya" w:date="2025-12-31T18:32:00Z" w:id="237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instrText>HYPERLINK "https://www.sbicard.com/en/personal/benefits/lower-interest-option/flexi-pay.page" \t "_blank"</w:instrText>
        </w:r>
        <w:r w:rsidRPr="0008616D">
          <w:rPr>
            <w:rPrChange w:author="Namita Salgiya" w:date="2025-12-31T18:32:00Z" w:id="238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separate"/>
        </w:r>
        <w:r w:rsidRPr="0008616D">
          <w:rPr>
            <w:rStyle w:val="Hyperlink"/>
            <w:rPrChange w:author="Namita Salgiya" w:date="2025-12-31T18:32:00Z" w:id="239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>here </w:t>
        </w:r>
        <w:r w:rsidRPr="0008616D">
          <w:rPr>
            <w:rPrChange w:author="Namita Salgiya" w:date="2025-12-31T18:32:00Z" w:id="240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end"/>
        </w:r>
        <w:r w:rsidRPr="0008616D">
          <w:rPr>
            <w:rPrChange w:author="Namita Salgiya" w:date="2025-12-31T18:32:00Z" w:id="241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>to know more</w:t>
        </w:r>
      </w:ins>
    </w:p>
    <w:p w:rsidRPr="00553F71" w:rsidR="00553F71" w:rsidP="00553F71" w:rsidRDefault="00553F71" w14:paraId="428CB1D5" w14:textId="77777777">
      <w:pPr>
        <w:rPr>
          <w:ins w:author="Namita Salgiya" w:date="2026-01-13T19:08:00Z" w:id="242"/>
          <w:rFonts w:ascii="Sari Offc" w:hAnsi="Sari Offc"/>
          <w:b/>
          <w:bCs/>
        </w:rPr>
      </w:pPr>
      <w:ins w:author="Namita Salgiya" w:date="2026-01-13T19:08:00Z" w:id="243">
        <w:r w:rsidRPr="00553F71">
          <w:rPr>
            <w:rFonts w:ascii="Sari Offc" w:hAnsi="Sari Offc"/>
            <w:b/>
            <w:bCs/>
          </w:rPr>
          <w:t>Utility Bill Payment Facility</w:t>
        </w:r>
      </w:ins>
    </w:p>
    <w:p w:rsidRPr="00553F71" w:rsidR="00553F71" w:rsidP="00553F71" w:rsidRDefault="00553F71" w14:paraId="2A8F1EA8" w14:textId="77777777">
      <w:pPr>
        <w:numPr>
          <w:ilvl w:val="0"/>
          <w:numId w:val="77"/>
        </w:numPr>
        <w:rPr>
          <w:ins w:author="Namita Salgiya" w:date="2026-01-13T19:08:00Z" w:id="244"/>
          <w:rFonts w:ascii="Sari Offc" w:hAnsi="Sari Offc"/>
        </w:rPr>
      </w:pPr>
      <w:ins w:author="Namita Salgiya" w:date="2026-01-13T19:08:00Z" w:id="245">
        <w:r w:rsidRPr="00553F71">
          <w:rPr>
            <w:rFonts w:ascii="Sari Offc" w:hAnsi="Sari Offc"/>
          </w:rPr>
          <w:lastRenderedPageBreak/>
          <w:t xml:space="preserve">Pay your electricity, telephone, mobile and other utility bills using the Easy Bill Pay facility. </w:t>
        </w:r>
        <w:r w:rsidRPr="00553F71">
          <w:rPr>
            <w:rFonts w:ascii="Sari Offc" w:hAnsi="Sari Offc"/>
          </w:rPr>
          <w:fldChar w:fldCharType="begin"/>
        </w:r>
        <w:r w:rsidRPr="00553F71">
          <w:rPr>
            <w:rFonts w:ascii="Sari Offc" w:hAnsi="Sari Offc"/>
          </w:rPr>
          <w:instrText>HYPERLINK "https://www.sbicard.com/en/personal/benefits.page" \l "area5" \t "_blank"</w:instrText>
        </w:r>
        <w:r w:rsidRPr="00553F71">
          <w:rPr>
            <w:rFonts w:ascii="Sari Offc" w:hAnsi="Sari Offc"/>
          </w:rPr>
          <w:fldChar w:fldCharType="separate"/>
        </w:r>
        <w:r w:rsidRPr="00553F71">
          <w:rPr>
            <w:rStyle w:val="Hyperlink"/>
            <w:rFonts w:ascii="Sari Offc" w:hAnsi="Sari Offc"/>
          </w:rPr>
          <w:t>Click here</w:t>
        </w:r>
        <w:r w:rsidRPr="00553F71">
          <w:rPr>
            <w:rFonts w:ascii="Sari Offc" w:hAnsi="Sari Offc"/>
            <w:lang w:val="en-IN"/>
          </w:rPr>
          <w:fldChar w:fldCharType="end"/>
        </w:r>
        <w:r w:rsidRPr="00553F71">
          <w:rPr>
            <w:rFonts w:ascii="Sari Offc" w:hAnsi="Sari Offc"/>
          </w:rPr>
          <w:t xml:space="preserve"> to know more.</w:t>
        </w:r>
      </w:ins>
    </w:p>
    <w:p w:rsidRPr="00553F71" w:rsidR="00553F71" w:rsidP="00553F71" w:rsidRDefault="00553F71" w14:paraId="4F97EA8C" w14:textId="77777777">
      <w:pPr>
        <w:rPr>
          <w:ins w:author="Namita Salgiya" w:date="2026-01-13T19:08:00Z" w:id="246"/>
          <w:rFonts w:ascii="Sari Offc" w:hAnsi="Sari Offc"/>
          <w:b/>
          <w:bCs/>
        </w:rPr>
      </w:pPr>
      <w:ins w:author="Namita Salgiya" w:date="2026-01-13T19:08:00Z" w:id="247">
        <w:r w:rsidRPr="00553F71">
          <w:rPr>
            <w:rFonts w:ascii="Sari Offc" w:hAnsi="Sari Offc"/>
            <w:b/>
            <w:bCs/>
          </w:rPr>
          <w:t>Balance Transfer on EMI</w:t>
        </w:r>
      </w:ins>
    </w:p>
    <w:p w:rsidRPr="00553F71" w:rsidR="00553F71" w:rsidRDefault="00553F71" w14:paraId="120DDCB2" w14:textId="77777777">
      <w:pPr>
        <w:numPr>
          <w:ilvl w:val="0"/>
          <w:numId w:val="77"/>
        </w:numPr>
        <w:spacing w:after="0"/>
        <w:rPr>
          <w:ins w:author="Namita Salgiya" w:date="2026-01-13T19:08:00Z" w:id="248"/>
          <w:rFonts w:ascii="Sari Offc" w:hAnsi="Sari Offc"/>
        </w:rPr>
        <w:pPrChange w:author="Namita Salgiya" w:date="2026-01-13T19:08:00Z" w:id="249">
          <w:pPr>
            <w:numPr>
              <w:numId w:val="77"/>
            </w:numPr>
            <w:ind w:left="720" w:hanging="360"/>
          </w:pPr>
        </w:pPrChange>
      </w:pPr>
      <w:ins w:author="Namita Salgiya" w:date="2026-01-13T19:08:00Z" w:id="250">
        <w:r w:rsidRPr="00553F71">
          <w:rPr>
            <w:rFonts w:ascii="Sari Offc" w:hAnsi="Sari Offc"/>
          </w:rPr>
          <w:t xml:space="preserve">Save money on your credit card repayments. </w:t>
        </w:r>
      </w:ins>
    </w:p>
    <w:p w:rsidRPr="00553F71" w:rsidR="00553F71" w:rsidRDefault="00553F71" w14:paraId="38D8585B" w14:textId="6B9684BE">
      <w:pPr>
        <w:numPr>
          <w:ilvl w:val="0"/>
          <w:numId w:val="77"/>
        </w:numPr>
        <w:spacing w:after="0"/>
        <w:rPr>
          <w:ins w:author="Namita Salgiya" w:date="2026-01-13T19:08:00Z" w:id="251"/>
          <w:rFonts w:ascii="Sari Offc" w:hAnsi="Sari Offc"/>
        </w:rPr>
        <w:pPrChange w:author="Namita Salgiya" w:date="2026-01-13T19:08:00Z" w:id="252">
          <w:pPr>
            <w:numPr>
              <w:numId w:val="77"/>
            </w:numPr>
            <w:ind w:left="720" w:hanging="360"/>
          </w:pPr>
        </w:pPrChange>
      </w:pPr>
      <w:ins w:author="Namita Salgiya" w:date="2026-01-13T19:08:00Z" w:id="253">
        <w:r w:rsidRPr="00553F71">
          <w:rPr>
            <w:rFonts w:ascii="Sari Offc" w:hAnsi="Sari Offc"/>
          </w:rPr>
          <w:t xml:space="preserve">Transfer outstanding balances of other banks’ credit cards to your SBI Card </w:t>
        </w:r>
      </w:ins>
      <w:ins w:author="Namita Salgiya" w:date="2026-01-14T09:56:00Z" w:id="254">
        <w:r w:rsidR="00D61EE4">
          <w:rPr>
            <w:rFonts w:ascii="Sari Offc" w:hAnsi="Sari Offc"/>
          </w:rPr>
          <w:t>PUL</w:t>
        </w:r>
      </w:ins>
      <w:ins w:author="Namita Salgiya" w:date="2026-01-14T09:57:00Z" w:id="255">
        <w:r w:rsidR="00D61EE4">
          <w:rPr>
            <w:rFonts w:ascii="Sari Offc" w:hAnsi="Sari Offc"/>
          </w:rPr>
          <w:t xml:space="preserve">SE </w:t>
        </w:r>
      </w:ins>
      <w:ins w:author="Namita Salgiya" w:date="2026-01-13T19:08:00Z" w:id="256">
        <w:r w:rsidRPr="00553F71">
          <w:rPr>
            <w:rFonts w:ascii="Sari Offc" w:hAnsi="Sari Offc"/>
          </w:rPr>
          <w:t xml:space="preserve">at a lower interest rate and repay in easy EMIs. </w:t>
        </w:r>
        <w:r w:rsidRPr="00553F71">
          <w:rPr>
            <w:rFonts w:ascii="Sari Offc" w:hAnsi="Sari Offc"/>
          </w:rPr>
          <w:fldChar w:fldCharType="begin"/>
        </w:r>
        <w:r w:rsidRPr="00553F71">
          <w:rPr>
            <w:rFonts w:ascii="Sari Offc" w:hAnsi="Sari Offc"/>
          </w:rPr>
          <w:instrText>HYPERLINK "https://www.sbicard.com/en/personal/benefits/lower-interest-option/balance-transfer-on-emi.page" \t "_blank"</w:instrText>
        </w:r>
        <w:r w:rsidRPr="00553F71">
          <w:rPr>
            <w:rFonts w:ascii="Sari Offc" w:hAnsi="Sari Offc"/>
          </w:rPr>
          <w:fldChar w:fldCharType="separate"/>
        </w:r>
        <w:r w:rsidRPr="00553F71">
          <w:rPr>
            <w:rStyle w:val="Hyperlink"/>
            <w:rFonts w:ascii="Sari Offc" w:hAnsi="Sari Offc"/>
          </w:rPr>
          <w:t>Click here</w:t>
        </w:r>
        <w:r w:rsidRPr="00553F71">
          <w:rPr>
            <w:rFonts w:ascii="Sari Offc" w:hAnsi="Sari Offc"/>
            <w:lang w:val="en-IN"/>
          </w:rPr>
          <w:fldChar w:fldCharType="end"/>
        </w:r>
        <w:r w:rsidRPr="00553F71">
          <w:rPr>
            <w:rFonts w:ascii="Sari Offc" w:hAnsi="Sari Offc"/>
          </w:rPr>
          <w:t xml:space="preserve"> to know about Balance Transfer on EMI.</w:t>
        </w:r>
      </w:ins>
    </w:p>
    <w:p w:rsidRPr="00553F71" w:rsidR="00553F71" w:rsidRDefault="00553F71" w14:paraId="4A2A8682" w14:textId="77777777">
      <w:pPr>
        <w:numPr>
          <w:ilvl w:val="0"/>
          <w:numId w:val="77"/>
        </w:numPr>
        <w:spacing w:after="0"/>
        <w:rPr>
          <w:ins w:author="Namita Salgiya" w:date="2026-01-13T19:08:00Z" w:id="257"/>
          <w:rFonts w:ascii="Sari Offc" w:hAnsi="Sari Offc"/>
        </w:rPr>
        <w:pPrChange w:author="Namita Salgiya" w:date="2026-01-13T19:09:00Z" w:id="258">
          <w:pPr/>
        </w:pPrChange>
      </w:pPr>
      <w:ins w:author="Namita Salgiya" w:date="2026-01-13T19:08:00Z" w:id="259">
        <w:r w:rsidRPr="00553F71">
          <w:rPr>
            <w:rFonts w:ascii="Sari Offc" w:hAnsi="Sari Offc"/>
          </w:rPr>
          <w:t>Login to your account to avail this facility</w:t>
        </w:r>
      </w:ins>
      <w:ins w:author="Namita Salgiya" w:date="2026-01-13T19:09:00Z" w:id="260">
        <w:r>
          <w:rPr>
            <w:rFonts w:ascii="Sari Offc" w:hAnsi="Sari Offc"/>
          </w:rPr>
          <w:t>.</w:t>
        </w:r>
      </w:ins>
    </w:p>
    <w:p w:rsidR="00B96D98" w:rsidP="77B32426" w:rsidRDefault="00B96D98" w14:paraId="5414221D" w14:textId="397BB74A">
      <w:pPr>
        <w:pStyle w:val="m5750572643019898792msolistparagraph"/>
        <w:shd w:val="clear" w:color="auto" w:fill="FFFFFF"/>
        <w:spacing w:before="0" w:beforeAutospacing="0" w:after="0" w:afterAutospacing="0"/>
        <w:rPr>
          <w:ins w:author="Namita Salgiya" w:date="2025-12-31T18:27:00Z" w:id="261"/>
          <w:rFonts w:ascii="Calibri" w:hAnsi="Calibri" w:cs="Calibri"/>
          <w:b/>
          <w:bCs/>
          <w:color w:val="222222"/>
          <w:sz w:val="22"/>
          <w:szCs w:val="22"/>
          <w:u w:val="single"/>
        </w:rPr>
        <w:pPrChange w:author="Namita Salgiya" w:date="2026-01-13T19:09:00Z" w:id="262">
          <w:pPr>
            <w:pStyle w:val="m5750572643019898792msolistparagraph"/>
            <w:shd w:val="clear" w:color="auto" w:fill="FFFFFF"/>
            <w:spacing w:before="0" w:beforeAutospacing="0" w:after="0" w:afterAutospacing="0"/>
            <w:ind w:left="360"/>
            <w:jc w:val="center"/>
          </w:pPr>
        </w:pPrChange>
      </w:pPr>
    </w:p>
    <w:p w:rsidRPr="00B96D98" w:rsidR="00B96D98" w:rsidP="77B32426" w:rsidRDefault="00B96D98" w14:paraId="1C7509F9" w14:textId="535B937C">
      <w:pPr>
        <w:pStyle w:val="m5750572643019898792msolistparagraph"/>
        <w:shd w:val="clear" w:color="auto" w:fill="FFFFFF" w:themeFill="background1"/>
        <w:spacing w:before="0" w:beforeAutospacing="off" w:after="0" w:afterAutospacing="off"/>
        <w:rPr>
          <w:rFonts w:ascii="Calibri" w:hAnsi="Calibri" w:eastAsia="" w:cs="Calibri" w:eastAsiaTheme="majorEastAsia"/>
          <w:color w:val="1155CC"/>
          <w:sz w:val="22"/>
          <w:szCs w:val="22"/>
          <w:rPrChange w:author="Namita Salgiya" w:date="2025-12-31T18:27:00Z" w:id="306398856">
            <w:rPr>
              <w:lang w:val="en-IN"/>
            </w:rPr>
          </w:rPrChange>
        </w:rPr>
        <w:pPrChange w:author="Namita Salgiya" w:date="2025-12-31T18:27:00Z" w:id="278">
          <w:pPr>
            <w:pStyle w:val="ListParagraph"/>
            <w:numPr>
              <w:ilvl w:val="0"/>
              <w:numId w:val="49"/>
            </w:numPr>
            <w:ind w:hanging="360"/>
          </w:pPr>
        </w:pPrChange>
      </w:pPr>
    </w:p>
    <w:sectPr w:rsidRPr="00B96D98" w:rsidR="00B96D98">
      <w:footerReference w:type="even" r:id="rId20"/>
      <w:footerReference w:type="default" r:id="rId21"/>
      <w:footerReference w:type="first" r:id="rId2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JN(" w:author="Joshi, Nitin (SBICard)" w:date="2025-12-29T11:44:00Z" w:id="20">
    <w:p w:rsidR="00637D0A" w:rsidP="00637D0A" w:rsidRDefault="00637D0A" w14:paraId="28B51679" w14:textId="77777777">
      <w:pPr>
        <w:pStyle w:val="CommentText"/>
      </w:pPr>
      <w:r>
        <w:rPr>
          <w:rStyle w:val="CommentReference"/>
        </w:rPr>
        <w:annotationRef/>
      </w:r>
      <w:r>
        <w:t xml:space="preserve">Smartwatch </w:t>
      </w:r>
    </w:p>
  </w:comment>
  <w:comment w:initials="JN(" w:author="Joshi, Nitin (SBICard)" w:date="2025-12-29T11:44:00Z" w:id="27">
    <w:p w:rsidR="00637D0A" w:rsidP="00637D0A" w:rsidRDefault="00637D0A" w14:paraId="2DEC6100" w14:textId="77777777">
      <w:pPr>
        <w:pStyle w:val="CommentText"/>
      </w:pPr>
      <w:r>
        <w:rPr>
          <w:rStyle w:val="CommentReference"/>
        </w:rPr>
        <w:annotationRef/>
      </w:r>
      <w:proofErr w:type="spellStart"/>
      <w:r>
        <w:t>Netmeds</w:t>
      </w:r>
      <w:proofErr w:type="spellEnd"/>
      <w:r>
        <w:t xml:space="preserve"> first membership as well</w:t>
      </w:r>
    </w:p>
  </w:comment>
  <w:comment w:initials="US(" w:author="Upadhyay , Shubham (SBICard)" w:date="2025-12-31T11:47:00Z" w:id="94">
    <w:p w:rsidR="00C836A7" w:rsidP="00C836A7" w:rsidRDefault="00C836A7" w14:paraId="0268DF7F" w14:textId="77777777">
      <w:pPr>
        <w:pStyle w:val="CommentText"/>
      </w:pPr>
      <w:r>
        <w:rPr>
          <w:rStyle w:val="CommentReference"/>
        </w:rPr>
        <w:annotationRef/>
      </w:r>
      <w:r>
        <w:t xml:space="preserve">Please evaluate once. Suggest we call out ‘Cover’ </w:t>
      </w:r>
      <w:proofErr w:type="gramStart"/>
      <w:r>
        <w:t>separately ,</w:t>
      </w:r>
      <w:proofErr w:type="gramEnd"/>
      <w:r>
        <w:t xml:space="preserve"> just like we have in first and last point</w:t>
      </w:r>
    </w:p>
  </w:comment>
  <w:comment w:initials="JN(" w:author="Joshi, Nitin (SBICard)" w:date="2025-12-29T11:47:00Z" w:id="114">
    <w:p w:rsidR="00637D0A" w:rsidP="00637D0A" w:rsidRDefault="00637D0A" w14:paraId="09C6E3EB" w14:textId="77777777">
      <w:pPr>
        <w:pStyle w:val="CommentText"/>
      </w:pPr>
      <w:r>
        <w:rPr>
          <w:rStyle w:val="CommentReference"/>
        </w:rPr>
        <w:annotationRef/>
      </w:r>
      <w:r>
        <w:t xml:space="preserve">This is being revised to 4 per year </w:t>
      </w:r>
      <w:proofErr w:type="gramStart"/>
      <w:r>
        <w:t>( 1</w:t>
      </w:r>
      <w:proofErr w:type="gramEnd"/>
      <w:r>
        <w:t xml:space="preserve"> per quarter) from Jan 10 ’26</w:t>
      </w:r>
    </w:p>
  </w:comment>
  <w:comment w:initials="US(" w:author="Upadhyay , Shubham (SBICard)" w:date="2025-12-31T11:50:00Z" w:id="214">
    <w:p w:rsidR="00BF170D" w:rsidP="00BF170D" w:rsidRDefault="00BF170D" w14:paraId="7CB52842" w14:textId="77777777">
      <w:pPr>
        <w:pStyle w:val="CommentText"/>
      </w:pPr>
      <w:r>
        <w:rPr>
          <w:rStyle w:val="CommentReference"/>
        </w:rPr>
        <w:annotationRef/>
      </w:r>
      <w:r>
        <w:t>Please evaluate… Seems factually incorrect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8B51679" w15:done="0"/>
  <w15:commentEx w15:paraId="2DEC6100" w15:done="0"/>
  <w15:commentEx w15:paraId="0268DF7F" w15:done="0"/>
  <w15:commentEx w15:paraId="09C6E3EB" w15:done="0"/>
  <w15:commentEx w15:paraId="7CB528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2F36EFA" w16cex:dateUtc="2025-12-29T06:14:00Z"/>
  <w16cex:commentExtensible w16cex:durableId="653725B7" w16cex:dateUtc="2025-12-29T06:14:00Z"/>
  <w16cex:commentExtensible w16cex:durableId="60348291" w16cex:dateUtc="2025-12-31T06:17:00Z"/>
  <w16cex:commentExtensible w16cex:durableId="43F2F59A" w16cex:dateUtc="2025-12-29T06:17:00Z"/>
  <w16cex:commentExtensible w16cex:durableId="71B6012F" w16cex:dateUtc="2025-12-31T06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8B51679" w16cid:durableId="02F36EFA"/>
  <w16cid:commentId w16cid:paraId="2DEC6100" w16cid:durableId="653725B7"/>
  <w16cid:commentId w16cid:paraId="0268DF7F" w16cid:durableId="60348291"/>
  <w16cid:commentId w16cid:paraId="09C6E3EB" w16cid:durableId="43F2F59A"/>
  <w16cid:commentId w16cid:paraId="7CB52842" w16cid:durableId="71B601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3C10" w:rsidP="00DA3007" w:rsidRDefault="00293C10" w14:paraId="52901730" w14:textId="77777777">
      <w:pPr>
        <w:spacing w:after="0" w:line="240" w:lineRule="auto"/>
      </w:pPr>
      <w:r>
        <w:separator/>
      </w:r>
    </w:p>
  </w:endnote>
  <w:endnote w:type="continuationSeparator" w:id="0">
    <w:p w:rsidR="00293C10" w:rsidP="00DA3007" w:rsidRDefault="00293C10" w14:paraId="48FBD98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DA3007" w:rsidRDefault="00DA3007" w14:paraId="43CB0873" w14:textId="395A79C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FEE012" wp14:editId="725B024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657928374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A3007" w:rsidR="00DA3007" w:rsidP="00DA3007" w:rsidRDefault="00DA3007" w14:paraId="58761BA9" w14:textId="4610174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A300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EFEE012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">
              <v:textbox style="mso-fit-shape-to-text:t" inset="0,0,0,15pt">
                <w:txbxContent>
                  <w:p w:rsidRPr="00DA3007" w:rsidR="00DA3007" w:rsidP="00DA3007" w:rsidRDefault="00DA3007" w14:paraId="58761BA9" w14:textId="4610174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DA300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DA3007" w:rsidRDefault="00DA3007" w14:paraId="04F9F722" w14:textId="5B9399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63D5C6" wp14:editId="409A3F6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614366397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A3007" w:rsidR="00DA3007" w:rsidP="00DA3007" w:rsidRDefault="00DA3007" w14:paraId="09608DE8" w14:textId="5830BA9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A300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863D5C6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">
              <v:textbox style="mso-fit-shape-to-text:t" inset="0,0,0,15pt">
                <w:txbxContent>
                  <w:p w:rsidRPr="00DA3007" w:rsidR="00DA3007" w:rsidP="00DA3007" w:rsidRDefault="00DA3007" w14:paraId="09608DE8" w14:textId="5830BA9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DA300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DA3007" w:rsidRDefault="00DA3007" w14:paraId="7E3E14B4" w14:textId="627B24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220506" wp14:editId="3B4FA4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78412720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A3007" w:rsidR="00DA3007" w:rsidP="00DA3007" w:rsidRDefault="00DA3007" w14:paraId="7A8E2C4E" w14:textId="3B469D1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A300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922050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">
              <v:textbox style="mso-fit-shape-to-text:t" inset="0,0,0,15pt">
                <w:txbxContent>
                  <w:p w:rsidRPr="00DA3007" w:rsidR="00DA3007" w:rsidP="00DA3007" w:rsidRDefault="00DA3007" w14:paraId="7A8E2C4E" w14:textId="3B469D1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DA300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3C10" w:rsidP="00DA3007" w:rsidRDefault="00293C10" w14:paraId="69DC9F78" w14:textId="77777777">
      <w:pPr>
        <w:spacing w:after="0" w:line="240" w:lineRule="auto"/>
      </w:pPr>
      <w:r>
        <w:separator/>
      </w:r>
    </w:p>
  </w:footnote>
  <w:footnote w:type="continuationSeparator" w:id="0">
    <w:p w:rsidR="00293C10" w:rsidP="00DA3007" w:rsidRDefault="00293C10" w14:paraId="2E7E52F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20F"/>
    <w:multiLevelType w:val="hybridMultilevel"/>
    <w:tmpl w:val="49000C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EB470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31417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273581"/>
    <w:multiLevelType w:val="hybridMultilevel"/>
    <w:tmpl w:val="CD2242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7E116A"/>
    <w:multiLevelType w:val="multilevel"/>
    <w:tmpl w:val="A70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B864E8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CFE2A6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F0B43D8"/>
    <w:multiLevelType w:val="hybridMultilevel"/>
    <w:tmpl w:val="FEE0601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2224C2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59B1B91"/>
    <w:multiLevelType w:val="hybridMultilevel"/>
    <w:tmpl w:val="A48AC1C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8A24178"/>
    <w:multiLevelType w:val="hybridMultilevel"/>
    <w:tmpl w:val="ACF6F7B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A086D8C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B5C5F1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1A449DE"/>
    <w:multiLevelType w:val="hybridMultilevel"/>
    <w:tmpl w:val="26CCE9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3C85F5A"/>
    <w:multiLevelType w:val="multilevel"/>
    <w:tmpl w:val="7DA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60B30E8"/>
    <w:multiLevelType w:val="multilevel"/>
    <w:tmpl w:val="EB6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26AC445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C197741"/>
    <w:multiLevelType w:val="multilevel"/>
    <w:tmpl w:val="A00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36E3434"/>
    <w:multiLevelType w:val="multilevel"/>
    <w:tmpl w:val="FD82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6756B79"/>
    <w:multiLevelType w:val="multilevel"/>
    <w:tmpl w:val="AAD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7EE5CDF"/>
    <w:multiLevelType w:val="hybridMultilevel"/>
    <w:tmpl w:val="5F7470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9F475C2"/>
    <w:multiLevelType w:val="multilevel"/>
    <w:tmpl w:val="C15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DDC6ED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F9B5709"/>
    <w:multiLevelType w:val="multilevel"/>
    <w:tmpl w:val="8B54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3FFE458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2794AF9"/>
    <w:multiLevelType w:val="multilevel"/>
    <w:tmpl w:val="026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446171D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5BD1A97"/>
    <w:multiLevelType w:val="multilevel"/>
    <w:tmpl w:val="9E1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633638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6D939BC"/>
    <w:multiLevelType w:val="multilevel"/>
    <w:tmpl w:val="370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7CD54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9905734"/>
    <w:multiLevelType w:val="hybridMultilevel"/>
    <w:tmpl w:val="62E0807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4C9C360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E722D9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F326529"/>
    <w:multiLevelType w:val="multilevel"/>
    <w:tmpl w:val="5F7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51904C24"/>
    <w:multiLevelType w:val="hybridMultilevel"/>
    <w:tmpl w:val="A1302F9E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51DD584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22E6BB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2763398"/>
    <w:multiLevelType w:val="multilevel"/>
    <w:tmpl w:val="1D5E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53011CB0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5124C18"/>
    <w:multiLevelType w:val="multilevel"/>
    <w:tmpl w:val="CEC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566C334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56757FF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6A3753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572C732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9474EA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9D5116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AAC4DE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BAE64E6"/>
    <w:multiLevelType w:val="multilevel"/>
    <w:tmpl w:val="2E4E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2" w15:restartNumberingAfterBreak="0">
    <w:nsid w:val="5EAE06D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608F27D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62897C6B"/>
    <w:multiLevelType w:val="hybridMultilevel"/>
    <w:tmpl w:val="C2FAA9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6318660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651C33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67BC6364"/>
    <w:multiLevelType w:val="multilevel"/>
    <w:tmpl w:val="5C6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823433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A8D687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AB4570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6AF049FF"/>
    <w:multiLevelType w:val="hybridMultilevel"/>
    <w:tmpl w:val="1D14E6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6B4F7E1B"/>
    <w:multiLevelType w:val="multilevel"/>
    <w:tmpl w:val="2B3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C2A5BE4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D9F458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FE97C6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2CA131D"/>
    <w:multiLevelType w:val="multilevel"/>
    <w:tmpl w:val="ECC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8" w15:restartNumberingAfterBreak="0">
    <w:nsid w:val="73EF7733"/>
    <w:multiLevelType w:val="multilevel"/>
    <w:tmpl w:val="5D5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41A583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8036A20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90E4FA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79630D88"/>
    <w:multiLevelType w:val="multilevel"/>
    <w:tmpl w:val="B706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7A7F1F6E"/>
    <w:multiLevelType w:val="hybridMultilevel"/>
    <w:tmpl w:val="0B4CD13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7FE07722"/>
    <w:multiLevelType w:val="multilevel"/>
    <w:tmpl w:val="2ED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1"/>
  </w:num>
  <w:num w:numId="2">
    <w:abstractNumId w:val="47"/>
  </w:num>
  <w:num w:numId="3">
    <w:abstractNumId w:val="20"/>
  </w:num>
  <w:num w:numId="4">
    <w:abstractNumId w:val="9"/>
  </w:num>
  <w:num w:numId="5">
    <w:abstractNumId w:val="55"/>
  </w:num>
  <w:num w:numId="6">
    <w:abstractNumId w:val="49"/>
  </w:num>
  <w:num w:numId="7">
    <w:abstractNumId w:val="13"/>
  </w:num>
  <w:num w:numId="8">
    <w:abstractNumId w:val="26"/>
  </w:num>
  <w:num w:numId="9">
    <w:abstractNumId w:val="7"/>
  </w:num>
  <w:num w:numId="10">
    <w:abstractNumId w:val="59"/>
  </w:num>
  <w:num w:numId="11">
    <w:abstractNumId w:val="50"/>
  </w:num>
  <w:num w:numId="12">
    <w:abstractNumId w:val="24"/>
  </w:num>
  <w:num w:numId="13">
    <w:abstractNumId w:val="61"/>
  </w:num>
  <w:num w:numId="14">
    <w:abstractNumId w:val="6"/>
  </w:num>
  <w:num w:numId="15">
    <w:abstractNumId w:val="12"/>
  </w:num>
  <w:num w:numId="16">
    <w:abstractNumId w:val="40"/>
  </w:num>
  <w:num w:numId="17">
    <w:abstractNumId w:val="3"/>
  </w:num>
  <w:num w:numId="18">
    <w:abstractNumId w:val="57"/>
  </w:num>
  <w:num w:numId="19">
    <w:abstractNumId w:val="71"/>
  </w:num>
  <w:num w:numId="20">
    <w:abstractNumId w:val="36"/>
  </w:num>
  <w:num w:numId="21">
    <w:abstractNumId w:val="60"/>
  </w:num>
  <w:num w:numId="22">
    <w:abstractNumId w:val="45"/>
  </w:num>
  <w:num w:numId="23">
    <w:abstractNumId w:val="56"/>
  </w:num>
  <w:num w:numId="24">
    <w:abstractNumId w:val="33"/>
  </w:num>
  <w:num w:numId="25">
    <w:abstractNumId w:val="67"/>
  </w:num>
  <w:num w:numId="26">
    <w:abstractNumId w:val="4"/>
  </w:num>
  <w:num w:numId="27">
    <w:abstractNumId w:val="10"/>
  </w:num>
  <w:num w:numId="28">
    <w:abstractNumId w:val="14"/>
  </w:num>
  <w:num w:numId="29">
    <w:abstractNumId w:val="34"/>
  </w:num>
  <w:num w:numId="30">
    <w:abstractNumId w:val="27"/>
  </w:num>
  <w:num w:numId="31">
    <w:abstractNumId w:val="28"/>
  </w:num>
  <w:num w:numId="32">
    <w:abstractNumId w:val="19"/>
  </w:num>
  <w:num w:numId="33">
    <w:abstractNumId w:val="1"/>
  </w:num>
  <w:num w:numId="34">
    <w:abstractNumId w:val="23"/>
  </w:num>
  <w:num w:numId="35">
    <w:abstractNumId w:val="32"/>
  </w:num>
  <w:num w:numId="36">
    <w:abstractNumId w:val="43"/>
  </w:num>
  <w:num w:numId="37">
    <w:abstractNumId w:val="5"/>
  </w:num>
  <w:num w:numId="38">
    <w:abstractNumId w:val="18"/>
  </w:num>
  <w:num w:numId="39">
    <w:abstractNumId w:val="58"/>
  </w:num>
  <w:num w:numId="40">
    <w:abstractNumId w:val="30"/>
  </w:num>
  <w:num w:numId="41">
    <w:abstractNumId w:val="41"/>
  </w:num>
  <w:num w:numId="42">
    <w:abstractNumId w:val="63"/>
  </w:num>
  <w:num w:numId="43">
    <w:abstractNumId w:val="21"/>
  </w:num>
  <w:num w:numId="44">
    <w:abstractNumId w:val="15"/>
  </w:num>
  <w:num w:numId="45">
    <w:abstractNumId w:val="62"/>
  </w:num>
  <w:num w:numId="46">
    <w:abstractNumId w:val="54"/>
  </w:num>
  <w:num w:numId="47">
    <w:abstractNumId w:val="38"/>
  </w:num>
  <w:num w:numId="48">
    <w:abstractNumId w:val="8"/>
  </w:num>
  <w:num w:numId="49">
    <w:abstractNumId w:val="0"/>
  </w:num>
  <w:num w:numId="50">
    <w:abstractNumId w:val="51"/>
  </w:num>
  <w:num w:numId="51">
    <w:abstractNumId w:val="22"/>
  </w:num>
  <w:num w:numId="52">
    <w:abstractNumId w:val="68"/>
  </w:num>
  <w:num w:numId="53">
    <w:abstractNumId w:val="52"/>
  </w:num>
  <w:num w:numId="54">
    <w:abstractNumId w:val="42"/>
  </w:num>
  <w:num w:numId="55">
    <w:abstractNumId w:val="69"/>
  </w:num>
  <w:num w:numId="56">
    <w:abstractNumId w:val="35"/>
  </w:num>
  <w:num w:numId="57">
    <w:abstractNumId w:val="31"/>
  </w:num>
  <w:num w:numId="58">
    <w:abstractNumId w:val="48"/>
  </w:num>
  <w:num w:numId="59">
    <w:abstractNumId w:val="66"/>
  </w:num>
  <w:num w:numId="60">
    <w:abstractNumId w:val="70"/>
  </w:num>
  <w:num w:numId="61">
    <w:abstractNumId w:val="39"/>
  </w:num>
  <w:num w:numId="62">
    <w:abstractNumId w:val="64"/>
  </w:num>
  <w:num w:numId="63">
    <w:abstractNumId w:val="29"/>
  </w:num>
  <w:num w:numId="64">
    <w:abstractNumId w:val="46"/>
  </w:num>
  <w:num w:numId="65">
    <w:abstractNumId w:val="25"/>
  </w:num>
  <w:num w:numId="66">
    <w:abstractNumId w:val="16"/>
  </w:num>
  <w:num w:numId="67">
    <w:abstractNumId w:val="37"/>
  </w:num>
  <w:num w:numId="68">
    <w:abstractNumId w:val="72"/>
  </w:num>
  <w:num w:numId="69">
    <w:abstractNumId w:val="17"/>
  </w:num>
  <w:num w:numId="70">
    <w:abstractNumId w:val="53"/>
  </w:num>
  <w:num w:numId="71">
    <w:abstractNumId w:val="65"/>
  </w:num>
  <w:num w:numId="72">
    <w:abstractNumId w:val="2"/>
  </w:num>
  <w:num w:numId="73">
    <w:abstractNumId w:val="44"/>
  </w:num>
  <w:num w:numId="74">
    <w:abstractNumId w:val="74"/>
  </w:num>
  <w:num w:numId="75">
    <w:abstractNumId w:val="62"/>
  </w:num>
  <w:num w:numId="76">
    <w:abstractNumId w:val="73"/>
  </w:num>
  <w:num w:numId="77">
    <w:abstractNumId w:val="0"/>
  </w:num>
  <w:numIdMacAtCleanup w:val="7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amita Salgiya">
    <w15:presenceInfo w15:providerId="Windows Live" w15:userId="4e5e558c91ea66bf"/>
  </w15:person>
  <w15:person w15:author="Arun Kaushal">
    <w15:presenceInfo w15:providerId="None" w15:userId="Arun Kaushal"/>
  </w15:person>
  <w15:person w15:author="Upadhyay , Shubham (SBICard)">
    <w15:presenceInfo w15:providerId="AD" w15:userId="S-1-5-21-1521157601-2888471106-1901687981-65808"/>
  </w15:person>
  <w15:person w15:author="Joshi, Nitin (SBICard)">
    <w15:presenceInfo w15:providerId="AD" w15:userId="S-1-5-21-1521157601-2888471106-1901687981-846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07EC6"/>
    <w:rsid w:val="00061D4B"/>
    <w:rsid w:val="0008616D"/>
    <w:rsid w:val="0009775C"/>
    <w:rsid w:val="00104558"/>
    <w:rsid w:val="00122BDC"/>
    <w:rsid w:val="001535C0"/>
    <w:rsid w:val="001560DC"/>
    <w:rsid w:val="001573BC"/>
    <w:rsid w:val="001C5B69"/>
    <w:rsid w:val="001D4A3F"/>
    <w:rsid w:val="0020798B"/>
    <w:rsid w:val="00293C10"/>
    <w:rsid w:val="0029715F"/>
    <w:rsid w:val="002D38D6"/>
    <w:rsid w:val="002E6A3B"/>
    <w:rsid w:val="002F5B64"/>
    <w:rsid w:val="00311B56"/>
    <w:rsid w:val="00313A3C"/>
    <w:rsid w:val="00345E13"/>
    <w:rsid w:val="003B0641"/>
    <w:rsid w:val="003D715C"/>
    <w:rsid w:val="0042325B"/>
    <w:rsid w:val="00486071"/>
    <w:rsid w:val="004A5805"/>
    <w:rsid w:val="00513A0B"/>
    <w:rsid w:val="005310B6"/>
    <w:rsid w:val="00553F71"/>
    <w:rsid w:val="005643BE"/>
    <w:rsid w:val="0057287F"/>
    <w:rsid w:val="005D64B0"/>
    <w:rsid w:val="00637D0A"/>
    <w:rsid w:val="00651A96"/>
    <w:rsid w:val="00681931"/>
    <w:rsid w:val="00687724"/>
    <w:rsid w:val="006938F5"/>
    <w:rsid w:val="006A2631"/>
    <w:rsid w:val="006B5D93"/>
    <w:rsid w:val="006E0281"/>
    <w:rsid w:val="006E0969"/>
    <w:rsid w:val="00707C44"/>
    <w:rsid w:val="007275A2"/>
    <w:rsid w:val="007550F8"/>
    <w:rsid w:val="00797A26"/>
    <w:rsid w:val="007A58B8"/>
    <w:rsid w:val="007E6A3E"/>
    <w:rsid w:val="0083076E"/>
    <w:rsid w:val="00832A62"/>
    <w:rsid w:val="008E4E96"/>
    <w:rsid w:val="009164D7"/>
    <w:rsid w:val="00931386"/>
    <w:rsid w:val="00946B58"/>
    <w:rsid w:val="00997DED"/>
    <w:rsid w:val="009A176A"/>
    <w:rsid w:val="009C0D9E"/>
    <w:rsid w:val="009E7C55"/>
    <w:rsid w:val="00A150C5"/>
    <w:rsid w:val="00A27FC1"/>
    <w:rsid w:val="00A579B5"/>
    <w:rsid w:val="00A621A4"/>
    <w:rsid w:val="00A80E72"/>
    <w:rsid w:val="00AC2D69"/>
    <w:rsid w:val="00AF4A2A"/>
    <w:rsid w:val="00B74F63"/>
    <w:rsid w:val="00B96D98"/>
    <w:rsid w:val="00BF170D"/>
    <w:rsid w:val="00BF4439"/>
    <w:rsid w:val="00C37A02"/>
    <w:rsid w:val="00C42307"/>
    <w:rsid w:val="00C63C91"/>
    <w:rsid w:val="00C66F71"/>
    <w:rsid w:val="00C712F6"/>
    <w:rsid w:val="00C74138"/>
    <w:rsid w:val="00C836A7"/>
    <w:rsid w:val="00C86EEC"/>
    <w:rsid w:val="00CA5965"/>
    <w:rsid w:val="00CD511F"/>
    <w:rsid w:val="00CF243B"/>
    <w:rsid w:val="00D34CF6"/>
    <w:rsid w:val="00D41563"/>
    <w:rsid w:val="00D51594"/>
    <w:rsid w:val="00D61EE4"/>
    <w:rsid w:val="00D96F55"/>
    <w:rsid w:val="00DA3007"/>
    <w:rsid w:val="00DB606B"/>
    <w:rsid w:val="00E07D94"/>
    <w:rsid w:val="00E12F19"/>
    <w:rsid w:val="00E56665"/>
    <w:rsid w:val="00E62FE6"/>
    <w:rsid w:val="00F23D00"/>
    <w:rsid w:val="00F318DC"/>
    <w:rsid w:val="00F31F00"/>
    <w:rsid w:val="00F424B5"/>
    <w:rsid w:val="00F6144F"/>
    <w:rsid w:val="00F7514C"/>
    <w:rsid w:val="00FB78C6"/>
    <w:rsid w:val="00FE0844"/>
    <w:rsid w:val="00FE3587"/>
    <w:rsid w:val="02A88A9F"/>
    <w:rsid w:val="160A3E75"/>
    <w:rsid w:val="1D582BB7"/>
    <w:rsid w:val="1FC7E150"/>
    <w:rsid w:val="25AB572D"/>
    <w:rsid w:val="29D43F55"/>
    <w:rsid w:val="3CD571E4"/>
    <w:rsid w:val="487D3523"/>
    <w:rsid w:val="51A683DF"/>
    <w:rsid w:val="5DA05E9A"/>
    <w:rsid w:val="649084E8"/>
    <w:rsid w:val="698CBA73"/>
    <w:rsid w:val="69D10269"/>
    <w:rsid w:val="6BDF3DC6"/>
    <w:rsid w:val="7559B1C6"/>
    <w:rsid w:val="77B3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C836A7"/>
    <w:pPr>
      <w:spacing w:after="0" w:line="240" w:lineRule="auto"/>
    </w:pPr>
    <w:rPr>
      <w:lang w:val="en-GB"/>
    </w:rPr>
  </w:style>
  <w:style w:type="paragraph" w:styleId="m5750572643019898792msolistparagraph" w:customStyle="1">
    <w:name w:val="m_5750572643019898792msolistparagraph"/>
    <w:basedOn w:val="Normal"/>
    <w:rsid w:val="00B96D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A30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A3007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8" /><Relationship Type="http://schemas.openxmlformats.org/officeDocument/2006/relationships/hyperlink" Target="https://www.sbicard.com/en/personal/credit-cards/lifestyle/sbi-card-elite.page" TargetMode="External" Id="rId18" /><Relationship Type="http://schemas.openxmlformats.org/officeDocument/2006/relationships/settings" Target="settings.xml" Id="rId3" /><Relationship Type="http://schemas.openxmlformats.org/officeDocument/2006/relationships/footer" Target="footer2.xml" Id="rId21" /><Relationship Type="http://schemas.openxmlformats.org/officeDocument/2006/relationships/comments" Target="comments.xml" Id="rId7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footer" Target="footer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11/relationships/people" Target="people.xml" Id="rId24" /><Relationship Type="http://schemas.openxmlformats.org/officeDocument/2006/relationships/footnotes" Target="footnotes.xml" Id="rId5" /><Relationship Type="http://schemas.openxmlformats.org/officeDocument/2006/relationships/fontTable" Target="fontTable.xml" Id="rId23" /><Relationship Type="http://schemas.microsoft.com/office/2018/08/relationships/commentsExtensible" Target="commentsExtensible.xml" Id="rId10" /><Relationship Type="http://schemas.openxmlformats.org/officeDocument/2006/relationships/hyperlink" Target="https://www.sbicard.com/en/most-important-terms-and-conditions.page" TargetMode="External" Id="rId19" /><Relationship Type="http://schemas.openxmlformats.org/officeDocument/2006/relationships/webSettings" Target="webSettings.xml" Id="rId4" /><Relationship Type="http://schemas.microsoft.com/office/2016/09/relationships/commentsIds" Target="commentsIds.xml" Id="rId9" /><Relationship Type="http://schemas.openxmlformats.org/officeDocument/2006/relationships/footer" Target="footer3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8</revision>
  <dcterms:created xsi:type="dcterms:W3CDTF">2026-01-14T11:25:00.0000000Z</dcterms:created>
  <dcterms:modified xsi:type="dcterms:W3CDTF">2026-03-19T06:56:39.5708162Z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75ec2eb0,62d1fab6,603946bd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2026-01-02T11:07:48Z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eedbaea8-e65a-4edf-a0fc-8a836c6efd0a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