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125F" w:rsidP="003C1523" w:rsidRDefault="000D125F" w14:paraId="3D46FA4D" w14:textId="569BA038">
      <w:pPr>
        <w:jc w:val="center"/>
        <w:rPr>
          <w:b/>
          <w:bCs/>
          <w:lang w:val="en-IN"/>
        </w:rPr>
      </w:pPr>
      <w:hyperlink w:history="1" r:id="rId7">
        <w:r w:rsidRPr="000D125F">
          <w:rPr>
            <w:rStyle w:val="Hyperlink"/>
            <w:b/>
            <w:bCs/>
            <w:lang w:val="en-IN"/>
          </w:rPr>
          <w:t>IRCTC SBI Card Premier</w:t>
        </w:r>
      </w:hyperlink>
    </w:p>
    <w:p w:rsidR="00FF6422" w:rsidP="004A5805" w:rsidRDefault="00FF6422" w14:paraId="48A023D0" w14:textId="4753287C">
      <w:pPr>
        <w:jc w:val="center"/>
      </w:pPr>
      <w:r w:rsidRPr="00FF6422">
        <w:t xml:space="preserve">More </w:t>
      </w:r>
      <w:r w:rsidRPr="00FF6422" w:rsidR="00966811">
        <w:t xml:space="preserve">Rewards </w:t>
      </w:r>
      <w:r w:rsidRPr="00FF6422">
        <w:t xml:space="preserve">on </w:t>
      </w:r>
      <w:r w:rsidRPr="00FF6422" w:rsidR="00966811">
        <w:t>Every Journey</w:t>
      </w:r>
    </w:p>
    <w:p w:rsidRPr="004C50CB" w:rsidR="003D715C" w:rsidP="004A5805" w:rsidRDefault="003D715C" w14:paraId="55587B08" w14:textId="2C580AB9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</w:t>
      </w:r>
      <w:r w:rsidR="003C1523">
        <w:rPr>
          <w:lang w:val="en-IN"/>
        </w:rPr>
        <w:t xml:space="preserve"> Benefits</w:t>
      </w:r>
    </w:p>
    <w:p w:rsidR="00F30867" w:rsidP="00F30867" w:rsidRDefault="00947F57" w14:paraId="0B3FA379" w14:textId="5464A4F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Milestone </w:t>
      </w:r>
      <w:r w:rsidR="00F30867">
        <w:rPr>
          <w:lang w:val="en-IN"/>
        </w:rPr>
        <w:t>Privileges</w:t>
      </w:r>
    </w:p>
    <w:p w:rsidRPr="00F30867" w:rsidR="00F30867" w:rsidP="00F30867" w:rsidRDefault="00F30867" w14:paraId="4D845E5E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 w:rsidRPr="00F30867">
        <w:rPr>
          <w:lang w:val="en-IN" w:eastAsia="en-IN"/>
        </w:rPr>
        <w:t>Value Back Benefits</w:t>
      </w:r>
    </w:p>
    <w:p w:rsidR="003B5F70" w:rsidP="00FF6422" w:rsidRDefault="003B5F70" w14:paraId="360B7FD6" w14:textId="6EA43AC8">
      <w:ins w:author="Namita Salgiya" w:date="2026-01-20T10:21:00Z" w16du:dateUtc="2026-01-20T04:51:00Z" w:id="0">
        <w:r>
          <w:t>M</w:t>
        </w:r>
      </w:ins>
      <w:ins w:author="Namita Salgiya" w:date="2026-01-20T10:20:00Z" w16du:dateUtc="2026-01-20T04:50:00Z" w:id="1">
        <w:r>
          <w:t xml:space="preserve">ake your travel experience memorable with </w:t>
        </w:r>
      </w:ins>
      <w:ins w:author="Namita Salgiya" w:date="2026-01-20T10:21:00Z" w16du:dateUtc="2026-01-20T04:51:00Z" w:id="2">
        <w:del w:author="Singh, Vijaita (SBICard)" w:date="2026-01-21T11:56:00Z" w16du:dateUtc="2026-01-21T06:26:00Z" w:id="3">
          <w:r w:rsidDel="00BD16AB">
            <w:delText xml:space="preserve">a </w:delText>
          </w:r>
        </w:del>
      </w:ins>
      <w:ins w:author="Namita Salgiya" w:date="2026-01-20T10:20:00Z" w16du:dateUtc="2026-01-20T04:50:00Z" w:id="4">
        <w:del w:author="Singh, Vijaita (SBICard)" w:date="2026-01-21T11:56:00Z" w16du:dateUtc="2026-01-21T06:26:00Z" w:id="5">
          <w:r w:rsidDel="00BD16AB">
            <w:delText xml:space="preserve">plethora of comforts, </w:delText>
          </w:r>
        </w:del>
        <w:r>
          <w:t xml:space="preserve">conveniences and </w:t>
        </w:r>
      </w:ins>
      <w:ins w:author="Namita Salgiya" w:date="2026-01-20T10:21:00Z" w16du:dateUtc="2026-01-20T04:51:00Z" w:id="6">
        <w:r>
          <w:t>rewards</w:t>
        </w:r>
      </w:ins>
    </w:p>
    <w:p w:rsidRPr="00FF6422" w:rsidR="00FF6422" w:rsidDel="003B5F70" w:rsidP="00FF6422" w:rsidRDefault="00FF6422" w14:paraId="1E9E5308" w14:textId="7AE052D4">
      <w:pPr>
        <w:rPr>
          <w:del w:author="Namita Salgiya" w:date="2026-01-20T10:21:00Z" w16du:dateUtc="2026-01-20T04:51:00Z" w:id="7"/>
          <w:lang w:val="en-IN" w:eastAsia="en-IN"/>
        </w:rPr>
      </w:pPr>
      <w:del w:author="Namita Salgiya" w:date="2026-01-20T10:21:00Z" w16du:dateUtc="2026-01-20T04:51:00Z" w:id="8">
        <w:r w:rsidRPr="00FF6422" w:rsidDel="003B5F70">
          <w:delText>U</w:delText>
        </w:r>
        <w:r w:rsidRPr="00FF6422" w:rsidDel="003B5F70">
          <w:rPr>
            <w:lang w:val="en-IN" w:eastAsia="en-IN"/>
          </w:rPr>
          <w:delText xml:space="preserve">p to 10% </w:delText>
        </w:r>
        <w:r w:rsidRPr="00FF6422" w:rsidDel="003B5F70">
          <w:delText>value back as reward points on buying tickets through IRCTC</w:delText>
        </w:r>
        <w:r w:rsidDel="003B5F70">
          <w:delText xml:space="preserve">. </w:delText>
        </w:r>
        <w:r w:rsidRPr="00FF6422" w:rsidDel="003B5F70">
          <w:rPr>
            <w:lang w:val="en-IN" w:eastAsia="en-IN"/>
          </w:rPr>
          <w:delText>Get 1</w:delText>
        </w:r>
        <w:r w:rsidDel="003B5F70" w:rsidR="00ED628B">
          <w:rPr>
            <w:lang w:val="en-IN" w:eastAsia="en-IN"/>
          </w:rPr>
          <w:delText>,</w:delText>
        </w:r>
        <w:r w:rsidRPr="00FF6422" w:rsidDel="003B5F70">
          <w:rPr>
            <w:lang w:val="en-IN" w:eastAsia="en-IN"/>
          </w:rPr>
          <w:delText>500 reward points worth Rs. 1</w:delText>
        </w:r>
        <w:r w:rsidDel="003B5F70" w:rsidR="00ED628B">
          <w:rPr>
            <w:lang w:val="en-IN" w:eastAsia="en-IN"/>
          </w:rPr>
          <w:delText>,</w:delText>
        </w:r>
        <w:r w:rsidRPr="00FF6422" w:rsidDel="003B5F70">
          <w:rPr>
            <w:lang w:val="en-IN" w:eastAsia="en-IN"/>
          </w:rPr>
          <w:delText>500 as welcome benefit.</w:delText>
        </w:r>
      </w:del>
    </w:p>
    <w:p w:rsidRPr="00FF6422" w:rsidR="00345E13" w:rsidP="004A5805" w:rsidRDefault="004C50CB" w14:paraId="011E8CF5" w14:textId="5E9AEB6B">
      <w:pPr>
        <w:jc w:val="center"/>
        <w:rPr>
          <w:b/>
          <w:bCs/>
          <w:u w:val="single"/>
          <w:lang w:val="en-IN"/>
        </w:rPr>
      </w:pPr>
      <w:r w:rsidRPr="00FF6422">
        <w:rPr>
          <w:b/>
          <w:bCs/>
          <w:i/>
          <w:iCs/>
          <w:u w:val="single"/>
          <w:lang w:val="en-IN"/>
        </w:rPr>
        <w:t>Key</w:t>
      </w:r>
      <w:r w:rsidRPr="00FF6422">
        <w:rPr>
          <w:b/>
          <w:bCs/>
          <w:u w:val="single"/>
          <w:lang w:val="en-IN"/>
        </w:rPr>
        <w:t xml:space="preserve"> BENEFITS</w:t>
      </w:r>
    </w:p>
    <w:p w:rsidRPr="00FF6422" w:rsidR="002A2262" w:rsidP="000B6E1A" w:rsidRDefault="002A2262" w14:paraId="65B72832" w14:textId="5C84BA3D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20T10:21:00Z" w16du:dateUtc="2026-01-20T04:51:00Z" w:id="995602488">
        <w:r w:rsidRPr="5EA3A59D" w:rsidDel="002A2262">
          <w:rPr>
            <w:lang w:val="en-IN"/>
          </w:rPr>
          <w:delText xml:space="preserve">Complimentary </w:delText>
        </w:r>
      </w:del>
      <w:r w:rsidRPr="5EA3A59D" w:rsidR="002A2262">
        <w:rPr>
          <w:lang w:val="en-IN"/>
        </w:rPr>
        <w:t xml:space="preserve">Fraud Liability </w:t>
      </w:r>
      <w:r w:rsidRPr="5EA3A59D" w:rsidR="00966811">
        <w:rPr>
          <w:lang w:val="en-IN"/>
        </w:rPr>
        <w:t xml:space="preserve">Cover </w:t>
      </w:r>
      <w:r w:rsidRPr="5EA3A59D" w:rsidR="002A2262">
        <w:rPr>
          <w:lang w:val="en-IN"/>
        </w:rPr>
        <w:t xml:space="preserve">of </w:t>
      </w:r>
      <w:r w:rsidR="002A2262">
        <w:rPr/>
        <w:t>Rs.</w:t>
      </w:r>
      <w:r w:rsidRPr="5EA3A59D" w:rsidR="002A2262">
        <w:rPr>
          <w:lang w:val="en-IN"/>
        </w:rPr>
        <w:t xml:space="preserve"> 1 </w:t>
      </w:r>
      <w:r w:rsidRPr="5EA3A59D" w:rsidR="00966811">
        <w:rPr>
          <w:lang w:val="en-IN"/>
        </w:rPr>
        <w:t>Lakh</w:t>
      </w:r>
    </w:p>
    <w:p w:rsidRPr="00FF6422" w:rsidR="002A2262" w:rsidP="000B6E1A" w:rsidRDefault="002A2262" w14:paraId="49B3B884" w14:textId="473C4983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="002A2262">
        <w:rPr/>
        <w:t>U</w:t>
      </w:r>
      <w:r w:rsidRPr="5EA3A59D" w:rsidR="002A2262">
        <w:rPr>
          <w:lang w:val="en-IN" w:eastAsia="en-IN"/>
        </w:rPr>
        <w:t xml:space="preserve">p to 10% </w:t>
      </w:r>
      <w:r w:rsidR="00BF38E2">
        <w:rPr/>
        <w:t xml:space="preserve">Value Back </w:t>
      </w:r>
      <w:del w:author="Namita Salgiya" w:date="2026-01-20T10:22:00Z" w16du:dateUtc="2026-01-20T04:52:00Z" w:id="1387578790">
        <w:r w:rsidDel="002A2262">
          <w:delText xml:space="preserve">as reward points </w:delText>
        </w:r>
      </w:del>
      <w:r w:rsidR="002A2262">
        <w:rPr/>
        <w:t xml:space="preserve">on </w:t>
      </w:r>
      <w:ins w:author="Namita Salgiya" w:date="2026-01-20T10:22:00Z" w16du:dateUtc="2026-01-20T04:52:00Z" w:id="793704243">
        <w:r w:rsidR="003B5F70">
          <w:t xml:space="preserve">IRCTC </w:t>
        </w:r>
      </w:ins>
      <w:del w:author="Namita Salgiya" w:date="2026-01-20T10:22:00Z" w16du:dateUtc="2026-01-20T04:52:00Z" w:id="1224511472">
        <w:r w:rsidDel="002A2262">
          <w:delText xml:space="preserve">buying </w:delText>
        </w:r>
      </w:del>
      <w:r w:rsidR="002A2262">
        <w:rPr/>
        <w:t xml:space="preserve">tickets </w:t>
      </w:r>
      <w:del w:author="Namita Salgiya" w:date="2026-01-20T10:22:00Z" w16du:dateUtc="2026-01-20T04:52:00Z" w:id="556398500">
        <w:r w:rsidDel="002A2262">
          <w:delText>through IRCTC</w:delText>
        </w:r>
        <w:r w:rsidDel="39B30F7B">
          <w:delText xml:space="preserve"> </w:delText>
        </w:r>
      </w:del>
    </w:p>
    <w:p w:rsidRPr="00FF6422" w:rsidR="00FF6422" w:rsidP="000B6E1A" w:rsidRDefault="00FF6422" w14:paraId="18A4BFBE" w14:textId="5D5C19EA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20T10:21:00Z" w16du:dateUtc="2026-01-20T04:51:00Z" w:id="1826141920">
        <w:r w:rsidRPr="5EA3A59D" w:rsidDel="00FF6422">
          <w:rPr>
            <w:lang w:val="en-IN" w:eastAsia="en-IN"/>
          </w:rPr>
          <w:delText xml:space="preserve">Get </w:delText>
        </w:r>
      </w:del>
      <w:ins w:author="Namita Salgiya" w:date="2026-01-20T10:21:00Z" w16du:dateUtc="2026-01-20T04:51:00Z" w:id="134811393">
        <w:r w:rsidRPr="5EA3A59D" w:rsidR="00BF38E2">
          <w:rPr>
            <w:lang w:val="en-IN" w:eastAsia="en-IN"/>
          </w:rPr>
          <w:t xml:space="preserve">Welcome </w:t>
        </w:r>
        <w:r w:rsidRPr="5EA3A59D" w:rsidR="00966811">
          <w:rPr>
            <w:lang w:val="en-IN" w:eastAsia="en-IN"/>
          </w:rPr>
          <w:t xml:space="preserve">Gift </w:t>
        </w:r>
        <w:r w:rsidRPr="5EA3A59D" w:rsidR="003B5F70">
          <w:rPr>
            <w:lang w:val="en-IN" w:eastAsia="en-IN"/>
          </w:rPr>
          <w:t xml:space="preserve">of </w:t>
        </w:r>
      </w:ins>
      <w:r w:rsidRPr="5EA3A59D" w:rsidR="00FF6422">
        <w:rPr>
          <w:lang w:val="en-IN" w:eastAsia="en-IN"/>
        </w:rPr>
        <w:t>1</w:t>
      </w:r>
      <w:del w:author="Namita Salgiya" w:date="2026-01-20T10:22:00Z" w16du:dateUtc="2026-01-20T04:52:00Z" w:id="531335702">
        <w:r w:rsidRPr="5EA3A59D" w:rsidDel="0094726C">
          <w:rPr>
            <w:lang w:val="en-IN" w:eastAsia="en-IN"/>
          </w:rPr>
          <w:delText>,</w:delText>
        </w:r>
      </w:del>
      <w:r w:rsidRPr="5EA3A59D" w:rsidR="00FF6422">
        <w:rPr>
          <w:lang w:val="en-IN" w:eastAsia="en-IN"/>
        </w:rPr>
        <w:t xml:space="preserve">500 </w:t>
      </w:r>
      <w:r w:rsidRPr="5EA3A59D" w:rsidR="00BF38E2">
        <w:rPr>
          <w:lang w:val="en-IN" w:eastAsia="en-IN"/>
        </w:rPr>
        <w:t xml:space="preserve">Reward Points </w:t>
      </w:r>
      <w:del w:author="Namita Salgiya" w:date="2026-01-20T10:21:00Z" w16du:dateUtc="2026-01-20T04:51:00Z" w:id="1120387714">
        <w:r w:rsidRPr="5EA3A59D" w:rsidDel="00FF6422">
          <w:rPr>
            <w:lang w:val="en-IN" w:eastAsia="en-IN"/>
          </w:rPr>
          <w:delText>worth Rs. 1</w:delText>
        </w:r>
        <w:r w:rsidRPr="5EA3A59D" w:rsidDel="0094726C">
          <w:rPr>
            <w:lang w:val="en-IN" w:eastAsia="en-IN"/>
          </w:rPr>
          <w:delText>,</w:delText>
        </w:r>
        <w:r w:rsidRPr="5EA3A59D" w:rsidDel="00FF6422">
          <w:rPr>
            <w:lang w:val="en-IN" w:eastAsia="en-IN"/>
          </w:rPr>
          <w:delText xml:space="preserve">500 as </w:delText>
        </w:r>
        <w:r w:rsidRPr="5EA3A59D" w:rsidDel="0094726C">
          <w:rPr>
            <w:lang w:val="en-IN" w:eastAsia="en-IN"/>
          </w:rPr>
          <w:delText>W</w:delText>
        </w:r>
        <w:r w:rsidRPr="5EA3A59D" w:rsidDel="00FF6422">
          <w:rPr>
            <w:lang w:val="en-IN" w:eastAsia="en-IN"/>
          </w:rPr>
          <w:delText xml:space="preserve">elcome </w:delText>
        </w:r>
        <w:r w:rsidRPr="5EA3A59D" w:rsidDel="0094726C">
          <w:rPr>
            <w:lang w:val="en-IN" w:eastAsia="en-IN"/>
          </w:rPr>
          <w:delText>B</w:delText>
        </w:r>
        <w:r w:rsidRPr="5EA3A59D" w:rsidDel="00FF6422">
          <w:rPr>
            <w:lang w:val="en-IN" w:eastAsia="en-IN"/>
          </w:rPr>
          <w:delText>enefit</w:delText>
        </w:r>
        <w:r w:rsidRPr="5EA3A59D" w:rsidDel="3B6B2645">
          <w:rPr>
            <w:lang w:val="en-IN" w:eastAsia="en-IN"/>
          </w:rPr>
          <w:delText xml:space="preserve"> </w:delText>
        </w:r>
      </w:del>
    </w:p>
    <w:p w:rsidR="5EA3A59D" w:rsidP="5EA3A59D" w:rsidRDefault="5EA3A59D" w14:paraId="4C481892" w14:textId="7E4E6CAE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4C50CB" w14:paraId="5970C5BD" w14:textId="739D33F4">
      <w:pPr>
        <w:jc w:val="center"/>
        <w:rPr>
          <w:b/>
          <w:bCs/>
          <w:u w:val="single"/>
        </w:rPr>
      </w:pPr>
      <w:r w:rsidRPr="004C50CB">
        <w:rPr>
          <w:b/>
          <w:bCs/>
          <w:i/>
          <w:iCs/>
          <w:u w:val="single"/>
        </w:rPr>
        <w:t xml:space="preserve">Exclusive </w:t>
      </w:r>
      <w:r w:rsidRPr="004C50CB">
        <w:rPr>
          <w:b/>
          <w:bCs/>
          <w:u w:val="single"/>
        </w:rPr>
        <w:t>PRIVILEGES</w:t>
      </w:r>
    </w:p>
    <w:p w:rsidRPr="00947F57" w:rsidR="00947F57" w:rsidP="5EA3A59D" w:rsidRDefault="00947F57" w14:paraId="440B98E9" w14:textId="2C0D033E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947F57">
        <w:rPr>
          <w:b w:val="1"/>
          <w:bCs w:val="1"/>
          <w:lang w:val="en-IN"/>
        </w:rPr>
        <w:t xml:space="preserve">Welcome </w:t>
      </w:r>
      <w:r w:rsidRPr="5EA3A59D" w:rsidR="003C1523">
        <w:rPr>
          <w:b w:val="1"/>
          <w:bCs w:val="1"/>
          <w:lang w:val="en-IN"/>
        </w:rPr>
        <w:t>Benefit</w:t>
      </w:r>
    </w:p>
    <w:p w:rsidRPr="00F30867" w:rsidR="00F30867" w:rsidP="000B6E1A" w:rsidRDefault="00F30867" w14:paraId="6D97C98D" w14:textId="2176AB7F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F30867">
        <w:rPr>
          <w:lang w:val="en-IN" w:eastAsia="en-IN"/>
        </w:rPr>
        <w:t xml:space="preserve">Get </w:t>
      </w:r>
      <w:r w:rsidR="004B5C38">
        <w:rPr>
          <w:lang w:val="en-IN" w:eastAsia="en-IN"/>
        </w:rPr>
        <w:t>1</w:t>
      </w:r>
      <w:r w:rsidR="005D0300">
        <w:rPr>
          <w:lang w:val="en-IN" w:eastAsia="en-IN"/>
        </w:rPr>
        <w:t>,</w:t>
      </w:r>
      <w:r w:rsidR="004B5C38">
        <w:rPr>
          <w:lang w:val="en-IN" w:eastAsia="en-IN"/>
        </w:rPr>
        <w:t>5</w:t>
      </w:r>
      <w:r w:rsidRPr="00F30867">
        <w:rPr>
          <w:lang w:val="en-IN" w:eastAsia="en-IN"/>
        </w:rPr>
        <w:t xml:space="preserve">00 </w:t>
      </w:r>
      <w:r w:rsidRPr="00F30867" w:rsidR="00BF38E2">
        <w:rPr>
          <w:lang w:val="en-IN" w:eastAsia="en-IN"/>
        </w:rPr>
        <w:t xml:space="preserve">Reward Points </w:t>
      </w:r>
      <w:r>
        <w:rPr>
          <w:lang w:val="en-IN" w:eastAsia="en-IN"/>
        </w:rPr>
        <w:t>worth Rs.</w:t>
      </w:r>
      <w:r w:rsidRPr="00F30867">
        <w:rPr>
          <w:lang w:val="en-IN" w:eastAsia="en-IN"/>
        </w:rPr>
        <w:t xml:space="preserve"> 1</w:t>
      </w:r>
      <w:r w:rsidR="00ED628B">
        <w:rPr>
          <w:lang w:val="en-IN" w:eastAsia="en-IN"/>
        </w:rPr>
        <w:t>,</w:t>
      </w:r>
      <w:r w:rsidRPr="00F30867">
        <w:rPr>
          <w:lang w:val="en-IN" w:eastAsia="en-IN"/>
        </w:rPr>
        <w:t>500</w:t>
      </w:r>
      <w:r w:rsidR="003F325D">
        <w:rPr>
          <w:lang w:val="en-IN" w:eastAsia="en-IN"/>
        </w:rPr>
        <w:t xml:space="preserve"> on payment of </w:t>
      </w:r>
      <w:del w:author="Upadhyay , Shubham (SBICard)" w:date="2026-01-20T13:29:00Z" w16du:dateUtc="2026-01-20T07:59:00Z" w:id="18">
        <w:r w:rsidDel="00966811" w:rsidR="00630704">
          <w:rPr>
            <w:lang w:val="en-IN" w:eastAsia="en-IN"/>
          </w:rPr>
          <w:delText>1</w:delText>
        </w:r>
        <w:r w:rsidRPr="00630704" w:rsidDel="00966811" w:rsidR="00630704">
          <w:rPr>
            <w:vertAlign w:val="superscript"/>
            <w:lang w:val="en-IN" w:eastAsia="en-IN"/>
          </w:rPr>
          <w:delText>st</w:delText>
        </w:r>
        <w:r w:rsidDel="00966811" w:rsidR="00630704">
          <w:rPr>
            <w:lang w:val="en-IN" w:eastAsia="en-IN"/>
          </w:rPr>
          <w:delText xml:space="preserve"> </w:delText>
        </w:r>
      </w:del>
      <w:r w:rsidR="00253697">
        <w:rPr>
          <w:lang w:val="en-IN" w:eastAsia="en-IN"/>
        </w:rPr>
        <w:t>A</w:t>
      </w:r>
      <w:r w:rsidR="00630704">
        <w:rPr>
          <w:lang w:val="en-IN" w:eastAsia="en-IN"/>
        </w:rPr>
        <w:t xml:space="preserve">nnual </w:t>
      </w:r>
      <w:r w:rsidR="00253697">
        <w:rPr>
          <w:lang w:val="en-IN" w:eastAsia="en-IN"/>
        </w:rPr>
        <w:t>F</w:t>
      </w:r>
      <w:r w:rsidR="00630704">
        <w:rPr>
          <w:lang w:val="en-IN" w:eastAsia="en-IN"/>
        </w:rPr>
        <w:t>ee</w:t>
      </w:r>
      <w:ins w:author="Upadhyay , Shubham (SBICard)" w:date="2026-01-20T13:29:00Z" w16du:dateUtc="2026-01-20T07:59:00Z" w:id="19">
        <w:r w:rsidR="00966811">
          <w:rPr>
            <w:lang w:val="en-IN" w:eastAsia="en-IN"/>
          </w:rPr>
          <w:t xml:space="preserve"> for first time</w:t>
        </w:r>
      </w:ins>
    </w:p>
    <w:p w:rsidRPr="004B5C38" w:rsidR="004B5C38" w:rsidP="000B6E1A" w:rsidRDefault="00F30867" w14:paraId="23DD607E" w14:textId="77777777">
      <w:pPr>
        <w:pStyle w:val="ListParagraph"/>
        <w:numPr>
          <w:ilvl w:val="0"/>
          <w:numId w:val="8"/>
        </w:numPr>
        <w:rPr>
          <w:b/>
          <w:bCs/>
          <w:lang w:val="en-IN" w:eastAsia="en-IN"/>
        </w:rPr>
      </w:pPr>
      <w:r w:rsidRPr="004B5C38">
        <w:rPr>
          <w:lang w:val="en-IN" w:eastAsia="en-IN"/>
        </w:rPr>
        <w:t xml:space="preserve">Reward Points will be credited within </w:t>
      </w:r>
      <w:r w:rsidRPr="004B5C38" w:rsidR="004B5C38">
        <w:rPr>
          <w:lang w:val="en-IN" w:eastAsia="en-IN"/>
        </w:rPr>
        <w:t>45</w:t>
      </w:r>
      <w:r w:rsidRPr="004B5C38">
        <w:rPr>
          <w:lang w:val="en-IN" w:eastAsia="en-IN"/>
        </w:rPr>
        <w:t xml:space="preserve"> days of </w:t>
      </w:r>
      <w:r w:rsidRPr="004B5C38" w:rsidR="004B5C38">
        <w:rPr>
          <w:lang w:eastAsia="en-IN"/>
        </w:rPr>
        <w:t>eligible transaction</w:t>
      </w:r>
    </w:p>
    <w:p w:rsidRPr="004B5C38" w:rsidR="004B5C38" w:rsidP="000B6E1A" w:rsidRDefault="004B5C38" w14:paraId="05CB3860" w14:textId="5168C950">
      <w:pPr>
        <w:pStyle w:val="ListParagraph"/>
        <w:numPr>
          <w:ilvl w:val="0"/>
          <w:numId w:val="8"/>
        </w:numPr>
      </w:pPr>
      <w:r w:rsidRPr="004B5C38">
        <w:t>Please click </w:t>
      </w:r>
      <w:hyperlink w:history="1" r:id="rId12">
        <w:r w:rsidRPr="004B5C38">
          <w:rPr>
            <w:rStyle w:val="Hyperlink"/>
          </w:rPr>
          <w:t>here</w:t>
        </w:r>
      </w:hyperlink>
      <w:r w:rsidRPr="004B5C38">
        <w:t> for FAQs</w:t>
      </w:r>
    </w:p>
    <w:p w:rsidRPr="004B5C38" w:rsidR="00F30867" w:rsidP="519729FC" w:rsidRDefault="00F30867" w14:paraId="57C2207E" w14:textId="1BA18637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F30867">
        <w:rPr>
          <w:b w:val="1"/>
          <w:bCs w:val="1"/>
          <w:lang w:val="en-IN" w:eastAsia="en-IN"/>
        </w:rPr>
        <w:t>Value Back Benefits</w:t>
      </w:r>
      <w:r w:rsidRPr="5EA3A59D" w:rsidR="5CEF2371">
        <w:rPr>
          <w:b w:val="1"/>
          <w:bCs w:val="1"/>
          <w:lang w:val="en-IN" w:eastAsia="en-IN"/>
        </w:rPr>
        <w:t xml:space="preserve"> </w:t>
      </w:r>
    </w:p>
    <w:p w:rsidRPr="002A2262" w:rsidR="002A2262" w:rsidP="000B6E1A" w:rsidRDefault="002A2262" w14:paraId="2D5E662C" w14:textId="09AB2AFD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2A2262">
        <w:t>U</w:t>
      </w:r>
      <w:r w:rsidRPr="002A2262">
        <w:rPr>
          <w:lang w:val="en-IN" w:eastAsia="en-IN"/>
        </w:rPr>
        <w:t xml:space="preserve">p to 10% </w:t>
      </w:r>
      <w:r w:rsidRPr="002A2262" w:rsidR="00BF38E2">
        <w:t xml:space="preserve">Value Back </w:t>
      </w:r>
      <w:r w:rsidRPr="002A2262">
        <w:t xml:space="preserve">as </w:t>
      </w:r>
      <w:r w:rsidRPr="002A2262" w:rsidR="00966811">
        <w:t xml:space="preserve">Reward Points </w:t>
      </w:r>
      <w:r w:rsidRPr="002A2262">
        <w:t xml:space="preserve">on buying tickets through </w:t>
      </w:r>
      <w:r w:rsidR="00630704">
        <w:t>IRCTC App and Web</w:t>
      </w:r>
      <w:r w:rsidR="008B5FCF">
        <w:t>site</w:t>
      </w:r>
      <w:r w:rsidRPr="002A2262">
        <w:t xml:space="preserve"> f</w:t>
      </w:r>
      <w:r w:rsidRPr="002A2262">
        <w:rPr>
          <w:lang w:val="en-IN" w:eastAsia="en-IN"/>
        </w:rPr>
        <w:t xml:space="preserve">or AC1, AC2, AC3, Executive Chair </w:t>
      </w:r>
      <w:r w:rsidRPr="002A2262" w:rsidR="00966811">
        <w:rPr>
          <w:lang w:val="en-IN" w:eastAsia="en-IN"/>
        </w:rPr>
        <w:t xml:space="preserve">Car </w:t>
      </w:r>
      <w:r w:rsidRPr="002A2262">
        <w:rPr>
          <w:lang w:val="en-IN" w:eastAsia="en-IN"/>
        </w:rPr>
        <w:t>and Chair Ca</w:t>
      </w:r>
      <w:r w:rsidRPr="002A2262">
        <w:t>r.</w:t>
      </w:r>
    </w:p>
    <w:p w:rsidRPr="002A2262" w:rsidR="002A2262" w:rsidP="000B6E1A" w:rsidRDefault="002A2262" w14:paraId="3BBD8DF6" w14:textId="46C00EFC">
      <w:pPr>
        <w:pStyle w:val="ListParagraph"/>
        <w:numPr>
          <w:ilvl w:val="0"/>
          <w:numId w:val="9"/>
        </w:numPr>
      </w:pPr>
      <w:r w:rsidRPr="002A2262">
        <w:t xml:space="preserve">5% </w:t>
      </w:r>
      <w:r w:rsidRPr="002A2262" w:rsidR="00966811">
        <w:t xml:space="preserve">Back </w:t>
      </w:r>
      <w:r w:rsidRPr="002A2262">
        <w:t>on Air ticket purchases on </w:t>
      </w:r>
      <w:hyperlink w:history="1" r:id="rId13">
        <w:r w:rsidRPr="002A2262">
          <w:rPr>
            <w:rStyle w:val="Hyperlink"/>
          </w:rPr>
          <w:t>www.air.irctc.co.in</w:t>
        </w:r>
      </w:hyperlink>
    </w:p>
    <w:p w:rsidRPr="002A2262" w:rsidR="002A2262" w:rsidP="000B6E1A" w:rsidRDefault="002A2262" w14:paraId="71FBF560" w14:textId="75FFD765">
      <w:pPr>
        <w:pStyle w:val="ListParagraph"/>
        <w:numPr>
          <w:ilvl w:val="0"/>
          <w:numId w:val="9"/>
        </w:numPr>
      </w:pPr>
      <w:r w:rsidRPr="002A2262">
        <w:t xml:space="preserve">5% </w:t>
      </w:r>
      <w:r w:rsidRPr="002A2262" w:rsidR="00966811">
        <w:t xml:space="preserve">Back </w:t>
      </w:r>
      <w:r w:rsidRPr="002A2262">
        <w:t xml:space="preserve">on </w:t>
      </w:r>
      <w:r w:rsidR="000F2BD5">
        <w:t>e</w:t>
      </w:r>
      <w:r w:rsidRPr="002A2262">
        <w:t>-</w:t>
      </w:r>
      <w:r w:rsidRPr="002A2262" w:rsidR="00966811">
        <w:t xml:space="preserve">Catering </w:t>
      </w:r>
      <w:r w:rsidRPr="002A2262">
        <w:t>purchases on </w:t>
      </w:r>
      <w:hyperlink w:history="1" r:id="rId14">
        <w:r w:rsidRPr="002A2262">
          <w:rPr>
            <w:rStyle w:val="Hyperlink"/>
          </w:rPr>
          <w:t>www.ecatering.irctc.co.in</w:t>
        </w:r>
      </w:hyperlink>
    </w:p>
    <w:p w:rsidR="002A2262" w:rsidP="000B6E1A" w:rsidRDefault="002A2262" w14:paraId="2473B25A" w14:textId="6818F6DE">
      <w:pPr>
        <w:pStyle w:val="ListParagraph"/>
        <w:numPr>
          <w:ilvl w:val="0"/>
          <w:numId w:val="9"/>
        </w:numPr>
      </w:pPr>
      <w:r w:rsidRPr="002A2262">
        <w:rPr>
          <w:lang w:eastAsia="en-IN"/>
        </w:rPr>
        <w:t xml:space="preserve">Reward Points will be transferred to IRCTC Loyalty A/c and can be redeemed </w:t>
      </w:r>
      <w:r w:rsidR="00253697">
        <w:rPr>
          <w:lang w:eastAsia="en-IN"/>
        </w:rPr>
        <w:t>on</w:t>
      </w:r>
      <w:r w:rsidRPr="002A2262">
        <w:rPr>
          <w:lang w:eastAsia="en-IN"/>
        </w:rPr>
        <w:t xml:space="preserve"> IRCTC Website or Mobile App (</w:t>
      </w:r>
      <w:r>
        <w:rPr>
          <w:lang w:eastAsia="en-IN"/>
        </w:rPr>
        <w:t>Android</w:t>
      </w:r>
      <w:r w:rsidRPr="002A2262">
        <w:rPr>
          <w:lang w:eastAsia="en-IN"/>
        </w:rPr>
        <w:t xml:space="preserve"> only)</w:t>
      </w:r>
    </w:p>
    <w:p w:rsidR="00AE2EC1" w:rsidP="000B6E1A" w:rsidRDefault="00AE2EC1" w14:paraId="1B028FF6" w14:textId="70F6F48B">
      <w:pPr>
        <w:pStyle w:val="ListParagraph"/>
        <w:numPr>
          <w:ilvl w:val="0"/>
          <w:numId w:val="9"/>
        </w:numPr>
      </w:pPr>
      <w:r w:rsidRPr="00AE2EC1">
        <w:t xml:space="preserve">Reward Points on IRCTC bookings are calculated on </w:t>
      </w:r>
      <w:del w:author="Upadhyay , Shubham (SBICard)" w:date="2026-01-20T13:30:00Z" w16du:dateUtc="2026-01-20T08:00:00Z" w:id="20">
        <w:r w:rsidRPr="00AE2EC1" w:rsidDel="00966811">
          <w:delText xml:space="preserve">the </w:delText>
        </w:r>
      </w:del>
      <w:r w:rsidR="00966811">
        <w:t xml:space="preserve">booking </w:t>
      </w:r>
      <w:r w:rsidR="00086285">
        <w:t>base fare</w:t>
      </w:r>
      <w:r w:rsidRPr="00AE2EC1">
        <w:t>, including the Primary Cardholder’s fare and all co-travellers’ fares.</w:t>
      </w:r>
    </w:p>
    <w:p w:rsidRPr="000D3C30" w:rsidR="003C1523" w:rsidP="519729FC" w:rsidRDefault="00104FD2" w14:paraId="198DC140" w14:textId="4313B383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5EA3A59D" w:rsidR="00104FD2">
        <w:rPr>
          <w:b w:val="1"/>
          <w:bCs w:val="1"/>
          <w:lang w:val="en-IN"/>
        </w:rPr>
        <w:t>Reward</w:t>
      </w:r>
      <w:r w:rsidRPr="5EA3A59D" w:rsidR="003C1523">
        <w:rPr>
          <w:b w:val="1"/>
          <w:bCs w:val="1"/>
          <w:lang w:val="en-IN"/>
        </w:rPr>
        <w:t xml:space="preserve"> Benefits</w:t>
      </w:r>
      <w:r w:rsidRPr="5EA3A59D" w:rsidR="71FA0A75">
        <w:rPr>
          <w:b w:val="1"/>
          <w:bCs w:val="1"/>
          <w:lang w:val="en-IN"/>
        </w:rPr>
        <w:t xml:space="preserve"> </w:t>
      </w:r>
    </w:p>
    <w:p w:rsidRPr="002A2262" w:rsidR="002A2262" w:rsidP="000B6E1A" w:rsidRDefault="002A2262" w14:paraId="31DF952D" w14:textId="12A34DE9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2A2262">
        <w:rPr>
          <w:lang w:val="en-IN" w:eastAsia="en-IN"/>
        </w:rPr>
        <w:t xml:space="preserve">3 Reward Points per </w:t>
      </w:r>
      <w:r>
        <w:rPr>
          <w:lang w:val="en-IN" w:eastAsia="en-IN"/>
        </w:rPr>
        <w:t xml:space="preserve">Rs. </w:t>
      </w:r>
      <w:r w:rsidRPr="002A2262">
        <w:rPr>
          <w:lang w:val="en-IN" w:eastAsia="en-IN"/>
        </w:rPr>
        <w:t xml:space="preserve">125 spent on Dining and </w:t>
      </w:r>
      <w:r w:rsidRPr="002A2262" w:rsidR="00966811">
        <w:rPr>
          <w:lang w:val="en-IN" w:eastAsia="en-IN"/>
        </w:rPr>
        <w:t xml:space="preserve">Standing Instructions </w:t>
      </w:r>
      <w:r w:rsidRPr="002A2262">
        <w:rPr>
          <w:lang w:val="en-IN" w:eastAsia="en-IN"/>
        </w:rPr>
        <w:t>on Utility spends</w:t>
      </w:r>
    </w:p>
    <w:p w:rsidRPr="002A2262" w:rsidR="002A2262" w:rsidP="000B6E1A" w:rsidRDefault="002A2262" w14:paraId="696AAF72" w14:textId="5158D319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2A2262">
        <w:rPr>
          <w:lang w:val="en-IN" w:eastAsia="en-IN"/>
        </w:rPr>
        <w:t xml:space="preserve">1 Reward Point per </w:t>
      </w:r>
      <w:r>
        <w:rPr>
          <w:lang w:val="en-IN" w:eastAsia="en-IN"/>
        </w:rPr>
        <w:t xml:space="preserve">Rs. </w:t>
      </w:r>
      <w:r w:rsidRPr="002A2262">
        <w:rPr>
          <w:lang w:val="en-IN" w:eastAsia="en-IN"/>
        </w:rPr>
        <w:t>125 spent on other non-fuel retail purchases </w:t>
      </w:r>
    </w:p>
    <w:p w:rsidRPr="002A2262" w:rsidR="002A2262" w:rsidP="000B6E1A" w:rsidRDefault="002A2262" w14:paraId="72F31D26" w14:textId="73C55055">
      <w:pPr>
        <w:pStyle w:val="ListParagraph"/>
        <w:numPr>
          <w:ilvl w:val="0"/>
          <w:numId w:val="10"/>
        </w:numPr>
      </w:pPr>
      <w:r w:rsidRPr="002A2262">
        <w:t>To know more</w:t>
      </w:r>
      <w:hyperlink w:history="1" r:id="rId16">
        <w:r w:rsidRPr="00AE2EC1" w:rsidR="00AE2EC1">
          <w:rPr>
            <w:rStyle w:val="Hyperlink"/>
            <w:u w:val="none"/>
          </w:rPr>
          <w:t xml:space="preserve">, </w:t>
        </w:r>
        <w:r w:rsidR="00AE2EC1">
          <w:rPr>
            <w:rStyle w:val="Hyperlink"/>
          </w:rPr>
          <w:t>click here</w:t>
        </w:r>
      </w:hyperlink>
    </w:p>
    <w:p w:rsidRPr="002A2262" w:rsidR="006657A1" w:rsidP="5EA3A59D" w:rsidRDefault="006657A1" w14:paraId="20F6C685" w14:textId="2E2EB7F1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6657A1">
        <w:rPr>
          <w:b w:val="1"/>
          <w:bCs w:val="1"/>
          <w:lang w:val="en-IN"/>
        </w:rPr>
        <w:t>Milestone Benefits</w:t>
      </w:r>
    </w:p>
    <w:p w:rsidRPr="002A2262" w:rsidR="002A2262" w:rsidP="000B6E1A" w:rsidRDefault="002A2262" w14:paraId="37D0E684" w14:textId="2CFF54FB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lastRenderedPageBreak/>
        <w:t>2,500 Reward Points on annual travel spends of Rs. 50,000</w:t>
      </w:r>
    </w:p>
    <w:p w:rsidRPr="002A2262" w:rsidR="002A2262" w:rsidP="000B6E1A" w:rsidRDefault="002A2262" w14:paraId="64281976" w14:textId="4B986CAA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t>5,000 Reward Points on annual travel spends of Rs. 1</w:t>
      </w:r>
      <w:r>
        <w:rPr>
          <w:lang w:val="en-IN" w:eastAsia="en-IN"/>
        </w:rPr>
        <w:t xml:space="preserve"> </w:t>
      </w:r>
      <w:r w:rsidR="00966811">
        <w:rPr>
          <w:lang w:val="en-IN" w:eastAsia="en-IN"/>
        </w:rPr>
        <w:t>lakh</w:t>
      </w:r>
    </w:p>
    <w:p w:rsidRPr="002A2262" w:rsidR="002A2262" w:rsidP="000B6E1A" w:rsidRDefault="002A2262" w14:paraId="7165B6F4" w14:textId="2EDD185A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t xml:space="preserve">Spend based reversal of </w:t>
      </w:r>
      <w:r w:rsidRPr="002A2262" w:rsidR="00966811">
        <w:rPr>
          <w:lang w:val="en-IN" w:eastAsia="en-IN"/>
        </w:rPr>
        <w:t xml:space="preserve">Annual Fee </w:t>
      </w:r>
      <w:r w:rsidRPr="002A2262">
        <w:rPr>
          <w:lang w:val="en-IN" w:eastAsia="en-IN"/>
        </w:rPr>
        <w:t xml:space="preserve">on spends of Rs. 2 </w:t>
      </w:r>
      <w:r w:rsidRPr="002A2262" w:rsidR="00966811">
        <w:rPr>
          <w:lang w:val="en-IN" w:eastAsia="en-IN"/>
        </w:rPr>
        <w:t>lakh</w:t>
      </w:r>
      <w:r w:rsidR="00966811">
        <w:rPr>
          <w:lang w:val="en-IN" w:eastAsia="en-IN"/>
        </w:rPr>
        <w:t>s</w:t>
      </w:r>
    </w:p>
    <w:p w:rsidR="000D3C30" w:rsidP="000B6E1A" w:rsidRDefault="002A2262" w14:paraId="3887958B" w14:textId="0F59DA9D">
      <w:pPr>
        <w:pStyle w:val="ListParagraph"/>
        <w:numPr>
          <w:ilvl w:val="0"/>
          <w:numId w:val="11"/>
        </w:numPr>
      </w:pPr>
      <w:r w:rsidRPr="002A2262">
        <w:t>For the list of eligible MCCs for milestone benefits</w:t>
      </w:r>
      <w:r w:rsidR="001A69A5">
        <w:t xml:space="preserve"> on travel spends</w:t>
      </w:r>
      <w:r w:rsidRPr="002A2262">
        <w:t>, </w:t>
      </w:r>
      <w:hyperlink w:tgtFrame="_blank" w:history="1" r:id="rId18">
        <w:r w:rsidRPr="002A2262">
          <w:rPr>
            <w:rStyle w:val="Hyperlink"/>
          </w:rPr>
          <w:t>click here</w:t>
        </w:r>
      </w:hyperlink>
    </w:p>
    <w:p w:rsidRPr="002A2262" w:rsidR="002A2262" w:rsidP="519729FC" w:rsidRDefault="002A2262" w14:paraId="68ABBE64" w14:textId="0A009C57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2A2262">
        <w:rPr>
          <w:b w:val="1"/>
          <w:bCs w:val="1"/>
          <w:lang w:val="en-IN"/>
        </w:rPr>
        <w:t>Complimentary Insurance Cover</w:t>
      </w:r>
      <w:r w:rsidRPr="5EA3A59D" w:rsidR="613BCC2D">
        <w:rPr>
          <w:b w:val="1"/>
          <w:bCs w:val="1"/>
          <w:lang w:val="en-IN"/>
        </w:rPr>
        <w:t xml:space="preserve"> </w:t>
      </w:r>
    </w:p>
    <w:p w:rsidRPr="00B237A1" w:rsidR="002A2262" w:rsidP="000B6E1A" w:rsidRDefault="002A2262" w14:paraId="1E4A3C7C" w14:textId="01F78299">
      <w:pPr>
        <w:pStyle w:val="ListParagraph"/>
        <w:numPr>
          <w:ilvl w:val="0"/>
          <w:numId w:val="12"/>
        </w:numPr>
        <w:rPr>
          <w:ins w:author="Namita Salgiya" w:date="2026-01-20T10:29:00Z" w16du:dateUtc="2026-01-20T04:59:00Z" w:id="21"/>
          <w:rPrChange w:author="Namita Salgiya" w:date="2026-01-20T10:29:00Z" w16du:dateUtc="2026-01-20T04:59:00Z" w:id="22">
            <w:rPr>
              <w:ins w:author="Namita Salgiya" w:date="2026-01-20T10:29:00Z" w16du:dateUtc="2026-01-20T04:59:00Z" w:id="23"/>
              <w:lang w:val="en-IN"/>
            </w:rPr>
          </w:rPrChange>
        </w:rPr>
      </w:pPr>
      <w:r w:rsidRPr="002A2262">
        <w:rPr>
          <w:lang w:val="en-IN"/>
        </w:rPr>
        <w:t xml:space="preserve">Fraud Liability cover of </w:t>
      </w:r>
      <w:r w:rsidRPr="002A2262">
        <w:t>Rs.</w:t>
      </w:r>
      <w:r w:rsidRPr="002A2262">
        <w:rPr>
          <w:lang w:val="en-IN"/>
        </w:rPr>
        <w:t xml:space="preserve"> 1 lak</w:t>
      </w:r>
      <w:r w:rsidR="001A69A5">
        <w:rPr>
          <w:lang w:val="en-IN"/>
        </w:rPr>
        <w:t>h</w:t>
      </w:r>
      <w:del w:author="Namita Salgiya" w:date="2026-01-20T10:28:00Z" w16du:dateUtc="2026-01-20T04:58:00Z" w:id="24">
        <w:r w:rsidDel="0087755A" w:rsidR="001A69A5">
          <w:rPr>
            <w:lang w:val="en-IN"/>
          </w:rPr>
          <w:delText>s</w:delText>
        </w:r>
      </w:del>
    </w:p>
    <w:p w:rsidRPr="002A2262" w:rsidR="00B237A1" w:rsidP="000B6E1A" w:rsidRDefault="00B237A1" w14:paraId="6C6D8E56" w14:textId="1FF76424">
      <w:pPr>
        <w:pStyle w:val="ListParagraph"/>
        <w:numPr>
          <w:ilvl w:val="0"/>
          <w:numId w:val="12"/>
        </w:numPr>
      </w:pPr>
      <w:ins w:author="Namita Salgiya" w:date="2026-01-20T10:29:00Z" w:id="25">
        <w:r w:rsidRPr="00B237A1">
          <w:t xml:space="preserve">Overseas </w:t>
        </w:r>
        <w:r w:rsidRPr="00B237A1" w:rsidR="00966811">
          <w:t xml:space="preserve">accident cover </w:t>
        </w:r>
        <w:r w:rsidRPr="00B237A1">
          <w:t>of Rs. 50 lakh</w:t>
        </w:r>
      </w:ins>
      <w:ins w:author="Upadhyay , Shubham (SBICard)" w:date="2026-01-20T13:31:00Z" w16du:dateUtc="2026-01-20T08:01:00Z" w:id="26">
        <w:r w:rsidR="00966811">
          <w:t>s</w:t>
        </w:r>
      </w:ins>
    </w:p>
    <w:p w:rsidRPr="002A2262" w:rsidR="002A2262" w:rsidP="519729FC" w:rsidRDefault="002A2262" w14:paraId="510CE0B1" w14:textId="51B08A45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2A2262">
        <w:rPr>
          <w:b w:val="1"/>
          <w:bCs w:val="1"/>
          <w:lang w:val="en-IN"/>
        </w:rPr>
        <w:t>Travel Offers from IRCTC</w:t>
      </w:r>
      <w:r w:rsidRPr="5EA3A59D" w:rsidR="00A42A8E">
        <w:rPr>
          <w:b w:val="1"/>
          <w:bCs w:val="1"/>
          <w:lang w:val="en-IN"/>
        </w:rPr>
        <w:t xml:space="preserve"> </w:t>
      </w:r>
    </w:p>
    <w:p w:rsidRPr="002A2262" w:rsidR="002A2262" w:rsidP="000B6E1A" w:rsidRDefault="002A2262" w14:paraId="7614C648" w14:textId="77777777">
      <w:pPr>
        <w:pStyle w:val="ListParagraph"/>
        <w:numPr>
          <w:ilvl w:val="0"/>
          <w:numId w:val="12"/>
        </w:numPr>
        <w:rPr>
          <w:lang w:val="en-IN"/>
        </w:rPr>
      </w:pPr>
      <w:r w:rsidRPr="002A2262">
        <w:rPr>
          <w:lang w:val="en-IN"/>
        </w:rPr>
        <w:t>Save 1% transaction charges on railway ticket bookings on </w:t>
      </w:r>
      <w:hyperlink w:history="1" r:id="rId21">
        <w:r w:rsidRPr="002A2262">
          <w:rPr>
            <w:rStyle w:val="Hyperlink"/>
            <w:lang w:val="en-IN"/>
          </w:rPr>
          <w:t>www.irctc.co.in</w:t>
        </w:r>
      </w:hyperlink>
    </w:p>
    <w:p w:rsidRPr="002A2262" w:rsidR="002A2262" w:rsidP="000B6E1A" w:rsidRDefault="002A2262" w14:paraId="1607AC26" w14:textId="77777777">
      <w:pPr>
        <w:pStyle w:val="ListParagraph"/>
        <w:numPr>
          <w:ilvl w:val="0"/>
          <w:numId w:val="12"/>
        </w:numPr>
        <w:rPr>
          <w:lang w:val="en-IN"/>
        </w:rPr>
      </w:pPr>
      <w:r w:rsidRPr="002A2262">
        <w:rPr>
          <w:lang w:val="en-IN"/>
        </w:rPr>
        <w:t>Save 1.8% transaction charges on airline ticket bookings on </w:t>
      </w:r>
      <w:hyperlink w:history="1" r:id="rId22">
        <w:r w:rsidRPr="002A2262">
          <w:rPr>
            <w:rStyle w:val="Hyperlink"/>
            <w:lang w:val="en-IN"/>
          </w:rPr>
          <w:t>www.air.irctc.co.in</w:t>
        </w:r>
      </w:hyperlink>
    </w:p>
    <w:p w:rsidRPr="002A2262" w:rsidR="002A2262" w:rsidP="000B6E1A" w:rsidRDefault="002A2262" w14:paraId="522BCCE6" w14:textId="41C59150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2A2262">
        <w:rPr>
          <w:lang w:val="en-IN" w:eastAsia="en-IN"/>
        </w:rPr>
        <w:t>Book airline tickets with IRCTC at unbeatable prices</w:t>
      </w:r>
    </w:p>
    <w:p w:rsidRPr="002A2262" w:rsidR="002A2262" w:rsidP="000B6E1A" w:rsidRDefault="002A2262" w14:paraId="75607CAD" w14:textId="4938FBCC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2A2262">
        <w:rPr>
          <w:lang w:val="en-IN" w:eastAsia="en-IN"/>
        </w:rPr>
        <w:t xml:space="preserve">Get </w:t>
      </w:r>
      <w:r w:rsidR="00AE2EC1">
        <w:rPr>
          <w:lang w:val="en-IN" w:eastAsia="en-IN"/>
        </w:rPr>
        <w:t xml:space="preserve">a </w:t>
      </w:r>
      <w:r w:rsidRPr="002A2262">
        <w:rPr>
          <w:lang w:val="en-IN" w:eastAsia="en-IN"/>
        </w:rPr>
        <w:t xml:space="preserve">wide range of </w:t>
      </w:r>
      <w:r w:rsidR="00AE2EC1">
        <w:rPr>
          <w:lang w:val="en-IN" w:eastAsia="en-IN"/>
        </w:rPr>
        <w:t>tailor-made</w:t>
      </w:r>
      <w:r w:rsidRPr="002A2262">
        <w:rPr>
          <w:lang w:val="en-IN" w:eastAsia="en-IN"/>
        </w:rPr>
        <w:t xml:space="preserve"> packages ranging from adventure, wildlife, pilgrimage and leisure tours to various places in India</w:t>
      </w:r>
    </w:p>
    <w:p w:rsidRPr="002A2262" w:rsidR="002A2262" w:rsidP="000B6E1A" w:rsidRDefault="002A2262" w14:paraId="119BF2FC" w14:textId="11AC19B6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2A2262">
        <w:rPr>
          <w:lang w:val="en-IN" w:eastAsia="en-IN"/>
        </w:rPr>
        <w:t>Avail accommodation at over 5,000 hotels</w:t>
      </w:r>
      <w:r w:rsidR="00AE2EC1">
        <w:rPr>
          <w:lang w:val="en-IN" w:eastAsia="en-IN"/>
        </w:rPr>
        <w:t xml:space="preserve"> across </w:t>
      </w:r>
      <w:r w:rsidRPr="002A2262">
        <w:rPr>
          <w:lang w:val="en-IN" w:eastAsia="en-IN"/>
        </w:rPr>
        <w:t>350 cities in India</w:t>
      </w:r>
    </w:p>
    <w:p w:rsidRPr="009164D7" w:rsidR="000D3C30" w:rsidP="519729FC" w:rsidRDefault="000D3C30" w14:paraId="75EF387C" w14:textId="13CA2612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0D3C30">
        <w:rPr>
          <w:b w:val="1"/>
          <w:bCs w:val="1"/>
          <w:lang w:val="en-IN"/>
        </w:rPr>
        <w:t>Fuel Surcharge Waiver</w:t>
      </w:r>
      <w:r w:rsidRPr="5EA3A59D" w:rsidR="46FF53BD">
        <w:rPr>
          <w:b w:val="1"/>
          <w:bCs w:val="1"/>
          <w:lang w:val="en-IN"/>
        </w:rPr>
        <w:t xml:space="preserve"> </w:t>
      </w:r>
    </w:p>
    <w:p w:rsidRPr="00F23D00" w:rsidR="000D3C30" w:rsidP="000B6E1A" w:rsidRDefault="000D3C30" w14:paraId="7556DEC9" w14:textId="55ACF560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</w:t>
      </w:r>
      <w:r w:rsidRPr="000D3C30">
        <w:t>across all</w:t>
      </w:r>
      <w:r w:rsidR="001A69A5">
        <w:t xml:space="preserve"> </w:t>
      </w:r>
      <w:r w:rsidRPr="000D3C30">
        <w:t xml:space="preserve">petrol pumps in India, on transactions </w:t>
      </w:r>
      <w:r w:rsidRPr="00AE2EC1" w:rsidR="00AE2EC1">
        <w:t xml:space="preserve">of Rs. 500 </w:t>
      </w:r>
      <w:r w:rsidR="00AE2EC1">
        <w:t xml:space="preserve">to </w:t>
      </w:r>
      <w:r w:rsidRPr="000D3C30">
        <w:t>Rs. 4,000</w:t>
      </w:r>
    </w:p>
    <w:p w:rsidRPr="000D3C30" w:rsidR="000D3C30" w:rsidP="000B6E1A" w:rsidRDefault="000D3C30" w14:paraId="20ADBB09" w14:textId="7D6643C9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AE2EC1">
        <w:rPr>
          <w:lang w:val="en-IN"/>
        </w:rPr>
        <w:t>25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</w:t>
      </w:r>
    </w:p>
    <w:p w:rsidRPr="00AE2EC1" w:rsidR="00AE2EC1" w:rsidP="519729FC" w:rsidRDefault="00AE2EC1" w14:paraId="6442D95D" w14:textId="2AF98D57">
      <w:pPr>
        <w:rPr>
          <w:rFonts w:ascii="Calibri" w:hAnsi="Calibri" w:eastAsia="Calibri" w:cs="Calibri"/>
          <w:sz w:val="12"/>
          <w:szCs w:val="12"/>
          <w:lang w:val="en-IN"/>
        </w:rPr>
      </w:pPr>
      <w:r w:rsidRPr="5EA3A59D" w:rsidR="00AE2EC1">
        <w:rPr>
          <w:b w:val="1"/>
          <w:bCs w:val="1"/>
          <w:lang w:val="en-IN"/>
        </w:rPr>
        <w:t>Railway Lounge Program</w:t>
      </w:r>
      <w:r w:rsidRPr="5EA3A59D" w:rsidR="634A2F3D">
        <w:rPr>
          <w:b w:val="1"/>
          <w:bCs w:val="1"/>
          <w:lang w:val="en-IN"/>
        </w:rPr>
        <w:t xml:space="preserve"> </w:t>
      </w:r>
    </w:p>
    <w:p w:rsidRPr="00AE2EC1" w:rsidR="00AE2EC1" w:rsidP="000B6E1A" w:rsidRDefault="00AE2EC1" w14:paraId="7399C12A" w14:textId="767033C6">
      <w:pPr>
        <w:pStyle w:val="ListParagraph"/>
        <w:numPr>
          <w:ilvl w:val="0"/>
          <w:numId w:val="13"/>
        </w:numPr>
        <w:rPr>
          <w:lang w:val="en-IN"/>
        </w:rPr>
      </w:pPr>
      <w:r w:rsidRPr="00AE2EC1">
        <w:rPr>
          <w:lang w:val="en-IN"/>
        </w:rPr>
        <w:t xml:space="preserve">8 complimentary </w:t>
      </w:r>
      <w:r w:rsidRPr="00AE2EC1" w:rsidR="00BF38E2">
        <w:rPr>
          <w:lang w:val="en-IN"/>
        </w:rPr>
        <w:t xml:space="preserve">Railway Lounge Access </w:t>
      </w:r>
      <w:r w:rsidRPr="00AE2EC1">
        <w:rPr>
          <w:lang w:val="en-IN"/>
        </w:rPr>
        <w:t>in a year in India (</w:t>
      </w:r>
      <w:r>
        <w:rPr>
          <w:lang w:val="en-IN"/>
        </w:rPr>
        <w:t>m</w:t>
      </w:r>
      <w:r w:rsidRPr="00AE2EC1">
        <w:rPr>
          <w:lang w:val="en-IN"/>
        </w:rPr>
        <w:t>ax</w:t>
      </w:r>
      <w:r>
        <w:rPr>
          <w:lang w:val="en-IN"/>
        </w:rPr>
        <w:t>.</w:t>
      </w:r>
      <w:r w:rsidRPr="00AE2EC1">
        <w:rPr>
          <w:lang w:val="en-IN"/>
        </w:rPr>
        <w:t xml:space="preserve"> 2 per quarter)</w:t>
      </w:r>
    </w:p>
    <w:p w:rsidRPr="00AE2EC1" w:rsidR="00AE2EC1" w:rsidDel="00BF38E2" w:rsidP="000B6E1A" w:rsidRDefault="00AE2EC1" w14:paraId="68D38ED6" w14:textId="77777777">
      <w:pPr>
        <w:pStyle w:val="ListParagraph"/>
        <w:numPr>
          <w:ilvl w:val="0"/>
          <w:numId w:val="13"/>
        </w:numPr>
        <w:rPr>
          <w:del w:author="Namita Salgiya" w:date="2026-01-20T10:23:00Z" w16du:dateUtc="2026-01-20T04:53:00Z" w:id="27"/>
        </w:rPr>
      </w:pPr>
      <w:hyperlink w:tgtFrame="_blank" w:history="1" r:id="rId25">
        <w:r w:rsidRPr="00AE2EC1">
          <w:rPr>
            <w:rStyle w:val="Hyperlink"/>
          </w:rPr>
          <w:t>Click here</w:t>
        </w:r>
      </w:hyperlink>
      <w:r w:rsidRPr="00AE2EC1">
        <w:t> for FAQs on railway lounges</w:t>
      </w:r>
    </w:p>
    <w:p w:rsidR="00D50CE4" w:rsidRDefault="00D50CE4" w14:paraId="7BC10FE9" w14:textId="77777777">
      <w:pPr>
        <w:pStyle w:val="ListParagraph"/>
        <w:numPr>
          <w:ilvl w:val="0"/>
          <w:numId w:val="13"/>
        </w:numPr>
        <w:pPrChange w:author="Namita Salgiya" w:date="2026-01-20T10:23:00Z" w16du:dateUtc="2026-01-20T04:53:00Z" w:id="28">
          <w:pPr>
            <w:jc w:val="center"/>
          </w:pPr>
        </w:pPrChange>
      </w:pPr>
    </w:p>
    <w:p w:rsidR="00DC2CA4" w:rsidP="00DC2CA4" w:rsidRDefault="00E56665" w14:paraId="1346349D" w14:textId="797F5974">
      <w:pPr>
        <w:jc w:val="center"/>
        <w:rPr>
          <w:b/>
          <w:bCs/>
          <w:u w:val="single"/>
          <w:lang w:val="en-IN"/>
        </w:rPr>
      </w:pPr>
      <w:hyperlink w:history="1" r:id="rId26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0D3C30" w:rsidR="00AE2EC1" w:rsidP="00AE2EC1" w:rsidRDefault="00AE2EC1" w14:paraId="196C3D9A" w14:textId="77777777">
      <w:pPr>
        <w:rPr>
          <w:b/>
          <w:bCs/>
          <w:lang w:val="en-IN"/>
        </w:rPr>
      </w:pPr>
      <w:r w:rsidRPr="000D3C30">
        <w:rPr>
          <w:b/>
          <w:bCs/>
          <w:lang w:val="en-IN"/>
        </w:rPr>
        <w:t>Reward Benefits</w:t>
      </w:r>
    </w:p>
    <w:p w:rsidRPr="002A2262" w:rsidR="00AE2EC1" w:rsidP="000B6E1A" w:rsidRDefault="00AE2EC1" w14:paraId="68840134" w14:textId="0AB8AC1E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2A2262">
        <w:rPr>
          <w:lang w:val="en-IN" w:eastAsia="en-IN"/>
        </w:rPr>
        <w:t xml:space="preserve">3 Reward Points per </w:t>
      </w:r>
      <w:r>
        <w:rPr>
          <w:lang w:val="en-IN" w:eastAsia="en-IN"/>
        </w:rPr>
        <w:t xml:space="preserve">Rs. </w:t>
      </w:r>
      <w:r w:rsidRPr="002A2262">
        <w:rPr>
          <w:lang w:val="en-IN" w:eastAsia="en-IN"/>
        </w:rPr>
        <w:t xml:space="preserve">125 spent on Dining and </w:t>
      </w:r>
      <w:r w:rsidRPr="002A2262" w:rsidR="00966811">
        <w:rPr>
          <w:lang w:val="en-IN" w:eastAsia="en-IN"/>
        </w:rPr>
        <w:t xml:space="preserve">Standing Instructions </w:t>
      </w:r>
      <w:r w:rsidRPr="002A2262">
        <w:rPr>
          <w:lang w:val="en-IN" w:eastAsia="en-IN"/>
        </w:rPr>
        <w:t>on Utility spends</w:t>
      </w:r>
    </w:p>
    <w:p w:rsidRPr="002A2262" w:rsidR="00AE2EC1" w:rsidP="000B6E1A" w:rsidRDefault="00AE2EC1" w14:paraId="2B2F13F0" w14:textId="7D9C8F74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2A2262">
        <w:rPr>
          <w:lang w:val="en-IN" w:eastAsia="en-IN"/>
        </w:rPr>
        <w:t xml:space="preserve">1 Reward Point per </w:t>
      </w:r>
      <w:r>
        <w:rPr>
          <w:lang w:val="en-IN" w:eastAsia="en-IN"/>
        </w:rPr>
        <w:t xml:space="preserve">Rs. </w:t>
      </w:r>
      <w:r w:rsidRPr="002A2262">
        <w:rPr>
          <w:lang w:val="en-IN" w:eastAsia="en-IN"/>
        </w:rPr>
        <w:t>125 spent on other</w:t>
      </w:r>
      <w:del w:author="Namita Salgiya" w:date="2026-01-20T10:24:00Z" w16du:dateUtc="2026-01-20T04:54:00Z" w:id="29">
        <w:r w:rsidRPr="002A2262" w:rsidDel="00BF38E2">
          <w:rPr>
            <w:lang w:val="en-IN" w:eastAsia="en-IN"/>
          </w:rPr>
          <w:delText xml:space="preserve"> non-fuel</w:delText>
        </w:r>
      </w:del>
      <w:r w:rsidRPr="002A2262">
        <w:rPr>
          <w:lang w:val="en-IN" w:eastAsia="en-IN"/>
        </w:rPr>
        <w:t xml:space="preserve"> retail purchases </w:t>
      </w:r>
    </w:p>
    <w:p w:rsidR="00AE2EC1" w:rsidDel="00BF38E2" w:rsidP="00AE2EC1" w:rsidRDefault="00AE2EC1" w14:paraId="481CB52E" w14:textId="507BCD1B">
      <w:pPr>
        <w:rPr>
          <w:del w:author="Namita Salgiya" w:date="2026-01-20T10:23:00Z" w16du:dateUtc="2026-01-20T04:53:00Z" w:id="30"/>
        </w:rPr>
      </w:pPr>
      <w:del w:author="Namita Salgiya" w:date="2026-01-20T10:23:00Z" w16du:dateUtc="2026-01-20T04:53:00Z" w:id="31">
        <w:r w:rsidRPr="002A2262" w:rsidDel="00BF38E2">
          <w:delText>To know more</w:delText>
        </w:r>
        <w:r w:rsidDel="00BF38E2">
          <w:fldChar w:fldCharType="begin"/>
        </w:r>
        <w:r w:rsidDel="00BF38E2">
          <w:delInstrText>HYPERLINK "https://www.sbicard.com/sbi-card-en/assets/docs/pdf/irctc-sbi-card-loyalty-program-aug24.pdf"</w:delInstrText>
        </w:r>
        <w:r w:rsidDel="00BF38E2">
          <w:fldChar w:fldCharType="separate"/>
        </w:r>
        <w:r w:rsidRPr="00AE2EC1" w:rsidDel="00BF38E2">
          <w:rPr>
            <w:rStyle w:val="Hyperlink"/>
            <w:u w:val="none"/>
          </w:rPr>
          <w:delText xml:space="preserve">, </w:delText>
        </w:r>
        <w:r w:rsidDel="00BF38E2">
          <w:rPr>
            <w:rStyle w:val="Hyperlink"/>
          </w:rPr>
          <w:delText>click here</w:delText>
        </w:r>
        <w:r w:rsidDel="00BF38E2">
          <w:fldChar w:fldCharType="end"/>
        </w:r>
      </w:del>
    </w:p>
    <w:p w:rsidRPr="002A2262" w:rsidR="00BF38E2" w:rsidRDefault="00BF38E2" w14:paraId="6C780E01" w14:textId="77777777">
      <w:pPr>
        <w:pStyle w:val="ListParagraph"/>
        <w:rPr>
          <w:ins w:author="Namita Salgiya" w:date="2026-01-20T10:23:00Z" w16du:dateUtc="2026-01-20T04:53:00Z" w:id="32"/>
        </w:rPr>
        <w:pPrChange w:author="Namita Salgiya" w:date="2026-01-20T10:23:00Z" w16du:dateUtc="2026-01-20T04:53:00Z" w:id="33">
          <w:pPr>
            <w:pStyle w:val="ListParagraph"/>
            <w:numPr>
              <w:numId w:val="10"/>
            </w:numPr>
            <w:ind w:hanging="360"/>
          </w:pPr>
        </w:pPrChange>
      </w:pPr>
    </w:p>
    <w:p w:rsidRPr="002A2262" w:rsidR="00AE2EC1" w:rsidP="00AE2EC1" w:rsidRDefault="00AE2EC1" w14:paraId="105F7B22" w14:textId="77777777">
      <w:pPr>
        <w:rPr>
          <w:lang w:val="en-IN"/>
        </w:rPr>
      </w:pPr>
      <w:r w:rsidRPr="002A2262">
        <w:rPr>
          <w:b/>
          <w:bCs/>
          <w:lang w:val="en-IN"/>
        </w:rPr>
        <w:t>Milestone Benefits</w:t>
      </w:r>
    </w:p>
    <w:p w:rsidRPr="002A2262" w:rsidR="00AE2EC1" w:rsidP="000B6E1A" w:rsidRDefault="00AE2EC1" w14:paraId="3A037D87" w14:textId="77777777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t>2,500 Reward Points on annual travel spends of Rs. 50,000</w:t>
      </w:r>
    </w:p>
    <w:p w:rsidRPr="002A2262" w:rsidR="00AE2EC1" w:rsidP="000B6E1A" w:rsidRDefault="00AE2EC1" w14:paraId="32F36408" w14:textId="61EA0838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t>5,000 Reward Points on annual travel spends of Rs. 1</w:t>
      </w:r>
      <w:r>
        <w:rPr>
          <w:lang w:val="en-IN" w:eastAsia="en-IN"/>
        </w:rPr>
        <w:t xml:space="preserve"> </w:t>
      </w:r>
      <w:r w:rsidR="00966811">
        <w:rPr>
          <w:lang w:val="en-IN" w:eastAsia="en-IN"/>
        </w:rPr>
        <w:t>lakh</w:t>
      </w:r>
    </w:p>
    <w:p w:rsidRPr="002A2262" w:rsidR="00AE2EC1" w:rsidP="000B6E1A" w:rsidRDefault="00AE2EC1" w14:paraId="3E516564" w14:textId="03018012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2A2262">
        <w:rPr>
          <w:lang w:val="en-IN" w:eastAsia="en-IN"/>
        </w:rPr>
        <w:t xml:space="preserve">Spend based reversal of </w:t>
      </w:r>
      <w:r w:rsidRPr="002A2262" w:rsidR="00966811">
        <w:rPr>
          <w:lang w:val="en-IN" w:eastAsia="en-IN"/>
        </w:rPr>
        <w:t xml:space="preserve">Annual Fee </w:t>
      </w:r>
      <w:r w:rsidRPr="002A2262">
        <w:rPr>
          <w:lang w:val="en-IN" w:eastAsia="en-IN"/>
        </w:rPr>
        <w:t xml:space="preserve">on spends of Rs. 2 </w:t>
      </w:r>
      <w:r w:rsidRPr="002A2262" w:rsidR="00966811">
        <w:rPr>
          <w:lang w:val="en-IN" w:eastAsia="en-IN"/>
        </w:rPr>
        <w:t>lakh</w:t>
      </w:r>
      <w:r w:rsidR="00966811">
        <w:rPr>
          <w:lang w:val="en-IN" w:eastAsia="en-IN"/>
        </w:rPr>
        <w:t>s</w:t>
      </w:r>
    </w:p>
    <w:p w:rsidRPr="00AE2EC1" w:rsidR="00DC2CA4" w:rsidDel="00BF38E2" w:rsidP="000B6E1A" w:rsidRDefault="00AE2EC1" w14:paraId="574FDFFC" w14:textId="26D4B702">
      <w:pPr>
        <w:pStyle w:val="ListParagraph"/>
        <w:numPr>
          <w:ilvl w:val="0"/>
          <w:numId w:val="11"/>
        </w:numPr>
        <w:rPr>
          <w:del w:author="Namita Salgiya" w:date="2026-01-20T10:23:00Z" w16du:dateUtc="2026-01-20T04:53:00Z" w:id="34"/>
        </w:rPr>
      </w:pPr>
      <w:del w:author="Namita Salgiya" w:date="2026-01-20T10:23:00Z" w16du:dateUtc="2026-01-20T04:53:00Z" w:id="35">
        <w:r w:rsidRPr="002A2262" w:rsidDel="00BF38E2">
          <w:delText>For the list of eligible MCCs for milestone benefits</w:delText>
        </w:r>
        <w:r w:rsidDel="00BF38E2" w:rsidR="001A69A5">
          <w:delText xml:space="preserve"> on </w:delText>
        </w:r>
        <w:r w:rsidDel="00BF38E2" w:rsidR="0036629C">
          <w:delText>travel spends</w:delText>
        </w:r>
        <w:r w:rsidRPr="002A2262" w:rsidDel="00BF38E2">
          <w:delText>, </w:delText>
        </w:r>
        <w:r w:rsidDel="00BF38E2">
          <w:fldChar w:fldCharType="begin"/>
        </w:r>
        <w:r w:rsidDel="00BF38E2">
          <w:delInstrText>HYPERLINK "https://www.sbicard.com/sbi-card-en/assets/docs/pdf/IRCTC-MILESTONE-MCCs.pdf" \t "_blank"</w:delInstrText>
        </w:r>
        <w:r w:rsidDel="00BF38E2">
          <w:fldChar w:fldCharType="separate"/>
        </w:r>
        <w:r w:rsidRPr="002A2262" w:rsidDel="00BF38E2">
          <w:rPr>
            <w:rStyle w:val="Hyperlink"/>
          </w:rPr>
          <w:delText>click here</w:delText>
        </w:r>
        <w:r w:rsidDel="00BF38E2">
          <w:fldChar w:fldCharType="end"/>
        </w:r>
      </w:del>
    </w:p>
    <w:p w:rsidRPr="00104FD2" w:rsidR="00104FD2" w:rsidP="00104FD2" w:rsidRDefault="00104FD2" w14:paraId="2E1DA76D" w14:textId="77777777">
      <w:pPr>
        <w:pStyle w:val="ListParagraph"/>
        <w:rPr>
          <w:lang w:val="en-IN" w:eastAsia="en-IN"/>
        </w:rPr>
      </w:pPr>
    </w:p>
    <w:p w:rsidRPr="002D38D6" w:rsidR="002D38D6" w:rsidP="00A80E72" w:rsidRDefault="004C50CB" w14:paraId="5605250A" w14:textId="4D97F534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P="000B6E1A" w:rsidRDefault="004D6419" w14:paraId="07E865B8" w14:textId="3E7396CD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(one-time): Rs.</w:t>
      </w:r>
      <w:r w:rsidR="00104FD2">
        <w:t xml:space="preserve"> </w:t>
      </w:r>
      <w:bookmarkStart w:name="_Hlk218357276" w:id="36"/>
      <w:r w:rsidR="000D3C30">
        <w:t>1</w:t>
      </w:r>
      <w:r w:rsidR="00B149BB">
        <w:t>,</w:t>
      </w:r>
      <w:r w:rsidR="000D3C30">
        <w:t>4</w:t>
      </w:r>
      <w:r w:rsidRPr="002D38D6" w:rsidR="002D38D6">
        <w:t>99</w:t>
      </w:r>
      <w:bookmarkEnd w:id="36"/>
      <w:r w:rsidRPr="002D38D6" w:rsidR="002D38D6">
        <w:t xml:space="preserve"> + taxes </w:t>
      </w:r>
    </w:p>
    <w:p w:rsidRPr="002D38D6" w:rsidR="002D38D6" w:rsidP="000B6E1A" w:rsidRDefault="002D38D6" w14:paraId="3CCA290E" w14:textId="622C3EE2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</w:t>
      </w:r>
      <w:r w:rsidR="000D3C30">
        <w:t>Rs. 1,4</w:t>
      </w:r>
      <w:r w:rsidRPr="002D38D6" w:rsidR="000D3C30">
        <w:t>99 + taxes 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0B6E1A" w:rsidRDefault="004D6419" w14:paraId="7060F76E" w14:textId="6C06CA83">
      <w:pPr>
        <w:pStyle w:val="ListParagraph"/>
        <w:numPr>
          <w:ilvl w:val="0"/>
          <w:numId w:val="3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0D3C30">
        <w:t>1,4</w:t>
      </w:r>
      <w:r w:rsidRPr="002D38D6" w:rsidR="000D3C30">
        <w:t>99 + taxes </w:t>
      </w:r>
    </w:p>
    <w:p w:rsidRPr="000D3C30" w:rsidR="000D3C30" w:rsidP="000B6E1A" w:rsidRDefault="00A579B5" w14:paraId="17F407B3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0D3C30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0D3C30">
        <w:t>1,4</w:t>
      </w:r>
      <w:r w:rsidRPr="002D38D6" w:rsidR="000D3C30">
        <w:t>99 + taxes </w:t>
      </w:r>
    </w:p>
    <w:p w:rsidRPr="000D3C30" w:rsidR="00A579B5" w:rsidP="000B6E1A" w:rsidRDefault="00A579B5" w14:paraId="099A0E29" w14:textId="60337CC0">
      <w:pPr>
        <w:pStyle w:val="ListParagraph"/>
        <w:numPr>
          <w:ilvl w:val="0"/>
          <w:numId w:val="3"/>
        </w:numPr>
        <w:rPr>
          <w:lang w:val="en-IN"/>
        </w:rPr>
      </w:pPr>
      <w:r w:rsidRPr="000D3C30">
        <w:rPr>
          <w:lang w:val="en-IN"/>
        </w:rPr>
        <w:t xml:space="preserve">Add-on </w:t>
      </w:r>
      <w:ins w:author="Namita Salgiya" w:date="2026-01-20T10:24:00Z" w16du:dateUtc="2026-01-20T04:54:00Z" w:id="37">
        <w:r w:rsidR="00BF38E2">
          <w:rPr>
            <w:lang w:val="en-IN"/>
          </w:rPr>
          <w:t xml:space="preserve">Card </w:t>
        </w:r>
      </w:ins>
      <w:r w:rsidRPr="000D3C30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0B6E1A" w:rsidR="009164D7" w:rsidP="000B6E1A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7">
        <w:r w:rsidRPr="009164D7">
          <w:rPr>
            <w:rStyle w:val="Hyperlink"/>
            <w:lang w:val="en-IN"/>
          </w:rPr>
          <w:t>Most Important Terms &amp; Conditions</w:t>
        </w:r>
      </w:hyperlink>
    </w:p>
    <w:p w:rsidR="000B6E1A" w:rsidP="000B6E1A" w:rsidRDefault="000B6E1A" w14:paraId="513FF0D8" w14:textId="77777777">
      <w:pPr>
        <w:rPr>
          <w:ins w:author="Namita Salgiya" w:date="2026-01-20T10:24:00Z" w16du:dateUtc="2026-01-20T04:54:00Z" w:id="38"/>
          <w:rStyle w:val="Hyperlink"/>
          <w:b/>
          <w:bCs/>
          <w:lang w:val="en-IN"/>
        </w:rPr>
      </w:pPr>
      <w:r w:rsidRPr="000B6E1A">
        <w:rPr>
          <w:rStyle w:val="Hyperlink"/>
          <w:b/>
          <w:bCs/>
          <w:lang w:val="en-IN"/>
        </w:rPr>
        <w:t>FAQ</w:t>
      </w:r>
    </w:p>
    <w:p w:rsidRPr="00BC38CC" w:rsidR="00D6431D" w:rsidP="00D6431D" w:rsidRDefault="00D6431D" w14:paraId="20FC7AC5" w14:textId="77777777">
      <w:pPr>
        <w:rPr>
          <w:ins w:author="Namita Salgiya" w:date="2026-01-20T10:25:00Z" w16du:dateUtc="2026-01-20T04:55:00Z" w:id="39"/>
          <w:b/>
          <w:bCs/>
          <w:lang w:val="en-IN"/>
        </w:rPr>
      </w:pPr>
      <w:bookmarkStart w:name="_Hlk219368909" w:id="40"/>
      <w:ins w:author="Namita Salgiya" w:date="2026-01-20T10:25:00Z" w16du:dateUtc="2026-01-20T04:55:00Z" w:id="41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D6431D" w:rsidP="00D6431D" w:rsidRDefault="00D6431D" w14:paraId="10FE892C" w14:textId="78308699">
      <w:pPr>
        <w:rPr>
          <w:ins w:author="Namita Salgiya" w:date="2026-01-20T10:25:00Z" w16du:dateUtc="2026-01-20T04:55:00Z" w:id="42"/>
          <w:lang w:val="en-IN"/>
        </w:rPr>
      </w:pPr>
      <w:ins w:author="Namita Salgiya" w:date="2026-01-20T10:25:00Z" w16du:dateUtc="2026-01-20T04:55:00Z" w:id="43">
        <w:r w:rsidRPr="00BC38CC">
          <w:rPr>
            <w:lang w:val="en-IN"/>
          </w:rPr>
          <w:t xml:space="preserve">The Annual Fee of the card is Rs. </w:t>
        </w:r>
        <w:r>
          <w:rPr>
            <w:lang w:val="en-IN"/>
          </w:rPr>
          <w:t>1</w:t>
        </w:r>
      </w:ins>
      <w:ins w:author="Upadhyay , Shubham (SBICard)" w:date="2026-01-20T13:32:00Z" w16du:dateUtc="2026-01-20T08:02:00Z" w:id="44">
        <w:r w:rsidR="00966811">
          <w:rPr>
            <w:lang w:val="en-IN"/>
          </w:rPr>
          <w:t>,</w:t>
        </w:r>
      </w:ins>
      <w:ins w:author="Namita Salgiya" w:date="2026-01-20T10:25:00Z" w16du:dateUtc="2026-01-20T04:55:00Z" w:id="45">
        <w:r>
          <w:rPr>
            <w:lang w:val="en-IN"/>
          </w:rPr>
          <w:t>4</w:t>
        </w:r>
        <w:r w:rsidRPr="00BC38CC">
          <w:rPr>
            <w:lang w:val="en-IN"/>
          </w:rPr>
          <w:t xml:space="preserve">99 + taxes. The Renewal Fee is Rs. </w:t>
        </w:r>
        <w:r>
          <w:rPr>
            <w:lang w:val="en-IN"/>
          </w:rPr>
          <w:t>1</w:t>
        </w:r>
      </w:ins>
      <w:ins w:author="Upadhyay , Shubham (SBICard)" w:date="2026-01-20T13:32:00Z" w16du:dateUtc="2026-01-20T08:02:00Z" w:id="46">
        <w:r w:rsidR="00966811">
          <w:rPr>
            <w:lang w:val="en-IN"/>
          </w:rPr>
          <w:t>,</w:t>
        </w:r>
      </w:ins>
      <w:ins w:author="Namita Salgiya" w:date="2026-01-20T10:25:00Z" w16du:dateUtc="2026-01-20T04:55:00Z" w:id="47">
        <w:r>
          <w:rPr>
            <w:lang w:val="en-IN"/>
          </w:rPr>
          <w:t>4</w:t>
        </w:r>
        <w:r w:rsidRPr="00BC38CC">
          <w:rPr>
            <w:lang w:val="en-IN"/>
          </w:rPr>
          <w:t>99 + taxes from second year onwards.</w:t>
        </w:r>
      </w:ins>
    </w:p>
    <w:p w:rsidRPr="00BC38CC" w:rsidR="00D6431D" w:rsidP="00D6431D" w:rsidRDefault="00D6431D" w14:paraId="0FE119E8" w14:textId="77777777">
      <w:pPr>
        <w:rPr>
          <w:ins w:author="Namita Salgiya" w:date="2026-01-20T10:25:00Z" w16du:dateUtc="2026-01-20T04:55:00Z" w:id="48"/>
          <w:b/>
          <w:bCs/>
          <w:lang w:val="en-IN"/>
        </w:rPr>
      </w:pPr>
      <w:ins w:author="Namita Salgiya" w:date="2026-01-20T10:25:00Z" w16du:dateUtc="2026-01-20T04:55:00Z" w:id="49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D6431D" w:rsidP="00D6431D" w:rsidRDefault="00D6431D" w14:paraId="49AB803E" w14:textId="4242D1CF">
      <w:pPr>
        <w:rPr>
          <w:ins w:author="Namita Salgiya" w:date="2026-01-20T10:25:00Z" w16du:dateUtc="2026-01-20T04:55:00Z" w:id="50"/>
          <w:lang w:val="en-IN"/>
        </w:rPr>
      </w:pPr>
      <w:ins w:author="Namita Salgiya" w:date="2026-01-20T10:25:00Z" w16du:dateUtc="2026-01-20T04:55:00Z" w:id="51">
        <w:r w:rsidRPr="00BC38CC">
          <w:rPr>
            <w:lang w:val="en-IN"/>
          </w:rPr>
          <w:t xml:space="preserve">Yes, you can use your </w:t>
        </w:r>
        <w:r w:rsidRPr="00D50CE4">
          <w:rPr>
            <w:lang w:val="en-IN"/>
          </w:rPr>
          <w:t>IRCTC SBI Card Premier</w:t>
        </w:r>
        <w:r>
          <w:rPr>
            <w:lang w:val="en-IN"/>
          </w:rPr>
          <w:t xml:space="preserve"> </w:t>
        </w:r>
        <w:del w:author="Upadhyay , Shubham (SBICard)" w:date="2026-01-20T13:33:00Z" w16du:dateUtc="2026-01-20T08:03:00Z" w:id="52">
          <w:r w:rsidRPr="00BC38CC" w:rsidDel="00966811">
            <w:rPr>
              <w:lang w:val="en-IN"/>
            </w:rPr>
            <w:delText xml:space="preserve">in </w:delText>
          </w:r>
        </w:del>
      </w:ins>
      <w:ins w:author="Upadhyay , Shubham (SBICard)" w:date="2026-01-20T13:33:00Z" w16du:dateUtc="2026-01-20T08:03:00Z" w:id="53">
        <w:r w:rsidR="00966811">
          <w:rPr>
            <w:lang w:val="en-IN"/>
          </w:rPr>
          <w:t xml:space="preserve">at </w:t>
        </w:r>
      </w:ins>
      <w:ins w:author="Namita Salgiya" w:date="2026-01-20T10:25:00Z" w16du:dateUtc="2026-01-20T04:55:00Z" w:id="54">
        <w:r w:rsidRPr="00BC38CC">
          <w:rPr>
            <w:lang w:val="en-IN"/>
          </w:rPr>
          <w:t>over 24 million outlets across the globe, including 3,25,000 outlets in India. You can withdraw cash from over 1 million Visa ATMs across the globe.</w:t>
        </w:r>
      </w:ins>
    </w:p>
    <w:p w:rsidRPr="00BC38CC" w:rsidR="00D6431D" w:rsidP="00D6431D" w:rsidRDefault="00D6431D" w14:paraId="5363B5BF" w14:textId="77777777">
      <w:pPr>
        <w:rPr>
          <w:ins w:author="Namita Salgiya" w:date="2026-01-20T10:25:00Z" w16du:dateUtc="2026-01-20T04:55:00Z" w:id="55"/>
          <w:b/>
          <w:bCs/>
          <w:lang w:val="en-IN"/>
        </w:rPr>
      </w:pPr>
      <w:ins w:author="Namita Salgiya" w:date="2026-01-20T10:25:00Z" w16du:dateUtc="2026-01-20T04:55:00Z" w:id="56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D6431D" w:rsidP="00D6431D" w:rsidRDefault="00D6431D" w14:paraId="33403774" w14:textId="77777777">
      <w:pPr>
        <w:rPr>
          <w:ins w:author="Namita Salgiya" w:date="2026-01-20T10:25:00Z" w16du:dateUtc="2026-01-20T04:55:00Z" w:id="57"/>
          <w:lang w:val="en-IN"/>
        </w:rPr>
      </w:pPr>
      <w:ins w:author="Namita Salgiya" w:date="2026-01-20T10:25:00Z" w16du:dateUtc="2026-01-20T04:55:00Z" w:id="58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0"/>
      </w:ins>
    </w:p>
    <w:p w:rsidRPr="000B6E1A" w:rsidR="00BF38E2" w:rsidP="000B6E1A" w:rsidRDefault="00BF38E2" w14:paraId="6B515BF9" w14:textId="77777777">
      <w:pPr>
        <w:rPr>
          <w:rStyle w:val="Hyperlink"/>
          <w:b/>
          <w:bCs/>
          <w:u w:val="none"/>
        </w:rPr>
      </w:pPr>
    </w:p>
    <w:p w:rsidRPr="000B6E1A" w:rsidR="000B6E1A" w:rsidDel="00BF38E2" w:rsidP="000B6E1A" w:rsidRDefault="000B6E1A" w14:paraId="03A606A2" w14:textId="42E4F30B">
      <w:pPr>
        <w:pStyle w:val="ListParagraph"/>
        <w:numPr>
          <w:ilvl w:val="0"/>
          <w:numId w:val="4"/>
        </w:numPr>
        <w:rPr>
          <w:del w:author="Namita Salgiya" w:date="2026-01-20T10:24:00Z" w16du:dateUtc="2026-01-20T04:54:00Z" w:id="59"/>
        </w:rPr>
      </w:pPr>
      <w:del w:author="Namita Salgiya" w:date="2026-01-20T10:24:00Z" w16du:dateUtc="2026-01-20T04:54:00Z" w:id="60">
        <w:r w:rsidDel="00BF38E2">
          <w:rPr>
            <w:lang w:val="en-IN"/>
          </w:rPr>
          <w:delText>https://www.sbicard.com/en/faq.page</w:delText>
        </w:r>
      </w:del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4C50CB" w:rsidR="00F318DC" w:rsidP="000B6E1A" w:rsidRDefault="00F318DC" w14:paraId="67D93AD6" w14:textId="44CE601D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D50CE4" w:rsidR="00D50CE4">
        <w:rPr>
          <w:lang w:val="en-IN"/>
        </w:rPr>
        <w:t>IRCTC SBI Card Premier</w:t>
      </w:r>
      <w:r w:rsidRPr="00C37A02">
        <w:t>. Simply tap your card on a secure reader for instant transactions.</w:t>
      </w:r>
    </w:p>
    <w:p w:rsidRPr="00AC2D69" w:rsidR="00F318DC" w:rsidP="000B6E1A" w:rsidRDefault="00F318DC" w14:paraId="13B302FB" w14:textId="77777777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0B6E1A" w:rsidRDefault="00F318DC" w14:paraId="5586057D" w14:textId="65B06753">
      <w:pPr>
        <w:pStyle w:val="ListParagraph"/>
        <w:numPr>
          <w:ilvl w:val="0"/>
          <w:numId w:val="5"/>
        </w:numPr>
        <w:rPr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r w:rsidRPr="00AC2D69" w:rsidR="00826C1D">
        <w:rPr>
          <w:lang w:val="en-IN"/>
        </w:rPr>
        <w:t>P</w:t>
      </w:r>
      <w:r w:rsidRPr="00AC2D69">
        <w:rPr>
          <w:lang w:val="en-IN"/>
        </w:rPr>
        <w:t>ayWave’s unique security key ensures that even if the card is tapped multiple times, only one transaction is processed.</w:t>
      </w:r>
    </w:p>
    <w:bookmarkStart w:name="_Hlk219368972" w:id="61"/>
    <w:p w:rsidRPr="001A04C4" w:rsidR="0087755A" w:rsidP="0087755A" w:rsidRDefault="0087755A" w14:paraId="5E0F20C8" w14:textId="77777777">
      <w:pPr>
        <w:pStyle w:val="ListParagraph"/>
        <w:numPr>
          <w:ilvl w:val="0"/>
          <w:numId w:val="5"/>
        </w:numPr>
        <w:rPr>
          <w:ins w:author="Namita Salgiya" w:date="2026-01-20T10:27:00Z" w16du:dateUtc="2026-01-20T04:57:00Z" w:id="62"/>
        </w:rPr>
      </w:pPr>
      <w:ins w:author="Namita Salgiya" w:date="2026-01-20T10:27:00Z" w16du:dateUtc="2026-01-20T04:57:00Z" w:id="63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87755A" w:rsidP="0087755A" w:rsidRDefault="0087755A" w14:paraId="056971FA" w14:textId="77777777">
      <w:pPr>
        <w:pStyle w:val="ListParagraph"/>
        <w:numPr>
          <w:ilvl w:val="0"/>
          <w:numId w:val="5"/>
        </w:numPr>
        <w:rPr>
          <w:ins w:author="Namita Salgiya" w:date="2026-01-20T10:27:00Z" w16du:dateUtc="2026-01-20T04:57:00Z" w:id="64"/>
        </w:rPr>
      </w:pPr>
      <w:ins w:author="Namita Salgiya" w:date="2026-01-20T10:27:00Z" w16du:dateUtc="2026-01-20T04:57:00Z" w:id="65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61"/>
    <w:p w:rsidRPr="002B5E9C" w:rsidR="00C71606" w:rsidDel="0087755A" w:rsidP="000B6E1A" w:rsidRDefault="00C71606" w14:paraId="17377E9D" w14:textId="38261C86">
      <w:pPr>
        <w:pStyle w:val="ListParagraph"/>
        <w:numPr>
          <w:ilvl w:val="0"/>
          <w:numId w:val="5"/>
        </w:numPr>
        <w:rPr>
          <w:del w:author="Namita Salgiya" w:date="2026-01-20T10:27:00Z" w16du:dateUtc="2026-01-20T04:57:00Z" w:id="66"/>
        </w:rPr>
      </w:pPr>
      <w:del w:author="Namita Salgiya" w:date="2026-01-20T10:27:00Z" w16du:dateUtc="2026-01-20T04:57:00Z" w:id="67">
        <w:r w:rsidRPr="002B5E9C" w:rsidDel="0087755A">
          <w:delText>Please </w:delText>
        </w:r>
        <w:r w:rsidDel="0087755A">
          <w:fldChar w:fldCharType="begin"/>
        </w:r>
        <w:r w:rsidDel="0087755A">
          <w:delInstrText>HYPERLINK "https://www.sbicard.com/sbi-card-en/assets/docs/pdf/personal/credit-cards/lifestyle/sbi-signature-contactless-card/Signature%20Contactless%20FAQ.pdf" \t "_blank"</w:delInstrText>
        </w:r>
        <w:r w:rsidDel="0087755A">
          <w:fldChar w:fldCharType="separate"/>
        </w:r>
        <w:r w:rsidDel="0087755A">
          <w:rPr>
            <w:rStyle w:val="Hyperlink"/>
          </w:rPr>
          <w:delText>click here</w:delText>
        </w:r>
        <w:r w:rsidDel="0087755A">
          <w:fldChar w:fldCharType="end"/>
        </w:r>
        <w:r w:rsidRPr="002B5E9C" w:rsidDel="0087755A">
          <w:delText> to download the FAQs.</w:delText>
        </w:r>
      </w:del>
    </w:p>
    <w:p w:rsidRPr="003C1523" w:rsidR="00C71606" w:rsidDel="0087755A" w:rsidP="000B6E1A" w:rsidRDefault="00C71606" w14:paraId="0A7074A4" w14:textId="17F2F0DE">
      <w:pPr>
        <w:pStyle w:val="ListParagraph"/>
        <w:numPr>
          <w:ilvl w:val="0"/>
          <w:numId w:val="5"/>
        </w:numPr>
        <w:rPr>
          <w:del w:author="Namita Salgiya" w:date="2026-01-20T10:27:00Z" w16du:dateUtc="2026-01-20T04:57:00Z" w:id="68"/>
        </w:rPr>
      </w:pPr>
      <w:del w:author="Namita Salgiya" w:date="2026-01-20T10:27:00Z" w16du:dateUtc="2026-01-20T04:57:00Z" w:id="69">
        <w:r w:rsidRPr="002B5E9C" w:rsidDel="0087755A">
          <w:delText>Please </w:delText>
        </w:r>
        <w:r w:rsidDel="0087755A">
          <w:fldChar w:fldCharType="begin"/>
        </w:r>
        <w:r w:rsidDel="0087755A">
          <w:delInstrText>HYPERLINK "https://www.sbicard.com/sbi-card-en/assets/docs/pdf/personal/cards/list-of-stores.pdf" \t "_blank"</w:delInstrText>
        </w:r>
        <w:r w:rsidDel="0087755A">
          <w:fldChar w:fldCharType="separate"/>
        </w:r>
        <w:r w:rsidDel="0087755A">
          <w:rPr>
            <w:rStyle w:val="Hyperlink"/>
          </w:rPr>
          <w:delText>click here</w:delText>
        </w:r>
        <w:r w:rsidDel="0087755A">
          <w:fldChar w:fldCharType="end"/>
        </w:r>
        <w:r w:rsidRPr="002B5E9C" w:rsidDel="0087755A">
          <w:delText> to download the list of Merchants enabled for transactions.</w:delText>
        </w:r>
      </w:del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lastRenderedPageBreak/>
        <w:t>Global Acceptance</w:t>
      </w:r>
    </w:p>
    <w:p w:rsidR="00F318DC" w:rsidP="000B6E1A" w:rsidRDefault="00F318DC" w14:paraId="7A0E261B" w14:textId="4986BB95">
      <w:pPr>
        <w:pStyle w:val="ListParagraph"/>
        <w:numPr>
          <w:ilvl w:val="0"/>
          <w:numId w:val="5"/>
        </w:numPr>
        <w:rPr>
          <w:ins w:author="Namita Salgiya" w:date="2026-01-20T10:26:00Z" w16du:dateUtc="2026-01-20T04:56:00Z" w:id="70"/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3:34:00Z" w16du:dateUtc="2026-01-20T08:04:00Z" w:id="71">
        <w:r w:rsidRPr="00F23D00" w:rsidDel="00966811">
          <w:rPr>
            <w:lang w:val="en-IN"/>
          </w:rPr>
          <w:delText xml:space="preserve">in </w:delText>
        </w:r>
      </w:del>
      <w:ins w:author="Upadhyay , Shubham (SBICard)" w:date="2026-01-20T13:34:00Z" w16du:dateUtc="2026-01-20T08:04:00Z" w:id="72">
        <w:r w:rsidR="00966811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D6431D" w:rsidR="00D6431D" w:rsidRDefault="00D6431D" w14:paraId="1D136551" w14:textId="77777777">
      <w:pPr>
        <w:rPr>
          <w:ins w:author="Namita Salgiya" w:date="2026-01-20T10:26:00Z" w16du:dateUtc="2026-01-20T04:56:00Z" w:id="73"/>
          <w:b/>
          <w:bCs/>
          <w:rPrChange w:author="Namita Salgiya" w:date="2026-01-20T10:27:00Z" w16du:dateUtc="2026-01-20T04:57:00Z" w:id="74">
            <w:rPr>
              <w:ins w:author="Namita Salgiya" w:date="2026-01-20T10:26:00Z" w16du:dateUtc="2026-01-20T04:56:00Z" w:id="75"/>
              <w:rFonts w:ascii="Arial" w:hAnsi="Arial" w:eastAsia="Times New Roman" w:cs="Arial"/>
              <w:color w:val="333333"/>
              <w:kern w:val="0"/>
              <w:sz w:val="20"/>
              <w:szCs w:val="20"/>
              <w:lang w:val="en-IN" w:eastAsia="en-IN"/>
              <w14:ligatures w14:val="none"/>
            </w:rPr>
          </w:rPrChange>
        </w:rPr>
        <w:pPrChange w:author="Namita Salgiya" w:date="2026-01-20T10:27:00Z" w16du:dateUtc="2026-01-20T04:57:00Z" w:id="76">
          <w:pPr>
            <w:numPr>
              <w:numId w:val="5"/>
            </w:numPr>
            <w:shd w:val="clear" w:color="auto" w:fill="F8FAFC"/>
            <w:spacing w:before="100" w:beforeAutospacing="1" w:after="100" w:afterAutospacing="1" w:line="270" w:lineRule="atLeast"/>
            <w:ind w:left="720" w:hanging="360"/>
          </w:pPr>
        </w:pPrChange>
      </w:pPr>
      <w:ins w:author="Namita Salgiya" w:date="2026-01-20T10:26:00Z" w16du:dateUtc="2026-01-20T04:56:00Z" w:id="77">
        <w:r w:rsidRPr="00D6431D">
          <w:rPr>
            <w:b/>
            <w:bCs/>
            <w:rPrChange w:author="Namita Salgiya" w:date="2026-01-20T10:27:00Z" w16du:dateUtc="2026-01-20T04:57:00Z" w:id="78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IN" w:eastAsia="en-IN"/>
                <w14:ligatures w14:val="none"/>
              </w:rPr>
            </w:rPrChange>
          </w:rPr>
          <w:t>Cash Access Across the World</w:t>
        </w:r>
      </w:ins>
    </w:p>
    <w:p w:rsidRPr="00D6431D" w:rsidR="00D6431D" w:rsidP="00D6431D" w:rsidRDefault="00D6431D" w14:paraId="17155262" w14:textId="1FF3DD6B">
      <w:pPr>
        <w:pStyle w:val="ListParagraph"/>
        <w:numPr>
          <w:ilvl w:val="0"/>
          <w:numId w:val="5"/>
        </w:numPr>
        <w:rPr>
          <w:rPrChange w:author="Namita Salgiya" w:date="2026-01-20T10:27:00Z" w16du:dateUtc="2026-01-20T04:57:00Z" w:id="79">
            <w:rPr>
              <w:lang w:val="en-IN"/>
            </w:rPr>
          </w:rPrChange>
        </w:rPr>
      </w:pPr>
      <w:ins w:author="Namita Salgiya" w:date="2026-01-20T10:26:00Z" w16du:dateUtc="2026-01-20T04:56:00Z" w:id="80">
        <w:r w:rsidRPr="00D6431D">
          <w:rPr>
            <w:rPrChange w:author="Namita Salgiya" w:date="2026-01-20T10:27:00Z" w16du:dateUtc="2026-01-20T04:57:00Z" w:id="81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IN" w:eastAsia="en-IN"/>
                <w14:ligatures w14:val="none"/>
              </w:rPr>
            </w:rPrChange>
          </w:rPr>
          <w:t xml:space="preserve">Withdraw cash from over 1 million Visa </w:t>
        </w:r>
      </w:ins>
      <w:ins w:author="Namita Salgiya" w:date="2026-01-20T10:27:00Z" w16du:dateUtc="2026-01-20T04:57:00Z" w:id="82">
        <w:r>
          <w:t xml:space="preserve">ATMs </w:t>
        </w:r>
      </w:ins>
      <w:ins w:author="Namita Salgiya" w:date="2026-01-20T10:26:00Z" w16du:dateUtc="2026-01-20T04:56:00Z" w:id="83">
        <w:r w:rsidRPr="00D6431D">
          <w:rPr>
            <w:rPrChange w:author="Namita Salgiya" w:date="2026-01-20T10:27:00Z" w16du:dateUtc="2026-01-20T04:57:00Z" w:id="84">
              <w:rPr>
                <w:rFonts w:ascii="Arial" w:hAnsi="Arial" w:eastAsia="Times New Roman" w:cs="Arial"/>
                <w:color w:val="333333"/>
                <w:kern w:val="0"/>
                <w:sz w:val="20"/>
                <w:szCs w:val="20"/>
                <w:lang w:val="en-IN" w:eastAsia="en-IN"/>
                <w14:ligatures w14:val="none"/>
              </w:rPr>
            </w:rPrChange>
          </w:rPr>
          <w:t>across the globe</w:t>
        </w:r>
      </w:ins>
    </w:p>
    <w:p w:rsidR="00AE161E" w:rsidP="00AE161E" w:rsidRDefault="00AE161E" w14:paraId="4C1612D8" w14:textId="5FFE80DB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 w:rsidR="00B062F4">
        <w:rPr>
          <w:b/>
          <w:bCs/>
          <w:lang w:val="en-IN"/>
        </w:rPr>
        <w:t xml:space="preserve"> EMI</w:t>
      </w:r>
    </w:p>
    <w:p w:rsidRPr="004A5805" w:rsidR="00AE161E" w:rsidP="000B6E1A" w:rsidRDefault="00AE161E" w14:paraId="3DB9ACE9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P="000B6E1A" w:rsidRDefault="00AE161E" w14:paraId="172B2E0E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C71606" w:rsidP="000B6E1A" w:rsidRDefault="00C71606" w14:paraId="56E72D6A" w14:textId="0F654747">
      <w:pPr>
        <w:pStyle w:val="ListParagraph"/>
        <w:numPr>
          <w:ilvl w:val="0"/>
          <w:numId w:val="6"/>
        </w:numPr>
        <w:rPr>
          <w:ins w:author="Namita Salgiya" w:date="2026-01-20T10:27:00Z" w16du:dateUtc="2026-01-20T04:57:00Z" w:id="85"/>
        </w:rPr>
      </w:pPr>
      <w:r w:rsidRPr="002B5E9C">
        <w:t>Click </w:t>
      </w:r>
      <w:hyperlink w:history="1" r:id="rId28">
        <w:r w:rsidRPr="002B5E9C">
          <w:rPr>
            <w:rStyle w:val="Hyperlink"/>
          </w:rPr>
          <w:t>here </w:t>
        </w:r>
      </w:hyperlink>
      <w:r w:rsidRPr="002B5E9C">
        <w:t>to learn how to apply for Flexipay</w:t>
      </w:r>
      <w:ins w:author="Upadhyay , Shubham (SBICard)" w:date="2026-01-20T13:34:00Z" w16du:dateUtc="2026-01-20T08:04:00Z" w:id="86">
        <w:r w:rsidR="00966811">
          <w:t xml:space="preserve"> EMI</w:t>
        </w:r>
      </w:ins>
    </w:p>
    <w:p w:rsidRPr="00F534F3" w:rsidR="0087755A" w:rsidP="0087755A" w:rsidRDefault="0087755A" w14:paraId="3CAB0661" w14:textId="77777777">
      <w:pPr>
        <w:rPr>
          <w:ins w:author="Namita Salgiya" w:date="2026-01-20T10:28:00Z" w16du:dateUtc="2026-01-20T04:58:00Z" w:id="87"/>
          <w:b/>
          <w:bCs/>
          <w:lang w:val="en-IN"/>
        </w:rPr>
      </w:pPr>
      <w:bookmarkStart w:name="_Hlk219369010" w:id="88"/>
      <w:ins w:author="Namita Salgiya" w:date="2026-01-20T10:28:00Z" w16du:dateUtc="2026-01-20T04:58:00Z" w:id="89">
        <w:r w:rsidRPr="00F534F3">
          <w:rPr>
            <w:b/>
            <w:bCs/>
            <w:lang w:val="en-IN"/>
          </w:rPr>
          <w:t>Emergency Card Replacement</w:t>
        </w:r>
      </w:ins>
    </w:p>
    <w:p w:rsidRPr="00AC1ED4" w:rsidR="0087755A" w:rsidP="0087755A" w:rsidRDefault="0087755A" w14:paraId="08209DF8" w14:textId="39D7D11E">
      <w:pPr>
        <w:pStyle w:val="ListParagraph"/>
        <w:numPr>
          <w:ilvl w:val="0"/>
          <w:numId w:val="16"/>
        </w:numPr>
        <w:rPr>
          <w:ins w:author="Namita Salgiya" w:date="2026-01-20T10:28:00Z" w16du:dateUtc="2026-01-20T04:58:00Z" w:id="90"/>
        </w:rPr>
      </w:pPr>
      <w:ins w:author="Namita Salgiya" w:date="2026-01-20T10:28:00Z" w16du:dateUtc="2026-01-20T04:58:00Z" w:id="91">
        <w:r w:rsidRPr="00AC1ED4">
          <w:t xml:space="preserve">Get your </w:t>
        </w:r>
      </w:ins>
      <w:ins w:author="Namita Salgiya" w:date="2026-01-20T11:06:00Z" w16du:dateUtc="2026-01-20T05:36:00Z" w:id="92">
        <w:r w:rsidRPr="00D50CE4" w:rsidR="00EE7465">
          <w:rPr>
            <w:lang w:val="en-IN"/>
          </w:rPr>
          <w:t>IRCTC SBI Card Premier</w:t>
        </w:r>
        <w:r w:rsidR="00EE7465">
          <w:rPr>
            <w:lang w:val="en-IN"/>
          </w:rPr>
          <w:t xml:space="preserve"> </w:t>
        </w:r>
      </w:ins>
      <w:ins w:author="Namita Salgiya" w:date="2026-01-20T10:28:00Z" w16du:dateUtc="2026-01-20T04:58:00Z" w:id="93">
        <w:r w:rsidRPr="00AC1ED4">
          <w:t xml:space="preserve">replaced anywhere in the world (available for </w:t>
        </w:r>
        <w:r w:rsidRPr="008E78B3">
          <w:t xml:space="preserve">Visa </w:t>
        </w:r>
        <w:r w:rsidRPr="00AC1ED4">
          <w:t>and Mastercard)</w:t>
        </w:r>
      </w:ins>
    </w:p>
    <w:p w:rsidRPr="00AC1ED4" w:rsidR="0087755A" w:rsidP="0087755A" w:rsidRDefault="0087755A" w14:paraId="6658E7B1" w14:textId="77777777">
      <w:pPr>
        <w:pStyle w:val="ListParagraph"/>
        <w:numPr>
          <w:ilvl w:val="0"/>
          <w:numId w:val="16"/>
        </w:numPr>
        <w:rPr>
          <w:ins w:author="Namita Salgiya" w:date="2026-01-20T10:28:00Z" w16du:dateUtc="2026-01-20T04:58:00Z" w:id="94"/>
        </w:rPr>
      </w:pPr>
      <w:ins w:author="Namita Salgiya" w:date="2026-01-20T10:28:00Z" w16du:dateUtc="2026-01-20T04:58:00Z" w:id="95">
        <w:r w:rsidRPr="00AC1ED4">
          <w:t xml:space="preserve">24x7 </w:t>
        </w:r>
        <w:r w:rsidRPr="008E78B3">
          <w:t xml:space="preserve">Helpline </w:t>
        </w:r>
        <w:r w:rsidRPr="00AC1ED4">
          <w:t>for emergency card replacement even while travelling abroad. Click</w:t>
        </w:r>
        <w:r>
          <w:t xml:space="preserve"> </w:t>
        </w:r>
        <w:r>
          <w:fldChar w:fldCharType="begin"/>
        </w:r>
        <w:r>
          <w:instrText>HYPERLINK "https://www.sbicard.com/sbi-card-en/assets/docs/pdf/personal/cards/gcas-numbers.pdf" \t "_blank"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 xml:space="preserve">for Visa </w:t>
        </w:r>
        <w:r w:rsidRPr="008E78B3">
          <w:t>Helpline Numbers</w:t>
        </w:r>
      </w:ins>
    </w:p>
    <w:p w:rsidRPr="00AC1ED4" w:rsidR="0087755A" w:rsidP="0087755A" w:rsidRDefault="0087755A" w14:paraId="7BBD5EC5" w14:textId="77777777">
      <w:pPr>
        <w:pStyle w:val="ListParagraph"/>
        <w:numPr>
          <w:ilvl w:val="0"/>
          <w:numId w:val="16"/>
        </w:numPr>
        <w:rPr>
          <w:ins w:author="Namita Salgiya" w:date="2026-01-20T10:28:00Z" w16du:dateUtc="2026-01-20T04:58:00Z" w:id="96"/>
        </w:rPr>
      </w:pPr>
      <w:ins w:author="Namita Salgiya" w:date="2026-01-20T10:28:00Z" w16du:dateUtc="2026-01-20T04:58:00Z" w:id="97">
        <w:r w:rsidRPr="00AC1ED4">
          <w:t>In case your card is lost in India, please call</w:t>
        </w:r>
        <w:r>
          <w:t xml:space="preserve"> </w:t>
        </w:r>
        <w:r w:rsidRPr="00AC1ED4">
          <w:t>39 02 02 02 (prefix local STD code) or 1860 180 1290</w:t>
        </w:r>
      </w:ins>
    </w:p>
    <w:p w:rsidRPr="00AC1ED4" w:rsidR="0087755A" w:rsidP="0087755A" w:rsidRDefault="0087755A" w14:paraId="2AE993DE" w14:textId="77777777">
      <w:pPr>
        <w:rPr>
          <w:ins w:author="Namita Salgiya" w:date="2026-01-20T10:28:00Z" w16du:dateUtc="2026-01-20T04:58:00Z" w:id="98"/>
          <w:b/>
          <w:bCs/>
        </w:rPr>
      </w:pPr>
      <w:ins w:author="Namita Salgiya" w:date="2026-01-20T10:28:00Z" w16du:dateUtc="2026-01-20T04:58:00Z" w:id="99">
        <w:r w:rsidRPr="00AC1ED4">
          <w:rPr>
            <w:b/>
            <w:bCs/>
          </w:rPr>
          <w:t>Safe and Secure</w:t>
        </w:r>
      </w:ins>
    </w:p>
    <w:p w:rsidRPr="00AC1ED4" w:rsidR="0087755A" w:rsidP="0087755A" w:rsidRDefault="0087755A" w14:paraId="5DDA7F7E" w14:textId="73BE88A8">
      <w:pPr>
        <w:pStyle w:val="ListParagraph"/>
        <w:numPr>
          <w:ilvl w:val="0"/>
          <w:numId w:val="17"/>
        </w:numPr>
        <w:rPr>
          <w:ins w:author="Namita Salgiya" w:date="2026-01-20T10:28:00Z" w16du:dateUtc="2026-01-20T04:58:00Z" w:id="100"/>
        </w:rPr>
      </w:pPr>
      <w:ins w:author="Namita Salgiya" w:date="2026-01-20T10:28:00Z" w16du:dateUtc="2026-01-20T04:58:00Z" w:id="101">
        <w:r w:rsidRPr="00AC1ED4">
          <w:t xml:space="preserve">Get enhanced security against counterfeiting and skimming with the chip and pin enabled </w:t>
        </w:r>
      </w:ins>
      <w:ins w:author="Namita Salgiya" w:date="2026-01-20T11:06:00Z" w16du:dateUtc="2026-01-20T05:36:00Z" w:id="102">
        <w:r w:rsidRPr="00D50CE4" w:rsidR="00EE7465">
          <w:rPr>
            <w:lang w:val="en-IN"/>
          </w:rPr>
          <w:t>IRCTC SBI Card Premier</w:t>
        </w:r>
        <w:r w:rsidR="00EE7465">
          <w:rPr>
            <w:lang w:val="en-IN"/>
          </w:rPr>
          <w:t xml:space="preserve"> </w:t>
        </w:r>
      </w:ins>
    </w:p>
    <w:p w:rsidRPr="00F534F3" w:rsidR="0087755A" w:rsidP="0087755A" w:rsidRDefault="0087755A" w14:paraId="2259E86E" w14:textId="77777777">
      <w:pPr>
        <w:rPr>
          <w:ins w:author="Namita Salgiya" w:date="2026-01-20T10:28:00Z" w16du:dateUtc="2026-01-20T04:58:00Z" w:id="103"/>
          <w:b/>
          <w:bCs/>
          <w:lang w:val="en-IN"/>
        </w:rPr>
      </w:pPr>
      <w:bookmarkStart w:name="_Hlk219363897" w:id="104"/>
      <w:ins w:author="Namita Salgiya" w:date="2026-01-20T10:28:00Z" w16du:dateUtc="2026-01-20T04:58:00Z" w:id="105">
        <w:r w:rsidRPr="00F534F3">
          <w:rPr>
            <w:b/>
            <w:bCs/>
            <w:lang w:val="en-IN"/>
          </w:rPr>
          <w:t>Add-on Cards</w:t>
        </w:r>
      </w:ins>
    </w:p>
    <w:p w:rsidRPr="00AC1ED4" w:rsidR="0087755A" w:rsidP="0087755A" w:rsidRDefault="0087755A" w14:paraId="6E368DC3" w14:textId="77777777">
      <w:pPr>
        <w:pStyle w:val="ListParagraph"/>
        <w:numPr>
          <w:ilvl w:val="0"/>
          <w:numId w:val="17"/>
        </w:numPr>
        <w:rPr>
          <w:ins w:author="Namita Salgiya" w:date="2026-01-20T10:28:00Z" w16du:dateUtc="2026-01-20T04:58:00Z" w:id="106"/>
        </w:rPr>
      </w:pPr>
      <w:ins w:author="Namita Salgiya" w:date="2026-01-20T10:28:00Z" w16du:dateUtc="2026-01-20T04:58:00Z" w:id="107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87755A" w:rsidP="0087755A" w:rsidRDefault="0087755A" w14:paraId="3DE96ED2" w14:textId="77777777">
      <w:pPr>
        <w:rPr>
          <w:ins w:author="Namita Salgiya" w:date="2026-01-20T10:28:00Z" w16du:dateUtc="2026-01-20T04:58:00Z" w:id="108"/>
          <w:b/>
          <w:bCs/>
        </w:rPr>
      </w:pPr>
      <w:ins w:author="Namita Salgiya" w:date="2026-01-20T10:28:00Z" w16du:dateUtc="2026-01-20T04:58:00Z" w:id="109">
        <w:r w:rsidRPr="00AC1ED4">
          <w:rPr>
            <w:b/>
            <w:bCs/>
          </w:rPr>
          <w:t>Easy Bill Pay Facility</w:t>
        </w:r>
      </w:ins>
    </w:p>
    <w:p w:rsidRPr="00AC1ED4" w:rsidR="0087755A" w:rsidP="0087755A" w:rsidRDefault="0087755A" w14:paraId="3F4D473B" w14:textId="77777777">
      <w:pPr>
        <w:pStyle w:val="ListParagraph"/>
        <w:numPr>
          <w:ilvl w:val="0"/>
          <w:numId w:val="17"/>
        </w:numPr>
        <w:rPr>
          <w:ins w:author="Namita Salgiya" w:date="2026-01-20T10:28:00Z" w16du:dateUtc="2026-01-20T04:58:00Z" w:id="110"/>
        </w:rPr>
      </w:pPr>
      <w:ins w:author="Namita Salgiya" w:date="2026-01-20T10:28:00Z" w16du:dateUtc="2026-01-20T04:58:00Z" w:id="111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87755A" w:rsidP="0087755A" w:rsidRDefault="0087755A" w14:paraId="12B26D37" w14:textId="77777777">
      <w:pPr>
        <w:rPr>
          <w:ins w:author="Namita Salgiya" w:date="2026-01-20T10:28:00Z" w16du:dateUtc="2026-01-20T04:58:00Z" w:id="112"/>
          <w:b/>
          <w:bCs/>
        </w:rPr>
      </w:pPr>
      <w:ins w:author="Namita Salgiya" w:date="2026-01-20T10:28:00Z" w16du:dateUtc="2026-01-20T04:58:00Z" w:id="113">
        <w:r w:rsidRPr="005E66AE">
          <w:rPr>
            <w:b/>
            <w:bCs/>
          </w:rPr>
          <w:t>Balance Transfer on EMI</w:t>
        </w:r>
      </w:ins>
    </w:p>
    <w:p w:rsidRPr="005E66AE" w:rsidR="0087755A" w:rsidP="0087755A" w:rsidRDefault="0087755A" w14:paraId="62149518" w14:textId="77777777">
      <w:pPr>
        <w:pStyle w:val="ListParagraph"/>
        <w:numPr>
          <w:ilvl w:val="0"/>
          <w:numId w:val="6"/>
        </w:numPr>
        <w:rPr>
          <w:ins w:author="Namita Salgiya" w:date="2026-01-20T10:28:00Z" w16du:dateUtc="2026-01-20T04:58:00Z" w:id="114"/>
        </w:rPr>
      </w:pPr>
      <w:ins w:author="Namita Salgiya" w:date="2026-01-20T10:28:00Z" w16du:dateUtc="2026-01-20T04:58:00Z" w:id="115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bookmarkEnd w:id="88"/>
    <w:p w:rsidRPr="005E66AE" w:rsidR="0087755A" w:rsidP="0087755A" w:rsidRDefault="0087755A" w14:paraId="4AA8A9D0" w14:textId="6359BA3C">
      <w:pPr>
        <w:pStyle w:val="ListParagraph"/>
        <w:numPr>
          <w:ilvl w:val="0"/>
          <w:numId w:val="6"/>
        </w:numPr>
        <w:rPr>
          <w:ins w:author="Namita Salgiya" w:date="2026-01-20T10:28:00Z" w16du:dateUtc="2026-01-20T04:58:00Z" w:id="116"/>
        </w:rPr>
      </w:pPr>
      <w:ins w:author="Namita Salgiya" w:date="2026-01-20T10:28:00Z" w16du:dateUtc="2026-01-20T04:58:00Z" w:id="117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</w:ins>
      <w:ins w:author="Namita Salgiya" w:date="2026-01-20T11:06:00Z" w16du:dateUtc="2026-01-20T05:36:00Z" w:id="118">
        <w:r w:rsidRPr="00D50CE4" w:rsidR="00EE7465">
          <w:rPr>
            <w:lang w:val="en-IN"/>
          </w:rPr>
          <w:t>IRCTC SBI Card Premier</w:t>
        </w:r>
        <w:r w:rsidR="00EE7465">
          <w:rPr>
            <w:lang w:val="en-IN"/>
          </w:rPr>
          <w:t xml:space="preserve"> </w:t>
        </w:r>
      </w:ins>
      <w:ins w:author="Namita Salgiya" w:date="2026-01-20T10:28:00Z" w16du:dateUtc="2026-01-20T04:58:00Z" w:id="119"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87755A" w:rsidP="0087755A" w:rsidRDefault="0087755A" w14:paraId="43876036" w14:textId="77777777">
      <w:pPr>
        <w:pStyle w:val="ListParagraph"/>
        <w:numPr>
          <w:ilvl w:val="0"/>
          <w:numId w:val="6"/>
        </w:numPr>
        <w:rPr>
          <w:ins w:author="Namita Salgiya" w:date="2026-01-20T10:28:00Z" w16du:dateUtc="2026-01-20T04:58:00Z" w:id="120"/>
        </w:rPr>
      </w:pPr>
      <w:ins w:author="Namita Salgiya" w:date="2026-01-20T10:28:00Z" w16du:dateUtc="2026-01-20T04:58:00Z" w:id="121">
        <w:r w:rsidRPr="00247784">
          <w:t>Login to your account to avail this facility.</w:t>
        </w:r>
      </w:ins>
    </w:p>
    <w:bookmarkEnd w:id="104"/>
    <w:p w:rsidRPr="002B5E9C" w:rsidR="0087755A" w:rsidDel="00797CC4" w:rsidRDefault="0087755A" w14:paraId="5569C7A5" w14:textId="77777777">
      <w:pPr>
        <w:rPr>
          <w:del w:author="Namita Salgiya" w:date="2026-01-20T11:06:00Z" w16du:dateUtc="2026-01-20T05:36:00Z" w:id="122"/>
        </w:rPr>
        <w:pPrChange w:author="Namita Salgiya" w:date="2026-01-20T10:27:00Z" w16du:dateUtc="2026-01-20T04:57:00Z" w:id="123">
          <w:pPr>
            <w:pStyle w:val="ListParagraph"/>
            <w:numPr>
              <w:numId w:val="6"/>
            </w:numPr>
            <w:ind w:hanging="360"/>
          </w:pPr>
        </w:pPrChange>
      </w:pPr>
    </w:p>
    <w:p w:rsidR="00C71606" w:rsidP="00C71606" w:rsidRDefault="00C71606" w14:paraId="353BDCF3" w14:textId="77777777">
      <w:pPr>
        <w:rPr>
          <w:lang w:val="en-IN"/>
        </w:rPr>
      </w:pPr>
    </w:p>
    <w:p w:rsidRPr="00C71606" w:rsidR="00C71606" w:rsidP="003C1523" w:rsidRDefault="00C71606" w14:paraId="0CA22D9E" w14:textId="77777777">
      <w:pPr>
        <w:rPr>
          <w:lang w:val="en-IN"/>
        </w:rPr>
      </w:pPr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33"/>
      <w:footerReference w:type="default" r:id="rId34"/>
      <w:footerReference w:type="first" r:id="rId3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7A85" w:rsidP="00E405C7" w:rsidRDefault="00A57A85" w14:paraId="58540801" w14:textId="77777777">
      <w:pPr>
        <w:spacing w:after="0" w:line="240" w:lineRule="auto"/>
      </w:pPr>
      <w:r>
        <w:separator/>
      </w:r>
    </w:p>
  </w:endnote>
  <w:endnote w:type="continuationSeparator" w:id="0">
    <w:p w:rsidR="00A57A85" w:rsidP="00E405C7" w:rsidRDefault="00A57A85" w14:paraId="37A770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7A85" w:rsidP="00E405C7" w:rsidRDefault="00A57A85" w14:paraId="062D402E" w14:textId="77777777">
      <w:pPr>
        <w:spacing w:after="0" w:line="240" w:lineRule="auto"/>
      </w:pPr>
      <w:r>
        <w:separator/>
      </w:r>
    </w:p>
  </w:footnote>
  <w:footnote w:type="continuationSeparator" w:id="0">
    <w:p w:rsidR="00A57A85" w:rsidP="00E405C7" w:rsidRDefault="00A57A85" w14:paraId="5C9D6EB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98192B"/>
    <w:multiLevelType w:val="hybridMultilevel"/>
    <w:tmpl w:val="4F2486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2D2E4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A24178"/>
    <w:multiLevelType w:val="hybridMultilevel"/>
    <w:tmpl w:val="64FC95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292CAD"/>
    <w:multiLevelType w:val="hybridMultilevel"/>
    <w:tmpl w:val="105E26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EB1A12"/>
    <w:multiLevelType w:val="hybridMultilevel"/>
    <w:tmpl w:val="B32C2E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5D0B8E"/>
    <w:multiLevelType w:val="hybridMultilevel"/>
    <w:tmpl w:val="D18A33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F049FF"/>
    <w:multiLevelType w:val="hybridMultilevel"/>
    <w:tmpl w:val="0010BEC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69554C"/>
    <w:multiLevelType w:val="hybridMultilevel"/>
    <w:tmpl w:val="3D74D7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BAB156A"/>
    <w:multiLevelType w:val="hybridMultilevel"/>
    <w:tmpl w:val="954CE9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C7A1D8A"/>
    <w:multiLevelType w:val="multilevel"/>
    <w:tmpl w:val="CAA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D812415"/>
    <w:multiLevelType w:val="multilevel"/>
    <w:tmpl w:val="08C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5332739">
    <w:abstractNumId w:val="4"/>
  </w:num>
  <w:num w:numId="2" w16cid:durableId="959646407">
    <w:abstractNumId w:val="8"/>
  </w:num>
  <w:num w:numId="3" w16cid:durableId="770508741">
    <w:abstractNumId w:val="5"/>
  </w:num>
  <w:num w:numId="4" w16cid:durableId="1660232842">
    <w:abstractNumId w:val="1"/>
  </w:num>
  <w:num w:numId="5" w16cid:durableId="80030815">
    <w:abstractNumId w:val="11"/>
  </w:num>
  <w:num w:numId="6" w16cid:durableId="1336302700">
    <w:abstractNumId w:val="0"/>
  </w:num>
  <w:num w:numId="7" w16cid:durableId="487942836">
    <w:abstractNumId w:val="3"/>
  </w:num>
  <w:num w:numId="8" w16cid:durableId="813254911">
    <w:abstractNumId w:val="2"/>
  </w:num>
  <w:num w:numId="9" w16cid:durableId="414087395">
    <w:abstractNumId w:val="6"/>
  </w:num>
  <w:num w:numId="10" w16cid:durableId="590703420">
    <w:abstractNumId w:val="14"/>
  </w:num>
  <w:num w:numId="11" w16cid:durableId="1877541362">
    <w:abstractNumId w:val="7"/>
  </w:num>
  <w:num w:numId="12" w16cid:durableId="379133037">
    <w:abstractNumId w:val="9"/>
  </w:num>
  <w:num w:numId="13" w16cid:durableId="1895849236">
    <w:abstractNumId w:val="15"/>
  </w:num>
  <w:num w:numId="14" w16cid:durableId="454065712">
    <w:abstractNumId w:val="13"/>
  </w:num>
  <w:num w:numId="15" w16cid:durableId="1073089505">
    <w:abstractNumId w:val="16"/>
  </w:num>
  <w:num w:numId="16" w16cid:durableId="1748460499">
    <w:abstractNumId w:val="12"/>
  </w:num>
  <w:num w:numId="17" w16cid:durableId="2140219596">
    <w:abstractNumId w:val="10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Singh, Vijaita (SBICard)">
    <w15:presenceInfo w15:providerId="AD" w15:userId="S::vijaita.singh@sbicard.com::dd49b732-6158-484b-8de9-5f3ea56aaa99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86285"/>
    <w:rsid w:val="0009775C"/>
    <w:rsid w:val="000B6E1A"/>
    <w:rsid w:val="000D125F"/>
    <w:rsid w:val="000D3C30"/>
    <w:rsid w:val="000F2BD5"/>
    <w:rsid w:val="00104FD2"/>
    <w:rsid w:val="00122BDC"/>
    <w:rsid w:val="001535C0"/>
    <w:rsid w:val="001573BC"/>
    <w:rsid w:val="0016440F"/>
    <w:rsid w:val="001A65DB"/>
    <w:rsid w:val="001A69A5"/>
    <w:rsid w:val="001C5B69"/>
    <w:rsid w:val="00235F80"/>
    <w:rsid w:val="00253697"/>
    <w:rsid w:val="00276983"/>
    <w:rsid w:val="0029715F"/>
    <w:rsid w:val="002A2262"/>
    <w:rsid w:val="002C1D56"/>
    <w:rsid w:val="002C53AE"/>
    <w:rsid w:val="002D38D6"/>
    <w:rsid w:val="00311B56"/>
    <w:rsid w:val="0032122C"/>
    <w:rsid w:val="0034371F"/>
    <w:rsid w:val="00345E13"/>
    <w:rsid w:val="0036629C"/>
    <w:rsid w:val="003B5F70"/>
    <w:rsid w:val="003C1523"/>
    <w:rsid w:val="003C18A8"/>
    <w:rsid w:val="003D715C"/>
    <w:rsid w:val="003F325D"/>
    <w:rsid w:val="0042325B"/>
    <w:rsid w:val="0043337B"/>
    <w:rsid w:val="00442E3F"/>
    <w:rsid w:val="004A5805"/>
    <w:rsid w:val="004B5C38"/>
    <w:rsid w:val="004C50CB"/>
    <w:rsid w:val="004D6419"/>
    <w:rsid w:val="004E4C97"/>
    <w:rsid w:val="00513A0B"/>
    <w:rsid w:val="005310B6"/>
    <w:rsid w:val="00555E75"/>
    <w:rsid w:val="005643BE"/>
    <w:rsid w:val="00574F86"/>
    <w:rsid w:val="005D0300"/>
    <w:rsid w:val="005E4FBA"/>
    <w:rsid w:val="00627C98"/>
    <w:rsid w:val="00630704"/>
    <w:rsid w:val="00637D0A"/>
    <w:rsid w:val="006657A1"/>
    <w:rsid w:val="00667EEB"/>
    <w:rsid w:val="006815A9"/>
    <w:rsid w:val="00681931"/>
    <w:rsid w:val="006938F5"/>
    <w:rsid w:val="006A2631"/>
    <w:rsid w:val="006E0491"/>
    <w:rsid w:val="006F6BAC"/>
    <w:rsid w:val="007275A2"/>
    <w:rsid w:val="007550F8"/>
    <w:rsid w:val="00765422"/>
    <w:rsid w:val="00781CF3"/>
    <w:rsid w:val="007830B0"/>
    <w:rsid w:val="00797CC4"/>
    <w:rsid w:val="007E6A3E"/>
    <w:rsid w:val="00805273"/>
    <w:rsid w:val="00826C1D"/>
    <w:rsid w:val="0083076E"/>
    <w:rsid w:val="00832A62"/>
    <w:rsid w:val="0085373D"/>
    <w:rsid w:val="0087755A"/>
    <w:rsid w:val="0088357A"/>
    <w:rsid w:val="008B5FCF"/>
    <w:rsid w:val="008E4E96"/>
    <w:rsid w:val="008F439E"/>
    <w:rsid w:val="009164D7"/>
    <w:rsid w:val="00926F75"/>
    <w:rsid w:val="00931386"/>
    <w:rsid w:val="00932AB1"/>
    <w:rsid w:val="00946831"/>
    <w:rsid w:val="0094726C"/>
    <w:rsid w:val="00947F57"/>
    <w:rsid w:val="00966811"/>
    <w:rsid w:val="009A176A"/>
    <w:rsid w:val="009C0D9E"/>
    <w:rsid w:val="009D2D1C"/>
    <w:rsid w:val="00A150C5"/>
    <w:rsid w:val="00A27FC1"/>
    <w:rsid w:val="00A42A8E"/>
    <w:rsid w:val="00A579B5"/>
    <w:rsid w:val="00A57A85"/>
    <w:rsid w:val="00A60845"/>
    <w:rsid w:val="00A653DF"/>
    <w:rsid w:val="00A80E72"/>
    <w:rsid w:val="00A90630"/>
    <w:rsid w:val="00A95A1C"/>
    <w:rsid w:val="00AC2D69"/>
    <w:rsid w:val="00AE161E"/>
    <w:rsid w:val="00AE2EC1"/>
    <w:rsid w:val="00AF4A2A"/>
    <w:rsid w:val="00B02393"/>
    <w:rsid w:val="00B062F4"/>
    <w:rsid w:val="00B149BB"/>
    <w:rsid w:val="00B237A1"/>
    <w:rsid w:val="00B23A1E"/>
    <w:rsid w:val="00B3379A"/>
    <w:rsid w:val="00B74F63"/>
    <w:rsid w:val="00BA12D3"/>
    <w:rsid w:val="00BA4EB5"/>
    <w:rsid w:val="00BD16AB"/>
    <w:rsid w:val="00BD7285"/>
    <w:rsid w:val="00BF38E2"/>
    <w:rsid w:val="00BF3A60"/>
    <w:rsid w:val="00C0786A"/>
    <w:rsid w:val="00C37A02"/>
    <w:rsid w:val="00C42307"/>
    <w:rsid w:val="00C63C91"/>
    <w:rsid w:val="00C66F71"/>
    <w:rsid w:val="00C712F6"/>
    <w:rsid w:val="00C71606"/>
    <w:rsid w:val="00C74138"/>
    <w:rsid w:val="00C91CFC"/>
    <w:rsid w:val="00CA376C"/>
    <w:rsid w:val="00CA5965"/>
    <w:rsid w:val="00CA61DB"/>
    <w:rsid w:val="00CB45CF"/>
    <w:rsid w:val="00CD511F"/>
    <w:rsid w:val="00D01945"/>
    <w:rsid w:val="00D0663E"/>
    <w:rsid w:val="00D34CF6"/>
    <w:rsid w:val="00D41563"/>
    <w:rsid w:val="00D50CE4"/>
    <w:rsid w:val="00D6431D"/>
    <w:rsid w:val="00D86A35"/>
    <w:rsid w:val="00D87E5C"/>
    <w:rsid w:val="00DB606B"/>
    <w:rsid w:val="00DC20FD"/>
    <w:rsid w:val="00DC2CA4"/>
    <w:rsid w:val="00E02CF8"/>
    <w:rsid w:val="00E07D94"/>
    <w:rsid w:val="00E21728"/>
    <w:rsid w:val="00E405C7"/>
    <w:rsid w:val="00E43740"/>
    <w:rsid w:val="00E4448B"/>
    <w:rsid w:val="00E47C6A"/>
    <w:rsid w:val="00E56665"/>
    <w:rsid w:val="00E61E30"/>
    <w:rsid w:val="00E62FE6"/>
    <w:rsid w:val="00E73A0A"/>
    <w:rsid w:val="00ED628B"/>
    <w:rsid w:val="00EE7465"/>
    <w:rsid w:val="00F23D00"/>
    <w:rsid w:val="00F30867"/>
    <w:rsid w:val="00F318DC"/>
    <w:rsid w:val="00F31F00"/>
    <w:rsid w:val="00F62B3F"/>
    <w:rsid w:val="00FB78C6"/>
    <w:rsid w:val="00FC56CE"/>
    <w:rsid w:val="00FF6422"/>
    <w:rsid w:val="0443C1D6"/>
    <w:rsid w:val="068B024D"/>
    <w:rsid w:val="10865728"/>
    <w:rsid w:val="1EB25B0D"/>
    <w:rsid w:val="20D245B6"/>
    <w:rsid w:val="2966E6A5"/>
    <w:rsid w:val="2ED31101"/>
    <w:rsid w:val="2F282F62"/>
    <w:rsid w:val="39B30F7B"/>
    <w:rsid w:val="3B6B2645"/>
    <w:rsid w:val="4412CD5D"/>
    <w:rsid w:val="4550CE47"/>
    <w:rsid w:val="46FF53BD"/>
    <w:rsid w:val="519729FC"/>
    <w:rsid w:val="53AB5E41"/>
    <w:rsid w:val="59BA473A"/>
    <w:rsid w:val="5AF24C93"/>
    <w:rsid w:val="5CEF2371"/>
    <w:rsid w:val="5E010686"/>
    <w:rsid w:val="5EA3A59D"/>
    <w:rsid w:val="613BCC2D"/>
    <w:rsid w:val="634A2F3D"/>
    <w:rsid w:val="650C92EA"/>
    <w:rsid w:val="66A056F4"/>
    <w:rsid w:val="678DCC76"/>
    <w:rsid w:val="7022584E"/>
    <w:rsid w:val="71FA0A75"/>
    <w:rsid w:val="7CA99C1C"/>
    <w:rsid w:val="7D9B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air.irctc.co.in/" TargetMode="External" Id="rId13" /><Relationship Type="http://schemas.openxmlformats.org/officeDocument/2006/relationships/hyperlink" Target="https://www.sbicard.com/sbi-card-en/assets/docs/pdf/IRCTC-MILESTONE-MCCs.pdf" TargetMode="External" Id="rId18" /><Relationship Type="http://schemas.openxmlformats.org/officeDocument/2006/relationships/hyperlink" Target="https://www.sbicard.com/en/personal/credit-cards/lifestyle/sbi-card-elite.page" TargetMode="External" Id="rId26" /><Relationship Type="http://schemas.openxmlformats.org/officeDocument/2006/relationships/hyperlink" Target="http://www.irctc.co.in/" TargetMode="External" Id="rId21" /><Relationship Type="http://schemas.openxmlformats.org/officeDocument/2006/relationships/footer" Target="footer2.xml" Id="rId34" /><Relationship Type="http://schemas.openxmlformats.org/officeDocument/2006/relationships/hyperlink" Target="https://www.sbicard.com/en/personal/credit-cards/travel/irctc-premier-card.page" TargetMode="External" Id="rId7" /><Relationship Type="http://schemas.openxmlformats.org/officeDocument/2006/relationships/hyperlink" Target="https://www.sbicard.com/sbi-card-en/assets/docs/pdf/personal/credit-cards/travel/irctc-sbi-platinum-card-faq.pdf" TargetMode="External" Id="rId12" /><Relationship Type="http://schemas.openxmlformats.org/officeDocument/2006/relationships/hyperlink" Target="https://www.sbicard.com/sbi-card-en/assets/docs/pdf/personal/cards/railway-lounge-programme-premier-faq.pdf" TargetMode="External" Id="rId25" /><Relationship Type="http://schemas.openxmlformats.org/officeDocument/2006/relationships/footer" Target="footer1.xml" Id="rId33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openxmlformats.org/officeDocument/2006/relationships/hyperlink" Target="https://www.sbicard.com/sbi-card-en/assets/docs/pdf/irctc-sbi-card-loyalty-program-aug24.pdf" TargetMode="Externa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1/relationships/people" Target="people.xml" Id="rId37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benefits/lower-interest-option/flexi-pay.page" TargetMode="External" Id="rId28" /><Relationship Type="http://schemas.openxmlformats.org/officeDocument/2006/relationships/fontTable" Target="fontTable.xml" Id="rId36" /><Relationship Type="http://schemas.openxmlformats.org/officeDocument/2006/relationships/webSettings" Target="webSettings.xml" Id="rId4" /><Relationship Type="http://schemas.openxmlformats.org/officeDocument/2006/relationships/hyperlink" Target="http://www.ecatering.irctc.co.in/" TargetMode="External" Id="rId14" /><Relationship Type="http://schemas.openxmlformats.org/officeDocument/2006/relationships/hyperlink" Target="http://www.air.irctc.co.in/" TargetMode="External" Id="rId22" /><Relationship Type="http://schemas.openxmlformats.org/officeDocument/2006/relationships/hyperlink" Target="https://www.sbicard.com/en/most-important-terms-and-conditions.page" TargetMode="External" Id="rId27" /><Relationship Type="http://schemas.openxmlformats.org/officeDocument/2006/relationships/footer" Target="footer3.xml" Id="rId35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5</revision>
  <dcterms:created xsi:type="dcterms:W3CDTF">2026-01-20T08:04:00.0000000Z</dcterms:created>
  <dcterms:modified xsi:type="dcterms:W3CDTF">2026-03-19T06:17:58.4892319Z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