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D5A32" w:rsidR="00DC20FD" w:rsidP="003C1523" w:rsidRDefault="005752A4" w14:paraId="2B834E90" w14:textId="22C6D813">
      <w:pPr>
        <w:jc w:val="center"/>
        <w:rPr>
          <w:rFonts w:ascii="Sari Offc" w:hAnsi="Sari Offc"/>
          <w:b/>
          <w:bCs/>
          <w:lang w:val="en-IN"/>
        </w:rPr>
      </w:pPr>
      <w:hyperlink w:history="1" r:id="rId7">
        <w:r w:rsidRPr="008D5A32" w:rsidR="00DC20FD">
          <w:rPr>
            <w:rStyle w:val="Hyperlink"/>
            <w:rFonts w:ascii="Sari Offc" w:hAnsi="Sari Offc"/>
            <w:b/>
            <w:bCs/>
            <w:lang w:val="en-IN"/>
          </w:rPr>
          <w:t xml:space="preserve">SBI Card Miles </w:t>
        </w:r>
        <w:r w:rsidRPr="008D5A32" w:rsidR="008D5A32">
          <w:rPr>
            <w:rStyle w:val="Hyperlink"/>
            <w:rFonts w:ascii="Sari Offc" w:hAnsi="Sari Offc"/>
            <w:b/>
            <w:bCs/>
            <w:lang w:val="en-IN"/>
          </w:rPr>
          <w:t>ELITE</w:t>
        </w:r>
      </w:hyperlink>
    </w:p>
    <w:p w:rsidRPr="008D5A32" w:rsidR="00C71606" w:rsidP="003C1523" w:rsidRDefault="00B3379A" w14:paraId="7D1573FE" w14:textId="72A7D42A">
      <w:pPr>
        <w:jc w:val="center"/>
        <w:rPr>
          <w:rFonts w:ascii="Sari Offc" w:hAnsi="Sari Offc"/>
        </w:rPr>
      </w:pPr>
      <w:r w:rsidRPr="008D5A32">
        <w:rPr>
          <w:rFonts w:ascii="Sari Offc" w:hAnsi="Sari Offc"/>
        </w:rPr>
        <w:t>Discover it all</w:t>
      </w:r>
    </w:p>
    <w:p w:rsidRPr="008D5A32" w:rsidR="003D715C" w:rsidP="004A5805" w:rsidRDefault="003D715C" w14:paraId="55587B08" w14:textId="76CEA1C4">
      <w:pPr>
        <w:jc w:val="center"/>
        <w:rPr>
          <w:rFonts w:ascii="Sari Offc" w:hAnsi="Sari Offc"/>
          <w:b/>
          <w:bCs/>
          <w:i/>
          <w:iCs/>
          <w:u w:val="single"/>
          <w:lang w:val="en-IN"/>
        </w:rPr>
      </w:pPr>
      <w:r w:rsidRPr="008D5A32">
        <w:rPr>
          <w:rFonts w:ascii="Sari Offc" w:hAnsi="Sari Offc"/>
          <w:b/>
          <w:bCs/>
          <w:i/>
          <w:iCs/>
          <w:u w:val="single"/>
          <w:lang w:val="en-IN"/>
        </w:rPr>
        <w:t>Best For</w:t>
      </w:r>
    </w:p>
    <w:p w:rsidRPr="008D5A32" w:rsidR="00D86A35" w:rsidP="00345E13" w:rsidRDefault="00D86A35" w14:paraId="100DC8A0" w14:textId="0B56D268">
      <w:pPr>
        <w:pStyle w:val="ListParagraph"/>
        <w:numPr>
          <w:ilvl w:val="0"/>
          <w:numId w:val="1"/>
        </w:numPr>
        <w:rPr>
          <w:rFonts w:ascii="Sari Offc" w:hAnsi="Sari Offc"/>
          <w:lang w:val="en-IN"/>
        </w:rPr>
      </w:pPr>
      <w:r w:rsidRPr="008D5A32">
        <w:rPr>
          <w:rFonts w:ascii="Sari Offc" w:hAnsi="Sari Offc"/>
          <w:lang w:val="en-IN"/>
        </w:rPr>
        <w:t>Reward</w:t>
      </w:r>
      <w:r w:rsidRPr="008D5A32" w:rsidR="003C1523">
        <w:rPr>
          <w:rFonts w:ascii="Sari Offc" w:hAnsi="Sari Offc"/>
          <w:lang w:val="en-IN"/>
        </w:rPr>
        <w:t xml:space="preserve"> Benefits</w:t>
      </w:r>
    </w:p>
    <w:p w:rsidRPr="008D5A32" w:rsidR="00947F57" w:rsidP="00345E13" w:rsidRDefault="00947F57" w14:paraId="531A7630" w14:textId="0A3BE2E0">
      <w:pPr>
        <w:pStyle w:val="ListParagraph"/>
        <w:numPr>
          <w:ilvl w:val="0"/>
          <w:numId w:val="1"/>
        </w:numPr>
        <w:rPr>
          <w:rFonts w:ascii="Sari Offc" w:hAnsi="Sari Offc"/>
          <w:lang w:val="en-IN"/>
        </w:rPr>
      </w:pPr>
      <w:r w:rsidRPr="008D5A32">
        <w:rPr>
          <w:rFonts w:ascii="Sari Offc" w:hAnsi="Sari Offc"/>
          <w:lang w:val="en-IN"/>
        </w:rPr>
        <w:t>Milestone Benefits</w:t>
      </w:r>
    </w:p>
    <w:p w:rsidRPr="008D5A32" w:rsidR="00947F57" w:rsidP="00947F57" w:rsidRDefault="003C1523" w14:paraId="50F3FB43" w14:textId="2B533927">
      <w:pPr>
        <w:pStyle w:val="ListParagraph"/>
        <w:numPr>
          <w:ilvl w:val="0"/>
          <w:numId w:val="1"/>
        </w:numPr>
        <w:rPr>
          <w:rFonts w:ascii="Sari Offc" w:hAnsi="Sari Offc"/>
        </w:rPr>
      </w:pPr>
      <w:r w:rsidRPr="008D5A32">
        <w:rPr>
          <w:rFonts w:ascii="Sari Offc" w:hAnsi="Sari Offc"/>
          <w:lang w:val="en-IN"/>
        </w:rPr>
        <w:t>Lounge Benefit</w:t>
      </w:r>
      <w:ins w:author="Upadhyay , Shubham (SBICard)" w:date="2026-01-05T16:56:00Z" w:id="0">
        <w:r w:rsidR="008D5A32">
          <w:rPr>
            <w:rFonts w:ascii="Sari Offc" w:hAnsi="Sari Offc"/>
            <w:lang w:val="en-IN"/>
          </w:rPr>
          <w:t>s</w:t>
        </w:r>
      </w:ins>
    </w:p>
    <w:p w:rsidRPr="001F322A" w:rsidR="001A65DB" w:rsidP="001A65DB" w:rsidRDefault="001A65DB" w14:paraId="471CC323" w14:textId="51D2BA68">
      <w:pPr>
        <w:rPr>
          <w:rFonts w:ascii="Sari Offc" w:hAnsi="Sari Offc"/>
          <w:highlight w:val="yellow"/>
          <w:lang w:eastAsia="en-IN"/>
          <w:rPrChange w:author="Namita Salgiya" w:date="2026-01-21T12:52:00Z" w16du:dateUtc="2026-01-21T07:22:00Z" w:id="1">
            <w:rPr>
              <w:rFonts w:ascii="Sari Offc" w:hAnsi="Sari Offc"/>
              <w:lang w:val="en-IN" w:eastAsia="en-IN"/>
            </w:rPr>
          </w:rPrChange>
        </w:rPr>
      </w:pPr>
      <w:del w:author="Namita Salgiya" w:date="2026-01-21T12:51:00Z" w16du:dateUtc="2026-01-21T07:21:00Z" w:id="2">
        <w:r w:rsidRPr="001F322A" w:rsidDel="001F322A">
          <w:rPr>
            <w:rFonts w:ascii="Sari Offc" w:hAnsi="Sari Offc"/>
            <w:lang w:eastAsia="en-IN"/>
          </w:rPr>
          <w:delText xml:space="preserve">Get </w:delText>
        </w:r>
      </w:del>
      <w:ins w:author="Namita Salgiya" w:date="2026-01-21T12:51:00Z" w16du:dateUtc="2026-01-21T07:21:00Z" w:id="3">
        <w:r w:rsidRPr="001F322A" w:rsidR="001F322A">
          <w:rPr>
            <w:rFonts w:ascii="Sari Offc" w:hAnsi="Sari Offc"/>
            <w:lang w:eastAsia="en-IN"/>
            <w:rPrChange w:author="Namita Salgiya" w:date="2026-01-21T12:52:00Z" w16du:dateUtc="2026-01-21T07:22:00Z" w:id="4">
              <w:rPr>
                <w:rFonts w:ascii="Sari Offc" w:hAnsi="Sari Offc"/>
                <w:highlight w:val="yellow"/>
                <w:lang w:eastAsia="en-IN"/>
              </w:rPr>
            </w:rPrChange>
          </w:rPr>
          <w:t xml:space="preserve">Fly more and get exclusive </w:t>
        </w:r>
        <w:r w:rsidRPr="001F322A" w:rsidR="001F322A">
          <w:rPr>
            <w:rFonts w:ascii="Sari Offc" w:hAnsi="Sari Offc"/>
            <w:lang w:eastAsia="en-IN"/>
            <w:rPrChange w:author="Namita Salgiya" w:date="2026-01-21T12:52:00Z" w16du:dateUtc="2026-01-21T07:22:00Z" w:id="5">
              <w:rPr>
                <w:rFonts w:ascii="Sari Offc" w:hAnsi="Sari Offc"/>
                <w:highlight w:val="yellow"/>
                <w:lang w:eastAsia="en-IN"/>
              </w:rPr>
            </w:rPrChange>
          </w:rPr>
          <w:t>Travel Credits</w:t>
        </w:r>
        <w:r w:rsidRPr="001F322A" w:rsidR="001F322A">
          <w:rPr>
            <w:rFonts w:ascii="Sari Offc" w:hAnsi="Sari Offc"/>
            <w:lang w:eastAsia="en-IN"/>
            <w:rPrChange w:author="Namita Salgiya" w:date="2026-01-21T12:52:00Z" w16du:dateUtc="2026-01-21T07:22:00Z" w:id="6">
              <w:rPr>
                <w:rFonts w:ascii="Sari Offc" w:hAnsi="Sari Offc"/>
                <w:highlight w:val="yellow"/>
                <w:lang w:eastAsia="en-IN"/>
              </w:rPr>
            </w:rPrChange>
          </w:rPr>
          <w:t>, Reward Benefits and Mileston</w:t>
        </w:r>
      </w:ins>
      <w:ins w:author="Namita Salgiya" w:date="2026-01-21T12:52:00Z" w16du:dateUtc="2026-01-21T07:22:00Z" w:id="7">
        <w:r w:rsidRPr="001F322A" w:rsidR="001F322A">
          <w:rPr>
            <w:rFonts w:ascii="Sari Offc" w:hAnsi="Sari Offc"/>
            <w:lang w:eastAsia="en-IN"/>
            <w:rPrChange w:author="Namita Salgiya" w:date="2026-01-21T12:52:00Z" w16du:dateUtc="2026-01-21T07:22:00Z" w:id="8">
              <w:rPr>
                <w:rFonts w:ascii="Sari Offc" w:hAnsi="Sari Offc"/>
                <w:highlight w:val="yellow"/>
                <w:lang w:eastAsia="en-IN"/>
              </w:rPr>
            </w:rPrChange>
          </w:rPr>
          <w:t>e Rewards.</w:t>
        </w:r>
      </w:ins>
      <w:del w:author="Namita Salgiya" w:date="2026-01-21T12:52:00Z" w16du:dateUtc="2026-01-21T07:22:00Z" w:id="9">
        <w:r w:rsidRPr="001F322A" w:rsidDel="001F322A" w:rsidR="00DC20FD">
          <w:rPr>
            <w:rFonts w:ascii="Sari Offc" w:hAnsi="Sari Offc"/>
            <w:highlight w:val="yellow"/>
            <w:lang w:eastAsia="en-IN"/>
            <w:rPrChange w:author="Namita Salgiya" w:date="2026-01-21T12:49:00Z" w16du:dateUtc="2026-01-21T07:19:00Z" w:id="10">
              <w:rPr>
                <w:rFonts w:ascii="Sari Offc" w:hAnsi="Sari Offc"/>
                <w:lang w:eastAsia="en-IN"/>
              </w:rPr>
            </w:rPrChange>
          </w:rPr>
          <w:delText>5</w:delText>
        </w:r>
        <w:r w:rsidRPr="001F322A" w:rsidDel="001F322A">
          <w:rPr>
            <w:rFonts w:ascii="Sari Offc" w:hAnsi="Sari Offc"/>
            <w:highlight w:val="yellow"/>
            <w:lang w:eastAsia="en-IN"/>
            <w:rPrChange w:author="Namita Salgiya" w:date="2026-01-21T12:49:00Z" w16du:dateUtc="2026-01-21T07:19:00Z" w:id="11">
              <w:rPr>
                <w:rFonts w:ascii="Sari Offc" w:hAnsi="Sari Offc"/>
                <w:lang w:eastAsia="en-IN"/>
              </w:rPr>
            </w:rPrChange>
          </w:rPr>
          <w:delText>,000 Travel Credits </w:delText>
        </w:r>
      </w:del>
      <w:ins w:author="Upadhyay , Shubham (SBICard)" w:date="2026-01-20T15:25:00Z" w16du:dateUtc="2026-01-20T09:55:00Z" w:id="12">
        <w:del w:author="Namita Salgiya" w:date="2026-01-21T12:52:00Z" w16du:dateUtc="2026-01-21T07:22:00Z" w:id="13">
          <w:r w:rsidRPr="001F322A" w:rsidDel="001F322A" w:rsidR="00BC0A59">
            <w:rPr>
              <w:rFonts w:ascii="Sari Offc" w:hAnsi="Sari Offc"/>
              <w:highlight w:val="yellow"/>
              <w:lang w:eastAsia="en-IN"/>
              <w:rPrChange w:author="Namita Salgiya" w:date="2026-01-21T12:49:00Z" w16du:dateUtc="2026-01-21T07:19:00Z" w:id="14">
                <w:rPr>
                  <w:rFonts w:ascii="Sari Offc" w:hAnsi="Sari Offc"/>
                  <w:lang w:eastAsia="en-IN"/>
                </w:rPr>
              </w:rPrChange>
            </w:rPr>
            <w:delText xml:space="preserve">as Welcome Benefit </w:delText>
          </w:r>
        </w:del>
      </w:ins>
      <w:del w:author="Namita Salgiya" w:date="2026-01-21T12:52:00Z" w16du:dateUtc="2026-01-21T07:22:00Z" w:id="15">
        <w:r w:rsidRPr="001F322A" w:rsidDel="001F322A">
          <w:rPr>
            <w:rFonts w:ascii="Sari Offc" w:hAnsi="Sari Offc"/>
            <w:highlight w:val="yellow"/>
            <w:lang w:eastAsia="en-IN"/>
            <w:rPrChange w:author="Namita Salgiya" w:date="2026-01-21T12:49:00Z" w16du:dateUtc="2026-01-21T07:19:00Z" w:id="16">
              <w:rPr>
                <w:rFonts w:ascii="Sari Offc" w:hAnsi="Sari Offc"/>
                <w:lang w:eastAsia="en-IN"/>
              </w:rPr>
            </w:rPrChange>
          </w:rPr>
          <w:delText xml:space="preserve">on spends of </w:delText>
        </w:r>
        <w:r w:rsidRPr="001F322A" w:rsidDel="001F322A" w:rsidR="00DC20FD">
          <w:rPr>
            <w:rFonts w:ascii="Sari Offc" w:hAnsi="Sari Offc"/>
            <w:highlight w:val="yellow"/>
            <w:rPrChange w:author="Namita Salgiya" w:date="2026-01-21T12:49:00Z" w16du:dateUtc="2026-01-21T07:19:00Z" w:id="17">
              <w:rPr>
                <w:rFonts w:ascii="Sari Offc" w:hAnsi="Sari Offc"/>
              </w:rPr>
            </w:rPrChange>
          </w:rPr>
          <w:delText>Rs.</w:delText>
        </w:r>
        <w:r w:rsidRPr="001F322A" w:rsidDel="001F322A" w:rsidR="00DC20FD">
          <w:rPr>
            <w:rFonts w:ascii="Sari Offc" w:hAnsi="Sari Offc"/>
            <w:highlight w:val="yellow"/>
            <w:lang w:eastAsia="en-IN"/>
            <w:rPrChange w:author="Namita Salgiya" w:date="2026-01-21T12:49:00Z" w16du:dateUtc="2026-01-21T07:19:00Z" w:id="18">
              <w:rPr>
                <w:rFonts w:ascii="Sari Offc" w:hAnsi="Sari Offc"/>
                <w:lang w:eastAsia="en-IN"/>
              </w:rPr>
            </w:rPrChange>
          </w:rPr>
          <w:delText xml:space="preserve"> 1 </w:delText>
        </w:r>
        <w:r w:rsidRPr="001F322A" w:rsidDel="001F322A" w:rsidR="008D5A32">
          <w:rPr>
            <w:rFonts w:ascii="Sari Offc" w:hAnsi="Sari Offc"/>
            <w:highlight w:val="yellow"/>
            <w:lang w:eastAsia="en-IN"/>
            <w:rPrChange w:author="Namita Salgiya" w:date="2026-01-21T12:49:00Z" w16du:dateUtc="2026-01-21T07:19:00Z" w:id="19">
              <w:rPr>
                <w:rFonts w:ascii="Sari Offc" w:hAnsi="Sari Offc"/>
                <w:lang w:eastAsia="en-IN"/>
              </w:rPr>
            </w:rPrChange>
          </w:rPr>
          <w:delText xml:space="preserve">lakh </w:delText>
        </w:r>
        <w:r w:rsidRPr="001F322A" w:rsidDel="001F322A">
          <w:rPr>
            <w:rFonts w:ascii="Sari Offc" w:hAnsi="Sari Offc"/>
            <w:highlight w:val="yellow"/>
            <w:lang w:eastAsia="en-IN"/>
            <w:rPrChange w:author="Namita Salgiya" w:date="2026-01-21T12:49:00Z" w16du:dateUtc="2026-01-21T07:19:00Z" w:id="20">
              <w:rPr>
                <w:rFonts w:ascii="Sari Offc" w:hAnsi="Sari Offc"/>
                <w:lang w:eastAsia="en-IN"/>
              </w:rPr>
            </w:rPrChange>
          </w:rPr>
          <w:delText xml:space="preserve">as </w:delText>
        </w:r>
        <w:r w:rsidRPr="001F322A" w:rsidDel="001F322A" w:rsidR="008D5A32">
          <w:rPr>
            <w:rFonts w:ascii="Sari Offc" w:hAnsi="Sari Offc"/>
            <w:highlight w:val="yellow"/>
            <w:lang w:eastAsia="en-IN"/>
            <w:rPrChange w:author="Namita Salgiya" w:date="2026-01-21T12:49:00Z" w16du:dateUtc="2026-01-21T07:19:00Z" w:id="21">
              <w:rPr>
                <w:rFonts w:ascii="Sari Offc" w:hAnsi="Sari Offc"/>
                <w:lang w:eastAsia="en-IN"/>
              </w:rPr>
            </w:rPrChange>
          </w:rPr>
          <w:delText>Welcome Benefit</w:delText>
        </w:r>
        <w:r w:rsidRPr="001F322A" w:rsidDel="001F322A">
          <w:rPr>
            <w:rFonts w:ascii="Sari Offc" w:hAnsi="Sari Offc"/>
            <w:highlight w:val="yellow"/>
            <w:lang w:eastAsia="en-IN"/>
            <w:rPrChange w:author="Namita Salgiya" w:date="2026-01-21T12:49:00Z" w16du:dateUtc="2026-01-21T07:19:00Z" w:id="22">
              <w:rPr>
                <w:rFonts w:ascii="Sari Offc" w:hAnsi="Sari Offc"/>
                <w:lang w:eastAsia="en-IN"/>
              </w:rPr>
            </w:rPrChange>
          </w:rPr>
          <w:delText xml:space="preserve">. </w:delText>
        </w:r>
        <w:r w:rsidRPr="001F322A" w:rsidDel="001F322A">
          <w:rPr>
            <w:rFonts w:ascii="Sari Offc" w:hAnsi="Sari Offc"/>
            <w:highlight w:val="yellow"/>
            <w:lang w:val="en-IN" w:eastAsia="en-IN"/>
            <w:rPrChange w:author="Namita Salgiya" w:date="2026-01-21T12:49:00Z" w16du:dateUtc="2026-01-21T07:19:00Z" w:id="23">
              <w:rPr>
                <w:rFonts w:ascii="Sari Offc" w:hAnsi="Sari Offc"/>
                <w:lang w:val="en-IN" w:eastAsia="en-IN"/>
              </w:rPr>
            </w:rPrChange>
          </w:rPr>
          <w:delText xml:space="preserve">Annual Fee reversal on spends of </w:delText>
        </w:r>
        <w:r w:rsidRPr="001F322A" w:rsidDel="001F322A">
          <w:rPr>
            <w:rFonts w:ascii="Sari Offc" w:hAnsi="Sari Offc"/>
            <w:highlight w:val="yellow"/>
            <w:rPrChange w:author="Namita Salgiya" w:date="2026-01-21T12:49:00Z" w16du:dateUtc="2026-01-21T07:19:00Z" w:id="24">
              <w:rPr>
                <w:rFonts w:ascii="Sari Offc" w:hAnsi="Sari Offc"/>
              </w:rPr>
            </w:rPrChange>
          </w:rPr>
          <w:delText xml:space="preserve">Rs. </w:delText>
        </w:r>
        <w:r w:rsidRPr="001F322A" w:rsidDel="001F322A">
          <w:rPr>
            <w:rFonts w:ascii="Sari Offc" w:hAnsi="Sari Offc"/>
            <w:highlight w:val="yellow"/>
            <w:lang w:val="en-IN" w:eastAsia="en-IN"/>
            <w:rPrChange w:author="Namita Salgiya" w:date="2026-01-21T12:49:00Z" w16du:dateUtc="2026-01-21T07:19:00Z" w:id="25">
              <w:rPr>
                <w:rFonts w:ascii="Sari Offc" w:hAnsi="Sari Offc"/>
                <w:lang w:val="en-IN" w:eastAsia="en-IN"/>
              </w:rPr>
            </w:rPrChange>
          </w:rPr>
          <w:delText>1</w:delText>
        </w:r>
        <w:r w:rsidRPr="001F322A" w:rsidDel="001F322A" w:rsidR="00DC20FD">
          <w:rPr>
            <w:rFonts w:ascii="Sari Offc" w:hAnsi="Sari Offc"/>
            <w:highlight w:val="yellow"/>
            <w:lang w:val="en-IN" w:eastAsia="en-IN"/>
            <w:rPrChange w:author="Namita Salgiya" w:date="2026-01-21T12:49:00Z" w16du:dateUtc="2026-01-21T07:19:00Z" w:id="26">
              <w:rPr>
                <w:rFonts w:ascii="Sari Offc" w:hAnsi="Sari Offc"/>
                <w:lang w:val="en-IN" w:eastAsia="en-IN"/>
              </w:rPr>
            </w:rPrChange>
          </w:rPr>
          <w:delText>5</w:delText>
        </w:r>
        <w:r w:rsidRPr="001F322A" w:rsidDel="001F322A">
          <w:rPr>
            <w:rFonts w:ascii="Sari Offc" w:hAnsi="Sari Offc"/>
            <w:highlight w:val="yellow"/>
            <w:lang w:val="en-IN" w:eastAsia="en-IN"/>
            <w:rPrChange w:author="Namita Salgiya" w:date="2026-01-21T12:49:00Z" w16du:dateUtc="2026-01-21T07:19:00Z" w:id="27">
              <w:rPr>
                <w:rFonts w:ascii="Sari Offc" w:hAnsi="Sari Offc"/>
                <w:lang w:val="en-IN" w:eastAsia="en-IN"/>
              </w:rPr>
            </w:rPrChange>
          </w:rPr>
          <w:delText xml:space="preserve"> </w:delText>
        </w:r>
        <w:r w:rsidRPr="001F322A" w:rsidDel="001F322A" w:rsidR="008D5A32">
          <w:rPr>
            <w:rFonts w:ascii="Sari Offc" w:hAnsi="Sari Offc"/>
            <w:highlight w:val="yellow"/>
            <w:lang w:val="en-IN" w:eastAsia="en-IN"/>
            <w:rPrChange w:author="Namita Salgiya" w:date="2026-01-21T12:49:00Z" w16du:dateUtc="2026-01-21T07:19:00Z" w:id="28">
              <w:rPr>
                <w:rFonts w:ascii="Sari Offc" w:hAnsi="Sari Offc"/>
                <w:lang w:val="en-IN" w:eastAsia="en-IN"/>
              </w:rPr>
            </w:rPrChange>
          </w:rPr>
          <w:delText>l</w:delText>
        </w:r>
        <w:r w:rsidRPr="001F322A" w:rsidDel="001F322A">
          <w:rPr>
            <w:rFonts w:ascii="Sari Offc" w:hAnsi="Sari Offc"/>
            <w:highlight w:val="yellow"/>
            <w:lang w:val="en-IN" w:eastAsia="en-IN"/>
            <w:rPrChange w:author="Namita Salgiya" w:date="2026-01-21T12:49:00Z" w16du:dateUtc="2026-01-21T07:19:00Z" w:id="29">
              <w:rPr>
                <w:rFonts w:ascii="Sari Offc" w:hAnsi="Sari Offc"/>
                <w:lang w:val="en-IN" w:eastAsia="en-IN"/>
              </w:rPr>
            </w:rPrChange>
          </w:rPr>
          <w:delText>akh</w:delText>
        </w:r>
      </w:del>
      <w:ins w:author="Upadhyay , Shubham (SBICard)" w:date="2026-01-05T16:56:00Z" w:id="30">
        <w:del w:author="Namita Salgiya" w:date="2026-01-21T12:52:00Z" w16du:dateUtc="2026-01-21T07:22:00Z" w:id="31">
          <w:r w:rsidRPr="001F322A" w:rsidDel="001F322A" w:rsidR="008D5A32">
            <w:rPr>
              <w:rFonts w:ascii="Sari Offc" w:hAnsi="Sari Offc"/>
              <w:highlight w:val="yellow"/>
              <w:lang w:val="en-IN" w:eastAsia="en-IN"/>
              <w:rPrChange w:author="Namita Salgiya" w:date="2026-01-21T12:49:00Z" w16du:dateUtc="2026-01-21T07:19:00Z" w:id="32">
                <w:rPr>
                  <w:rFonts w:ascii="Sari Offc" w:hAnsi="Sari Offc"/>
                  <w:lang w:val="en-IN" w:eastAsia="en-IN"/>
                </w:rPr>
              </w:rPrChange>
            </w:rPr>
            <w:delText>s</w:delText>
          </w:r>
        </w:del>
      </w:ins>
      <w:del w:author="Namita Salgiya" w:date="2026-01-21T12:52:00Z" w16du:dateUtc="2026-01-21T07:22:00Z" w:id="33">
        <w:r w:rsidRPr="001F322A" w:rsidDel="001F322A">
          <w:rPr>
            <w:rFonts w:ascii="Sari Offc" w:hAnsi="Sari Offc"/>
            <w:highlight w:val="yellow"/>
            <w:lang w:val="en-IN" w:eastAsia="en-IN"/>
            <w:rPrChange w:author="Namita Salgiya" w:date="2026-01-21T12:49:00Z" w16du:dateUtc="2026-01-21T07:19:00Z" w:id="34">
              <w:rPr>
                <w:rFonts w:ascii="Sari Offc" w:hAnsi="Sari Offc"/>
                <w:lang w:val="en-IN" w:eastAsia="en-IN"/>
              </w:rPr>
            </w:rPrChange>
          </w:rPr>
          <w:delText xml:space="preserve"> in a membership year</w:delText>
        </w:r>
      </w:del>
    </w:p>
    <w:p w:rsidRPr="008D5A32" w:rsidR="00345E13" w:rsidP="004A5805" w:rsidRDefault="008D5A32" w14:paraId="011E8CF5" w14:textId="680CC7FA">
      <w:pPr>
        <w:jc w:val="center"/>
        <w:rPr>
          <w:rFonts w:ascii="Sari Offc" w:hAnsi="Sari Offc"/>
          <w:b/>
          <w:bCs/>
          <w:u w:val="single"/>
          <w:lang w:val="en-IN"/>
        </w:rPr>
      </w:pPr>
      <w:r w:rsidRPr="008D5A32">
        <w:rPr>
          <w:rFonts w:ascii="Sari Offc" w:hAnsi="Sari Offc"/>
          <w:b/>
          <w:bCs/>
          <w:i/>
          <w:iCs/>
          <w:u w:val="single"/>
          <w:lang w:val="en-IN"/>
          <w:rPrChange w:author="Upadhyay , Shubham (SBICard)" w:date="2026-01-05T16:57:00Z" w:id="35">
            <w:rPr>
              <w:rFonts w:ascii="Sari Offc" w:hAnsi="Sari Offc"/>
              <w:b/>
              <w:bCs/>
              <w:u w:val="single"/>
              <w:lang w:val="en-IN"/>
            </w:rPr>
          </w:rPrChange>
        </w:rPr>
        <w:t>Key</w:t>
      </w:r>
      <w:r w:rsidRPr="008D5A32">
        <w:rPr>
          <w:rFonts w:ascii="Sari Offc" w:hAnsi="Sari Offc"/>
          <w:b/>
          <w:bCs/>
          <w:u w:val="single"/>
          <w:lang w:val="en-IN"/>
        </w:rPr>
        <w:t xml:space="preserve"> </w:t>
      </w:r>
      <w:r w:rsidRPr="008D5A32" w:rsidR="004C50CB">
        <w:rPr>
          <w:rFonts w:ascii="Sari Offc" w:hAnsi="Sari Offc"/>
          <w:b/>
          <w:bCs/>
          <w:u w:val="single"/>
          <w:lang w:val="en-IN"/>
        </w:rPr>
        <w:t>BENEFITS</w:t>
      </w:r>
    </w:p>
    <w:p w:rsidRPr="008D5A32" w:rsidR="001A65DB" w:rsidP="2C30EB0D" w:rsidRDefault="001A65DB" w14:paraId="5384936A" w14:textId="2D03B634">
      <w:pPr>
        <w:pStyle w:val="ListParagraph"/>
        <w:numPr>
          <w:ilvl w:val="0"/>
          <w:numId w:val="19"/>
        </w:numPr>
        <w:rPr>
          <w:rFonts w:ascii="Sari Offc" w:hAnsi="Sari Offc" w:eastAsia="Calibri" w:cs="Calibri"/>
          <w:lang w:val="en-IN"/>
        </w:rPr>
      </w:pPr>
      <w:del w:author="Namita Salgiya" w:date="2026-01-19T18:47:00Z" w16du:dateUtc="2026-01-19T13:17:00Z" w:id="303415169">
        <w:r w:rsidRPr="2C30EB0D" w:rsidDel="001A65DB">
          <w:rPr>
            <w:rFonts w:ascii="Sari Offc" w:hAnsi="Sari Offc"/>
            <w:lang w:eastAsia="en-IN"/>
          </w:rPr>
          <w:delText xml:space="preserve">Get </w:delText>
        </w:r>
      </w:del>
      <w:ins w:author="Namita Salgiya" w:date="2026-01-19T18:47:00Z" w16du:dateUtc="2026-01-19T13:17:00Z" w:id="1755655307">
        <w:r w:rsidRPr="2C30EB0D" w:rsidR="00491030">
          <w:rPr>
            <w:rFonts w:ascii="Sari Offc" w:hAnsi="Sari Offc"/>
            <w:lang w:eastAsia="en-IN"/>
          </w:rPr>
          <w:t>Welcome Benefit</w:t>
        </w:r>
        <w:r w:rsidRPr="2C30EB0D" w:rsidR="00491030">
          <w:rPr>
            <w:rFonts w:ascii="Sari Offc" w:hAnsi="Sari Offc"/>
            <w:lang w:eastAsia="en-IN"/>
          </w:rPr>
          <w:t xml:space="preserve"> of </w:t>
        </w:r>
      </w:ins>
      <w:r w:rsidRPr="2C30EB0D" w:rsidR="00DC20FD">
        <w:rPr>
          <w:rFonts w:ascii="Sari Offc" w:hAnsi="Sari Offc"/>
          <w:lang w:eastAsia="en-IN"/>
        </w:rPr>
        <w:t>5</w:t>
      </w:r>
      <w:r w:rsidRPr="2C30EB0D" w:rsidR="001A65DB">
        <w:rPr>
          <w:rFonts w:ascii="Sari Offc" w:hAnsi="Sari Offc"/>
          <w:lang w:eastAsia="en-IN"/>
        </w:rPr>
        <w:t>,000 Travel Credits </w:t>
      </w:r>
      <w:del w:author="Namita Salgiya" w:date="2026-01-19T18:47:00Z" w16du:dateUtc="2026-01-19T13:17:00Z" w:id="1549772533">
        <w:r w:rsidRPr="2C30EB0D" w:rsidDel="001A65DB">
          <w:rPr>
            <w:rFonts w:ascii="Sari Offc" w:hAnsi="Sari Offc"/>
            <w:lang w:eastAsia="en-IN"/>
          </w:rPr>
          <w:delText xml:space="preserve">on spends of </w:delText>
        </w:r>
        <w:r w:rsidRPr="2C30EB0D" w:rsidDel="00DC20FD">
          <w:rPr>
            <w:rFonts w:ascii="Sari Offc" w:hAnsi="Sari Offc"/>
          </w:rPr>
          <w:delText>Rs.</w:delText>
        </w:r>
        <w:r w:rsidRPr="2C30EB0D" w:rsidDel="00DC20FD">
          <w:rPr>
            <w:rFonts w:ascii="Sari Offc" w:hAnsi="Sari Offc"/>
            <w:lang w:eastAsia="en-IN"/>
          </w:rPr>
          <w:delText xml:space="preserve"> 1 </w:delText>
        </w:r>
        <w:r w:rsidRPr="2C30EB0D" w:rsidDel="008D5A32">
          <w:rPr>
            <w:rFonts w:ascii="Sari Offc" w:hAnsi="Sari Offc"/>
            <w:lang w:eastAsia="en-IN"/>
          </w:rPr>
          <w:delText>l</w:delText>
        </w:r>
        <w:r w:rsidRPr="2C30EB0D" w:rsidDel="00DC20FD">
          <w:rPr>
            <w:rFonts w:ascii="Sari Offc" w:hAnsi="Sari Offc"/>
            <w:lang w:eastAsia="en-IN"/>
          </w:rPr>
          <w:delText xml:space="preserve">akh </w:delText>
        </w:r>
        <w:r w:rsidRPr="2C30EB0D" w:rsidDel="001A65DB">
          <w:rPr>
            <w:rFonts w:ascii="Sari Offc" w:hAnsi="Sari Offc"/>
            <w:lang w:eastAsia="en-IN"/>
          </w:rPr>
          <w:delText xml:space="preserve">as </w:delText>
        </w:r>
        <w:r w:rsidRPr="2C30EB0D" w:rsidDel="008D5A32">
          <w:rPr>
            <w:rFonts w:ascii="Sari Offc" w:hAnsi="Sari Offc"/>
            <w:lang w:eastAsia="en-IN"/>
          </w:rPr>
          <w:delText>Welcome Benefit</w:delText>
        </w:r>
      </w:del>
      <w:ins w:author="Upadhyay , Shubham (SBICard)" w:date="2026-01-05T16:57:00Z" w16du:dateUtc="2026-01-05T16:57:00Z" w:id="529166910">
        <w:del w:author="Namita Salgiya" w:date="2026-01-19T18:47:00Z" w16du:dateUtc="2026-01-19T13:17:00Z" w:id="371373884">
          <w:r w:rsidRPr="2C30EB0D" w:rsidDel="008D5A32">
            <w:rPr>
              <w:rFonts w:ascii="Sari Offc" w:hAnsi="Sari Offc"/>
              <w:lang w:eastAsia="en-IN"/>
            </w:rPr>
            <w:delText xml:space="preserve"> </w:delText>
          </w:r>
        </w:del>
      </w:ins>
    </w:p>
    <w:p w:rsidRPr="008D5A32" w:rsidR="001A65DB" w:rsidP="2C30EB0D" w:rsidRDefault="001A65DB" w14:paraId="209FD39C" w14:textId="786A5FDE">
      <w:pPr>
        <w:pStyle w:val="ListParagraph"/>
        <w:numPr>
          <w:ilvl w:val="0"/>
          <w:numId w:val="19"/>
        </w:numPr>
        <w:rPr>
          <w:rFonts w:ascii="Sari Offc" w:hAnsi="Sari Offc" w:eastAsia="Calibri" w:cs="Calibri"/>
          <w:lang w:val="en-IN"/>
        </w:rPr>
      </w:pPr>
      <w:r w:rsidRPr="2C30EB0D" w:rsidR="001A65DB">
        <w:rPr>
          <w:rFonts w:ascii="Sari Offc" w:hAnsi="Sari Offc"/>
          <w:lang w:val="en-IN" w:eastAsia="en-IN"/>
        </w:rPr>
        <w:t xml:space="preserve">Annual Fee </w:t>
      </w:r>
      <w:r w:rsidRPr="2C30EB0D" w:rsidR="00BC0A59">
        <w:rPr>
          <w:rFonts w:ascii="Sari Offc" w:hAnsi="Sari Offc"/>
          <w:lang w:val="en-IN" w:eastAsia="en-IN"/>
        </w:rPr>
        <w:t xml:space="preserve">Reversal </w:t>
      </w:r>
      <w:r w:rsidRPr="2C30EB0D" w:rsidR="001A65DB">
        <w:rPr>
          <w:rFonts w:ascii="Sari Offc" w:hAnsi="Sari Offc"/>
          <w:lang w:val="en-IN" w:eastAsia="en-IN"/>
        </w:rPr>
        <w:t xml:space="preserve">on </w:t>
      </w:r>
      <w:ins w:author="Namita Salgiya" w:date="2026-01-19T18:47:00Z" w16du:dateUtc="2026-01-19T13:17:00Z" w:id="36731657">
        <w:r w:rsidRPr="2C30EB0D" w:rsidR="00BC0A59">
          <w:rPr>
            <w:rFonts w:ascii="Sari Offc" w:hAnsi="Sari Offc"/>
            <w:sz w:val="24"/>
            <w:szCs w:val="24"/>
            <w:lang w:val="en-IN" w:eastAsia="en-IN"/>
          </w:rPr>
          <w:t xml:space="preserve">Milestone </w:t>
        </w:r>
      </w:ins>
      <w:r w:rsidRPr="2C30EB0D" w:rsidR="00BC0A59">
        <w:rPr>
          <w:rFonts w:ascii="Sari Offc" w:hAnsi="Sari Offc"/>
          <w:lang w:val="en-IN" w:eastAsia="en-IN"/>
        </w:rPr>
        <w:t xml:space="preserve">Spends </w:t>
      </w:r>
      <w:del w:author="Namita Salgiya" w:date="2026-01-19T18:48:00Z" w16du:dateUtc="2026-01-19T13:18:00Z" w:id="1050174458">
        <w:r w:rsidRPr="2C30EB0D" w:rsidDel="001A65DB">
          <w:rPr>
            <w:rFonts w:ascii="Sari Offc" w:hAnsi="Sari Offc"/>
            <w:lang w:val="en-IN" w:eastAsia="en-IN"/>
          </w:rPr>
          <w:delText xml:space="preserve">of </w:delText>
        </w:r>
        <w:r w:rsidRPr="2C30EB0D" w:rsidDel="001A65DB">
          <w:rPr>
            <w:rFonts w:ascii="Sari Offc" w:hAnsi="Sari Offc"/>
          </w:rPr>
          <w:delText xml:space="preserve">Rs. </w:delText>
        </w:r>
        <w:r w:rsidRPr="2C30EB0D" w:rsidDel="001A65DB">
          <w:rPr>
            <w:rFonts w:ascii="Sari Offc" w:hAnsi="Sari Offc"/>
            <w:lang w:val="en-IN" w:eastAsia="en-IN"/>
          </w:rPr>
          <w:delText>1</w:delText>
        </w:r>
        <w:r w:rsidRPr="2C30EB0D" w:rsidDel="00DC20FD">
          <w:rPr>
            <w:rFonts w:ascii="Sari Offc" w:hAnsi="Sari Offc"/>
            <w:lang w:val="en-IN" w:eastAsia="en-IN"/>
          </w:rPr>
          <w:delText>5</w:delText>
        </w:r>
        <w:r w:rsidRPr="2C30EB0D" w:rsidDel="001A65DB">
          <w:rPr>
            <w:rFonts w:ascii="Sari Offc" w:hAnsi="Sari Offc"/>
            <w:lang w:val="en-IN" w:eastAsia="en-IN"/>
          </w:rPr>
          <w:delText xml:space="preserve"> </w:delText>
        </w:r>
        <w:r w:rsidRPr="2C30EB0D" w:rsidDel="008D5A32">
          <w:rPr>
            <w:rFonts w:ascii="Sari Offc" w:hAnsi="Sari Offc"/>
            <w:lang w:val="en-IN" w:eastAsia="en-IN"/>
          </w:rPr>
          <w:delText>l</w:delText>
        </w:r>
        <w:r w:rsidRPr="2C30EB0D" w:rsidDel="001A65DB">
          <w:rPr>
            <w:rFonts w:ascii="Sari Offc" w:hAnsi="Sari Offc"/>
            <w:lang w:val="en-IN" w:eastAsia="en-IN"/>
          </w:rPr>
          <w:delText>akh</w:delText>
        </w:r>
      </w:del>
      <w:ins w:author="Upadhyay , Shubham (SBICard)" w:date="2026-01-05T16:57:00Z" w16du:dateUtc="2026-01-05T16:57:00Z" w:id="1400653964">
        <w:del w:author="Namita Salgiya" w:date="2026-01-19T18:48:00Z" w16du:dateUtc="2026-01-19T13:18:00Z" w:id="697576544">
          <w:r w:rsidRPr="2C30EB0D" w:rsidDel="008D5A32">
            <w:rPr>
              <w:rFonts w:ascii="Sari Offc" w:hAnsi="Sari Offc"/>
              <w:lang w:val="en-IN" w:eastAsia="en-IN"/>
            </w:rPr>
            <w:delText>s</w:delText>
          </w:r>
        </w:del>
      </w:ins>
      <w:del w:author="Namita Salgiya" w:date="2026-01-19T18:48:00Z" w16du:dateUtc="2026-01-19T13:18:00Z" w:id="2006500988">
        <w:r w:rsidRPr="2C30EB0D" w:rsidDel="001A65DB">
          <w:rPr>
            <w:rFonts w:ascii="Sari Offc" w:hAnsi="Sari Offc"/>
            <w:lang w:val="en-IN" w:eastAsia="en-IN"/>
          </w:rPr>
          <w:delText xml:space="preserve"> in a membership year</w:delText>
        </w:r>
      </w:del>
      <w:ins w:author="Upadhyay , Shubham (SBICard)" w:date="2026-01-05T16:57:00Z" w16du:dateUtc="2026-01-05T16:57:00Z" w:id="1605707113">
        <w:r w:rsidRPr="2C30EB0D" w:rsidR="008D5A32">
          <w:rPr>
            <w:rFonts w:ascii="Sari Offc" w:hAnsi="Sari Offc"/>
            <w:lang w:val="en-IN" w:eastAsia="en-IN"/>
          </w:rPr>
          <w:t xml:space="preserve"> </w:t>
        </w:r>
      </w:ins>
    </w:p>
    <w:p w:rsidRPr="008D5A32" w:rsidR="001A65DB" w:rsidP="001A65DB" w:rsidRDefault="001A65DB" w14:paraId="113A54E1" w14:textId="7E978956">
      <w:pPr>
        <w:pStyle w:val="ListParagraph"/>
        <w:numPr>
          <w:ilvl w:val="0"/>
          <w:numId w:val="19"/>
        </w:numPr>
        <w:rPr>
          <w:rFonts w:ascii="Sari Offc" w:hAnsi="Sari Offc"/>
          <w:lang w:val="en-IN" w:eastAsia="en-IN"/>
        </w:rPr>
      </w:pPr>
      <w:del w:author="Namita Salgiya" w:date="2026-01-19T18:48:00Z" w16du:dateUtc="2026-01-19T13:18:00Z" w:id="147149448">
        <w:r w:rsidRPr="2C30EB0D" w:rsidDel="001A65DB">
          <w:rPr>
            <w:rFonts w:ascii="Sari Offc" w:hAnsi="Sari Offc"/>
            <w:lang w:val="en-IN" w:eastAsia="en-IN"/>
          </w:rPr>
          <w:delText xml:space="preserve">Complimentary </w:delText>
        </w:r>
      </w:del>
      <w:r w:rsidRPr="2C30EB0D" w:rsidR="001A65DB">
        <w:rPr>
          <w:rFonts w:ascii="Sari Offc" w:hAnsi="Sari Offc"/>
          <w:lang w:val="en-IN" w:eastAsia="en-IN"/>
        </w:rPr>
        <w:t xml:space="preserve">Priority Pass Membership </w:t>
      </w:r>
      <w:r w:rsidRPr="2C30EB0D" w:rsidR="00BC0A59">
        <w:rPr>
          <w:rFonts w:ascii="Sari Offc" w:hAnsi="Sari Offc"/>
          <w:lang w:val="en-IN" w:eastAsia="en-IN"/>
        </w:rPr>
        <w:t xml:space="preserve">Worth </w:t>
      </w:r>
      <w:r w:rsidRPr="2C30EB0D" w:rsidR="001A65DB">
        <w:rPr>
          <w:rFonts w:ascii="Sari Offc" w:hAnsi="Sari Offc"/>
          <w:lang w:val="en-IN" w:eastAsia="en-IN"/>
        </w:rPr>
        <w:t xml:space="preserve">$99 </w:t>
      </w:r>
    </w:p>
    <w:p w:rsidR="2C30EB0D" w:rsidP="2C30EB0D" w:rsidRDefault="2C30EB0D" w14:paraId="34AF41C6" w14:textId="0852BD70">
      <w:pPr>
        <w:jc w:val="center"/>
        <w:rPr>
          <w:rFonts w:ascii="Sari Offc" w:hAnsi="Sari Offc"/>
          <w:b w:val="1"/>
          <w:bCs w:val="1"/>
          <w:i w:val="1"/>
          <w:iCs w:val="1"/>
          <w:u w:val="single"/>
        </w:rPr>
      </w:pPr>
    </w:p>
    <w:p w:rsidRPr="008D5A32" w:rsidR="00CD511F" w:rsidP="004A5805" w:rsidRDefault="004C50CB" w14:paraId="5970C5BD" w14:textId="739D33F4">
      <w:pPr>
        <w:jc w:val="center"/>
        <w:rPr>
          <w:rFonts w:ascii="Sari Offc" w:hAnsi="Sari Offc"/>
          <w:b/>
          <w:bCs/>
          <w:u w:val="single"/>
        </w:rPr>
      </w:pPr>
      <w:r w:rsidRPr="008D5A32">
        <w:rPr>
          <w:rFonts w:ascii="Sari Offc" w:hAnsi="Sari Offc"/>
          <w:b/>
          <w:bCs/>
          <w:i/>
          <w:iCs/>
          <w:u w:val="single"/>
        </w:rPr>
        <w:t xml:space="preserve">Exclusive </w:t>
      </w:r>
      <w:r w:rsidRPr="008D5A32">
        <w:rPr>
          <w:rFonts w:ascii="Sari Offc" w:hAnsi="Sari Offc"/>
          <w:b/>
          <w:bCs/>
          <w:u w:val="single"/>
        </w:rPr>
        <w:t>PRIVILEGES</w:t>
      </w:r>
    </w:p>
    <w:p w:rsidRPr="008D5A32" w:rsidR="00947F57" w:rsidP="2C30EB0D" w:rsidRDefault="00947F57" w14:paraId="440B98E9" w14:textId="153EBA93">
      <w:pPr>
        <w:rPr>
          <w:rFonts w:ascii="Sari Offc" w:hAnsi="Sari Offc" w:eastAsia="Calibri" w:cs="Calibri"/>
          <w:lang w:val="en-IN"/>
        </w:rPr>
      </w:pPr>
      <w:r w:rsidRPr="2C30EB0D" w:rsidR="00947F57">
        <w:rPr>
          <w:rFonts w:ascii="Sari Offc" w:hAnsi="Sari Offc"/>
          <w:b w:val="1"/>
          <w:bCs w:val="1"/>
          <w:lang w:val="en-IN"/>
        </w:rPr>
        <w:t xml:space="preserve">Welcome </w:t>
      </w:r>
      <w:r w:rsidRPr="2C30EB0D" w:rsidR="003C1523">
        <w:rPr>
          <w:rFonts w:ascii="Sari Offc" w:hAnsi="Sari Offc"/>
          <w:b w:val="1"/>
          <w:bCs w:val="1"/>
          <w:lang w:val="en-IN"/>
        </w:rPr>
        <w:t>Benefit</w:t>
      </w:r>
      <w:ins w:author="Upadhyay , Shubham (SBICard)" w:date="2026-01-05T16:57:00Z" w16du:dateUtc="2026-01-05T16:57:00Z" w:id="1966204072">
        <w:r w:rsidRPr="2C30EB0D" w:rsidR="008D5A32">
          <w:rPr>
            <w:rFonts w:ascii="Sari Offc" w:hAnsi="Sari Offc"/>
            <w:b w:val="1"/>
            <w:bCs w:val="1"/>
            <w:lang w:val="en-IN"/>
          </w:rPr>
          <w:t xml:space="preserve"> </w:t>
        </w:r>
      </w:ins>
    </w:p>
    <w:p w:rsidRPr="008D5A32" w:rsidR="00CA376C" w:rsidP="00CA376C" w:rsidRDefault="00CA376C" w14:paraId="5C2E1FE0" w14:textId="122CFBDC">
      <w:pPr>
        <w:pStyle w:val="ListParagraph"/>
        <w:numPr>
          <w:ilvl w:val="0"/>
          <w:numId w:val="13"/>
        </w:numPr>
        <w:rPr>
          <w:rFonts w:ascii="Sari Offc" w:hAnsi="Sari Offc"/>
        </w:rPr>
      </w:pPr>
      <w:r w:rsidRPr="008D5A32">
        <w:rPr>
          <w:rFonts w:ascii="Sari Offc" w:hAnsi="Sari Offc"/>
          <w:lang w:eastAsia="en-IN"/>
        </w:rPr>
        <w:t xml:space="preserve">Get </w:t>
      </w:r>
      <w:r w:rsidRPr="008D5A32" w:rsidR="00DC20FD">
        <w:rPr>
          <w:rFonts w:ascii="Sari Offc" w:hAnsi="Sari Offc"/>
          <w:lang w:eastAsia="en-IN"/>
        </w:rPr>
        <w:t>5</w:t>
      </w:r>
      <w:r w:rsidRPr="008D5A32">
        <w:rPr>
          <w:rFonts w:ascii="Sari Offc" w:hAnsi="Sari Offc"/>
          <w:lang w:eastAsia="en-IN"/>
        </w:rPr>
        <w:t xml:space="preserve">,000 Travel Credits on spends of </w:t>
      </w:r>
      <w:r w:rsidRPr="008D5A32">
        <w:rPr>
          <w:rFonts w:ascii="Sari Offc" w:hAnsi="Sari Offc"/>
        </w:rPr>
        <w:t>Rs.</w:t>
      </w:r>
      <w:r w:rsidRPr="008D5A32">
        <w:rPr>
          <w:rFonts w:ascii="Sari Offc" w:hAnsi="Sari Offc"/>
          <w:lang w:eastAsia="en-IN"/>
        </w:rPr>
        <w:t xml:space="preserve"> </w:t>
      </w:r>
      <w:r w:rsidRPr="008D5A32" w:rsidR="00DC20FD">
        <w:rPr>
          <w:rFonts w:ascii="Sari Offc" w:hAnsi="Sari Offc"/>
          <w:lang w:eastAsia="en-IN"/>
        </w:rPr>
        <w:t xml:space="preserve">1 </w:t>
      </w:r>
      <w:r w:rsidRPr="008D5A32" w:rsidR="008D5A32">
        <w:rPr>
          <w:rFonts w:ascii="Sari Offc" w:hAnsi="Sari Offc"/>
          <w:lang w:eastAsia="en-IN"/>
        </w:rPr>
        <w:t>l</w:t>
      </w:r>
      <w:r w:rsidRPr="008D5A32" w:rsidR="00DC20FD">
        <w:rPr>
          <w:rFonts w:ascii="Sari Offc" w:hAnsi="Sari Offc"/>
          <w:lang w:eastAsia="en-IN"/>
        </w:rPr>
        <w:t>akh</w:t>
      </w:r>
      <w:r w:rsidRPr="008D5A32">
        <w:rPr>
          <w:rFonts w:ascii="Sari Offc" w:hAnsi="Sari Offc"/>
          <w:lang w:eastAsia="en-IN"/>
        </w:rPr>
        <w:t xml:space="preserve"> within 60 days of card issuance</w:t>
      </w:r>
    </w:p>
    <w:p w:rsidRPr="008D5A32" w:rsidR="00CA376C" w:rsidP="003C1523" w:rsidRDefault="00CA376C" w14:paraId="530190D0" w14:textId="07B0713D">
      <w:pPr>
        <w:pStyle w:val="ListParagraph"/>
        <w:numPr>
          <w:ilvl w:val="0"/>
          <w:numId w:val="13"/>
        </w:numPr>
        <w:rPr>
          <w:rFonts w:ascii="Sari Offc" w:hAnsi="Sari Offc"/>
          <w:lang w:val="en-IN" w:eastAsia="en-IN"/>
        </w:rPr>
      </w:pPr>
      <w:r w:rsidRPr="008D5A32">
        <w:rPr>
          <w:rFonts w:ascii="Sari Offc" w:hAnsi="Sari Offc"/>
          <w:lang w:val="en-IN" w:eastAsia="en-IN"/>
        </w:rPr>
        <w:t xml:space="preserve">Travel Credits will be credited on payment of </w:t>
      </w:r>
      <w:r w:rsidRPr="008D5A32" w:rsidR="008D5A32">
        <w:rPr>
          <w:rFonts w:ascii="Sari Offc" w:hAnsi="Sari Offc"/>
          <w:lang w:val="en-IN" w:eastAsia="en-IN"/>
        </w:rPr>
        <w:t>Joining Fee</w:t>
      </w:r>
    </w:p>
    <w:p w:rsidRPr="008D5A32" w:rsidR="003C1523" w:rsidP="2C30EB0D" w:rsidRDefault="00104FD2" w14:paraId="198DC140" w14:textId="003A1F8C">
      <w:pPr>
        <w:rPr>
          <w:rFonts w:ascii="Sari Offc" w:hAnsi="Sari Offc" w:eastAsia="Calibri" w:cs="Calibri"/>
          <w:color w:val="881798"/>
          <w:lang w:val="en-IN"/>
        </w:rPr>
      </w:pPr>
      <w:r w:rsidRPr="2C30EB0D" w:rsidR="00104FD2">
        <w:rPr>
          <w:rFonts w:ascii="Sari Offc" w:hAnsi="Sari Offc"/>
          <w:b w:val="1"/>
          <w:bCs w:val="1"/>
          <w:lang w:val="en-IN"/>
        </w:rPr>
        <w:t>Reward</w:t>
      </w:r>
      <w:r w:rsidRPr="2C30EB0D" w:rsidR="003C1523">
        <w:rPr>
          <w:rFonts w:ascii="Sari Offc" w:hAnsi="Sari Offc"/>
          <w:b w:val="1"/>
          <w:bCs w:val="1"/>
          <w:lang w:val="en-IN"/>
        </w:rPr>
        <w:t xml:space="preserve"> Benefits</w:t>
      </w:r>
      <w:ins w:author="Upadhyay , Shubham (SBICard)" w:date="2026-01-05T16:58:00Z" w16du:dateUtc="2026-01-05T16:58:00Z" w:id="972980516">
        <w:r w:rsidRPr="2C30EB0D" w:rsidR="008D5A32">
          <w:rPr>
            <w:rFonts w:ascii="Sari Offc" w:hAnsi="Sari Offc"/>
            <w:b w:val="1"/>
            <w:bCs w:val="1"/>
            <w:lang w:val="en-IN"/>
          </w:rPr>
          <w:t xml:space="preserve"> </w:t>
        </w:r>
      </w:ins>
    </w:p>
    <w:p w:rsidRPr="00F01200" w:rsidR="00CA376C" w:rsidP="00CA376C" w:rsidRDefault="00DC20FD" w14:paraId="61AF3B1E" w14:textId="5308918B">
      <w:pPr>
        <w:pStyle w:val="ListParagraph"/>
        <w:numPr>
          <w:ilvl w:val="0"/>
          <w:numId w:val="16"/>
        </w:numPr>
        <w:rPr>
          <w:rFonts w:ascii="Sari Offc" w:hAnsi="Sari Offc"/>
          <w:lang w:val="en-IN"/>
        </w:rPr>
      </w:pPr>
      <w:r w:rsidRPr="00F01200">
        <w:rPr>
          <w:rFonts w:ascii="Sari Offc" w:hAnsi="Sari Offc"/>
          <w:lang w:val="en-IN"/>
        </w:rPr>
        <w:t>6</w:t>
      </w:r>
      <w:r w:rsidRPr="00F01200" w:rsidR="00CA376C">
        <w:rPr>
          <w:rFonts w:ascii="Sari Offc" w:hAnsi="Sari Offc"/>
          <w:lang w:val="en-IN"/>
        </w:rPr>
        <w:t xml:space="preserve"> Travel Credits for every </w:t>
      </w:r>
      <w:r w:rsidRPr="00F01200" w:rsidR="00F01200">
        <w:rPr>
          <w:rFonts w:ascii="Sari Offc" w:hAnsi="Sari Offc"/>
          <w:lang w:val="en-IN"/>
          <w:rPrChange w:author="Namita Salgiya" w:date="2026-01-19T18:49:00Z" w16du:dateUtc="2026-01-19T13:19:00Z" w:id="51">
            <w:rPr>
              <w:rFonts w:ascii="Arial" w:hAnsi="Arial" w:cs="Arial"/>
              <w:lang w:val="en-IN"/>
            </w:rPr>
          </w:rPrChange>
        </w:rPr>
        <w:t>Rs.</w:t>
      </w:r>
      <w:r w:rsidRPr="00F01200" w:rsidR="00CA376C">
        <w:rPr>
          <w:rFonts w:ascii="Sari Offc" w:hAnsi="Sari Offc"/>
          <w:lang w:val="en-IN"/>
        </w:rPr>
        <w:t xml:space="preserve"> 200 spen</w:t>
      </w:r>
      <w:r w:rsidRPr="00F01200" w:rsidR="00D01945">
        <w:rPr>
          <w:rFonts w:ascii="Sari Offc" w:hAnsi="Sari Offc"/>
          <w:lang w:val="en-IN"/>
        </w:rPr>
        <w:t>t</w:t>
      </w:r>
      <w:r w:rsidRPr="00F01200" w:rsidR="00CA376C">
        <w:rPr>
          <w:rFonts w:ascii="Sari Offc" w:hAnsi="Sari Offc"/>
          <w:lang w:val="en-IN"/>
        </w:rPr>
        <w:t xml:space="preserve"> on travel</w:t>
      </w:r>
    </w:p>
    <w:p w:rsidRPr="00F01200" w:rsidR="00CA376C" w:rsidP="00CA376C" w:rsidRDefault="00CA376C" w14:paraId="1A7BCDCF" w14:textId="1D23C129">
      <w:pPr>
        <w:pStyle w:val="ListParagraph"/>
        <w:numPr>
          <w:ilvl w:val="0"/>
          <w:numId w:val="16"/>
        </w:numPr>
        <w:rPr>
          <w:rFonts w:ascii="Sari Offc" w:hAnsi="Sari Offc"/>
          <w:lang w:val="en-IN"/>
        </w:rPr>
      </w:pPr>
      <w:r w:rsidRPr="00F01200">
        <w:rPr>
          <w:rFonts w:ascii="Sari Offc" w:hAnsi="Sari Offc"/>
          <w:lang w:val="en-IN"/>
        </w:rPr>
        <w:t xml:space="preserve">2 Travel Credits for every </w:t>
      </w:r>
      <w:r w:rsidRPr="00F01200" w:rsidR="0068209C">
        <w:rPr>
          <w:rFonts w:ascii="Sari Offc" w:hAnsi="Sari Offc"/>
          <w:lang w:val="en-IN"/>
          <w:rPrChange w:author="Namita Salgiya" w:date="2026-01-19T18:49:00Z" w16du:dateUtc="2026-01-19T13:19:00Z" w:id="52">
            <w:rPr>
              <w:rFonts w:ascii="Arial" w:hAnsi="Arial" w:cs="Arial"/>
              <w:highlight w:val="yellow"/>
              <w:lang w:val="en-IN"/>
            </w:rPr>
          </w:rPrChange>
        </w:rPr>
        <w:t>Rs.</w:t>
      </w:r>
      <w:r w:rsidRPr="00F01200">
        <w:rPr>
          <w:rFonts w:ascii="Sari Offc" w:hAnsi="Sari Offc"/>
          <w:lang w:val="en-IN"/>
        </w:rPr>
        <w:t xml:space="preserve"> 200 on all other spends</w:t>
      </w:r>
    </w:p>
    <w:p w:rsidRPr="008D5A32" w:rsidR="00CA376C" w:rsidP="00CA376C" w:rsidRDefault="00CA376C" w14:paraId="1A9344DC" w14:textId="77777777">
      <w:pPr>
        <w:pStyle w:val="ListParagraph"/>
        <w:numPr>
          <w:ilvl w:val="0"/>
          <w:numId w:val="16"/>
        </w:numPr>
        <w:rPr>
          <w:rFonts w:ascii="Sari Offc" w:hAnsi="Sari Offc"/>
        </w:rPr>
      </w:pPr>
      <w:r w:rsidRPr="008D5A32">
        <w:rPr>
          <w:rFonts w:ascii="Sari Offc" w:hAnsi="Sari Offc"/>
          <w:lang w:val="en-IN"/>
        </w:rPr>
        <w:t>Convert your Travel Credits into Air Miles / Hotel Points, Travel Bookings or choose from a wide array of Catalogue Products</w:t>
      </w:r>
    </w:p>
    <w:p w:rsidRPr="008D5A32" w:rsidR="00CA376C" w:rsidP="00CA376C" w:rsidRDefault="00D01945" w14:paraId="62342E18" w14:textId="3AA4639E">
      <w:pPr>
        <w:pStyle w:val="ListParagraph"/>
        <w:numPr>
          <w:ilvl w:val="0"/>
          <w:numId w:val="16"/>
        </w:numPr>
        <w:rPr>
          <w:rFonts w:ascii="Sari Offc" w:hAnsi="Sari Offc"/>
        </w:rPr>
      </w:pPr>
      <w:hyperlink w:history="1" r:id="rId11">
        <w:r w:rsidRPr="008D5A32">
          <w:rPr>
            <w:rStyle w:val="Hyperlink"/>
            <w:rFonts w:ascii="Sari Offc" w:hAnsi="Sari Offc"/>
          </w:rPr>
          <w:t>Click here</w:t>
        </w:r>
      </w:hyperlink>
      <w:r w:rsidRPr="008D5A32">
        <w:rPr>
          <w:rFonts w:ascii="Sari Offc" w:hAnsi="Sari Offc"/>
        </w:rPr>
        <w:t xml:space="preserve"> </w:t>
      </w:r>
      <w:r w:rsidRPr="008D5A32" w:rsidR="00CA376C">
        <w:rPr>
          <w:rFonts w:ascii="Sari Offc" w:hAnsi="Sari Offc"/>
        </w:rPr>
        <w:t>to view the list of Travel Partners and T&amp;Cs</w:t>
      </w:r>
    </w:p>
    <w:p w:rsidRPr="008D5A32" w:rsidR="00CA376C" w:rsidP="00CA376C" w:rsidRDefault="00CA376C" w14:paraId="06D92D95" w14:textId="5B49B925">
      <w:pPr>
        <w:pStyle w:val="ListParagraph"/>
        <w:numPr>
          <w:ilvl w:val="0"/>
          <w:numId w:val="16"/>
        </w:numPr>
        <w:rPr>
          <w:rFonts w:ascii="Sari Offc" w:hAnsi="Sari Offc"/>
        </w:rPr>
      </w:pPr>
      <w:r w:rsidRPr="008D5A32">
        <w:rPr>
          <w:rFonts w:ascii="Sari Offc" w:hAnsi="Sari Offc"/>
        </w:rPr>
        <w:t xml:space="preserve">1 Travel Credit = </w:t>
      </w:r>
      <w:del w:author="Upadhyay , Shubham (SBICard)" w:date="2026-01-05T17:00:00Z" w:id="53">
        <w:r w:rsidRPr="008D5A32" w:rsidDel="008D5A32" w:rsidR="00D01945">
          <w:rPr>
            <w:rFonts w:ascii="Sari Offc" w:hAnsi="Sari Offc"/>
          </w:rPr>
          <w:delText>Rs</w:delText>
        </w:r>
      </w:del>
      <w:ins w:author="Upadhyay , Shubham (SBICard)" w:date="2026-01-05T17:00:00Z" w:id="54">
        <w:r w:rsidRPr="008D5A32" w:rsidR="008D5A32">
          <w:rPr>
            <w:rFonts w:ascii="Sari Offc" w:hAnsi="Sari Offc"/>
          </w:rPr>
          <w:t>R</w:t>
        </w:r>
        <w:r w:rsidR="008D5A32">
          <w:rPr>
            <w:rFonts w:ascii="Sari Offc" w:hAnsi="Sari Offc"/>
          </w:rPr>
          <w:t>e</w:t>
        </w:r>
      </w:ins>
      <w:r w:rsidRPr="008D5A32" w:rsidR="00D01945">
        <w:rPr>
          <w:rFonts w:ascii="Sari Offc" w:hAnsi="Sari Offc"/>
        </w:rPr>
        <w:t xml:space="preserve">. </w:t>
      </w:r>
      <w:r w:rsidRPr="008D5A32">
        <w:rPr>
          <w:rFonts w:ascii="Sari Offc" w:hAnsi="Sari Offc"/>
        </w:rPr>
        <w:t>1 for Air Mile / Hotel Point</w:t>
      </w:r>
    </w:p>
    <w:p w:rsidRPr="008D5A32" w:rsidR="00CA376C" w:rsidP="00CA376C" w:rsidRDefault="00CA376C" w14:paraId="54B65EF5" w14:textId="7572FD5A">
      <w:pPr>
        <w:pStyle w:val="ListParagraph"/>
        <w:numPr>
          <w:ilvl w:val="0"/>
          <w:numId w:val="16"/>
        </w:numPr>
        <w:rPr>
          <w:rFonts w:ascii="Sari Offc" w:hAnsi="Sari Offc"/>
        </w:rPr>
      </w:pPr>
      <w:r w:rsidRPr="008D5A32">
        <w:rPr>
          <w:rFonts w:ascii="Sari Offc" w:hAnsi="Sari Offc"/>
        </w:rPr>
        <w:t xml:space="preserve">1 Travel Credit = </w:t>
      </w:r>
      <w:r w:rsidRPr="008D5A32" w:rsidR="00D01945">
        <w:rPr>
          <w:rFonts w:ascii="Sari Offc" w:hAnsi="Sari Offc"/>
        </w:rPr>
        <w:t xml:space="preserve">Rs. </w:t>
      </w:r>
      <w:r w:rsidRPr="008D5A32">
        <w:rPr>
          <w:rFonts w:ascii="Sari Offc" w:hAnsi="Sari Offc"/>
        </w:rPr>
        <w:t>0.50 for Travel Bookings</w:t>
      </w:r>
    </w:p>
    <w:p w:rsidRPr="008D5A32" w:rsidR="00CA376C" w:rsidP="00D01945" w:rsidRDefault="00CA376C" w14:paraId="2E93FB2A" w14:textId="231703BE">
      <w:pPr>
        <w:pStyle w:val="ListParagraph"/>
        <w:numPr>
          <w:ilvl w:val="0"/>
          <w:numId w:val="16"/>
        </w:numPr>
        <w:rPr>
          <w:rFonts w:ascii="Sari Offc" w:hAnsi="Sari Offc"/>
        </w:rPr>
      </w:pPr>
      <w:r w:rsidRPr="008D5A32">
        <w:rPr>
          <w:rFonts w:ascii="Sari Offc" w:hAnsi="Sari Offc"/>
        </w:rPr>
        <w:t xml:space="preserve">1 Travel Credit = </w:t>
      </w:r>
      <w:r w:rsidRPr="008D5A32" w:rsidR="00D01945">
        <w:rPr>
          <w:rFonts w:ascii="Sari Offc" w:hAnsi="Sari Offc"/>
        </w:rPr>
        <w:t xml:space="preserve">Rs. </w:t>
      </w:r>
      <w:r w:rsidRPr="008D5A32">
        <w:rPr>
          <w:rFonts w:ascii="Sari Offc" w:hAnsi="Sari Offc"/>
        </w:rPr>
        <w:t>0.25 for Shop &amp; Smile Product Catalogue</w:t>
      </w:r>
    </w:p>
    <w:p w:rsidRPr="008D5A32" w:rsidR="006657A1" w:rsidP="006657A1" w:rsidRDefault="006657A1" w14:paraId="20F6C685" w14:textId="1603E51F">
      <w:pPr>
        <w:rPr>
          <w:rFonts w:ascii="Sari Offc" w:hAnsi="Sari Offc"/>
          <w:b w:val="1"/>
          <w:bCs w:val="1"/>
          <w:lang w:val="en-IN"/>
        </w:rPr>
      </w:pPr>
      <w:r w:rsidRPr="2C30EB0D" w:rsidR="006657A1">
        <w:rPr>
          <w:rFonts w:ascii="Sari Offc" w:hAnsi="Sari Offc"/>
          <w:b w:val="1"/>
          <w:bCs w:val="1"/>
          <w:lang w:val="en-IN"/>
        </w:rPr>
        <w:t>Milestone Benefits</w:t>
      </w:r>
      <w:r w:rsidRPr="2C30EB0D" w:rsidR="0002705B">
        <w:rPr>
          <w:rFonts w:ascii="Sari Offc" w:hAnsi="Sari Offc" w:eastAsia="Calibri" w:cs="Calibri"/>
          <w:lang w:val="en-IN"/>
        </w:rPr>
        <w:t xml:space="preserve"> </w:t>
      </w:r>
    </w:p>
    <w:p w:rsidRPr="008D5A32" w:rsidR="00D01945" w:rsidP="00D01945" w:rsidRDefault="00D01945" w14:paraId="55FE764F" w14:textId="01DF93A6">
      <w:pPr>
        <w:pStyle w:val="ListParagraph"/>
        <w:numPr>
          <w:ilvl w:val="0"/>
          <w:numId w:val="19"/>
        </w:numPr>
        <w:rPr>
          <w:rFonts w:ascii="Sari Offc" w:hAnsi="Sari Offc"/>
          <w:lang w:val="en-IN" w:eastAsia="en-IN"/>
        </w:rPr>
      </w:pPr>
      <w:r w:rsidRPr="008D5A32">
        <w:rPr>
          <w:rFonts w:ascii="Sari Offc" w:hAnsi="Sari Offc"/>
        </w:rPr>
        <w:t>A</w:t>
      </w:r>
      <w:r w:rsidRPr="008D5A32">
        <w:rPr>
          <w:rFonts w:ascii="Sari Offc" w:hAnsi="Sari Offc"/>
          <w:lang w:val="en-IN" w:eastAsia="en-IN"/>
        </w:rPr>
        <w:t xml:space="preserve">dditional </w:t>
      </w:r>
      <w:r w:rsidRPr="008D5A32" w:rsidR="00664D75">
        <w:rPr>
          <w:rFonts w:ascii="Sari Offc" w:hAnsi="Sari Offc"/>
          <w:lang w:val="en-IN" w:eastAsia="en-IN"/>
        </w:rPr>
        <w:t xml:space="preserve">Domestic Lounge Visit </w:t>
      </w:r>
      <w:r w:rsidRPr="008D5A32">
        <w:rPr>
          <w:rFonts w:ascii="Sari Offc" w:hAnsi="Sari Offc"/>
          <w:lang w:val="en-IN" w:eastAsia="en-IN"/>
        </w:rPr>
        <w:t xml:space="preserve">with every spend of </w:t>
      </w:r>
      <w:r w:rsidRPr="008D5A32">
        <w:rPr>
          <w:rFonts w:ascii="Sari Offc" w:hAnsi="Sari Offc"/>
        </w:rPr>
        <w:t>Rs.</w:t>
      </w:r>
      <w:r w:rsidRPr="008D5A32">
        <w:rPr>
          <w:rFonts w:ascii="Sari Offc" w:hAnsi="Sari Offc"/>
          <w:lang w:val="en-IN" w:eastAsia="en-IN"/>
        </w:rPr>
        <w:t xml:space="preserve"> 1 </w:t>
      </w:r>
      <w:r w:rsidRPr="008D5A32" w:rsidR="008D5A32">
        <w:rPr>
          <w:rFonts w:ascii="Sari Offc" w:hAnsi="Sari Offc"/>
          <w:lang w:val="en-IN" w:eastAsia="en-IN"/>
        </w:rPr>
        <w:t>l</w:t>
      </w:r>
      <w:r w:rsidRPr="008D5A32">
        <w:rPr>
          <w:rFonts w:ascii="Sari Offc" w:hAnsi="Sari Offc"/>
          <w:lang w:val="en-IN" w:eastAsia="en-IN"/>
        </w:rPr>
        <w:t>akh</w:t>
      </w:r>
    </w:p>
    <w:p w:rsidRPr="008D5A32" w:rsidR="00D01945" w:rsidP="00D01945" w:rsidRDefault="00DC20FD" w14:paraId="1E0DA312" w14:textId="2C5F0DCA">
      <w:pPr>
        <w:pStyle w:val="ListParagraph"/>
        <w:numPr>
          <w:ilvl w:val="0"/>
          <w:numId w:val="19"/>
        </w:numPr>
        <w:rPr>
          <w:rFonts w:ascii="Sari Offc" w:hAnsi="Sari Offc"/>
          <w:lang w:val="en-IN" w:eastAsia="en-IN"/>
        </w:rPr>
      </w:pPr>
      <w:r w:rsidRPr="008D5A32">
        <w:rPr>
          <w:rFonts w:ascii="Sari Offc" w:hAnsi="Sari Offc"/>
          <w:lang w:val="en-IN" w:eastAsia="en-IN"/>
        </w:rPr>
        <w:t>2</w:t>
      </w:r>
      <w:r w:rsidRPr="008D5A32" w:rsidR="00D01945">
        <w:rPr>
          <w:rFonts w:ascii="Sari Offc" w:hAnsi="Sari Offc"/>
          <w:lang w:val="en-IN" w:eastAsia="en-IN"/>
        </w:rPr>
        <w:t xml:space="preserve">0,000 Bonus Travel Credits on annual spends of </w:t>
      </w:r>
      <w:r w:rsidRPr="008D5A32" w:rsidR="00D01945">
        <w:rPr>
          <w:rFonts w:ascii="Sari Offc" w:hAnsi="Sari Offc"/>
        </w:rPr>
        <w:t xml:space="preserve">Rs. </w:t>
      </w:r>
      <w:r w:rsidRPr="008D5A32">
        <w:rPr>
          <w:rFonts w:ascii="Sari Offc" w:hAnsi="Sari Offc"/>
          <w:lang w:val="en-IN" w:eastAsia="en-IN"/>
        </w:rPr>
        <w:t>12</w:t>
      </w:r>
      <w:r w:rsidRPr="008D5A32" w:rsidR="00D01945">
        <w:rPr>
          <w:rFonts w:ascii="Sari Offc" w:hAnsi="Sari Offc"/>
          <w:lang w:val="en-IN" w:eastAsia="en-IN"/>
        </w:rPr>
        <w:t xml:space="preserve"> </w:t>
      </w:r>
      <w:r w:rsidRPr="008D5A32" w:rsidR="008D5A32">
        <w:rPr>
          <w:rFonts w:ascii="Sari Offc" w:hAnsi="Sari Offc"/>
          <w:lang w:val="en-IN" w:eastAsia="en-IN"/>
        </w:rPr>
        <w:t>lakh</w:t>
      </w:r>
      <w:ins w:author="Upadhyay , Shubham (SBICard)" w:date="2026-01-05T17:04:00Z" w:id="55">
        <w:r w:rsidR="008D5A32">
          <w:rPr>
            <w:rFonts w:ascii="Sari Offc" w:hAnsi="Sari Offc"/>
            <w:lang w:val="en-IN" w:eastAsia="en-IN"/>
          </w:rPr>
          <w:t>s</w:t>
        </w:r>
      </w:ins>
    </w:p>
    <w:p w:rsidRPr="008D5A32" w:rsidR="00D01945" w:rsidP="00D01945" w:rsidRDefault="00D01945" w14:paraId="0C35B25F" w14:textId="3CA8486B">
      <w:pPr>
        <w:pStyle w:val="ListParagraph"/>
        <w:numPr>
          <w:ilvl w:val="0"/>
          <w:numId w:val="19"/>
        </w:numPr>
        <w:rPr>
          <w:rFonts w:ascii="Sari Offc" w:hAnsi="Sari Offc"/>
          <w:lang w:val="en-IN" w:eastAsia="en-IN"/>
        </w:rPr>
      </w:pPr>
      <w:r w:rsidRPr="008D5A32">
        <w:rPr>
          <w:rFonts w:ascii="Sari Offc" w:hAnsi="Sari Offc"/>
          <w:lang w:val="en-IN" w:eastAsia="en-IN"/>
        </w:rPr>
        <w:t xml:space="preserve">Annual Fee reversal on spends of </w:t>
      </w:r>
      <w:r w:rsidRPr="008D5A32">
        <w:rPr>
          <w:rFonts w:ascii="Sari Offc" w:hAnsi="Sari Offc"/>
        </w:rPr>
        <w:t xml:space="preserve">Rs. </w:t>
      </w:r>
      <w:r w:rsidRPr="008D5A32">
        <w:rPr>
          <w:rFonts w:ascii="Sari Offc" w:hAnsi="Sari Offc"/>
          <w:lang w:val="en-IN" w:eastAsia="en-IN"/>
        </w:rPr>
        <w:t>1</w:t>
      </w:r>
      <w:r w:rsidRPr="008D5A32" w:rsidR="00DC20FD">
        <w:rPr>
          <w:rFonts w:ascii="Sari Offc" w:hAnsi="Sari Offc"/>
          <w:lang w:val="en-IN" w:eastAsia="en-IN"/>
        </w:rPr>
        <w:t>5</w:t>
      </w:r>
      <w:r w:rsidRPr="008D5A32">
        <w:rPr>
          <w:rFonts w:ascii="Sari Offc" w:hAnsi="Sari Offc"/>
          <w:lang w:val="en-IN" w:eastAsia="en-IN"/>
        </w:rPr>
        <w:t xml:space="preserve"> </w:t>
      </w:r>
      <w:r w:rsidRPr="008D5A32" w:rsidR="008D5A32">
        <w:rPr>
          <w:rFonts w:ascii="Sari Offc" w:hAnsi="Sari Offc"/>
          <w:lang w:val="en-IN" w:eastAsia="en-IN"/>
        </w:rPr>
        <w:t>l</w:t>
      </w:r>
      <w:r w:rsidRPr="008D5A32">
        <w:rPr>
          <w:rFonts w:ascii="Sari Offc" w:hAnsi="Sari Offc"/>
          <w:lang w:val="en-IN" w:eastAsia="en-IN"/>
        </w:rPr>
        <w:t>akh</w:t>
      </w:r>
      <w:ins w:author="Upadhyay , Shubham (SBICard)" w:date="2026-01-05T17:04:00Z" w:id="56">
        <w:r w:rsidR="008D5A32">
          <w:rPr>
            <w:rFonts w:ascii="Sari Offc" w:hAnsi="Sari Offc"/>
            <w:lang w:val="en-IN" w:eastAsia="en-IN"/>
          </w:rPr>
          <w:t>s</w:t>
        </w:r>
      </w:ins>
      <w:r w:rsidRPr="008D5A32">
        <w:rPr>
          <w:rFonts w:ascii="Sari Offc" w:hAnsi="Sari Offc"/>
          <w:lang w:val="en-IN" w:eastAsia="en-IN"/>
        </w:rPr>
        <w:t xml:space="preserve"> in a membership year</w:t>
      </w:r>
    </w:p>
    <w:p w:rsidRPr="008D5A32" w:rsidR="00D01945" w:rsidP="00D01945" w:rsidRDefault="00D01945" w14:paraId="5136713D" w14:textId="1523AB58">
      <w:pPr>
        <w:pStyle w:val="ListParagraph"/>
        <w:numPr>
          <w:ilvl w:val="0"/>
          <w:numId w:val="19"/>
        </w:numPr>
        <w:rPr>
          <w:rFonts w:ascii="Sari Offc" w:hAnsi="Sari Offc"/>
          <w:lang w:val="en-IN" w:eastAsia="en-IN"/>
        </w:rPr>
      </w:pPr>
      <w:r w:rsidRPr="008D5A32">
        <w:rPr>
          <w:rFonts w:ascii="Sari Offc" w:hAnsi="Sari Offc"/>
          <w:lang w:val="en-IN" w:eastAsia="en-IN"/>
        </w:rPr>
        <w:t xml:space="preserve">For every spend of </w:t>
      </w:r>
      <w:r w:rsidRPr="008D5A32">
        <w:rPr>
          <w:rFonts w:ascii="Sari Offc" w:hAnsi="Sari Offc"/>
        </w:rPr>
        <w:t>Rs.</w:t>
      </w:r>
      <w:r w:rsidRPr="008D5A32">
        <w:rPr>
          <w:rFonts w:ascii="Sari Offc" w:hAnsi="Sari Offc"/>
          <w:lang w:val="en-IN" w:eastAsia="en-IN"/>
        </w:rPr>
        <w:t xml:space="preserve"> 1 </w:t>
      </w:r>
      <w:r w:rsidRPr="008D5A32" w:rsidR="008D5A32">
        <w:rPr>
          <w:rFonts w:ascii="Sari Offc" w:hAnsi="Sari Offc"/>
          <w:lang w:val="en-IN" w:eastAsia="en-IN"/>
        </w:rPr>
        <w:t>lakh</w:t>
      </w:r>
      <w:r w:rsidRPr="008D5A32">
        <w:rPr>
          <w:rFonts w:ascii="Sari Offc" w:hAnsi="Sari Offc"/>
          <w:lang w:val="en-IN" w:eastAsia="en-IN"/>
        </w:rPr>
        <w:t xml:space="preserve">, 1 complimentary </w:t>
      </w:r>
      <w:r w:rsidRPr="008D5A32" w:rsidR="008D5A32">
        <w:rPr>
          <w:rFonts w:ascii="Sari Offc" w:hAnsi="Sari Offc"/>
          <w:lang w:val="en-IN" w:eastAsia="en-IN"/>
        </w:rPr>
        <w:t xml:space="preserve">domestic airport lounge </w:t>
      </w:r>
      <w:r w:rsidRPr="008D5A32">
        <w:rPr>
          <w:rFonts w:ascii="Sari Offc" w:hAnsi="Sari Offc"/>
          <w:lang w:val="en-IN" w:eastAsia="en-IN"/>
        </w:rPr>
        <w:t>visit over &amp; above the complimentary visits</w:t>
      </w:r>
    </w:p>
    <w:p w:rsidRPr="008D5A32" w:rsidR="003C1523" w:rsidP="00D01945" w:rsidRDefault="00D01945" w14:paraId="64932713" w14:textId="650F43D6">
      <w:pPr>
        <w:pStyle w:val="ListParagraph"/>
        <w:numPr>
          <w:ilvl w:val="0"/>
          <w:numId w:val="19"/>
        </w:numPr>
        <w:rPr>
          <w:rFonts w:ascii="Sari Offc" w:hAnsi="Sari Offc"/>
          <w:lang w:val="en-IN" w:eastAsia="en-IN"/>
        </w:rPr>
      </w:pPr>
      <w:r w:rsidRPr="008D5A32">
        <w:rPr>
          <w:rFonts w:ascii="Sari Offc" w:hAnsi="Sari Offc"/>
          <w:lang w:val="en-IN" w:eastAsia="en-IN"/>
        </w:rPr>
        <w:t>Additional lounge visits are capped at 1</w:t>
      </w:r>
      <w:r w:rsidRPr="008D5A32" w:rsidR="00DC20FD">
        <w:rPr>
          <w:rFonts w:ascii="Sari Offc" w:hAnsi="Sari Offc"/>
          <w:lang w:val="en-IN" w:eastAsia="en-IN"/>
        </w:rPr>
        <w:t>5</w:t>
      </w:r>
      <w:r w:rsidRPr="008D5A32">
        <w:rPr>
          <w:rFonts w:ascii="Sari Offc" w:hAnsi="Sari Offc"/>
          <w:lang w:val="en-IN" w:eastAsia="en-IN"/>
        </w:rPr>
        <w:t xml:space="preserve"> visits in a membership year</w:t>
      </w:r>
    </w:p>
    <w:p w:rsidRPr="008D5A32" w:rsidR="00C91CFC" w:rsidP="2C30EB0D" w:rsidRDefault="00C91CFC" w14:paraId="00F7C23E" w14:textId="54006D9E">
      <w:pPr>
        <w:rPr>
          <w:rFonts w:ascii="Sari Offc" w:hAnsi="Sari Offc" w:eastAsia="Calibri" w:cs="Calibri"/>
          <w:lang w:val="en-IN"/>
        </w:rPr>
      </w:pPr>
      <w:r w:rsidRPr="2C30EB0D" w:rsidR="00C91CFC">
        <w:rPr>
          <w:rFonts w:ascii="Sari Offc" w:hAnsi="Sari Offc"/>
          <w:b w:val="1"/>
          <w:bCs w:val="1"/>
          <w:lang w:val="en-IN" w:eastAsia="en-IN"/>
        </w:rPr>
        <w:t>International Travel Privileges</w:t>
      </w:r>
      <w:ins w:author="Upadhyay , Shubham (SBICard)" w:date="2026-01-05T17:04:00Z" w16du:dateUtc="2026-01-05T17:04:00Z" w:id="784631387">
        <w:r w:rsidRPr="2C30EB0D" w:rsidR="008D5A32">
          <w:rPr>
            <w:rFonts w:ascii="Sari Offc" w:hAnsi="Sari Offc"/>
            <w:b w:val="1"/>
            <w:bCs w:val="1"/>
            <w:lang w:val="en-IN" w:eastAsia="en-IN"/>
          </w:rPr>
          <w:t xml:space="preserve"> </w:t>
        </w:r>
      </w:ins>
    </w:p>
    <w:p w:rsidRPr="008D5A32" w:rsidR="00765422" w:rsidP="00C91CFC" w:rsidRDefault="00765422" w14:paraId="5F04E17B" w14:textId="77777777">
      <w:pPr>
        <w:pStyle w:val="ListParagraph"/>
        <w:numPr>
          <w:ilvl w:val="0"/>
          <w:numId w:val="23"/>
        </w:numPr>
        <w:rPr>
          <w:rFonts w:ascii="Sari Offc" w:hAnsi="Sari Offc"/>
          <w:lang w:val="en-IN" w:eastAsia="en-IN"/>
        </w:rPr>
      </w:pPr>
      <w:r w:rsidRPr="008D5A32">
        <w:rPr>
          <w:rFonts w:ascii="Sari Offc" w:hAnsi="Sari Offc"/>
          <w:lang w:val="en-IN" w:eastAsia="en-IN"/>
        </w:rPr>
        <w:t>C</w:t>
      </w:r>
      <w:r w:rsidRPr="008D5A32" w:rsidR="00C91CFC">
        <w:rPr>
          <w:rFonts w:ascii="Sari Offc" w:hAnsi="Sari Offc"/>
          <w:lang w:val="en-IN" w:eastAsia="en-IN"/>
        </w:rPr>
        <w:t xml:space="preserve">omplimentary Priority Pass Membership worth $99 </w:t>
      </w:r>
    </w:p>
    <w:p w:rsidRPr="008D5A32" w:rsidR="00C91CFC" w:rsidP="00C91CFC" w:rsidRDefault="00765422" w14:paraId="3BE385A3" w14:textId="042D6764">
      <w:pPr>
        <w:pStyle w:val="ListParagraph"/>
        <w:numPr>
          <w:ilvl w:val="0"/>
          <w:numId w:val="23"/>
        </w:numPr>
        <w:rPr>
          <w:rFonts w:ascii="Sari Offc" w:hAnsi="Sari Offc"/>
          <w:lang w:val="en-IN" w:eastAsia="en-IN"/>
        </w:rPr>
      </w:pPr>
      <w:r w:rsidRPr="008D5A32">
        <w:rPr>
          <w:rFonts w:ascii="Sari Offc" w:hAnsi="Sari Offc"/>
          <w:lang w:val="en-IN" w:eastAsia="en-IN"/>
        </w:rPr>
        <w:t>A</w:t>
      </w:r>
      <w:r w:rsidRPr="008D5A32" w:rsidR="00C91CFC">
        <w:rPr>
          <w:rFonts w:ascii="Sari Offc" w:hAnsi="Sari Offc"/>
          <w:lang w:val="en-IN" w:eastAsia="en-IN"/>
        </w:rPr>
        <w:t>ccess to 1</w:t>
      </w:r>
      <w:ins w:author="Upadhyay , Shubham (SBICard)" w:date="2026-01-05T17:05:00Z" w:id="58">
        <w:r w:rsidR="008D5A32">
          <w:rPr>
            <w:rFonts w:ascii="Sari Offc" w:hAnsi="Sari Offc"/>
            <w:lang w:val="en-IN" w:eastAsia="en-IN"/>
          </w:rPr>
          <w:t>,</w:t>
        </w:r>
      </w:ins>
      <w:r w:rsidRPr="008D5A32" w:rsidR="00C91CFC">
        <w:rPr>
          <w:rFonts w:ascii="Sari Offc" w:hAnsi="Sari Offc"/>
          <w:lang w:val="en-IN" w:eastAsia="en-IN"/>
        </w:rPr>
        <w:t xml:space="preserve">000+ </w:t>
      </w:r>
      <w:r w:rsidRPr="008D5A32" w:rsidR="00664D75">
        <w:rPr>
          <w:rFonts w:ascii="Sari Offc" w:hAnsi="Sari Offc"/>
          <w:lang w:val="en-IN" w:eastAsia="en-IN"/>
        </w:rPr>
        <w:t xml:space="preserve">International Airport Lounges </w:t>
      </w:r>
      <w:r w:rsidRPr="008D5A32" w:rsidR="00C91CFC">
        <w:rPr>
          <w:rFonts w:ascii="Sari Offc" w:hAnsi="Sari Offc"/>
          <w:lang w:val="en-IN" w:eastAsia="en-IN"/>
        </w:rPr>
        <w:t>worldwide</w:t>
      </w:r>
    </w:p>
    <w:p w:rsidRPr="008D5A32" w:rsidR="00C91CFC" w:rsidP="00C91CFC" w:rsidRDefault="00DC20FD" w14:paraId="228A9223" w14:textId="42E430CB">
      <w:pPr>
        <w:pStyle w:val="ListParagraph"/>
        <w:numPr>
          <w:ilvl w:val="0"/>
          <w:numId w:val="23"/>
        </w:numPr>
        <w:rPr>
          <w:rFonts w:ascii="Sari Offc" w:hAnsi="Sari Offc"/>
          <w:lang w:val="en-IN" w:eastAsia="en-IN"/>
        </w:rPr>
      </w:pPr>
      <w:r w:rsidRPr="008D5A32">
        <w:rPr>
          <w:rFonts w:ascii="Sari Offc" w:hAnsi="Sari Offc"/>
          <w:lang w:val="en-IN" w:eastAsia="en-IN"/>
        </w:rPr>
        <w:t xml:space="preserve">6 </w:t>
      </w:r>
      <w:r w:rsidRPr="008D5A32" w:rsidR="00C91CFC">
        <w:rPr>
          <w:rFonts w:ascii="Sari Offc" w:hAnsi="Sari Offc"/>
          <w:lang w:val="en-IN" w:eastAsia="en-IN"/>
        </w:rPr>
        <w:t xml:space="preserve">complimentary </w:t>
      </w:r>
      <w:r w:rsidRPr="008D5A32" w:rsidR="00664D75">
        <w:rPr>
          <w:rFonts w:ascii="Sari Offc" w:hAnsi="Sari Offc"/>
          <w:lang w:val="en-IN" w:eastAsia="en-IN"/>
        </w:rPr>
        <w:t xml:space="preserve">International Airport Lounge </w:t>
      </w:r>
      <w:r w:rsidRPr="008D5A32" w:rsidR="00C91CFC">
        <w:rPr>
          <w:rFonts w:ascii="Sari Offc" w:hAnsi="Sari Offc"/>
          <w:lang w:val="en-IN" w:eastAsia="en-IN"/>
        </w:rPr>
        <w:t>visits every year</w:t>
      </w:r>
      <w:r w:rsidRPr="008D5A32" w:rsidR="00765422">
        <w:rPr>
          <w:rFonts w:ascii="Sari Offc" w:hAnsi="Sari Offc"/>
          <w:lang w:val="en-IN" w:eastAsia="en-IN"/>
        </w:rPr>
        <w:t xml:space="preserve"> </w:t>
      </w:r>
      <w:r w:rsidRPr="008D5A32" w:rsidR="00C91CFC">
        <w:rPr>
          <w:rFonts w:ascii="Sari Offc" w:hAnsi="Sari Offc"/>
          <w:lang w:val="en-IN" w:eastAsia="en-IN"/>
        </w:rPr>
        <w:t>(max. 2 visits per quarter)</w:t>
      </w:r>
    </w:p>
    <w:p w:rsidRPr="008D5A32" w:rsidR="00C91CFC" w:rsidP="00C91CFC" w:rsidRDefault="00C91CFC" w14:paraId="0E96DF12" w14:textId="77777777">
      <w:pPr>
        <w:pStyle w:val="ListParagraph"/>
        <w:numPr>
          <w:ilvl w:val="0"/>
          <w:numId w:val="23"/>
        </w:numPr>
        <w:rPr>
          <w:rFonts w:ascii="Sari Offc" w:hAnsi="Sari Offc"/>
          <w:lang w:val="en-IN"/>
        </w:rPr>
      </w:pPr>
      <w:r w:rsidRPr="008D5A32">
        <w:rPr>
          <w:rFonts w:ascii="Sari Offc" w:hAnsi="Sari Offc"/>
          <w:lang w:val="en-IN"/>
        </w:rPr>
        <w:t>Priority Pass Program is complimentary for the first 2 years</w:t>
      </w:r>
    </w:p>
    <w:p w:rsidRPr="008D5A32" w:rsidR="00C91CFC" w:rsidP="00C91CFC" w:rsidRDefault="00765422" w14:paraId="4CF86112" w14:textId="10F9BF07">
      <w:pPr>
        <w:pStyle w:val="ListParagraph"/>
        <w:numPr>
          <w:ilvl w:val="0"/>
          <w:numId w:val="23"/>
        </w:numPr>
        <w:rPr>
          <w:rFonts w:ascii="Sari Offc" w:hAnsi="Sari Offc"/>
          <w:lang w:val="en-IN"/>
        </w:rPr>
      </w:pPr>
      <w:r w:rsidRPr="008D5A32">
        <w:rPr>
          <w:rFonts w:ascii="Sari Offc" w:hAnsi="Sari Offc"/>
          <w:lang w:val="en-IN"/>
        </w:rPr>
        <w:lastRenderedPageBreak/>
        <w:t xml:space="preserve">Post </w:t>
      </w:r>
      <w:r w:rsidRPr="008D5A32" w:rsidR="00C91CFC">
        <w:rPr>
          <w:rFonts w:ascii="Sari Offc" w:hAnsi="Sari Offc"/>
          <w:lang w:val="en-IN"/>
        </w:rPr>
        <w:t xml:space="preserve">complimentary </w:t>
      </w:r>
      <w:r w:rsidRPr="008D5A32">
        <w:rPr>
          <w:rFonts w:ascii="Sari Offc" w:hAnsi="Sari Offc"/>
          <w:lang w:val="en-IN"/>
        </w:rPr>
        <w:t xml:space="preserve">visits, </w:t>
      </w:r>
      <w:r w:rsidRPr="008D5A32" w:rsidR="00C91CFC">
        <w:rPr>
          <w:rFonts w:ascii="Sari Offc" w:hAnsi="Sari Offc"/>
          <w:lang w:val="en-IN"/>
        </w:rPr>
        <w:t>a usage fee of $27 + taxes</w:t>
      </w:r>
      <w:r w:rsidRPr="008D5A32">
        <w:rPr>
          <w:rFonts w:ascii="Sari Offc" w:hAnsi="Sari Offc"/>
          <w:lang w:val="en-IN"/>
        </w:rPr>
        <w:t xml:space="preserve"> is applicable</w:t>
      </w:r>
    </w:p>
    <w:p w:rsidRPr="008D5A32" w:rsidR="00C91CFC" w:rsidP="00C91CFC" w:rsidRDefault="00C91CFC" w14:paraId="3EB743AB" w14:textId="7685E1B6">
      <w:pPr>
        <w:pStyle w:val="ListParagraph"/>
        <w:numPr>
          <w:ilvl w:val="0"/>
          <w:numId w:val="23"/>
        </w:numPr>
        <w:rPr>
          <w:rFonts w:ascii="Sari Offc" w:hAnsi="Sari Offc"/>
        </w:rPr>
      </w:pPr>
      <w:r w:rsidRPr="008D5A32">
        <w:rPr>
          <w:rFonts w:ascii="Sari Offc" w:hAnsi="Sari Offc"/>
        </w:rPr>
        <w:t xml:space="preserve">For the complete list of applicable lounges, </w:t>
      </w:r>
      <w:hyperlink w:tgtFrame="_blank" w:history="1" r:id="rId14">
        <w:r w:rsidRPr="008D5A32">
          <w:rPr>
            <w:rStyle w:val="Hyperlink"/>
            <w:rFonts w:ascii="Sari Offc" w:hAnsi="Sari Offc"/>
          </w:rPr>
          <w:t>click here</w:t>
        </w:r>
      </w:hyperlink>
    </w:p>
    <w:p w:rsidRPr="008D5A32" w:rsidR="00C91CFC" w:rsidP="00C91CFC" w:rsidRDefault="00C91CFC" w14:paraId="6CE69890" w14:textId="340E4677">
      <w:pPr>
        <w:pStyle w:val="ListParagraph"/>
        <w:numPr>
          <w:ilvl w:val="0"/>
          <w:numId w:val="23"/>
        </w:numPr>
        <w:rPr>
          <w:rFonts w:ascii="Sari Offc" w:hAnsi="Sari Offc"/>
        </w:rPr>
      </w:pPr>
      <w:r w:rsidRPr="008D5A32">
        <w:rPr>
          <w:rFonts w:ascii="Sari Offc" w:hAnsi="Sari Offc"/>
        </w:rPr>
        <w:t xml:space="preserve">For Terms and Conditions, visit </w:t>
      </w:r>
      <w:hyperlink w:tgtFrame="_blank" w:history="1" r:id="rId15">
        <w:r w:rsidRPr="008D5A32">
          <w:rPr>
            <w:rStyle w:val="Hyperlink"/>
            <w:rFonts w:ascii="Sari Offc" w:hAnsi="Sari Offc"/>
          </w:rPr>
          <w:t>MasterCard</w:t>
        </w:r>
      </w:hyperlink>
      <w:r w:rsidRPr="008D5A32">
        <w:rPr>
          <w:rFonts w:ascii="Sari Offc" w:hAnsi="Sari Offc"/>
        </w:rPr>
        <w:t xml:space="preserve"> and </w:t>
      </w:r>
      <w:hyperlink w:tgtFrame="_blank" w:history="1" r:id="rId16">
        <w:r w:rsidRPr="008D5A32">
          <w:rPr>
            <w:rStyle w:val="Hyperlink"/>
            <w:rFonts w:ascii="Sari Offc" w:hAnsi="Sari Offc"/>
          </w:rPr>
          <w:t>Ru</w:t>
        </w:r>
        <w:r w:rsidRPr="008D5A32" w:rsidR="00BC0A59">
          <w:rPr>
            <w:rStyle w:val="Hyperlink"/>
            <w:rFonts w:ascii="Sari Offc" w:hAnsi="Sari Offc"/>
          </w:rPr>
          <w:t>P</w:t>
        </w:r>
        <w:r w:rsidRPr="008D5A32">
          <w:rPr>
            <w:rStyle w:val="Hyperlink"/>
            <w:rFonts w:ascii="Sari Offc" w:hAnsi="Sari Offc"/>
          </w:rPr>
          <w:t>ay</w:t>
        </w:r>
      </w:hyperlink>
    </w:p>
    <w:p w:rsidRPr="008D5A32" w:rsidR="00765422" w:rsidP="2C30EB0D" w:rsidRDefault="00765422" w14:paraId="75C8D9C6" w14:textId="49EB90A2">
      <w:pPr>
        <w:rPr>
          <w:rFonts w:ascii="Sari Offc" w:hAnsi="Sari Offc" w:eastAsia="Calibri" w:cs="Calibri"/>
          <w:lang w:val="en-IN"/>
        </w:rPr>
      </w:pPr>
      <w:r w:rsidRPr="2C30EB0D" w:rsidR="00765422">
        <w:rPr>
          <w:rFonts w:ascii="Sari Offc" w:hAnsi="Sari Offc"/>
          <w:b w:val="1"/>
          <w:bCs w:val="1"/>
          <w:lang w:val="en-IN"/>
        </w:rPr>
        <w:t>Domestic Travel Privileges</w:t>
      </w:r>
      <w:ins w:author="Upadhyay , Shubham (SBICard)" w:date="2026-01-05T17:05:00Z" w16du:dateUtc="2026-01-05T17:05:00Z" w:id="1679650978">
        <w:r w:rsidRPr="2C30EB0D" w:rsidR="008D5A32">
          <w:rPr>
            <w:rFonts w:ascii="Sari Offc" w:hAnsi="Sari Offc"/>
            <w:b w:val="1"/>
            <w:bCs w:val="1"/>
            <w:lang w:val="en-IN"/>
          </w:rPr>
          <w:t xml:space="preserve"> </w:t>
        </w:r>
      </w:ins>
    </w:p>
    <w:p w:rsidRPr="008D5A32" w:rsidR="00765422" w:rsidP="00765422" w:rsidRDefault="00765422" w14:paraId="35578807" w14:textId="7C66B391">
      <w:pPr>
        <w:pStyle w:val="ListParagraph"/>
        <w:numPr>
          <w:ilvl w:val="0"/>
          <w:numId w:val="23"/>
        </w:numPr>
        <w:rPr>
          <w:rFonts w:ascii="Sari Offc" w:hAnsi="Sari Offc"/>
          <w:lang w:val="en-IN"/>
        </w:rPr>
      </w:pPr>
      <w:r w:rsidRPr="008D5A32">
        <w:rPr>
          <w:rFonts w:ascii="Sari Offc" w:hAnsi="Sari Offc"/>
          <w:lang w:val="en-IN"/>
        </w:rPr>
        <w:t>8 complimentary Domestic Airport Lounge visits every year (max. 2 visits per quarter)</w:t>
      </w:r>
    </w:p>
    <w:p w:rsidRPr="008D5A32" w:rsidR="00765422" w:rsidP="00765422" w:rsidRDefault="00765422" w14:paraId="60FBD3C3" w14:textId="4B20012A">
      <w:pPr>
        <w:pStyle w:val="ListParagraph"/>
        <w:numPr>
          <w:ilvl w:val="0"/>
          <w:numId w:val="23"/>
        </w:numPr>
        <w:rPr>
          <w:rFonts w:ascii="Sari Offc" w:hAnsi="Sari Offc"/>
        </w:rPr>
      </w:pPr>
      <w:r w:rsidRPr="008D5A32">
        <w:rPr>
          <w:rFonts w:ascii="Sari Offc" w:hAnsi="Sari Offc"/>
        </w:rPr>
        <w:t xml:space="preserve">To view the list of applicable lounges, Visit </w:t>
      </w:r>
      <w:hyperlink w:tgtFrame="_blank" w:history="1" r:id="rId18">
        <w:r w:rsidRPr="008D5A32">
          <w:rPr>
            <w:rStyle w:val="Hyperlink"/>
            <w:rFonts w:ascii="Sari Offc" w:hAnsi="Sari Offc"/>
          </w:rPr>
          <w:t>MasterCard</w:t>
        </w:r>
      </w:hyperlink>
      <w:r w:rsidRPr="008D5A32">
        <w:rPr>
          <w:rFonts w:ascii="Sari Offc" w:hAnsi="Sari Offc"/>
        </w:rPr>
        <w:t xml:space="preserve">, </w:t>
      </w:r>
      <w:hyperlink w:tgtFrame="_blank" w:history="1" r:id="rId19">
        <w:r w:rsidRPr="008D5A32">
          <w:rPr>
            <w:rStyle w:val="Hyperlink"/>
            <w:rFonts w:ascii="Sari Offc" w:hAnsi="Sari Offc"/>
          </w:rPr>
          <w:t>Ru</w:t>
        </w:r>
        <w:r w:rsidRPr="008D5A32" w:rsidR="00BC0A59">
          <w:rPr>
            <w:rStyle w:val="Hyperlink"/>
            <w:rFonts w:ascii="Sari Offc" w:hAnsi="Sari Offc"/>
          </w:rPr>
          <w:t>P</w:t>
        </w:r>
        <w:r w:rsidRPr="008D5A32">
          <w:rPr>
            <w:rStyle w:val="Hyperlink"/>
            <w:rFonts w:ascii="Sari Offc" w:hAnsi="Sari Offc"/>
          </w:rPr>
          <w:t>ay</w:t>
        </w:r>
      </w:hyperlink>
    </w:p>
    <w:p w:rsidRPr="008D5A32" w:rsidR="00765422" w:rsidP="2C30EB0D" w:rsidRDefault="00765422" w14:paraId="59DDB449" w14:textId="1487DDA2">
      <w:pPr>
        <w:rPr>
          <w:rFonts w:ascii="Sari Offc" w:hAnsi="Sari Offc" w:eastAsia="Calibri" w:cs="Calibri"/>
          <w:lang w:val="en-IN"/>
        </w:rPr>
      </w:pPr>
      <w:r w:rsidRPr="2C30EB0D" w:rsidR="00765422">
        <w:rPr>
          <w:rFonts w:ascii="Sari Offc" w:hAnsi="Sari Offc"/>
          <w:b w:val="1"/>
          <w:bCs w:val="1"/>
          <w:lang w:val="en-IN"/>
        </w:rPr>
        <w:t>Insurance Cover</w:t>
      </w:r>
      <w:r w:rsidRPr="2C30EB0D" w:rsidR="00A2684F">
        <w:rPr>
          <w:rFonts w:ascii="Sari Offc" w:hAnsi="Sari Offc" w:eastAsia="Calibri" w:cs="Calibri"/>
          <w:lang w:val="en-IN"/>
        </w:rPr>
        <w:t xml:space="preserve"> </w:t>
      </w:r>
    </w:p>
    <w:p w:rsidRPr="008D5A32" w:rsidR="00765422" w:rsidP="00765422" w:rsidRDefault="00765422" w14:paraId="295A3B2C" w14:textId="2778FB7A">
      <w:pPr>
        <w:pStyle w:val="ListParagraph"/>
        <w:numPr>
          <w:ilvl w:val="0"/>
          <w:numId w:val="28"/>
        </w:numPr>
        <w:rPr>
          <w:rFonts w:ascii="Sari Offc" w:hAnsi="Sari Offc"/>
          <w:lang w:val="en-IN"/>
        </w:rPr>
      </w:pPr>
      <w:r w:rsidRPr="008D5A32">
        <w:rPr>
          <w:rFonts w:ascii="Sari Offc" w:hAnsi="Sari Offc"/>
          <w:lang w:val="en-IN"/>
        </w:rPr>
        <w:t>Up to 6 flight cancellations per year, each limited to Rs. 3,500</w:t>
      </w:r>
    </w:p>
    <w:p w:rsidRPr="008D5A32" w:rsidR="00765422" w:rsidP="00765422" w:rsidRDefault="00765422" w14:paraId="059CDAFC" w14:textId="4A5DC8AE">
      <w:pPr>
        <w:pStyle w:val="ListParagraph"/>
        <w:numPr>
          <w:ilvl w:val="0"/>
          <w:numId w:val="28"/>
        </w:numPr>
        <w:rPr>
          <w:rFonts w:ascii="Sari Offc" w:hAnsi="Sari Offc"/>
          <w:lang w:val="en-IN"/>
        </w:rPr>
      </w:pPr>
      <w:r w:rsidRPr="008D5A32">
        <w:rPr>
          <w:rFonts w:ascii="Sari Offc" w:hAnsi="Sari Offc"/>
          <w:lang w:val="en-IN"/>
        </w:rPr>
        <w:t xml:space="preserve">Lost card liability </w:t>
      </w:r>
      <w:r w:rsidRPr="008D5A32">
        <w:rPr>
          <w:rFonts w:ascii="Sari Offc" w:hAnsi="Sari Offc"/>
          <w:lang w:val="en-IN" w:eastAsia="en-IN"/>
        </w:rPr>
        <w:t xml:space="preserve">cover </w:t>
      </w:r>
      <w:ins w:author="Upadhyay , Shubham (SBICard)" w:date="2026-01-05T17:06:00Z" w:id="60">
        <w:r w:rsidR="00664D75">
          <w:rPr>
            <w:rFonts w:ascii="Sari Offc" w:hAnsi="Sari Offc"/>
            <w:lang w:val="en-IN" w:eastAsia="en-IN"/>
          </w:rPr>
          <w:t xml:space="preserve">of </w:t>
        </w:r>
      </w:ins>
      <w:r w:rsidRPr="008D5A32">
        <w:rPr>
          <w:rFonts w:ascii="Sari Offc" w:hAnsi="Sari Offc"/>
          <w:lang w:val="en-IN"/>
        </w:rPr>
        <w:t xml:space="preserve">up to Rs. 1 </w:t>
      </w:r>
      <w:r w:rsidRPr="008D5A32" w:rsidR="00664D75">
        <w:rPr>
          <w:rFonts w:ascii="Sari Offc" w:hAnsi="Sari Offc"/>
          <w:lang w:val="en-IN"/>
        </w:rPr>
        <w:t>lakh</w:t>
      </w:r>
    </w:p>
    <w:p w:rsidRPr="008D5A32" w:rsidR="00765422" w:rsidP="00765422" w:rsidRDefault="00765422" w14:paraId="6D899A69" w14:textId="73290614">
      <w:pPr>
        <w:pStyle w:val="ListParagraph"/>
        <w:numPr>
          <w:ilvl w:val="0"/>
          <w:numId w:val="28"/>
        </w:numPr>
        <w:rPr>
          <w:rFonts w:ascii="Sari Offc" w:hAnsi="Sari Offc"/>
          <w:lang w:val="en-IN"/>
        </w:rPr>
      </w:pPr>
      <w:r w:rsidRPr="008D5A32">
        <w:rPr>
          <w:rFonts w:ascii="Sari Offc" w:hAnsi="Sari Offc"/>
          <w:lang w:val="en-IN"/>
        </w:rPr>
        <w:t xml:space="preserve">Air Accident cover up to Rs. 1 </w:t>
      </w:r>
      <w:r w:rsidRPr="008D5A32" w:rsidR="00664D75">
        <w:rPr>
          <w:rFonts w:ascii="Sari Offc" w:hAnsi="Sari Offc"/>
          <w:lang w:val="en-IN"/>
        </w:rPr>
        <w:t>crore</w:t>
      </w:r>
    </w:p>
    <w:p w:rsidRPr="008D5A32" w:rsidR="00765422" w:rsidP="00765422" w:rsidRDefault="00765422" w14:paraId="5E04D94A" w14:textId="2961349D">
      <w:pPr>
        <w:pStyle w:val="ListParagraph"/>
        <w:numPr>
          <w:ilvl w:val="0"/>
          <w:numId w:val="28"/>
        </w:numPr>
        <w:rPr>
          <w:rFonts w:ascii="Sari Offc" w:hAnsi="Sari Offc"/>
          <w:lang w:val="en-IN" w:eastAsia="en-IN"/>
        </w:rPr>
      </w:pPr>
      <w:r w:rsidRPr="008D5A32">
        <w:rPr>
          <w:rFonts w:ascii="Sari Offc" w:hAnsi="Sari Offc"/>
          <w:lang w:val="en-IN" w:eastAsia="en-IN"/>
        </w:rPr>
        <w:t xml:space="preserve">Loss of check-in baggage cover up to </w:t>
      </w:r>
      <w:r w:rsidRPr="008D5A32">
        <w:rPr>
          <w:rFonts w:ascii="Sari Offc" w:hAnsi="Sari Offc"/>
          <w:lang w:val="en-IN"/>
        </w:rPr>
        <w:t>Rs.</w:t>
      </w:r>
      <w:r w:rsidRPr="008D5A32">
        <w:rPr>
          <w:rFonts w:ascii="Sari Offc" w:hAnsi="Sari Offc"/>
          <w:lang w:val="en-IN" w:eastAsia="en-IN"/>
        </w:rPr>
        <w:t xml:space="preserve"> 72,000</w:t>
      </w:r>
    </w:p>
    <w:p w:rsidRPr="008D5A32" w:rsidR="00765422" w:rsidP="00765422" w:rsidRDefault="00765422" w14:paraId="7B10D23B" w14:textId="5E9577E5">
      <w:pPr>
        <w:pStyle w:val="ListParagraph"/>
        <w:numPr>
          <w:ilvl w:val="0"/>
          <w:numId w:val="28"/>
        </w:numPr>
        <w:rPr>
          <w:rFonts w:ascii="Sari Offc" w:hAnsi="Sari Offc"/>
          <w:lang w:val="en-IN" w:eastAsia="en-IN"/>
        </w:rPr>
      </w:pPr>
      <w:r w:rsidRPr="008D5A32">
        <w:rPr>
          <w:rFonts w:ascii="Sari Offc" w:hAnsi="Sari Offc"/>
          <w:lang w:val="en-IN" w:eastAsia="en-IN"/>
        </w:rPr>
        <w:t xml:space="preserve">Delay of check-in baggage cover </w:t>
      </w:r>
      <w:ins w:author="Upadhyay , Shubham (SBICard)" w:date="2026-01-05T17:07:00Z" w:id="61">
        <w:r w:rsidR="00664D75">
          <w:rPr>
            <w:rFonts w:ascii="Sari Offc" w:hAnsi="Sari Offc"/>
            <w:lang w:val="en-IN" w:eastAsia="en-IN"/>
          </w:rPr>
          <w:t xml:space="preserve">of </w:t>
        </w:r>
      </w:ins>
      <w:r w:rsidRPr="008D5A32">
        <w:rPr>
          <w:rFonts w:ascii="Sari Offc" w:hAnsi="Sari Offc"/>
          <w:lang w:val="en-IN"/>
        </w:rPr>
        <w:t>Rs.</w:t>
      </w:r>
      <w:r w:rsidRPr="008D5A32">
        <w:rPr>
          <w:rFonts w:ascii="Sari Offc" w:hAnsi="Sari Offc"/>
          <w:lang w:val="en-IN" w:eastAsia="en-IN"/>
        </w:rPr>
        <w:t xml:space="preserve"> 7,500</w:t>
      </w:r>
    </w:p>
    <w:p w:rsidRPr="008D5A32" w:rsidR="00765422" w:rsidP="00765422" w:rsidRDefault="00765422" w14:paraId="4F5E2648" w14:textId="68562308">
      <w:pPr>
        <w:pStyle w:val="ListParagraph"/>
        <w:numPr>
          <w:ilvl w:val="0"/>
          <w:numId w:val="28"/>
        </w:numPr>
        <w:rPr>
          <w:rFonts w:ascii="Sari Offc" w:hAnsi="Sari Offc"/>
          <w:lang w:val="en-IN" w:eastAsia="en-IN"/>
        </w:rPr>
      </w:pPr>
      <w:r w:rsidRPr="008D5A32">
        <w:rPr>
          <w:rFonts w:ascii="Sari Offc" w:hAnsi="Sari Offc"/>
          <w:lang w:val="en-IN" w:eastAsia="en-IN"/>
        </w:rPr>
        <w:t xml:space="preserve">Loss of travel documents cover </w:t>
      </w:r>
      <w:ins w:author="Upadhyay , Shubham (SBICard)" w:date="2026-01-05T17:07:00Z" w:id="62">
        <w:r w:rsidR="00664D75">
          <w:rPr>
            <w:rFonts w:ascii="Sari Offc" w:hAnsi="Sari Offc"/>
            <w:lang w:val="en-IN" w:eastAsia="en-IN"/>
          </w:rPr>
          <w:t xml:space="preserve">of </w:t>
        </w:r>
      </w:ins>
      <w:r w:rsidRPr="008D5A32">
        <w:rPr>
          <w:rFonts w:ascii="Sari Offc" w:hAnsi="Sari Offc"/>
          <w:lang w:val="en-IN" w:eastAsia="en-IN"/>
        </w:rPr>
        <w:t xml:space="preserve">up to </w:t>
      </w:r>
      <w:r w:rsidRPr="008D5A32">
        <w:rPr>
          <w:rFonts w:ascii="Sari Offc" w:hAnsi="Sari Offc"/>
          <w:lang w:val="en-IN"/>
        </w:rPr>
        <w:t xml:space="preserve">Rs. </w:t>
      </w:r>
      <w:r w:rsidRPr="008D5A32">
        <w:rPr>
          <w:rFonts w:ascii="Sari Offc" w:hAnsi="Sari Offc"/>
          <w:lang w:val="en-IN" w:eastAsia="en-IN"/>
        </w:rPr>
        <w:t>12,500</w:t>
      </w:r>
    </w:p>
    <w:p w:rsidRPr="008D5A32" w:rsidR="00765422" w:rsidP="00765422" w:rsidRDefault="00765422" w14:paraId="69EF73F1" w14:textId="0FF4352D">
      <w:pPr>
        <w:pStyle w:val="ListParagraph"/>
        <w:numPr>
          <w:ilvl w:val="0"/>
          <w:numId w:val="28"/>
        </w:numPr>
        <w:rPr>
          <w:rFonts w:ascii="Sari Offc" w:hAnsi="Sari Offc"/>
          <w:lang w:val="en-IN" w:eastAsia="en-IN"/>
        </w:rPr>
      </w:pPr>
      <w:r w:rsidRPr="008D5A32">
        <w:rPr>
          <w:rFonts w:ascii="Sari Offc" w:hAnsi="Sari Offc"/>
          <w:lang w:val="en-IN" w:eastAsia="en-IN"/>
        </w:rPr>
        <w:t xml:space="preserve">Baggage damage cover </w:t>
      </w:r>
      <w:ins w:author="Upadhyay , Shubham (SBICard)" w:date="2026-01-05T17:07:00Z" w:id="63">
        <w:r w:rsidR="00664D75">
          <w:rPr>
            <w:rFonts w:ascii="Sari Offc" w:hAnsi="Sari Offc"/>
            <w:lang w:val="en-IN" w:eastAsia="en-IN"/>
          </w:rPr>
          <w:t xml:space="preserve">of </w:t>
        </w:r>
      </w:ins>
      <w:r w:rsidRPr="008D5A32">
        <w:rPr>
          <w:rFonts w:ascii="Sari Offc" w:hAnsi="Sari Offc"/>
          <w:lang w:val="en-IN" w:eastAsia="en-IN"/>
        </w:rPr>
        <w:t xml:space="preserve">up to </w:t>
      </w:r>
      <w:r w:rsidRPr="008D5A32">
        <w:rPr>
          <w:rFonts w:ascii="Sari Offc" w:hAnsi="Sari Offc"/>
          <w:lang w:val="en-IN"/>
        </w:rPr>
        <w:t xml:space="preserve">Rs. </w:t>
      </w:r>
      <w:r w:rsidRPr="008D5A32">
        <w:rPr>
          <w:rFonts w:ascii="Sari Offc" w:hAnsi="Sari Offc"/>
          <w:lang w:val="en-IN" w:eastAsia="en-IN"/>
        </w:rPr>
        <w:t>5,000</w:t>
      </w:r>
    </w:p>
    <w:p w:rsidRPr="008D5A32" w:rsidR="00104FD2" w:rsidP="2C30EB0D" w:rsidRDefault="00104FD2" w14:paraId="286FC794" w14:textId="60C2A1C4">
      <w:pPr>
        <w:rPr>
          <w:rFonts w:ascii="Sari Offc" w:hAnsi="Sari Offc" w:eastAsia="Calibri" w:cs="Calibri"/>
          <w:lang w:val="en-IN"/>
        </w:rPr>
      </w:pPr>
      <w:r w:rsidRPr="2C30EB0D" w:rsidR="00104FD2">
        <w:rPr>
          <w:rFonts w:ascii="Sari Offc" w:hAnsi="Sari Offc"/>
          <w:b w:val="1"/>
          <w:bCs w:val="1"/>
          <w:lang w:val="en-IN"/>
        </w:rPr>
        <w:t>Low Forex Markup</w:t>
      </w:r>
      <w:ins w:author="Upadhyay , Shubham (SBICard)" w:date="2026-01-05T17:07:00Z" w16du:dateUtc="2026-01-05T17:07:00Z" w:id="1414343027">
        <w:r w:rsidRPr="2C30EB0D" w:rsidR="00664D75">
          <w:rPr>
            <w:rFonts w:ascii="Sari Offc" w:hAnsi="Sari Offc"/>
            <w:b w:val="1"/>
            <w:bCs w:val="1"/>
            <w:lang w:val="en-IN"/>
          </w:rPr>
          <w:t xml:space="preserve"> </w:t>
        </w:r>
      </w:ins>
    </w:p>
    <w:p w:rsidRPr="008D5A32" w:rsidR="003C1523" w:rsidP="00104FD2" w:rsidRDefault="00104FD2" w14:paraId="37A500A5" w14:textId="101D582A">
      <w:pPr>
        <w:numPr>
          <w:ilvl w:val="0"/>
          <w:numId w:val="29"/>
        </w:numPr>
        <w:rPr>
          <w:rFonts w:ascii="Sari Offc" w:hAnsi="Sari Offc"/>
          <w:lang w:val="en-IN"/>
        </w:rPr>
      </w:pPr>
      <w:r w:rsidRPr="008D5A32">
        <w:rPr>
          <w:rFonts w:ascii="Sari Offc" w:hAnsi="Sari Offc"/>
          <w:lang w:val="en-IN"/>
        </w:rPr>
        <w:t xml:space="preserve">Low Foreign Currency Mark-up Charge of </w:t>
      </w:r>
      <w:r w:rsidRPr="008D5A32" w:rsidR="00DC20FD">
        <w:rPr>
          <w:rFonts w:ascii="Sari Offc" w:hAnsi="Sari Offc"/>
          <w:lang w:val="en-IN"/>
        </w:rPr>
        <w:t>1</w:t>
      </w:r>
      <w:r w:rsidRPr="008D5A32">
        <w:rPr>
          <w:rFonts w:ascii="Sari Offc" w:hAnsi="Sari Offc"/>
          <w:lang w:val="en-IN"/>
        </w:rPr>
        <w:t>.</w:t>
      </w:r>
      <w:r w:rsidRPr="008D5A32" w:rsidR="00DC20FD">
        <w:rPr>
          <w:rFonts w:ascii="Sari Offc" w:hAnsi="Sari Offc"/>
          <w:lang w:val="en-IN"/>
        </w:rPr>
        <w:t>99</w:t>
      </w:r>
      <w:r w:rsidRPr="008D5A32">
        <w:rPr>
          <w:rFonts w:ascii="Sari Offc" w:hAnsi="Sari Offc"/>
          <w:lang w:val="en-IN"/>
        </w:rPr>
        <w:t>% on international usage</w:t>
      </w:r>
    </w:p>
    <w:p w:rsidRPr="008D5A32" w:rsidR="00DC2CA4" w:rsidP="00DC2CA4" w:rsidRDefault="00E56665" w14:paraId="1346349D" w14:textId="77777777">
      <w:pPr>
        <w:jc w:val="center"/>
        <w:rPr>
          <w:rFonts w:ascii="Sari Offc" w:hAnsi="Sari Offc"/>
          <w:b/>
          <w:bCs/>
          <w:u w:val="single"/>
          <w:lang w:val="en-IN"/>
        </w:rPr>
      </w:pPr>
      <w:hyperlink w:history="1" r:id="rId22">
        <w:r w:rsidRPr="008D5A32">
          <w:rPr>
            <w:rStyle w:val="Hyperlink"/>
            <w:rFonts w:ascii="Sari Offc" w:hAnsi="Sari Offc"/>
            <w:b/>
            <w:bCs/>
            <w:lang w:val="en-IN"/>
          </w:rPr>
          <w:br/>
        </w:r>
      </w:hyperlink>
      <w:r w:rsidRPr="008D5A32" w:rsidR="00DC2CA4">
        <w:rPr>
          <w:rFonts w:ascii="Sari Offc" w:hAnsi="Sari Offc"/>
          <w:b/>
          <w:bCs/>
          <w:i/>
          <w:iCs/>
          <w:u w:val="single"/>
          <w:lang w:val="en-IN"/>
        </w:rPr>
        <w:t>Explore</w:t>
      </w:r>
      <w:r w:rsidRPr="008D5A32" w:rsidR="00DC2CA4">
        <w:rPr>
          <w:rFonts w:ascii="Sari Offc" w:hAnsi="Sari Offc"/>
          <w:b/>
          <w:bCs/>
          <w:u w:val="single"/>
          <w:lang w:val="en-IN"/>
        </w:rPr>
        <w:t xml:space="preserve"> REWARDS</w:t>
      </w:r>
    </w:p>
    <w:p w:rsidRPr="008D5A32" w:rsidR="00DC20FD" w:rsidP="00DC20FD" w:rsidRDefault="00DC20FD" w14:paraId="04D528D5" w14:textId="77777777">
      <w:pPr>
        <w:rPr>
          <w:rFonts w:ascii="Sari Offc" w:hAnsi="Sari Offc"/>
          <w:b/>
          <w:bCs/>
          <w:lang w:val="en-IN"/>
        </w:rPr>
      </w:pPr>
      <w:r w:rsidRPr="008D5A32">
        <w:rPr>
          <w:rFonts w:ascii="Sari Offc" w:hAnsi="Sari Offc"/>
          <w:b/>
          <w:bCs/>
          <w:lang w:val="en-IN"/>
        </w:rPr>
        <w:t>Reward Benefits</w:t>
      </w:r>
    </w:p>
    <w:p w:rsidRPr="00F01200" w:rsidR="00F01200" w:rsidP="00F01200" w:rsidRDefault="00F01200" w14:paraId="6E5E050A" w14:textId="77777777">
      <w:pPr>
        <w:pStyle w:val="ListParagraph"/>
        <w:numPr>
          <w:ilvl w:val="0"/>
          <w:numId w:val="16"/>
        </w:numPr>
        <w:rPr>
          <w:rFonts w:ascii="Sari Offc" w:hAnsi="Sari Offc"/>
          <w:lang w:val="en-IN"/>
        </w:rPr>
      </w:pPr>
      <w:r w:rsidRPr="00F01200">
        <w:rPr>
          <w:rFonts w:ascii="Sari Offc" w:hAnsi="Sari Offc"/>
          <w:lang w:val="en-IN"/>
        </w:rPr>
        <w:t xml:space="preserve">6 Travel Credits for every </w:t>
      </w:r>
      <w:r w:rsidRPr="00BB7467">
        <w:rPr>
          <w:rFonts w:ascii="Sari Offc" w:hAnsi="Sari Offc"/>
          <w:lang w:val="en-IN"/>
        </w:rPr>
        <w:t>Rs.</w:t>
      </w:r>
      <w:r w:rsidRPr="00F01200">
        <w:rPr>
          <w:rFonts w:ascii="Sari Offc" w:hAnsi="Sari Offc"/>
          <w:lang w:val="en-IN"/>
        </w:rPr>
        <w:t xml:space="preserve"> 200 spent on travel</w:t>
      </w:r>
    </w:p>
    <w:p w:rsidRPr="00F01200" w:rsidR="00F01200" w:rsidP="00F01200" w:rsidRDefault="00F01200" w14:paraId="27F451F6" w14:textId="77777777">
      <w:pPr>
        <w:pStyle w:val="ListParagraph"/>
        <w:numPr>
          <w:ilvl w:val="0"/>
          <w:numId w:val="16"/>
        </w:numPr>
        <w:rPr>
          <w:rFonts w:ascii="Sari Offc" w:hAnsi="Sari Offc"/>
          <w:lang w:val="en-IN"/>
        </w:rPr>
      </w:pPr>
      <w:r w:rsidRPr="00F01200">
        <w:rPr>
          <w:rFonts w:ascii="Sari Offc" w:hAnsi="Sari Offc"/>
          <w:lang w:val="en-IN"/>
        </w:rPr>
        <w:t xml:space="preserve">2 Travel Credits for every </w:t>
      </w:r>
      <w:r w:rsidRPr="00BB7467">
        <w:rPr>
          <w:rFonts w:ascii="Sari Offc" w:hAnsi="Sari Offc"/>
          <w:lang w:val="en-IN"/>
        </w:rPr>
        <w:t>Rs.</w:t>
      </w:r>
      <w:r w:rsidRPr="00F01200">
        <w:rPr>
          <w:rFonts w:ascii="Sari Offc" w:hAnsi="Sari Offc"/>
          <w:lang w:val="en-IN"/>
        </w:rPr>
        <w:t xml:space="preserve"> 200 on all other spends</w:t>
      </w:r>
    </w:p>
    <w:p w:rsidRPr="008D5A32" w:rsidR="00DC20FD" w:rsidDel="00F01200" w:rsidP="00DC20FD" w:rsidRDefault="00DC20FD" w14:paraId="06A86A05" w14:textId="0E99E086">
      <w:pPr>
        <w:pStyle w:val="ListParagraph"/>
        <w:numPr>
          <w:ilvl w:val="0"/>
          <w:numId w:val="16"/>
        </w:numPr>
        <w:rPr>
          <w:del w:author="Namita Salgiya" w:date="2026-01-19T18:50:00Z" w16du:dateUtc="2026-01-19T13:20:00Z" w:id="65"/>
          <w:rFonts w:ascii="Sari Offc" w:hAnsi="Sari Offc"/>
        </w:rPr>
      </w:pPr>
      <w:del w:author="Namita Salgiya" w:date="2026-01-19T18:50:00Z" w16du:dateUtc="2026-01-19T13:20:00Z" w:id="66">
        <w:r w:rsidRPr="008D5A32" w:rsidDel="00F01200">
          <w:rPr>
            <w:rFonts w:ascii="Sari Offc" w:hAnsi="Sari Offc"/>
            <w:lang w:val="en-IN"/>
          </w:rPr>
          <w:delText>Convert your Travel Credits into Air Miles / Hotel Points, Travel Bookings or choose from a wide array of Catalogue Products</w:delText>
        </w:r>
      </w:del>
    </w:p>
    <w:p w:rsidRPr="008D5A32" w:rsidR="00DC20FD" w:rsidDel="00F01200" w:rsidP="00DC20FD" w:rsidRDefault="00DC20FD" w14:paraId="05F7F748" w14:textId="6BAEB33D">
      <w:pPr>
        <w:pStyle w:val="ListParagraph"/>
        <w:numPr>
          <w:ilvl w:val="0"/>
          <w:numId w:val="16"/>
        </w:numPr>
        <w:rPr>
          <w:del w:author="Namita Salgiya" w:date="2026-01-19T18:50:00Z" w16du:dateUtc="2026-01-19T13:20:00Z" w:id="67"/>
          <w:rFonts w:ascii="Sari Offc" w:hAnsi="Sari Offc"/>
        </w:rPr>
      </w:pPr>
      <w:del w:author="Namita Salgiya" w:date="2026-01-19T18:50:00Z" w16du:dateUtc="2026-01-19T13:20:00Z" w:id="68">
        <w:r w:rsidDel="00F01200">
          <w:fldChar w:fldCharType="begin"/>
        </w:r>
        <w:r w:rsidDel="00F01200">
          <w:delInstrText>HYPERLINK "https://www.sbicard.com/sbi-card-en/assets/docs/pdf/tnc/rewards-program-TnC-miles.pdf"</w:delInstrText>
        </w:r>
        <w:r w:rsidDel="00F01200">
          <w:fldChar w:fldCharType="separate"/>
        </w:r>
        <w:r w:rsidRPr="008D5A32" w:rsidDel="00F01200">
          <w:rPr>
            <w:rStyle w:val="Hyperlink"/>
            <w:rFonts w:ascii="Sari Offc" w:hAnsi="Sari Offc"/>
          </w:rPr>
          <w:delText>Click here</w:delText>
        </w:r>
        <w:r w:rsidDel="00F01200">
          <w:fldChar w:fldCharType="end"/>
        </w:r>
        <w:r w:rsidRPr="008D5A32" w:rsidDel="00F01200">
          <w:rPr>
            <w:rFonts w:ascii="Sari Offc" w:hAnsi="Sari Offc"/>
          </w:rPr>
          <w:delText xml:space="preserve"> to view the list of Travel Partners and T&amp;Cs</w:delText>
        </w:r>
      </w:del>
    </w:p>
    <w:p w:rsidRPr="008D5A32" w:rsidR="00DC20FD" w:rsidDel="00F01200" w:rsidP="00DC20FD" w:rsidRDefault="00DC20FD" w14:paraId="14D63C7E" w14:textId="59713E2B">
      <w:pPr>
        <w:pStyle w:val="ListParagraph"/>
        <w:numPr>
          <w:ilvl w:val="0"/>
          <w:numId w:val="16"/>
        </w:numPr>
        <w:rPr>
          <w:del w:author="Namita Salgiya" w:date="2026-01-19T18:50:00Z" w16du:dateUtc="2026-01-19T13:20:00Z" w:id="69"/>
          <w:rFonts w:ascii="Sari Offc" w:hAnsi="Sari Offc"/>
        </w:rPr>
      </w:pPr>
      <w:del w:author="Namita Salgiya" w:date="2026-01-19T18:50:00Z" w16du:dateUtc="2026-01-19T13:20:00Z" w:id="70">
        <w:r w:rsidRPr="008D5A32" w:rsidDel="00F01200">
          <w:rPr>
            <w:rFonts w:ascii="Sari Offc" w:hAnsi="Sari Offc"/>
          </w:rPr>
          <w:delText>1 Travel Credit = Rs</w:delText>
        </w:r>
      </w:del>
      <w:ins w:author="Upadhyay , Shubham (SBICard)" w:date="2026-01-05T17:08:00Z" w:id="71">
        <w:del w:author="Namita Salgiya" w:date="2026-01-19T18:50:00Z" w16du:dateUtc="2026-01-19T13:20:00Z" w:id="72">
          <w:r w:rsidRPr="008D5A32" w:rsidDel="00F01200" w:rsidR="00664D75">
            <w:rPr>
              <w:rFonts w:ascii="Sari Offc" w:hAnsi="Sari Offc"/>
            </w:rPr>
            <w:delText>R</w:delText>
          </w:r>
          <w:r w:rsidDel="00F01200" w:rsidR="00664D75">
            <w:rPr>
              <w:rFonts w:ascii="Sari Offc" w:hAnsi="Sari Offc"/>
            </w:rPr>
            <w:delText>e</w:delText>
          </w:r>
        </w:del>
      </w:ins>
      <w:del w:author="Namita Salgiya" w:date="2026-01-19T18:50:00Z" w16du:dateUtc="2026-01-19T13:20:00Z" w:id="73">
        <w:r w:rsidRPr="008D5A32" w:rsidDel="00F01200">
          <w:rPr>
            <w:rFonts w:ascii="Sari Offc" w:hAnsi="Sari Offc"/>
          </w:rPr>
          <w:delText>. 1 for Air Mile / Hotel Point</w:delText>
        </w:r>
      </w:del>
    </w:p>
    <w:p w:rsidRPr="008D5A32" w:rsidR="00DC20FD" w:rsidDel="00F01200" w:rsidP="00DC20FD" w:rsidRDefault="00DC20FD" w14:paraId="79DB79DC" w14:textId="694DBB5C">
      <w:pPr>
        <w:pStyle w:val="ListParagraph"/>
        <w:numPr>
          <w:ilvl w:val="0"/>
          <w:numId w:val="16"/>
        </w:numPr>
        <w:rPr>
          <w:del w:author="Namita Salgiya" w:date="2026-01-19T18:50:00Z" w16du:dateUtc="2026-01-19T13:20:00Z" w:id="74"/>
          <w:rFonts w:ascii="Sari Offc" w:hAnsi="Sari Offc"/>
        </w:rPr>
      </w:pPr>
      <w:del w:author="Namita Salgiya" w:date="2026-01-19T18:50:00Z" w16du:dateUtc="2026-01-19T13:20:00Z" w:id="75">
        <w:r w:rsidRPr="008D5A32" w:rsidDel="00F01200">
          <w:rPr>
            <w:rFonts w:ascii="Sari Offc" w:hAnsi="Sari Offc"/>
          </w:rPr>
          <w:delText>1 Travel Credit = Rs. 0.50 for Travel Bookings</w:delText>
        </w:r>
      </w:del>
    </w:p>
    <w:p w:rsidRPr="008D5A32" w:rsidR="00DC20FD" w:rsidDel="00F01200" w:rsidP="00DC20FD" w:rsidRDefault="00DC20FD" w14:paraId="73DEEB6F" w14:textId="7FD31193">
      <w:pPr>
        <w:pStyle w:val="ListParagraph"/>
        <w:numPr>
          <w:ilvl w:val="0"/>
          <w:numId w:val="16"/>
        </w:numPr>
        <w:rPr>
          <w:del w:author="Namita Salgiya" w:date="2026-01-19T18:50:00Z" w16du:dateUtc="2026-01-19T13:20:00Z" w:id="76"/>
          <w:rFonts w:ascii="Sari Offc" w:hAnsi="Sari Offc"/>
        </w:rPr>
      </w:pPr>
      <w:del w:author="Namita Salgiya" w:date="2026-01-19T18:50:00Z" w16du:dateUtc="2026-01-19T13:20:00Z" w:id="77">
        <w:r w:rsidRPr="008D5A32" w:rsidDel="00F01200">
          <w:rPr>
            <w:rFonts w:ascii="Sari Offc" w:hAnsi="Sari Offc"/>
          </w:rPr>
          <w:delText>1 Travel Credit = Rs. 0.25 for Shop &amp; Smile Product Catalogue</w:delText>
        </w:r>
      </w:del>
    </w:p>
    <w:p w:rsidRPr="008D5A32" w:rsidR="00DC20FD" w:rsidP="00DC20FD" w:rsidRDefault="00DC20FD" w14:paraId="49FB0952" w14:textId="77777777">
      <w:pPr>
        <w:rPr>
          <w:rFonts w:ascii="Sari Offc" w:hAnsi="Sari Offc"/>
          <w:b/>
          <w:bCs/>
          <w:lang w:val="en-IN"/>
        </w:rPr>
      </w:pPr>
      <w:r w:rsidRPr="008D5A32">
        <w:rPr>
          <w:rFonts w:ascii="Sari Offc" w:hAnsi="Sari Offc"/>
          <w:b/>
          <w:bCs/>
          <w:lang w:val="en-IN"/>
        </w:rPr>
        <w:t>Milestone Benefits</w:t>
      </w:r>
    </w:p>
    <w:p w:rsidRPr="008D5A32" w:rsidR="00DC20FD" w:rsidP="00DC20FD" w:rsidRDefault="00DC20FD" w14:paraId="3EA15C57" w14:textId="4D43B6F6">
      <w:pPr>
        <w:pStyle w:val="ListParagraph"/>
        <w:numPr>
          <w:ilvl w:val="0"/>
          <w:numId w:val="19"/>
        </w:numPr>
        <w:rPr>
          <w:rFonts w:ascii="Sari Offc" w:hAnsi="Sari Offc"/>
          <w:lang w:val="en-IN" w:eastAsia="en-IN"/>
        </w:rPr>
      </w:pPr>
      <w:r w:rsidRPr="008D5A32">
        <w:rPr>
          <w:rFonts w:ascii="Sari Offc" w:hAnsi="Sari Offc"/>
        </w:rPr>
        <w:t>A</w:t>
      </w:r>
      <w:r w:rsidRPr="008D5A32">
        <w:rPr>
          <w:rFonts w:ascii="Sari Offc" w:hAnsi="Sari Offc"/>
          <w:lang w:val="en-IN" w:eastAsia="en-IN"/>
        </w:rPr>
        <w:t xml:space="preserve">dditional Domestic Lounge visit with every spend of </w:t>
      </w:r>
      <w:r w:rsidRPr="008D5A32">
        <w:rPr>
          <w:rFonts w:ascii="Sari Offc" w:hAnsi="Sari Offc"/>
        </w:rPr>
        <w:t>Rs.</w:t>
      </w:r>
      <w:r w:rsidRPr="008D5A32">
        <w:rPr>
          <w:rFonts w:ascii="Sari Offc" w:hAnsi="Sari Offc"/>
          <w:lang w:val="en-IN" w:eastAsia="en-IN"/>
        </w:rPr>
        <w:t xml:space="preserve"> 1 </w:t>
      </w:r>
      <w:r w:rsidRPr="008D5A32" w:rsidR="00664D75">
        <w:rPr>
          <w:rFonts w:ascii="Sari Offc" w:hAnsi="Sari Offc"/>
          <w:lang w:val="en-IN" w:eastAsia="en-IN"/>
        </w:rPr>
        <w:t>lakh</w:t>
      </w:r>
    </w:p>
    <w:p w:rsidRPr="008D5A32" w:rsidR="00DC20FD" w:rsidP="00DC20FD" w:rsidRDefault="00DC20FD" w14:paraId="4F604F5E" w14:textId="257BB1E9">
      <w:pPr>
        <w:pStyle w:val="ListParagraph"/>
        <w:numPr>
          <w:ilvl w:val="0"/>
          <w:numId w:val="19"/>
        </w:numPr>
        <w:rPr>
          <w:rFonts w:ascii="Sari Offc" w:hAnsi="Sari Offc"/>
          <w:lang w:val="en-IN" w:eastAsia="en-IN"/>
        </w:rPr>
      </w:pPr>
      <w:r w:rsidRPr="008D5A32">
        <w:rPr>
          <w:rFonts w:ascii="Sari Offc" w:hAnsi="Sari Offc"/>
          <w:lang w:val="en-IN" w:eastAsia="en-IN"/>
        </w:rPr>
        <w:t xml:space="preserve">20,000 Bonus Travel Credits on annual spends of </w:t>
      </w:r>
      <w:r w:rsidRPr="008D5A32">
        <w:rPr>
          <w:rFonts w:ascii="Sari Offc" w:hAnsi="Sari Offc"/>
        </w:rPr>
        <w:t xml:space="preserve">Rs. </w:t>
      </w:r>
      <w:r w:rsidRPr="008D5A32">
        <w:rPr>
          <w:rFonts w:ascii="Sari Offc" w:hAnsi="Sari Offc"/>
          <w:lang w:val="en-IN" w:eastAsia="en-IN"/>
        </w:rPr>
        <w:t xml:space="preserve">12 </w:t>
      </w:r>
      <w:r w:rsidRPr="008D5A32" w:rsidR="00664D75">
        <w:rPr>
          <w:rFonts w:ascii="Sari Offc" w:hAnsi="Sari Offc"/>
          <w:lang w:val="en-IN" w:eastAsia="en-IN"/>
        </w:rPr>
        <w:t>lakh</w:t>
      </w:r>
      <w:ins w:author="Upadhyay , Shubham (SBICard)" w:date="2026-01-05T17:08:00Z" w:id="78">
        <w:r w:rsidR="00664D75">
          <w:rPr>
            <w:rFonts w:ascii="Sari Offc" w:hAnsi="Sari Offc"/>
            <w:lang w:val="en-IN" w:eastAsia="en-IN"/>
          </w:rPr>
          <w:t>s</w:t>
        </w:r>
      </w:ins>
    </w:p>
    <w:p w:rsidRPr="008D5A32" w:rsidR="00DC20FD" w:rsidP="00DC20FD" w:rsidRDefault="00DC20FD" w14:paraId="3CD1BA37" w14:textId="1CB06DBC">
      <w:pPr>
        <w:pStyle w:val="ListParagraph"/>
        <w:numPr>
          <w:ilvl w:val="0"/>
          <w:numId w:val="19"/>
        </w:numPr>
        <w:rPr>
          <w:rFonts w:ascii="Sari Offc" w:hAnsi="Sari Offc"/>
          <w:lang w:val="en-IN" w:eastAsia="en-IN"/>
        </w:rPr>
      </w:pPr>
      <w:r w:rsidRPr="008D5A32">
        <w:rPr>
          <w:rFonts w:ascii="Sari Offc" w:hAnsi="Sari Offc"/>
          <w:lang w:val="en-IN" w:eastAsia="en-IN"/>
        </w:rPr>
        <w:t xml:space="preserve">Annual Fee reversal on spends of </w:t>
      </w:r>
      <w:r w:rsidRPr="008D5A32">
        <w:rPr>
          <w:rFonts w:ascii="Sari Offc" w:hAnsi="Sari Offc"/>
        </w:rPr>
        <w:t xml:space="preserve">Rs. </w:t>
      </w:r>
      <w:r w:rsidRPr="008D5A32">
        <w:rPr>
          <w:rFonts w:ascii="Sari Offc" w:hAnsi="Sari Offc"/>
          <w:lang w:val="en-IN" w:eastAsia="en-IN"/>
        </w:rPr>
        <w:t xml:space="preserve">15 </w:t>
      </w:r>
      <w:r w:rsidRPr="008D5A32" w:rsidR="00664D75">
        <w:rPr>
          <w:rFonts w:ascii="Sari Offc" w:hAnsi="Sari Offc"/>
          <w:lang w:val="en-IN" w:eastAsia="en-IN"/>
        </w:rPr>
        <w:t>lakh</w:t>
      </w:r>
      <w:ins w:author="Upadhyay , Shubham (SBICard)" w:date="2026-01-05T17:08:00Z" w:id="79">
        <w:r w:rsidR="00664D75">
          <w:rPr>
            <w:rFonts w:ascii="Sari Offc" w:hAnsi="Sari Offc"/>
            <w:lang w:val="en-IN" w:eastAsia="en-IN"/>
          </w:rPr>
          <w:t>s</w:t>
        </w:r>
      </w:ins>
      <w:del w:author="Namita Salgiya" w:date="2026-01-21T12:52:00Z" w16du:dateUtc="2026-01-21T07:22:00Z" w:id="80">
        <w:r w:rsidRPr="008D5A32" w:rsidDel="001F322A" w:rsidR="00664D75">
          <w:rPr>
            <w:rFonts w:ascii="Sari Offc" w:hAnsi="Sari Offc"/>
            <w:lang w:val="en-IN" w:eastAsia="en-IN"/>
          </w:rPr>
          <w:delText xml:space="preserve"> </w:delText>
        </w:r>
        <w:r w:rsidRPr="008D5A32" w:rsidDel="001F322A">
          <w:rPr>
            <w:rFonts w:ascii="Sari Offc" w:hAnsi="Sari Offc"/>
            <w:lang w:val="en-IN" w:eastAsia="en-IN"/>
          </w:rPr>
          <w:delText>in a membership year</w:delText>
        </w:r>
      </w:del>
    </w:p>
    <w:p w:rsidRPr="008D5A32" w:rsidR="00DC20FD" w:rsidP="00DC20FD" w:rsidRDefault="00DC20FD" w14:paraId="54E1AD7D" w14:textId="17A1F086">
      <w:pPr>
        <w:pStyle w:val="ListParagraph"/>
        <w:numPr>
          <w:ilvl w:val="0"/>
          <w:numId w:val="19"/>
        </w:numPr>
        <w:rPr>
          <w:rFonts w:ascii="Sari Offc" w:hAnsi="Sari Offc"/>
          <w:lang w:val="en-IN" w:eastAsia="en-IN"/>
        </w:rPr>
      </w:pPr>
      <w:r w:rsidRPr="008D5A32">
        <w:rPr>
          <w:rFonts w:ascii="Sari Offc" w:hAnsi="Sari Offc"/>
          <w:lang w:val="en-IN" w:eastAsia="en-IN"/>
        </w:rPr>
        <w:t xml:space="preserve">For every spend of </w:t>
      </w:r>
      <w:r w:rsidRPr="008D5A32">
        <w:rPr>
          <w:rFonts w:ascii="Sari Offc" w:hAnsi="Sari Offc"/>
        </w:rPr>
        <w:t>Rs.</w:t>
      </w:r>
      <w:r w:rsidRPr="008D5A32">
        <w:rPr>
          <w:rFonts w:ascii="Sari Offc" w:hAnsi="Sari Offc"/>
          <w:lang w:val="en-IN" w:eastAsia="en-IN"/>
        </w:rPr>
        <w:t xml:space="preserve"> 1 </w:t>
      </w:r>
      <w:r w:rsidRPr="008D5A32" w:rsidR="00664D75">
        <w:rPr>
          <w:rFonts w:ascii="Sari Offc" w:hAnsi="Sari Offc"/>
          <w:lang w:val="en-IN" w:eastAsia="en-IN"/>
        </w:rPr>
        <w:t>lakh</w:t>
      </w:r>
      <w:r w:rsidRPr="008D5A32">
        <w:rPr>
          <w:rFonts w:ascii="Sari Offc" w:hAnsi="Sari Offc"/>
          <w:lang w:val="en-IN" w:eastAsia="en-IN"/>
        </w:rPr>
        <w:t>, 1 complimentary Domestic Airport Lounge visit over &amp; above the complimentary visits</w:t>
      </w:r>
    </w:p>
    <w:p w:rsidRPr="008D5A32" w:rsidR="00DC2CA4" w:rsidDel="00F01200" w:rsidP="00DC20FD" w:rsidRDefault="00DC20FD" w14:paraId="574FDFFC" w14:textId="6D91596B">
      <w:pPr>
        <w:pStyle w:val="ListParagraph"/>
        <w:numPr>
          <w:ilvl w:val="0"/>
          <w:numId w:val="19"/>
        </w:numPr>
        <w:rPr>
          <w:del w:author="Namita Salgiya" w:date="2026-01-19T18:50:00Z" w16du:dateUtc="2026-01-19T13:20:00Z" w:id="81"/>
          <w:rFonts w:ascii="Sari Offc" w:hAnsi="Sari Offc"/>
          <w:lang w:val="en-IN" w:eastAsia="en-IN"/>
        </w:rPr>
      </w:pPr>
      <w:del w:author="Namita Salgiya" w:date="2026-01-19T18:50:00Z" w16du:dateUtc="2026-01-19T13:20:00Z" w:id="82">
        <w:r w:rsidRPr="008D5A32" w:rsidDel="00F01200">
          <w:rPr>
            <w:rFonts w:ascii="Sari Offc" w:hAnsi="Sari Offc"/>
            <w:lang w:val="en-IN" w:eastAsia="en-IN"/>
          </w:rPr>
          <w:delText>Additional lounge visits are capped at 15 visits in a membership year</w:delText>
        </w:r>
      </w:del>
    </w:p>
    <w:p w:rsidRPr="008D5A32" w:rsidR="00104FD2" w:rsidP="00104FD2" w:rsidRDefault="00104FD2" w14:paraId="2E1DA76D" w14:textId="77777777">
      <w:pPr>
        <w:pStyle w:val="ListParagraph"/>
        <w:rPr>
          <w:rFonts w:ascii="Sari Offc" w:hAnsi="Sari Offc"/>
          <w:lang w:val="en-IN" w:eastAsia="en-IN"/>
        </w:rPr>
      </w:pPr>
    </w:p>
    <w:p w:rsidRPr="008D5A32" w:rsidR="002D38D6" w:rsidP="00A80E72" w:rsidRDefault="004C50CB" w14:paraId="5605250A" w14:textId="4D97F534">
      <w:pPr>
        <w:jc w:val="center"/>
        <w:rPr>
          <w:rFonts w:ascii="Sari Offc" w:hAnsi="Sari Offc"/>
          <w:b/>
          <w:bCs/>
          <w:u w:val="single"/>
          <w:lang w:val="en-IN"/>
        </w:rPr>
      </w:pPr>
      <w:r w:rsidRPr="008D5A32">
        <w:rPr>
          <w:rFonts w:ascii="Sari Offc" w:hAnsi="Sari Offc"/>
          <w:b/>
          <w:bCs/>
          <w:i/>
          <w:iCs/>
          <w:u w:val="single"/>
          <w:lang w:val="en-IN"/>
        </w:rPr>
        <w:t>Credit Card</w:t>
      </w:r>
      <w:r w:rsidRPr="008D5A32">
        <w:rPr>
          <w:rFonts w:ascii="Sari Offc" w:hAnsi="Sari Offc"/>
          <w:b/>
          <w:bCs/>
          <w:u w:val="single"/>
          <w:lang w:val="en-IN"/>
        </w:rPr>
        <w:t xml:space="preserve"> FEE &amp; CHARGES</w:t>
      </w:r>
    </w:p>
    <w:p w:rsidRPr="008D5A32" w:rsidR="002D38D6" w:rsidRDefault="004D6419" w14:paraId="07E865B8" w14:textId="5FAA980E">
      <w:pPr>
        <w:pStyle w:val="ListParagraph"/>
        <w:numPr>
          <w:ilvl w:val="0"/>
          <w:numId w:val="3"/>
        </w:numPr>
        <w:rPr>
          <w:rFonts w:ascii="Sari Offc" w:hAnsi="Sari Offc"/>
        </w:rPr>
      </w:pPr>
      <w:r w:rsidRPr="008D5A32">
        <w:rPr>
          <w:rFonts w:ascii="Sari Offc" w:hAnsi="Sari Offc"/>
        </w:rPr>
        <w:t>Annual</w:t>
      </w:r>
      <w:r w:rsidRPr="008D5A32" w:rsidR="002D38D6">
        <w:rPr>
          <w:rFonts w:ascii="Sari Offc" w:hAnsi="Sari Offc"/>
        </w:rPr>
        <w:t xml:space="preserve"> Fee (one-time): Rs.</w:t>
      </w:r>
      <w:r w:rsidRPr="008D5A32" w:rsidR="00104FD2">
        <w:rPr>
          <w:rFonts w:ascii="Sari Offc" w:hAnsi="Sari Offc"/>
        </w:rPr>
        <w:t xml:space="preserve"> </w:t>
      </w:r>
      <w:bookmarkStart w:name="_Hlk218357276" w:id="83"/>
      <w:r w:rsidRPr="008D5A32" w:rsidR="00DC20FD">
        <w:rPr>
          <w:rFonts w:ascii="Sari Offc" w:hAnsi="Sari Offc"/>
        </w:rPr>
        <w:t>4</w:t>
      </w:r>
      <w:r w:rsidRPr="008D5A32" w:rsidR="00B149BB">
        <w:rPr>
          <w:rFonts w:ascii="Sari Offc" w:hAnsi="Sari Offc"/>
        </w:rPr>
        <w:t>,</w:t>
      </w:r>
      <w:r w:rsidRPr="008D5A32" w:rsidR="00104FD2">
        <w:rPr>
          <w:rFonts w:ascii="Sari Offc" w:hAnsi="Sari Offc"/>
        </w:rPr>
        <w:t>9</w:t>
      </w:r>
      <w:r w:rsidRPr="008D5A32" w:rsidR="002D38D6">
        <w:rPr>
          <w:rFonts w:ascii="Sari Offc" w:hAnsi="Sari Offc"/>
        </w:rPr>
        <w:t>99</w:t>
      </w:r>
      <w:bookmarkEnd w:id="83"/>
      <w:r w:rsidRPr="008D5A32" w:rsidR="002D38D6">
        <w:rPr>
          <w:rFonts w:ascii="Sari Offc" w:hAnsi="Sari Offc"/>
        </w:rPr>
        <w:t xml:space="preserve"> + taxes </w:t>
      </w:r>
    </w:p>
    <w:p w:rsidRPr="008D5A32" w:rsidR="002D38D6" w:rsidRDefault="002D38D6" w14:paraId="3CCA290E" w14:textId="236241D8">
      <w:pPr>
        <w:pStyle w:val="ListParagraph"/>
        <w:numPr>
          <w:ilvl w:val="0"/>
          <w:numId w:val="3"/>
        </w:numPr>
        <w:rPr>
          <w:rFonts w:ascii="Sari Offc" w:hAnsi="Sari Offc"/>
          <w:lang w:val="en-IN"/>
        </w:rPr>
      </w:pPr>
      <w:r w:rsidRPr="008D5A32">
        <w:rPr>
          <w:rFonts w:ascii="Sari Offc" w:hAnsi="Sari Offc"/>
        </w:rPr>
        <w:t xml:space="preserve">Renewal Fee (per annum): Rs. </w:t>
      </w:r>
      <w:r w:rsidRPr="008D5A32" w:rsidR="00DC20FD">
        <w:rPr>
          <w:rFonts w:ascii="Sari Offc" w:hAnsi="Sari Offc"/>
        </w:rPr>
        <w:t>4</w:t>
      </w:r>
      <w:r w:rsidRPr="008D5A32" w:rsidR="00104FD2">
        <w:rPr>
          <w:rFonts w:ascii="Sari Offc" w:hAnsi="Sari Offc"/>
        </w:rPr>
        <w:t xml:space="preserve">,999 </w:t>
      </w:r>
      <w:r w:rsidRPr="008D5A32">
        <w:rPr>
          <w:rFonts w:ascii="Sari Offc" w:hAnsi="Sari Offc"/>
        </w:rPr>
        <w:t>+ taxes</w:t>
      </w:r>
    </w:p>
    <w:p w:rsidRPr="008D5A32" w:rsidR="00E56665" w:rsidP="00E56665" w:rsidRDefault="00A579B5" w14:paraId="0EBF00D7" w14:textId="493D5546">
      <w:pPr>
        <w:rPr>
          <w:rFonts w:ascii="Sari Offc" w:hAnsi="Sari Offc"/>
          <w:b/>
          <w:bCs/>
        </w:rPr>
      </w:pPr>
      <w:r w:rsidRPr="008D5A32">
        <w:rPr>
          <w:rFonts w:ascii="Sari Offc" w:hAnsi="Sari Offc"/>
          <w:b/>
          <w:bCs/>
        </w:rPr>
        <w:t>Fees</w:t>
      </w:r>
    </w:p>
    <w:p w:rsidRPr="008D5A32" w:rsidR="00A579B5" w:rsidRDefault="004D6419" w14:paraId="7060F76E" w14:textId="086ABA67">
      <w:pPr>
        <w:pStyle w:val="ListParagraph"/>
        <w:numPr>
          <w:ilvl w:val="0"/>
          <w:numId w:val="4"/>
        </w:numPr>
        <w:rPr>
          <w:rFonts w:ascii="Sari Offc" w:hAnsi="Sari Offc"/>
          <w:lang w:val="en-IN"/>
        </w:rPr>
      </w:pPr>
      <w:r w:rsidRPr="008D5A32">
        <w:rPr>
          <w:rFonts w:ascii="Sari Offc" w:hAnsi="Sari Offc"/>
        </w:rPr>
        <w:t>Annual</w:t>
      </w:r>
      <w:r w:rsidRPr="008D5A32" w:rsidR="00A579B5">
        <w:rPr>
          <w:rFonts w:ascii="Sari Offc" w:hAnsi="Sari Offc"/>
          <w:lang w:val="en-IN"/>
        </w:rPr>
        <w:t xml:space="preserve"> Fee (one-time): </w:t>
      </w:r>
      <w:r w:rsidRPr="008D5A32" w:rsidR="00A80E72">
        <w:rPr>
          <w:rFonts w:ascii="Sari Offc" w:hAnsi="Sari Offc"/>
        </w:rPr>
        <w:t xml:space="preserve">Rs. </w:t>
      </w:r>
      <w:r w:rsidRPr="008D5A32" w:rsidR="00DC20FD">
        <w:rPr>
          <w:rFonts w:ascii="Sari Offc" w:hAnsi="Sari Offc"/>
        </w:rPr>
        <w:t>4</w:t>
      </w:r>
      <w:r w:rsidRPr="008D5A32" w:rsidR="00104FD2">
        <w:rPr>
          <w:rFonts w:ascii="Sari Offc" w:hAnsi="Sari Offc"/>
        </w:rPr>
        <w:t>,999</w:t>
      </w:r>
      <w:r w:rsidRPr="008D5A32" w:rsidR="00A80E72">
        <w:rPr>
          <w:rFonts w:ascii="Sari Offc" w:hAnsi="Sari Offc"/>
        </w:rPr>
        <w:t xml:space="preserve"> + taxes</w:t>
      </w:r>
      <w:r w:rsidRPr="008D5A32" w:rsidR="00104FD2">
        <w:rPr>
          <w:rFonts w:ascii="Sari Offc" w:hAnsi="Sari Offc"/>
        </w:rPr>
        <w:t xml:space="preserve"> </w:t>
      </w:r>
    </w:p>
    <w:p w:rsidRPr="008D5A32" w:rsidR="00A579B5" w:rsidRDefault="00A579B5" w14:paraId="5301376D" w14:textId="7D54DEC7">
      <w:pPr>
        <w:pStyle w:val="ListParagraph"/>
        <w:numPr>
          <w:ilvl w:val="0"/>
          <w:numId w:val="4"/>
        </w:numPr>
        <w:rPr>
          <w:rFonts w:ascii="Sari Offc" w:hAnsi="Sari Offc"/>
          <w:lang w:val="en-IN"/>
        </w:rPr>
      </w:pPr>
      <w:r w:rsidRPr="008D5A32">
        <w:rPr>
          <w:rFonts w:ascii="Sari Offc" w:hAnsi="Sari Offc"/>
          <w:lang w:val="en-IN"/>
        </w:rPr>
        <w:t>Renewal Fee (per annum): </w:t>
      </w:r>
      <w:r w:rsidRPr="008D5A32" w:rsidR="00A80E72">
        <w:rPr>
          <w:rFonts w:ascii="Sari Offc" w:hAnsi="Sari Offc"/>
        </w:rPr>
        <w:t xml:space="preserve">Rs. </w:t>
      </w:r>
      <w:r w:rsidRPr="008D5A32" w:rsidR="00DC20FD">
        <w:rPr>
          <w:rFonts w:ascii="Sari Offc" w:hAnsi="Sari Offc"/>
        </w:rPr>
        <w:t>4</w:t>
      </w:r>
      <w:r w:rsidRPr="008D5A32" w:rsidR="00104FD2">
        <w:rPr>
          <w:rFonts w:ascii="Sari Offc" w:hAnsi="Sari Offc"/>
        </w:rPr>
        <w:t>,999</w:t>
      </w:r>
      <w:r w:rsidRPr="008D5A32" w:rsidR="00A80E72">
        <w:rPr>
          <w:rFonts w:ascii="Sari Offc" w:hAnsi="Sari Offc"/>
        </w:rPr>
        <w:t xml:space="preserve"> + taxes</w:t>
      </w:r>
    </w:p>
    <w:p w:rsidRPr="008D5A32" w:rsidR="00A579B5" w:rsidRDefault="00A579B5" w14:paraId="099A0E29" w14:textId="05A7ACAD">
      <w:pPr>
        <w:pStyle w:val="ListParagraph"/>
        <w:numPr>
          <w:ilvl w:val="0"/>
          <w:numId w:val="4"/>
        </w:numPr>
        <w:rPr>
          <w:rFonts w:ascii="Sari Offc" w:hAnsi="Sari Offc"/>
          <w:lang w:val="en-IN"/>
        </w:rPr>
      </w:pPr>
      <w:r w:rsidRPr="008D5A32">
        <w:rPr>
          <w:rFonts w:ascii="Sari Offc" w:hAnsi="Sari Offc"/>
          <w:lang w:val="en-IN"/>
        </w:rPr>
        <w:t>Add-on</w:t>
      </w:r>
      <w:ins w:author="Namita Salgiya" w:date="2026-01-19T18:50:00Z" w16du:dateUtc="2026-01-19T13:20:00Z" w:id="84">
        <w:r w:rsidR="00F01200">
          <w:rPr>
            <w:rFonts w:ascii="Sari Offc" w:hAnsi="Sari Offc"/>
            <w:lang w:val="en-IN"/>
          </w:rPr>
          <w:t xml:space="preserve"> Card</w:t>
        </w:r>
      </w:ins>
      <w:r w:rsidRPr="008D5A32">
        <w:rPr>
          <w:rFonts w:ascii="Sari Offc" w:hAnsi="Sari Offc"/>
          <w:lang w:val="en-IN"/>
        </w:rPr>
        <w:t xml:space="preserve"> Fee (per annum): </w:t>
      </w:r>
      <w:r w:rsidRPr="008D5A32" w:rsidR="00664D75">
        <w:rPr>
          <w:rFonts w:ascii="Sari Offc" w:hAnsi="Sari Offc"/>
          <w:lang w:val="en-IN"/>
        </w:rPr>
        <w:t>NIL</w:t>
      </w:r>
    </w:p>
    <w:p w:rsidRPr="008D5A32" w:rsidR="00A579B5" w:rsidP="00E56665" w:rsidRDefault="00A579B5" w14:paraId="2BD3B2ED" w14:textId="7C3448F9">
      <w:pPr>
        <w:rPr>
          <w:rFonts w:ascii="Sari Offc" w:hAnsi="Sari Offc"/>
          <w:b/>
          <w:bCs/>
        </w:rPr>
      </w:pPr>
      <w:r w:rsidRPr="008D5A32">
        <w:rPr>
          <w:rFonts w:ascii="Sari Offc" w:hAnsi="Sari Offc"/>
          <w:b/>
          <w:bCs/>
        </w:rPr>
        <w:t>Fees and Charges</w:t>
      </w:r>
    </w:p>
    <w:p w:rsidRPr="008D5A32" w:rsidR="009164D7" w:rsidRDefault="009164D7" w14:paraId="00955866" w14:textId="7A171D67">
      <w:pPr>
        <w:numPr>
          <w:ilvl w:val="0"/>
          <w:numId w:val="5"/>
        </w:numPr>
        <w:rPr>
          <w:rStyle w:val="Hyperlink"/>
          <w:rFonts w:ascii="Sari Offc" w:hAnsi="Sari Offc"/>
          <w:color w:val="auto"/>
          <w:u w:val="none"/>
          <w:lang w:val="en-IN"/>
        </w:rPr>
      </w:pPr>
      <w:r w:rsidRPr="008D5A32">
        <w:rPr>
          <w:rFonts w:ascii="Sari Offc" w:hAnsi="Sari Offc"/>
          <w:lang w:val="en-IN"/>
        </w:rPr>
        <w:lastRenderedPageBreak/>
        <w:t xml:space="preserve">For information regarding fees and other applicable charges, please refer to the </w:t>
      </w:r>
      <w:hyperlink w:tgtFrame="_blank" w:history="1" r:id="rId23">
        <w:r w:rsidRPr="008D5A32">
          <w:rPr>
            <w:rStyle w:val="Hyperlink"/>
            <w:rFonts w:ascii="Sari Offc" w:hAnsi="Sari Offc"/>
            <w:lang w:val="en-IN"/>
          </w:rPr>
          <w:t>Most Important Terms &amp; Conditions</w:t>
        </w:r>
      </w:hyperlink>
    </w:p>
    <w:p w:rsidR="00A2684F" w:rsidP="00A2684F" w:rsidRDefault="00A2684F" w14:paraId="67DA4F01" w14:textId="648B8FA0">
      <w:pPr>
        <w:rPr>
          <w:ins w:author="Namita Salgiya" w:date="2026-01-19T18:50:00Z" w16du:dateUtc="2026-01-19T13:20:00Z" w:id="85"/>
          <w:rStyle w:val="Hyperlink"/>
          <w:rFonts w:ascii="Sari Offc" w:hAnsi="Sari Offc"/>
          <w:b/>
          <w:bCs/>
          <w:color w:val="000000" w:themeColor="text1"/>
          <w:u w:val="none"/>
          <w:lang w:val="en-IN"/>
        </w:rPr>
      </w:pPr>
      <w:r w:rsidRPr="008D5A32">
        <w:rPr>
          <w:rStyle w:val="Hyperlink"/>
          <w:rFonts w:ascii="Sari Offc" w:hAnsi="Sari Offc"/>
          <w:b/>
          <w:bCs/>
          <w:color w:val="000000" w:themeColor="text1"/>
          <w:u w:val="none"/>
          <w:lang w:val="en-IN"/>
        </w:rPr>
        <w:t>FAQ</w:t>
      </w:r>
    </w:p>
    <w:p w:rsidRPr="00BC38CC" w:rsidR="00F01200" w:rsidP="00F01200" w:rsidRDefault="00F01200" w14:paraId="05DE39E7" w14:textId="77777777">
      <w:pPr>
        <w:rPr>
          <w:ins w:author="Namita Salgiya" w:date="2026-01-19T18:50:00Z" w16du:dateUtc="2026-01-19T13:20:00Z" w:id="86"/>
          <w:b/>
          <w:bCs/>
          <w:lang w:val="en-IN"/>
        </w:rPr>
      </w:pPr>
      <w:bookmarkStart w:name="_Hlk219368909" w:id="87"/>
      <w:ins w:author="Namita Salgiya" w:date="2026-01-19T18:50:00Z" w16du:dateUtc="2026-01-19T13:20:00Z" w:id="88">
        <w:r w:rsidRPr="00BC38CC">
          <w:rPr>
            <w:b/>
            <w:bCs/>
            <w:lang w:val="en-IN"/>
          </w:rPr>
          <w:t>What is Annual Fee and Renewal Fee of the card?</w:t>
        </w:r>
      </w:ins>
    </w:p>
    <w:p w:rsidRPr="00BC38CC" w:rsidR="00F01200" w:rsidP="00F01200" w:rsidRDefault="00F01200" w14:paraId="396004D2" w14:textId="47761EB0">
      <w:pPr>
        <w:rPr>
          <w:ins w:author="Namita Salgiya" w:date="2026-01-19T18:50:00Z" w16du:dateUtc="2026-01-19T13:20:00Z" w:id="89"/>
          <w:lang w:val="en-IN"/>
        </w:rPr>
      </w:pPr>
      <w:ins w:author="Namita Salgiya" w:date="2026-01-19T18:50:00Z" w16du:dateUtc="2026-01-19T13:20:00Z" w:id="90">
        <w:r w:rsidRPr="00BC38CC">
          <w:rPr>
            <w:lang w:val="en-IN"/>
          </w:rPr>
          <w:t xml:space="preserve">The Annual Fee of the card is Rs. </w:t>
        </w:r>
        <w:r>
          <w:rPr>
            <w:lang w:val="en-IN"/>
          </w:rPr>
          <w:t>4</w:t>
        </w:r>
        <w:r w:rsidRPr="00BC38CC">
          <w:rPr>
            <w:lang w:val="en-IN"/>
          </w:rPr>
          <w:t xml:space="preserve">,999 + taxes. The Renewal Fee is Rs. </w:t>
        </w:r>
        <w:r>
          <w:rPr>
            <w:lang w:val="en-IN"/>
          </w:rPr>
          <w:t>4</w:t>
        </w:r>
        <w:r w:rsidRPr="00BC38CC">
          <w:rPr>
            <w:lang w:val="en-IN"/>
          </w:rPr>
          <w:t>,999 + taxes from second year onwards.</w:t>
        </w:r>
      </w:ins>
    </w:p>
    <w:p w:rsidRPr="00BC38CC" w:rsidR="00F01200" w:rsidP="00F01200" w:rsidRDefault="00F01200" w14:paraId="33A5C515" w14:textId="77777777">
      <w:pPr>
        <w:rPr>
          <w:ins w:author="Namita Salgiya" w:date="2026-01-19T18:50:00Z" w16du:dateUtc="2026-01-19T13:20:00Z" w:id="91"/>
          <w:b/>
          <w:bCs/>
          <w:lang w:val="en-IN"/>
        </w:rPr>
      </w:pPr>
      <w:ins w:author="Namita Salgiya" w:date="2026-01-19T18:50:00Z" w16du:dateUtc="2026-01-19T13:20:00Z" w:id="92">
        <w:r w:rsidRPr="00BC38CC">
          <w:rPr>
            <w:b/>
            <w:bCs/>
            <w:lang w:val="en-IN"/>
          </w:rPr>
          <w:t>Can I use my card internationally?</w:t>
        </w:r>
      </w:ins>
    </w:p>
    <w:p w:rsidRPr="00BB7467" w:rsidR="00F01200" w:rsidP="00F01200" w:rsidRDefault="00F01200" w14:paraId="79867378" w14:textId="1B9EE8E1">
      <w:pPr>
        <w:rPr>
          <w:ins w:author="Namita Salgiya" w:date="2026-01-19T18:50:00Z" w16du:dateUtc="2026-01-19T13:20:00Z" w:id="93"/>
          <w:rFonts w:ascii="Sari Offc" w:hAnsi="Sari Offc"/>
          <w:sz w:val="24"/>
          <w:szCs w:val="24"/>
          <w:lang w:val="en-IN" w:eastAsia="en-IN"/>
        </w:rPr>
      </w:pPr>
      <w:ins w:author="Namita Salgiya" w:date="2026-01-19T18:50:00Z" w16du:dateUtc="2026-01-19T13:20:00Z" w:id="94">
        <w:r w:rsidRPr="00FD4B45">
          <w:rPr>
            <w:lang w:val="en-IN"/>
          </w:rPr>
          <w:t xml:space="preserve">Yes, you can use your </w:t>
        </w:r>
        <w:r w:rsidRPr="00BB7467">
          <w:rPr>
            <w:lang w:val="en-IN"/>
          </w:rPr>
          <w:t xml:space="preserve">SBI Card Miles </w:t>
        </w:r>
      </w:ins>
      <w:ins w:author="Namita Salgiya" w:date="2026-01-19T18:51:00Z" w16du:dateUtc="2026-01-19T13:21:00Z" w:id="95">
        <w:r>
          <w:rPr>
            <w:lang w:val="en-IN"/>
          </w:rPr>
          <w:t>ELITE</w:t>
        </w:r>
      </w:ins>
      <w:ins w:author="Namita Salgiya" w:date="2026-01-19T18:50:00Z" w16du:dateUtc="2026-01-19T13:20:00Z" w:id="96">
        <w:r w:rsidRPr="00BB7467">
          <w:rPr>
            <w:lang w:val="en-IN"/>
          </w:rPr>
          <w:t xml:space="preserve"> </w:t>
        </w:r>
        <w:del w:author="Upadhyay , Shubham (SBICard)" w:date="2026-01-20T15:28:00Z" w16du:dateUtc="2026-01-20T09:58:00Z" w:id="97">
          <w:r w:rsidRPr="00FD4B45" w:rsidDel="00BC0A59">
            <w:rPr>
              <w:lang w:val="en-IN"/>
            </w:rPr>
            <w:delText xml:space="preserve">in </w:delText>
          </w:r>
        </w:del>
      </w:ins>
      <w:ins w:author="Upadhyay , Shubham (SBICard)" w:date="2026-01-20T15:28:00Z" w16du:dateUtc="2026-01-20T09:58:00Z" w:id="98">
        <w:r w:rsidR="00BC0A59">
          <w:rPr>
            <w:lang w:val="en-IN"/>
          </w:rPr>
          <w:t xml:space="preserve">at </w:t>
        </w:r>
      </w:ins>
      <w:ins w:author="Namita Salgiya" w:date="2026-01-19T18:50:00Z" w16du:dateUtc="2026-01-19T13:20:00Z" w:id="99">
        <w:r w:rsidRPr="00FD4B45">
          <w:rPr>
            <w:lang w:val="en-IN"/>
          </w:rPr>
          <w:t xml:space="preserve">over 24 million outlets across the globe, including 3,25,000 outlets in India. </w:t>
        </w:r>
        <w:r>
          <w:rPr>
            <w:lang w:val="en-IN"/>
          </w:rPr>
          <w:t xml:space="preserve">You can </w:t>
        </w:r>
        <w:r w:rsidRPr="00BB7467">
          <w:rPr>
            <w:lang w:val="en-IN"/>
          </w:rPr>
          <w:t xml:space="preserve">make payments at any outlet that accepts MasterCard / RuPay. </w:t>
        </w:r>
        <w:r w:rsidRPr="00BC38CC">
          <w:rPr>
            <w:lang w:val="en-IN"/>
          </w:rPr>
          <w:t>You can withdraw cash from over 1 million ATMs across the globe.</w:t>
        </w:r>
      </w:ins>
    </w:p>
    <w:p w:rsidRPr="00BC38CC" w:rsidR="00F01200" w:rsidP="00F01200" w:rsidRDefault="00F01200" w14:paraId="3608AF51" w14:textId="77777777">
      <w:pPr>
        <w:rPr>
          <w:ins w:author="Namita Salgiya" w:date="2026-01-19T18:50:00Z" w16du:dateUtc="2026-01-19T13:20:00Z" w:id="100"/>
          <w:b/>
          <w:bCs/>
          <w:lang w:val="en-IN"/>
        </w:rPr>
      </w:pPr>
      <w:ins w:author="Namita Salgiya" w:date="2026-01-19T18:50:00Z" w16du:dateUtc="2026-01-19T13:20:00Z" w:id="101">
        <w:r w:rsidRPr="00BC38CC">
          <w:rPr>
            <w:b/>
            <w:bCs/>
            <w:lang w:val="en-IN"/>
          </w:rPr>
          <w:t>How can I apply for the card?</w:t>
        </w:r>
      </w:ins>
    </w:p>
    <w:p w:rsidRPr="00BC38CC" w:rsidR="00F01200" w:rsidP="00F01200" w:rsidRDefault="00F01200" w14:paraId="063A7F7C" w14:textId="77777777">
      <w:pPr>
        <w:rPr>
          <w:ins w:author="Namita Salgiya" w:date="2026-01-19T18:50:00Z" w16du:dateUtc="2026-01-19T13:20:00Z" w:id="102"/>
          <w:lang w:val="en-IN"/>
        </w:rPr>
      </w:pPr>
      <w:ins w:author="Namita Salgiya" w:date="2026-01-19T18:50:00Z" w16du:dateUtc="2026-01-19T13:20:00Z" w:id="103">
        <w:r w:rsidRPr="00BC38CC">
          <w:rPr>
            <w:lang w:val="en-IN"/>
          </w:rPr>
          <w:t>You can apply for an SBI Credit Card through our Website </w:t>
        </w:r>
        <w:r>
          <w:fldChar w:fldCharType="begin"/>
        </w:r>
        <w:r>
          <w:instrText>HYPERLINK "https://www.sbicard.com/en/eapply.page" \t "_blank"</w:instrText>
        </w:r>
        <w:r>
          <w:fldChar w:fldCharType="separate"/>
        </w:r>
        <w:r w:rsidRPr="00BC38CC">
          <w:t>sbicard.com</w:t>
        </w:r>
        <w:r>
          <w:fldChar w:fldCharType="end"/>
        </w:r>
        <w:r w:rsidRPr="00BC38CC">
          <w:rPr>
            <w:lang w:val="en-IN"/>
          </w:rPr>
          <w:t xml:space="preserve"> or via our Chatbot ILA. Alternatively, you can call SBI Card Helpline 39 02 02 02 (prefix your city STD code) or visit the nearest SBI branch.</w:t>
        </w:r>
        <w:bookmarkEnd w:id="87"/>
      </w:ins>
    </w:p>
    <w:p w:rsidRPr="008D5A32" w:rsidR="00F01200" w:rsidP="00A2684F" w:rsidRDefault="00F01200" w14:paraId="39FA6D42" w14:textId="77777777">
      <w:pPr>
        <w:rPr>
          <w:rStyle w:val="Hyperlink"/>
          <w:rFonts w:ascii="Sari Offc" w:hAnsi="Sari Offc"/>
          <w:b/>
          <w:bCs/>
          <w:color w:val="000000" w:themeColor="text1"/>
          <w:u w:val="none"/>
          <w:lang w:val="en-IN"/>
        </w:rPr>
      </w:pPr>
    </w:p>
    <w:p w:rsidRPr="008D5A32" w:rsidR="008D2AAC" w:rsidDel="00F01200" w:rsidP="008D2AAC" w:rsidRDefault="00F352CE" w14:paraId="23D4F795" w14:textId="50AF0BCA">
      <w:pPr>
        <w:pStyle w:val="ListParagraph"/>
        <w:numPr>
          <w:ilvl w:val="0"/>
          <w:numId w:val="32"/>
        </w:numPr>
        <w:rPr>
          <w:del w:author="Namita Salgiya" w:date="2026-01-19T18:50:00Z" w16du:dateUtc="2026-01-19T13:20:00Z" w:id="104"/>
          <w:rFonts w:ascii="Sari Offc" w:hAnsi="Sari Offc"/>
          <w:lang w:val="en-IN"/>
        </w:rPr>
      </w:pPr>
      <w:del w:author="Namita Salgiya" w:date="2026-01-19T18:50:00Z" w16du:dateUtc="2026-01-19T13:20:00Z" w:id="105">
        <w:r w:rsidRPr="008D5A32" w:rsidDel="00F01200">
          <w:rPr>
            <w:rFonts w:ascii="Sari Offc" w:hAnsi="Sari Offc"/>
            <w:lang w:val="en-IN"/>
          </w:rPr>
          <w:delText>https://www.sbicard.com/en/faq.page</w:delText>
        </w:r>
      </w:del>
    </w:p>
    <w:p w:rsidRPr="008D5A32" w:rsidR="009164D7" w:rsidP="004C50CB" w:rsidRDefault="004C50CB" w14:paraId="7415B9E1" w14:textId="0CCC133D">
      <w:pPr>
        <w:jc w:val="center"/>
        <w:rPr>
          <w:rFonts w:ascii="Sari Offc" w:hAnsi="Sari Offc"/>
          <w:b/>
          <w:bCs/>
          <w:u w:val="single"/>
          <w:lang w:val="en-IN"/>
        </w:rPr>
      </w:pPr>
      <w:r w:rsidRPr="008D5A32">
        <w:rPr>
          <w:rFonts w:ascii="Sari Offc" w:hAnsi="Sari Offc"/>
          <w:b/>
          <w:bCs/>
          <w:i/>
          <w:iCs/>
          <w:u w:val="single"/>
          <w:lang w:val="en-IN"/>
        </w:rPr>
        <w:t xml:space="preserve">Other </w:t>
      </w:r>
      <w:r w:rsidRPr="008D5A32">
        <w:rPr>
          <w:rFonts w:ascii="Sari Offc" w:hAnsi="Sari Offc"/>
          <w:b/>
          <w:bCs/>
          <w:u w:val="single"/>
          <w:lang w:val="en-IN"/>
        </w:rPr>
        <w:t>FEATURES</w:t>
      </w:r>
    </w:p>
    <w:p w:rsidRPr="008D5A32" w:rsidR="00F318DC" w:rsidP="00F318DC" w:rsidRDefault="00F318DC" w14:paraId="72C76E23" w14:textId="77777777">
      <w:pPr>
        <w:rPr>
          <w:rFonts w:ascii="Sari Offc" w:hAnsi="Sari Offc"/>
          <w:b/>
          <w:bCs/>
          <w:lang w:val="en-IN"/>
        </w:rPr>
      </w:pPr>
      <w:r w:rsidRPr="008D5A32">
        <w:rPr>
          <w:rFonts w:ascii="Sari Offc" w:hAnsi="Sari Offc"/>
          <w:b/>
          <w:bCs/>
          <w:lang w:val="en-IN"/>
        </w:rPr>
        <w:t>Contactless Advantage</w:t>
      </w:r>
    </w:p>
    <w:p w:rsidRPr="008D5A32" w:rsidR="00F318DC" w:rsidP="004C50CB" w:rsidRDefault="00F318DC" w14:paraId="67D93AD6" w14:textId="7A0C1EA6">
      <w:pPr>
        <w:pStyle w:val="ListParagraph"/>
        <w:numPr>
          <w:ilvl w:val="0"/>
          <w:numId w:val="5"/>
        </w:numPr>
        <w:rPr>
          <w:rFonts w:ascii="Sari Offc" w:hAnsi="Sari Offc"/>
          <w:lang w:val="en-IN"/>
        </w:rPr>
      </w:pPr>
      <w:r w:rsidRPr="008D5A32">
        <w:rPr>
          <w:rFonts w:ascii="Sari Offc" w:hAnsi="Sari Offc"/>
          <w:b/>
          <w:bCs/>
          <w:lang w:val="en-IN"/>
        </w:rPr>
        <w:t>Tap &amp; Pay with Ease:</w:t>
      </w:r>
      <w:r w:rsidRPr="008D5A32">
        <w:rPr>
          <w:rFonts w:ascii="Sari Offc" w:hAnsi="Sari Offc"/>
          <w:lang w:val="en-IN"/>
        </w:rPr>
        <w:t xml:space="preserve"> </w:t>
      </w:r>
      <w:r w:rsidRPr="008D5A32">
        <w:rPr>
          <w:rFonts w:ascii="Sari Offc" w:hAnsi="Sari Offc"/>
        </w:rPr>
        <w:t xml:space="preserve">Make everyday payments effortlessly with </w:t>
      </w:r>
      <w:r w:rsidRPr="008D5A32" w:rsidR="00DC20FD">
        <w:rPr>
          <w:rFonts w:ascii="Sari Offc" w:hAnsi="Sari Offc"/>
          <w:lang w:val="en-IN"/>
        </w:rPr>
        <w:t xml:space="preserve">SBI Card Miles </w:t>
      </w:r>
      <w:r w:rsidRPr="008D5A32" w:rsidR="00E12B36">
        <w:rPr>
          <w:rFonts w:ascii="Sari Offc" w:hAnsi="Sari Offc"/>
          <w:lang w:val="en-IN"/>
        </w:rPr>
        <w:t>ELITE</w:t>
      </w:r>
      <w:r w:rsidRPr="008D5A32">
        <w:rPr>
          <w:rFonts w:ascii="Sari Offc" w:hAnsi="Sari Offc"/>
        </w:rPr>
        <w:t>. Simply tap your card on a secure reader for instant transactions.</w:t>
      </w:r>
    </w:p>
    <w:p w:rsidRPr="008D5A32" w:rsidR="00F318DC" w:rsidRDefault="00F318DC" w14:paraId="13B302FB" w14:textId="77777777">
      <w:pPr>
        <w:pStyle w:val="ListParagraph"/>
        <w:numPr>
          <w:ilvl w:val="0"/>
          <w:numId w:val="5"/>
        </w:numPr>
        <w:rPr>
          <w:rFonts w:ascii="Sari Offc" w:hAnsi="Sari Offc"/>
          <w:lang w:val="en-IN"/>
        </w:rPr>
      </w:pPr>
      <w:r w:rsidRPr="008D5A32">
        <w:rPr>
          <w:rFonts w:ascii="Sari Offc" w:hAnsi="Sari Offc"/>
          <w:b/>
          <w:bCs/>
          <w:lang w:val="en-IN"/>
        </w:rPr>
        <w:t>Fast &amp; Convenient:</w:t>
      </w:r>
      <w:r w:rsidRPr="008D5A32">
        <w:rPr>
          <w:rFonts w:ascii="Sari Offc" w:hAnsi="Sari Offc"/>
          <w:lang w:val="en-IN"/>
        </w:rPr>
        <w:t xml:space="preserve"> No need to hand over your card or fumble for cash or coins. Tap and go for small, everyday payments in seconds.</w:t>
      </w:r>
    </w:p>
    <w:p w:rsidRPr="008D5A32" w:rsidR="00F318DC" w:rsidRDefault="00F318DC" w14:paraId="5586057D" w14:textId="46ACAC8A">
      <w:pPr>
        <w:pStyle w:val="ListParagraph"/>
        <w:numPr>
          <w:ilvl w:val="0"/>
          <w:numId w:val="6"/>
        </w:numPr>
        <w:rPr>
          <w:rFonts w:ascii="Sari Offc" w:hAnsi="Sari Offc"/>
          <w:lang w:val="en-IN"/>
        </w:rPr>
      </w:pPr>
      <w:r w:rsidRPr="008D5A32">
        <w:rPr>
          <w:rFonts w:ascii="Sari Offc" w:hAnsi="Sari Offc"/>
          <w:b/>
          <w:bCs/>
          <w:lang w:val="en-IN"/>
        </w:rPr>
        <w:t>Secure Transactions:</w:t>
      </w:r>
      <w:r w:rsidRPr="008D5A32">
        <w:rPr>
          <w:rFonts w:ascii="Sari Offc" w:hAnsi="Sari Offc"/>
          <w:lang w:val="en-IN"/>
        </w:rPr>
        <w:t xml:space="preserve"> Your card stays in your hand during the transaction, reducing the risk of loss or fraud. </w:t>
      </w:r>
      <w:ins w:author="Namita Salgiya" w:date="2026-01-21T12:55:00Z" w:id="106">
        <w:r w:rsidRPr="003973AD" w:rsidR="003973AD">
          <w:rPr>
            <w:rFonts w:ascii="Sari Offc" w:hAnsi="Sari Offc"/>
          </w:rPr>
          <w:t>MasterCard</w:t>
        </w:r>
      </w:ins>
      <w:ins w:author="Namita Salgiya" w:date="2026-01-21T12:55:00Z" w16du:dateUtc="2026-01-21T07:25:00Z" w:id="107">
        <w:r w:rsidR="003973AD">
          <w:rPr>
            <w:rFonts w:ascii="Sari Offc" w:hAnsi="Sari Offc"/>
          </w:rPr>
          <w:t xml:space="preserve">’s </w:t>
        </w:r>
      </w:ins>
      <w:del w:author="Namita Salgiya" w:date="2026-01-21T12:55:00Z" w16du:dateUtc="2026-01-21T07:25:00Z" w:id="108">
        <w:r w:rsidRPr="008D5A32" w:rsidDel="003973AD">
          <w:rPr>
            <w:rFonts w:ascii="Sari Offc" w:hAnsi="Sari Offc"/>
            <w:lang w:val="en-IN"/>
          </w:rPr>
          <w:delText xml:space="preserve">Visa </w:delText>
        </w:r>
        <w:r w:rsidRPr="008D5A32" w:rsidDel="003973AD" w:rsidR="00826C1D">
          <w:rPr>
            <w:rFonts w:ascii="Sari Offc" w:hAnsi="Sari Offc"/>
            <w:lang w:val="en-IN"/>
          </w:rPr>
          <w:delText>P</w:delText>
        </w:r>
        <w:r w:rsidRPr="008D5A32" w:rsidDel="003973AD">
          <w:rPr>
            <w:rFonts w:ascii="Sari Offc" w:hAnsi="Sari Offc"/>
            <w:lang w:val="en-IN"/>
          </w:rPr>
          <w:delText xml:space="preserve">ayWave’s </w:delText>
        </w:r>
      </w:del>
      <w:r w:rsidRPr="008D5A32">
        <w:rPr>
          <w:rFonts w:ascii="Sari Offc" w:hAnsi="Sari Offc"/>
          <w:lang w:val="en-IN"/>
        </w:rPr>
        <w:t>unique security key ensures that even if the card is tapped multiple times, only one transaction is processed.</w:t>
      </w:r>
    </w:p>
    <w:bookmarkStart w:name="_Hlk219368972" w:id="109"/>
    <w:p w:rsidRPr="001A04C4" w:rsidR="00F01200" w:rsidP="00F01200" w:rsidRDefault="00F01200" w14:paraId="7689C4FC" w14:textId="77777777">
      <w:pPr>
        <w:pStyle w:val="ListParagraph"/>
        <w:numPr>
          <w:ilvl w:val="0"/>
          <w:numId w:val="6"/>
        </w:numPr>
        <w:rPr>
          <w:ins w:author="Namita Salgiya" w:date="2026-01-19T18:51:00Z" w16du:dateUtc="2026-01-19T13:21:00Z" w:id="110"/>
        </w:rPr>
      </w:pPr>
      <w:ins w:author="Namita Salgiya" w:date="2026-01-19T18:51:00Z" w16du:dateUtc="2026-01-19T13:21:00Z" w:id="111">
        <w:r w:rsidRPr="001A04C4">
          <w:fldChar w:fldCharType="begin"/>
        </w:r>
        <w:r w:rsidRPr="001A04C4">
          <w:instrText>HYPERLINK "https://www.sbicard.com/sbi-card-en/assets/docs/pdf/personal/credit-cards/lifestyle/sbi-signature-contactless-card/Signature%20Contactless%20FAQ.pdf" \t "_blank"</w:instrText>
        </w:r>
        <w:r w:rsidRPr="001A04C4">
          <w:fldChar w:fldCharType="separate"/>
        </w:r>
        <w:r>
          <w:rPr>
            <w:rStyle w:val="Hyperlink"/>
          </w:rPr>
          <w:t>C</w:t>
        </w:r>
        <w:r w:rsidRPr="001A04C4">
          <w:rPr>
            <w:rStyle w:val="Hyperlink"/>
          </w:rPr>
          <w:t>lick here</w:t>
        </w:r>
        <w:r w:rsidRPr="001A04C4">
          <w:fldChar w:fldCharType="end"/>
        </w:r>
        <w:r>
          <w:t xml:space="preserve"> for </w:t>
        </w:r>
        <w:r w:rsidRPr="001A04C4">
          <w:t>FAQs</w:t>
        </w:r>
        <w:r>
          <w:t xml:space="preserve"> on contactless credit card</w:t>
        </w:r>
        <w:r w:rsidRPr="001A04C4">
          <w:t>.</w:t>
        </w:r>
      </w:ins>
    </w:p>
    <w:p w:rsidRPr="00AC1ED4" w:rsidR="00F01200" w:rsidP="00F01200" w:rsidRDefault="00F01200" w14:paraId="1E56E851" w14:textId="77777777">
      <w:pPr>
        <w:pStyle w:val="ListParagraph"/>
        <w:numPr>
          <w:ilvl w:val="0"/>
          <w:numId w:val="6"/>
        </w:numPr>
        <w:rPr>
          <w:ins w:author="Namita Salgiya" w:date="2026-01-19T18:51:00Z" w16du:dateUtc="2026-01-19T13:21:00Z" w:id="112"/>
        </w:rPr>
      </w:pPr>
      <w:ins w:author="Namita Salgiya" w:date="2026-01-19T18:51:00Z" w16du:dateUtc="2026-01-19T13:21:00Z" w:id="113">
        <w:r>
          <w:fldChar w:fldCharType="begin"/>
        </w:r>
        <w:r>
          <w:instrText>HYPERLINK "https://www.sbicard.com/sbi-card-en/assets/docs/pdf/personal/cards/list-of-stores.pdf" \t "_blank"</w:instrText>
        </w:r>
        <w:r>
          <w:fldChar w:fldCharType="separate"/>
        </w:r>
        <w:r>
          <w:rPr>
            <w:rStyle w:val="Hyperlink"/>
          </w:rPr>
          <w:t>C</w:t>
        </w:r>
        <w:r w:rsidRPr="001A04C4">
          <w:rPr>
            <w:rStyle w:val="Hyperlink"/>
          </w:rPr>
          <w:t>lick here</w:t>
        </w:r>
        <w:r>
          <w:fldChar w:fldCharType="end"/>
        </w:r>
        <w:r>
          <w:t xml:space="preserve"> for the </w:t>
        </w:r>
        <w:r w:rsidRPr="001A04C4">
          <w:t>list of Merchants enabled for</w:t>
        </w:r>
        <w:r>
          <w:t xml:space="preserve"> contactless</w:t>
        </w:r>
        <w:r w:rsidRPr="001A04C4">
          <w:t xml:space="preserve"> transactions.</w:t>
        </w:r>
      </w:ins>
    </w:p>
    <w:bookmarkEnd w:id="109"/>
    <w:p w:rsidRPr="008D5A32" w:rsidR="00C71606" w:rsidDel="00F01200" w:rsidRDefault="00C71606" w14:paraId="17377E9D" w14:textId="3D28316F">
      <w:pPr>
        <w:pStyle w:val="ListParagraph"/>
        <w:numPr>
          <w:ilvl w:val="0"/>
          <w:numId w:val="6"/>
        </w:numPr>
        <w:rPr>
          <w:del w:author="Namita Salgiya" w:date="2026-01-19T18:51:00Z" w16du:dateUtc="2026-01-19T13:21:00Z" w:id="114"/>
          <w:rFonts w:ascii="Sari Offc" w:hAnsi="Sari Offc"/>
        </w:rPr>
      </w:pPr>
      <w:del w:author="Namita Salgiya" w:date="2026-01-19T18:51:00Z" w16du:dateUtc="2026-01-19T13:21:00Z" w:id="115">
        <w:r w:rsidRPr="008D5A32" w:rsidDel="00F01200">
          <w:rPr>
            <w:rFonts w:ascii="Sari Offc" w:hAnsi="Sari Offc"/>
          </w:rPr>
          <w:delText>Please </w:delText>
        </w:r>
        <w:r w:rsidDel="00F01200">
          <w:fldChar w:fldCharType="begin"/>
        </w:r>
        <w:r w:rsidDel="00F01200">
          <w:delInstrText>HYPERLINK "https://www.sbicard.com/sbi-card-en/assets/docs/pdf/personal/credit-cards/lifestyle/sbi-signature-contactless-card/Signature%20Contactless%20FAQ.pdf" \t "_blank"</w:delInstrText>
        </w:r>
        <w:r w:rsidDel="00F01200">
          <w:fldChar w:fldCharType="separate"/>
        </w:r>
        <w:r w:rsidRPr="008D5A32" w:rsidDel="00F01200">
          <w:rPr>
            <w:rStyle w:val="Hyperlink"/>
            <w:rFonts w:ascii="Sari Offc" w:hAnsi="Sari Offc"/>
          </w:rPr>
          <w:delText>click here</w:delText>
        </w:r>
        <w:r w:rsidDel="00F01200">
          <w:fldChar w:fldCharType="end"/>
        </w:r>
        <w:r w:rsidRPr="008D5A32" w:rsidDel="00F01200">
          <w:rPr>
            <w:rFonts w:ascii="Sari Offc" w:hAnsi="Sari Offc"/>
          </w:rPr>
          <w:delText> to download the FAQs.</w:delText>
        </w:r>
      </w:del>
    </w:p>
    <w:p w:rsidRPr="008D5A32" w:rsidR="00C71606" w:rsidDel="00F01200" w:rsidRDefault="00C71606" w14:paraId="0A7074A4" w14:textId="6DE49DE1">
      <w:pPr>
        <w:pStyle w:val="ListParagraph"/>
        <w:numPr>
          <w:ilvl w:val="0"/>
          <w:numId w:val="6"/>
        </w:numPr>
        <w:rPr>
          <w:del w:author="Namita Salgiya" w:date="2026-01-19T18:51:00Z" w16du:dateUtc="2026-01-19T13:21:00Z" w:id="116"/>
          <w:rFonts w:ascii="Sari Offc" w:hAnsi="Sari Offc"/>
        </w:rPr>
      </w:pPr>
      <w:del w:author="Namita Salgiya" w:date="2026-01-19T18:51:00Z" w16du:dateUtc="2026-01-19T13:21:00Z" w:id="117">
        <w:r w:rsidRPr="008D5A32" w:rsidDel="00F01200">
          <w:rPr>
            <w:rFonts w:ascii="Sari Offc" w:hAnsi="Sari Offc"/>
          </w:rPr>
          <w:delText>Please </w:delText>
        </w:r>
        <w:r w:rsidDel="00F01200">
          <w:fldChar w:fldCharType="begin"/>
        </w:r>
        <w:r w:rsidDel="00F01200">
          <w:delInstrText>HYPERLINK "https://www.sbicard.com/sbi-card-en/assets/docs/pdf/personal/cards/list-of-stores.pdf" \t "_blank"</w:delInstrText>
        </w:r>
        <w:r w:rsidDel="00F01200">
          <w:fldChar w:fldCharType="separate"/>
        </w:r>
        <w:r w:rsidRPr="008D5A32" w:rsidDel="00F01200">
          <w:rPr>
            <w:rStyle w:val="Hyperlink"/>
            <w:rFonts w:ascii="Sari Offc" w:hAnsi="Sari Offc"/>
          </w:rPr>
          <w:delText>click here</w:delText>
        </w:r>
        <w:r w:rsidDel="00F01200">
          <w:fldChar w:fldCharType="end"/>
        </w:r>
        <w:r w:rsidRPr="008D5A32" w:rsidDel="00F01200">
          <w:rPr>
            <w:rFonts w:ascii="Sari Offc" w:hAnsi="Sari Offc"/>
          </w:rPr>
          <w:delText> to download the list of Merchants enabled for transactions.</w:delText>
        </w:r>
      </w:del>
    </w:p>
    <w:p w:rsidRPr="008D5A32" w:rsidR="00765422" w:rsidP="00765422" w:rsidRDefault="00765422" w14:paraId="207E8A09" w14:textId="77777777">
      <w:pPr>
        <w:spacing w:before="240"/>
        <w:rPr>
          <w:rFonts w:ascii="Sari Offc" w:hAnsi="Sari Offc"/>
          <w:b/>
          <w:bCs/>
          <w:lang w:val="en-IN"/>
        </w:rPr>
      </w:pPr>
      <w:r w:rsidRPr="008D5A32">
        <w:rPr>
          <w:rFonts w:ascii="Sari Offc" w:hAnsi="Sari Offc"/>
          <w:b/>
          <w:bCs/>
          <w:lang w:val="en-IN"/>
        </w:rPr>
        <w:t>Fuel Surcharge Waiver</w:t>
      </w:r>
    </w:p>
    <w:p w:rsidRPr="008D5A32" w:rsidR="00765422" w:rsidP="00765422" w:rsidRDefault="00765422" w14:paraId="31824167" w14:textId="77777777">
      <w:pPr>
        <w:pStyle w:val="ListParagraph"/>
        <w:numPr>
          <w:ilvl w:val="0"/>
          <w:numId w:val="6"/>
        </w:numPr>
        <w:rPr>
          <w:rFonts w:ascii="Sari Offc" w:hAnsi="Sari Offc"/>
          <w:lang w:val="en-IN"/>
        </w:rPr>
      </w:pPr>
      <w:r w:rsidRPr="008D5A32">
        <w:rPr>
          <w:rFonts w:ascii="Sari Offc" w:hAnsi="Sari Offc"/>
          <w:lang w:val="en-IN"/>
        </w:rPr>
        <w:t>Enjoy a 1% fuel surcharge waiver on every transaction between Rs. 500 and Rs. 4,000 at all petrol pumps across India.</w:t>
      </w:r>
    </w:p>
    <w:p w:rsidRPr="008D5A32" w:rsidR="00765422" w:rsidP="00765422" w:rsidRDefault="00765422" w14:paraId="6D13E6DB" w14:textId="74820FFB">
      <w:pPr>
        <w:pStyle w:val="ListParagraph"/>
        <w:numPr>
          <w:ilvl w:val="0"/>
          <w:numId w:val="6"/>
        </w:numPr>
        <w:rPr>
          <w:rFonts w:ascii="Sari Offc" w:hAnsi="Sari Offc"/>
          <w:lang w:val="en-IN"/>
        </w:rPr>
      </w:pPr>
      <w:r w:rsidRPr="008D5A32">
        <w:rPr>
          <w:rFonts w:ascii="Sari Offc" w:hAnsi="Sari Offc"/>
          <w:lang w:val="en-IN"/>
        </w:rPr>
        <w:t xml:space="preserve">Maximum waiver of Rs. </w:t>
      </w:r>
      <w:r w:rsidRPr="008D5A32" w:rsidR="001A65DB">
        <w:rPr>
          <w:rFonts w:ascii="Sari Offc" w:hAnsi="Sari Offc"/>
          <w:lang w:val="en-IN"/>
        </w:rPr>
        <w:t>5</w:t>
      </w:r>
      <w:r w:rsidRPr="008D5A32" w:rsidR="00DC20FD">
        <w:rPr>
          <w:rFonts w:ascii="Sari Offc" w:hAnsi="Sari Offc"/>
          <w:lang w:val="en-IN"/>
        </w:rPr>
        <w:t>0</w:t>
      </w:r>
      <w:r w:rsidRPr="008D5A32">
        <w:rPr>
          <w:rFonts w:ascii="Sari Offc" w:hAnsi="Sari Offc"/>
          <w:lang w:val="en-IN"/>
        </w:rPr>
        <w:t>0 per statement cycle, per credit card account.</w:t>
      </w:r>
    </w:p>
    <w:p w:rsidRPr="008D5A32" w:rsidR="00F318DC" w:rsidP="00F318DC" w:rsidRDefault="00F318DC" w14:paraId="118D6FFE" w14:textId="77777777">
      <w:pPr>
        <w:rPr>
          <w:rFonts w:ascii="Sari Offc" w:hAnsi="Sari Offc"/>
          <w:b/>
          <w:bCs/>
          <w:lang w:val="en-IN"/>
        </w:rPr>
      </w:pPr>
      <w:r w:rsidRPr="008D5A32">
        <w:rPr>
          <w:rFonts w:ascii="Sari Offc" w:hAnsi="Sari Offc"/>
          <w:b/>
          <w:bCs/>
          <w:lang w:val="en-IN"/>
        </w:rPr>
        <w:t>Global Acceptance</w:t>
      </w:r>
    </w:p>
    <w:p w:rsidRPr="008D5A32" w:rsidR="00F318DC" w:rsidRDefault="00F318DC" w14:paraId="7A0E261B" w14:textId="397500F4">
      <w:pPr>
        <w:pStyle w:val="ListParagraph"/>
        <w:numPr>
          <w:ilvl w:val="0"/>
          <w:numId w:val="6"/>
        </w:numPr>
        <w:rPr>
          <w:rFonts w:ascii="Sari Offc" w:hAnsi="Sari Offc"/>
          <w:lang w:val="en-IN"/>
        </w:rPr>
      </w:pPr>
      <w:r w:rsidRPr="008D5A32">
        <w:rPr>
          <w:rFonts w:ascii="Sari Offc" w:hAnsi="Sari Offc"/>
          <w:lang w:val="en-IN"/>
        </w:rPr>
        <w:t>Accepted </w:t>
      </w:r>
      <w:del w:author="Upadhyay , Shubham (SBICard)" w:date="2026-01-20T15:28:00Z" w16du:dateUtc="2026-01-20T09:58:00Z" w:id="118">
        <w:r w:rsidRPr="008D5A32" w:rsidDel="00BC0A59">
          <w:rPr>
            <w:rFonts w:ascii="Sari Offc" w:hAnsi="Sari Offc"/>
            <w:lang w:val="en-IN"/>
          </w:rPr>
          <w:delText xml:space="preserve">in </w:delText>
        </w:r>
      </w:del>
      <w:ins w:author="Upadhyay , Shubham (SBICard)" w:date="2026-01-20T15:28:00Z" w16du:dateUtc="2026-01-20T09:58:00Z" w:id="119">
        <w:r w:rsidR="00BC0A59">
          <w:rPr>
            <w:rFonts w:ascii="Sari Offc" w:hAnsi="Sari Offc"/>
            <w:lang w:val="en-IN"/>
          </w:rPr>
          <w:t xml:space="preserve">at </w:t>
        </w:r>
      </w:ins>
      <w:r w:rsidRPr="008D5A32">
        <w:rPr>
          <w:rFonts w:ascii="Sari Offc" w:hAnsi="Sari Offc"/>
          <w:lang w:val="en-IN"/>
        </w:rPr>
        <w:t>over 24 million outlets globally, including 3,25,000 in India</w:t>
      </w:r>
    </w:p>
    <w:p w:rsidRPr="008D5A32" w:rsidR="00F318DC" w:rsidRDefault="00F318DC" w14:paraId="019B45E5" w14:textId="72D34C66">
      <w:pPr>
        <w:pStyle w:val="ListParagraph"/>
        <w:numPr>
          <w:ilvl w:val="0"/>
          <w:numId w:val="6"/>
        </w:numPr>
        <w:rPr>
          <w:rFonts w:ascii="Sari Offc" w:hAnsi="Sari Offc"/>
          <w:lang w:val="en-IN" w:eastAsia="en-IN"/>
        </w:rPr>
      </w:pPr>
      <w:r w:rsidRPr="008D5A32">
        <w:rPr>
          <w:rFonts w:ascii="Sari Offc" w:hAnsi="Sari Offc"/>
          <w:lang w:val="en-IN" w:eastAsia="en-IN"/>
        </w:rPr>
        <w:t xml:space="preserve">Use your card to make payments at any outlet that accepts </w:t>
      </w:r>
      <w:r w:rsidRPr="008D5A32" w:rsidR="00B149BB">
        <w:rPr>
          <w:rFonts w:ascii="Sari Offc" w:hAnsi="Sari Offc"/>
          <w:lang w:eastAsia="en-IN"/>
        </w:rPr>
        <w:t>MasterCard</w:t>
      </w:r>
      <w:r w:rsidRPr="008D5A32" w:rsidR="00826C1D">
        <w:rPr>
          <w:rFonts w:ascii="Sari Offc" w:hAnsi="Sari Offc"/>
          <w:lang w:eastAsia="en-IN"/>
        </w:rPr>
        <w:t xml:space="preserve"> </w:t>
      </w:r>
      <w:r w:rsidRPr="008D5A32" w:rsidR="00B149BB">
        <w:rPr>
          <w:rFonts w:ascii="Sari Offc" w:hAnsi="Sari Offc"/>
          <w:lang w:eastAsia="en-IN"/>
        </w:rPr>
        <w:t>/</w:t>
      </w:r>
      <w:r w:rsidRPr="008D5A32" w:rsidR="00826C1D">
        <w:rPr>
          <w:rFonts w:ascii="Sari Offc" w:hAnsi="Sari Offc"/>
          <w:lang w:eastAsia="en-IN"/>
        </w:rPr>
        <w:t xml:space="preserve"> </w:t>
      </w:r>
      <w:r w:rsidRPr="008D5A32" w:rsidR="00B149BB">
        <w:rPr>
          <w:rFonts w:ascii="Sari Offc" w:hAnsi="Sari Offc"/>
          <w:lang w:eastAsia="en-IN"/>
        </w:rPr>
        <w:t>RuPay</w:t>
      </w:r>
    </w:p>
    <w:p w:rsidRPr="008D5A32" w:rsidR="001A65DB" w:rsidP="001A65DB" w:rsidRDefault="001A65DB" w14:paraId="43366A2F" w14:textId="77777777">
      <w:pPr>
        <w:rPr>
          <w:rFonts w:ascii="Sari Offc" w:hAnsi="Sari Offc"/>
          <w:b/>
          <w:bCs/>
          <w:lang w:val="en-IN" w:eastAsia="en-IN"/>
        </w:rPr>
      </w:pPr>
      <w:r w:rsidRPr="008D5A32">
        <w:rPr>
          <w:rFonts w:ascii="Sari Offc" w:hAnsi="Sari Offc"/>
          <w:b/>
          <w:bCs/>
          <w:lang w:val="en-IN" w:eastAsia="en-IN"/>
        </w:rPr>
        <w:t>Cash Access Across the World</w:t>
      </w:r>
    </w:p>
    <w:p w:rsidRPr="008D5A32" w:rsidR="001A65DB" w:rsidP="001A65DB" w:rsidRDefault="001A65DB" w14:paraId="19945EC0" w14:textId="77777777">
      <w:pPr>
        <w:pStyle w:val="ListParagraph"/>
        <w:numPr>
          <w:ilvl w:val="0"/>
          <w:numId w:val="31"/>
        </w:numPr>
        <w:rPr>
          <w:rFonts w:ascii="Sari Offc" w:hAnsi="Sari Offc"/>
          <w:lang w:val="en-IN" w:eastAsia="en-IN"/>
        </w:rPr>
      </w:pPr>
      <w:r w:rsidRPr="008D5A32">
        <w:rPr>
          <w:rFonts w:ascii="Sari Offc" w:hAnsi="Sari Offc"/>
          <w:lang w:val="en-IN" w:eastAsia="en-IN"/>
        </w:rPr>
        <w:t>Withdraw cash from over 1 million ATMs across the globe</w:t>
      </w:r>
    </w:p>
    <w:p w:rsidRPr="008D5A32" w:rsidR="00AE161E" w:rsidP="00AE161E" w:rsidRDefault="00AE161E" w14:paraId="4C1612D8" w14:textId="5B1441C0">
      <w:pPr>
        <w:rPr>
          <w:rFonts w:ascii="Sari Offc" w:hAnsi="Sari Offc"/>
          <w:b/>
          <w:bCs/>
          <w:lang w:val="en-IN"/>
        </w:rPr>
      </w:pPr>
      <w:r w:rsidRPr="008D5A32">
        <w:rPr>
          <w:rFonts w:ascii="Sari Offc" w:hAnsi="Sari Offc"/>
          <w:b/>
          <w:bCs/>
          <w:lang w:val="en-IN"/>
        </w:rPr>
        <w:t>Flexipay</w:t>
      </w:r>
      <w:ins w:author="Upadhyay , Shubham (SBICard)" w:date="2026-01-20T15:28:00Z" w16du:dateUtc="2026-01-20T09:58:00Z" w:id="120">
        <w:r w:rsidR="00BC0A59">
          <w:rPr>
            <w:rFonts w:ascii="Sari Offc" w:hAnsi="Sari Offc"/>
            <w:b/>
            <w:bCs/>
            <w:lang w:val="en-IN"/>
          </w:rPr>
          <w:t xml:space="preserve"> EMI </w:t>
        </w:r>
      </w:ins>
    </w:p>
    <w:p w:rsidRPr="008D5A32" w:rsidR="00AE161E" w:rsidRDefault="00AE161E" w14:paraId="3DB9ACE9" w14:textId="77777777">
      <w:pPr>
        <w:pStyle w:val="ListParagraph"/>
        <w:numPr>
          <w:ilvl w:val="0"/>
          <w:numId w:val="7"/>
        </w:numPr>
        <w:rPr>
          <w:rFonts w:ascii="Sari Offc" w:hAnsi="Sari Offc"/>
          <w:lang w:val="en-IN"/>
        </w:rPr>
      </w:pPr>
      <w:r w:rsidRPr="008D5A32">
        <w:rPr>
          <w:rFonts w:ascii="Sari Offc" w:hAnsi="Sari Offc"/>
          <w:lang w:val="en-IN"/>
        </w:rPr>
        <w:t>Convert eligible purchases into easy monthly EMIs</w:t>
      </w:r>
    </w:p>
    <w:p w:rsidRPr="008D5A32" w:rsidR="00AE161E" w:rsidRDefault="00AE161E" w14:paraId="172B2E0E" w14:textId="77777777">
      <w:pPr>
        <w:pStyle w:val="ListParagraph"/>
        <w:numPr>
          <w:ilvl w:val="0"/>
          <w:numId w:val="7"/>
        </w:numPr>
        <w:rPr>
          <w:rFonts w:ascii="Sari Offc" w:hAnsi="Sari Offc"/>
          <w:lang w:val="en-IN"/>
        </w:rPr>
      </w:pPr>
      <w:r w:rsidRPr="008D5A32">
        <w:rPr>
          <w:rFonts w:ascii="Sari Offc" w:hAnsi="Sari Offc"/>
          <w:lang w:val="en-IN"/>
        </w:rPr>
        <w:lastRenderedPageBreak/>
        <w:t>Applicable on transactions of Rs. 2,500 or more</w:t>
      </w:r>
    </w:p>
    <w:p w:rsidRPr="008D5A32" w:rsidR="00C71606" w:rsidRDefault="00C71606" w14:paraId="56E72D6A" w14:textId="7158BB96">
      <w:pPr>
        <w:pStyle w:val="ListParagraph"/>
        <w:numPr>
          <w:ilvl w:val="0"/>
          <w:numId w:val="7"/>
        </w:numPr>
        <w:rPr>
          <w:rFonts w:ascii="Sari Offc" w:hAnsi="Sari Offc"/>
        </w:rPr>
      </w:pPr>
      <w:r w:rsidRPr="008D5A32">
        <w:rPr>
          <w:rFonts w:ascii="Sari Offc" w:hAnsi="Sari Offc"/>
        </w:rPr>
        <w:t>Click </w:t>
      </w:r>
      <w:hyperlink w:history="1" r:id="rId24">
        <w:r w:rsidRPr="008D5A32">
          <w:rPr>
            <w:rStyle w:val="Hyperlink"/>
            <w:rFonts w:ascii="Sari Offc" w:hAnsi="Sari Offc"/>
          </w:rPr>
          <w:t>here </w:t>
        </w:r>
      </w:hyperlink>
      <w:r w:rsidRPr="008D5A32">
        <w:rPr>
          <w:rFonts w:ascii="Sari Offc" w:hAnsi="Sari Offc"/>
        </w:rPr>
        <w:t>to learn how to apply for Flexipay</w:t>
      </w:r>
      <w:ins w:author="Upadhyay , Shubham (SBICard)" w:date="2026-01-20T15:28:00Z" w16du:dateUtc="2026-01-20T09:58:00Z" w:id="121">
        <w:r w:rsidR="00BC0A59">
          <w:rPr>
            <w:rFonts w:ascii="Sari Offc" w:hAnsi="Sari Offc"/>
          </w:rPr>
          <w:t xml:space="preserve"> EMI </w:t>
        </w:r>
      </w:ins>
    </w:p>
    <w:p w:rsidRPr="00AC1ED4" w:rsidR="00F01200" w:rsidP="00F01200" w:rsidRDefault="00F01200" w14:paraId="7B646F6F" w14:textId="77777777">
      <w:pPr>
        <w:rPr>
          <w:ins w:author="Namita Salgiya" w:date="2026-01-19T18:51:00Z" w16du:dateUtc="2026-01-19T13:21:00Z" w:id="122"/>
          <w:b/>
          <w:bCs/>
        </w:rPr>
      </w:pPr>
      <w:ins w:author="Namita Salgiya" w:date="2026-01-19T18:51:00Z" w16du:dateUtc="2026-01-19T13:21:00Z" w:id="123">
        <w:r w:rsidRPr="00AC1ED4">
          <w:rPr>
            <w:b/>
            <w:bCs/>
          </w:rPr>
          <w:t>Safe and Secure</w:t>
        </w:r>
      </w:ins>
    </w:p>
    <w:p w:rsidRPr="00BB7467" w:rsidR="00F01200" w:rsidP="00F01200" w:rsidRDefault="00F01200" w14:paraId="5713F899" w14:textId="6C7A9086">
      <w:pPr>
        <w:pStyle w:val="ListParagraph"/>
        <w:numPr>
          <w:ilvl w:val="0"/>
          <w:numId w:val="33"/>
        </w:numPr>
        <w:rPr>
          <w:ins w:author="Namita Salgiya" w:date="2026-01-19T18:51:00Z" w16du:dateUtc="2026-01-19T13:21:00Z" w:id="124"/>
          <w:rStyle w:val="Hyperlink"/>
        </w:rPr>
      </w:pPr>
      <w:ins w:author="Namita Salgiya" w:date="2026-01-19T18:51:00Z" w16du:dateUtc="2026-01-19T13:21:00Z" w:id="125">
        <w:r w:rsidRPr="00AC1ED4">
          <w:t xml:space="preserve">Get enhanced security against counterfeiting and skimming with the </w:t>
        </w:r>
        <w:r w:rsidRPr="00BB7467">
          <w:rPr>
            <w:rStyle w:val="Hyperlink"/>
          </w:rPr>
          <w:t xml:space="preserve">chip and pin enabled SBI Card Miles </w:t>
        </w:r>
      </w:ins>
      <w:ins w:author="Namita Salgiya" w:date="2026-01-19T18:52:00Z" w16du:dateUtc="2026-01-19T13:22:00Z" w:id="126">
        <w:r>
          <w:rPr>
            <w:rStyle w:val="Hyperlink"/>
          </w:rPr>
          <w:t>ELITE</w:t>
        </w:r>
      </w:ins>
      <w:ins w:author="Namita Salgiya" w:date="2026-01-19T18:51:00Z" w16du:dateUtc="2026-01-19T13:21:00Z" w:id="127">
        <w:r w:rsidRPr="00BB7467">
          <w:rPr>
            <w:rStyle w:val="Hyperlink"/>
          </w:rPr>
          <w:t>.</w:t>
        </w:r>
      </w:ins>
    </w:p>
    <w:p w:rsidRPr="00F534F3" w:rsidR="00F01200" w:rsidP="00F01200" w:rsidRDefault="00F01200" w14:paraId="3434F3F4" w14:textId="77777777">
      <w:pPr>
        <w:rPr>
          <w:ins w:author="Namita Salgiya" w:date="2026-01-19T18:51:00Z" w16du:dateUtc="2026-01-19T13:21:00Z" w:id="128"/>
          <w:b/>
          <w:bCs/>
          <w:lang w:val="en-IN"/>
        </w:rPr>
      </w:pPr>
      <w:bookmarkStart w:name="_Hlk219363897" w:id="129"/>
      <w:ins w:author="Namita Salgiya" w:date="2026-01-19T18:51:00Z" w16du:dateUtc="2026-01-19T13:21:00Z" w:id="130">
        <w:r w:rsidRPr="00F534F3">
          <w:rPr>
            <w:b/>
            <w:bCs/>
            <w:lang w:val="en-IN"/>
          </w:rPr>
          <w:t>Add-on Cards</w:t>
        </w:r>
      </w:ins>
    </w:p>
    <w:p w:rsidRPr="00AC1ED4" w:rsidR="00F01200" w:rsidP="00F01200" w:rsidRDefault="00F01200" w14:paraId="6E7FA078" w14:textId="77777777">
      <w:pPr>
        <w:pStyle w:val="ListParagraph"/>
        <w:numPr>
          <w:ilvl w:val="0"/>
          <w:numId w:val="33"/>
        </w:numPr>
        <w:rPr>
          <w:ins w:author="Namita Salgiya" w:date="2026-01-19T18:51:00Z" w16du:dateUtc="2026-01-19T13:21:00Z" w:id="131"/>
        </w:rPr>
      </w:pPr>
      <w:ins w:author="Namita Salgiya" w:date="2026-01-19T18:51:00Z" w16du:dateUtc="2026-01-19T13:21:00Z" w:id="132">
        <w:r>
          <w:t>E</w:t>
        </w:r>
        <w:r w:rsidRPr="00AC1ED4">
          <w:t>mpower your family with </w:t>
        </w:r>
        <w:r>
          <w:fldChar w:fldCharType="begin"/>
        </w:r>
        <w:r>
          <w:instrText>HYPERLINK "https://www.sbicard.com/en/personal/benefits/add-on-card.page"</w:instrText>
        </w:r>
        <w:r>
          <w:fldChar w:fldCharType="separate"/>
        </w:r>
        <w:r w:rsidRPr="00AC1ED4">
          <w:rPr>
            <w:rStyle w:val="Hyperlink"/>
          </w:rPr>
          <w:t>add-on cards</w:t>
        </w:r>
        <w:r>
          <w:fldChar w:fldCharType="end"/>
        </w:r>
        <w:r>
          <w:t xml:space="preserve"> </w:t>
        </w:r>
        <w:r w:rsidRPr="00AC1ED4">
          <w:t>for your parents, spouse, children or siblings above the age of 18</w:t>
        </w:r>
      </w:ins>
    </w:p>
    <w:p w:rsidRPr="00AC1ED4" w:rsidR="00F01200" w:rsidP="00F01200" w:rsidRDefault="00F01200" w14:paraId="313C0AB7" w14:textId="77777777">
      <w:pPr>
        <w:rPr>
          <w:ins w:author="Namita Salgiya" w:date="2026-01-19T18:51:00Z" w16du:dateUtc="2026-01-19T13:21:00Z" w:id="133"/>
          <w:b/>
          <w:bCs/>
        </w:rPr>
      </w:pPr>
      <w:ins w:author="Namita Salgiya" w:date="2026-01-19T18:51:00Z" w16du:dateUtc="2026-01-19T13:21:00Z" w:id="134">
        <w:r w:rsidRPr="00AC1ED4">
          <w:rPr>
            <w:b/>
            <w:bCs/>
          </w:rPr>
          <w:t>Easy Bill Pay Facility</w:t>
        </w:r>
      </w:ins>
    </w:p>
    <w:p w:rsidRPr="00AC1ED4" w:rsidR="00F01200" w:rsidP="00F01200" w:rsidRDefault="00F01200" w14:paraId="6773D057" w14:textId="77777777">
      <w:pPr>
        <w:pStyle w:val="ListParagraph"/>
        <w:numPr>
          <w:ilvl w:val="0"/>
          <w:numId w:val="33"/>
        </w:numPr>
        <w:rPr>
          <w:ins w:author="Namita Salgiya" w:date="2026-01-19T18:51:00Z" w16du:dateUtc="2026-01-19T13:21:00Z" w:id="135"/>
        </w:rPr>
      </w:pPr>
      <w:ins w:author="Namita Salgiya" w:date="2026-01-19T18:51:00Z" w16du:dateUtc="2026-01-19T13:21:00Z" w:id="136">
        <w:r w:rsidRPr="00AC1ED4">
          <w:t>Pay your electricity, telephone, mobile and other utility bills using the Easy Bill Pay facility</w:t>
        </w:r>
        <w:r>
          <w:t xml:space="preserve">. </w:t>
        </w:r>
        <w:r w:rsidRPr="00AC1ED4">
          <w:t>Click</w:t>
        </w:r>
        <w:r>
          <w:t xml:space="preserve"> </w:t>
        </w:r>
        <w:r>
          <w:fldChar w:fldCharType="begin"/>
        </w:r>
        <w:r>
          <w:instrText>HYPERLINK "https://www.sbicard.com/en/personal/benefits.page" \l "area5"</w:instrText>
        </w:r>
        <w:r>
          <w:fldChar w:fldCharType="separate"/>
        </w:r>
        <w:r w:rsidRPr="00AC1ED4">
          <w:rPr>
            <w:rStyle w:val="Hyperlink"/>
          </w:rPr>
          <w:t>here</w:t>
        </w:r>
        <w:r>
          <w:fldChar w:fldCharType="end"/>
        </w:r>
        <w:r>
          <w:t xml:space="preserve"> </w:t>
        </w:r>
        <w:r w:rsidRPr="00AC1ED4">
          <w:t>to know more</w:t>
        </w:r>
      </w:ins>
    </w:p>
    <w:p w:rsidRPr="005E66AE" w:rsidR="00F01200" w:rsidP="00F01200" w:rsidRDefault="00F01200" w14:paraId="610C8CD8" w14:textId="77777777">
      <w:pPr>
        <w:rPr>
          <w:ins w:author="Namita Salgiya" w:date="2026-01-19T18:51:00Z" w16du:dateUtc="2026-01-19T13:21:00Z" w:id="137"/>
          <w:b/>
          <w:bCs/>
        </w:rPr>
      </w:pPr>
      <w:ins w:author="Namita Salgiya" w:date="2026-01-19T18:51:00Z" w16du:dateUtc="2026-01-19T13:21:00Z" w:id="138">
        <w:r w:rsidRPr="005E66AE">
          <w:rPr>
            <w:b/>
            <w:bCs/>
          </w:rPr>
          <w:t>Balance Transfer on EMI</w:t>
        </w:r>
      </w:ins>
    </w:p>
    <w:p w:rsidRPr="005E66AE" w:rsidR="00F01200" w:rsidP="00F01200" w:rsidRDefault="00F01200" w14:paraId="3984223F" w14:textId="77777777">
      <w:pPr>
        <w:pStyle w:val="ListParagraph"/>
        <w:numPr>
          <w:ilvl w:val="0"/>
          <w:numId w:val="7"/>
        </w:numPr>
        <w:rPr>
          <w:ins w:author="Namita Salgiya" w:date="2026-01-19T18:51:00Z" w16du:dateUtc="2026-01-19T13:21:00Z" w:id="139"/>
        </w:rPr>
      </w:pPr>
      <w:ins w:author="Namita Salgiya" w:date="2026-01-19T18:51:00Z" w16du:dateUtc="2026-01-19T13:21:00Z" w:id="140">
        <w:r w:rsidRPr="005E66AE">
          <w:t xml:space="preserve">Save money </w:t>
        </w:r>
        <w:r w:rsidRPr="00377F55">
          <w:t>on your credit card repayments</w:t>
        </w:r>
        <w:r>
          <w:t xml:space="preserve">. </w:t>
        </w:r>
      </w:ins>
    </w:p>
    <w:p w:rsidRPr="005E66AE" w:rsidR="00F01200" w:rsidP="00F01200" w:rsidRDefault="00F01200" w14:paraId="1D229452" w14:textId="05A9B4B6">
      <w:pPr>
        <w:pStyle w:val="ListParagraph"/>
        <w:numPr>
          <w:ilvl w:val="0"/>
          <w:numId w:val="7"/>
        </w:numPr>
        <w:rPr>
          <w:ins w:author="Namita Salgiya" w:date="2026-01-19T18:51:00Z" w16du:dateUtc="2026-01-19T13:21:00Z" w:id="141"/>
        </w:rPr>
      </w:pPr>
      <w:ins w:author="Namita Salgiya" w:date="2026-01-19T18:51:00Z" w16du:dateUtc="2026-01-19T13:21:00Z" w:id="142">
        <w:r w:rsidRPr="005E66AE">
          <w:t>Transfer outstanding balance</w:t>
        </w:r>
        <w:r>
          <w:t>s</w:t>
        </w:r>
        <w:r w:rsidRPr="005E66AE">
          <w:t xml:space="preserve"> of other banks’ credit cards to </w:t>
        </w:r>
        <w:r w:rsidRPr="00BB7467">
          <w:rPr>
            <w:rStyle w:val="Hyperlink"/>
          </w:rPr>
          <w:t xml:space="preserve">your SBI Card Miles </w:t>
        </w:r>
      </w:ins>
      <w:ins w:author="Namita Salgiya" w:date="2026-01-19T18:52:00Z" w16du:dateUtc="2026-01-19T13:22:00Z" w:id="143">
        <w:r>
          <w:rPr>
            <w:rStyle w:val="Hyperlink"/>
          </w:rPr>
          <w:t>ELITE</w:t>
        </w:r>
      </w:ins>
      <w:ins w:author="Namita Salgiya" w:date="2026-01-19T18:51:00Z" w16du:dateUtc="2026-01-19T13:21:00Z" w:id="144">
        <w:r w:rsidRPr="00BB7467">
          <w:rPr>
            <w:rStyle w:val="Hyperlink"/>
          </w:rPr>
          <w:t xml:space="preserve"> a</w:t>
        </w:r>
        <w:r w:rsidRPr="00377F55">
          <w:t>t a lower interest rate and repay in easy EMIs.</w:t>
        </w:r>
        <w:r>
          <w:t xml:space="preserve"> </w:t>
        </w:r>
        <w:r>
          <w:fldChar w:fldCharType="begin"/>
        </w:r>
        <w:r>
          <w:instrText>HYPERLINK "https://www.sbicard.com/en/personal/benefits/lower-interest-option/balance-transfer-on-emi.page" \t "_blank"</w:instrText>
        </w:r>
        <w:r>
          <w:fldChar w:fldCharType="separate"/>
        </w:r>
        <w:r w:rsidRPr="005E66AE">
          <w:rPr>
            <w:rStyle w:val="Hyperlink"/>
          </w:rPr>
          <w:t>Click here</w:t>
        </w:r>
        <w:r>
          <w:fldChar w:fldCharType="end"/>
        </w:r>
        <w:r>
          <w:t xml:space="preserve"> </w:t>
        </w:r>
        <w:r w:rsidRPr="005E66AE">
          <w:t>to know about Balance Transfer on EMI</w:t>
        </w:r>
        <w:r>
          <w:t>.</w:t>
        </w:r>
      </w:ins>
    </w:p>
    <w:p w:rsidRPr="005E66AE" w:rsidR="00F01200" w:rsidP="00F01200" w:rsidRDefault="00F01200" w14:paraId="52A0C190" w14:textId="77777777">
      <w:pPr>
        <w:pStyle w:val="ListParagraph"/>
        <w:numPr>
          <w:ilvl w:val="0"/>
          <w:numId w:val="7"/>
        </w:numPr>
        <w:rPr>
          <w:ins w:author="Namita Salgiya" w:date="2026-01-19T18:51:00Z" w16du:dateUtc="2026-01-19T13:21:00Z" w:id="145"/>
        </w:rPr>
      </w:pPr>
      <w:ins w:author="Namita Salgiya" w:date="2026-01-19T18:51:00Z" w16du:dateUtc="2026-01-19T13:21:00Z" w:id="146">
        <w:r w:rsidRPr="00247784">
          <w:t>Login to your account to avail this facility.</w:t>
        </w:r>
      </w:ins>
    </w:p>
    <w:bookmarkEnd w:id="129"/>
    <w:p w:rsidRPr="008D5A32" w:rsidR="00C71606" w:rsidP="00C71606" w:rsidRDefault="00C71606" w14:paraId="353BDCF3" w14:textId="77777777">
      <w:pPr>
        <w:rPr>
          <w:rFonts w:ascii="Sari Offc" w:hAnsi="Sari Offc"/>
          <w:lang w:val="en-IN"/>
        </w:rPr>
      </w:pPr>
    </w:p>
    <w:p w:rsidRPr="008D5A32" w:rsidR="00C71606" w:rsidP="003C1523" w:rsidRDefault="00C71606" w14:paraId="0CA22D9E" w14:textId="77777777">
      <w:pPr>
        <w:rPr>
          <w:rFonts w:ascii="Sari Offc" w:hAnsi="Sari Offc"/>
          <w:lang w:val="en-IN"/>
        </w:rPr>
      </w:pPr>
    </w:p>
    <w:p w:rsidRPr="008D5A32" w:rsidR="00AE161E" w:rsidP="00AE161E" w:rsidRDefault="00AE161E" w14:paraId="4E008819" w14:textId="77777777">
      <w:pPr>
        <w:rPr>
          <w:rFonts w:ascii="Sari Offc" w:hAnsi="Sari Offc"/>
          <w:b/>
          <w:bCs/>
          <w:lang w:val="en-IN"/>
        </w:rPr>
      </w:pPr>
    </w:p>
    <w:p w:rsidRPr="008D5A32" w:rsidR="00AE161E" w:rsidP="00AE161E" w:rsidRDefault="00AE161E" w14:paraId="1B1F21AC" w14:textId="77777777">
      <w:pPr>
        <w:rPr>
          <w:rFonts w:ascii="Sari Offc" w:hAnsi="Sari Offc"/>
          <w:lang w:val="en-IN"/>
        </w:rPr>
      </w:pPr>
    </w:p>
    <w:sectPr w:rsidRPr="008D5A32" w:rsidR="00AE161E">
      <w:footerReference w:type="even" r:id="rId29"/>
      <w:footerReference w:type="default" r:id="rId30"/>
      <w:footerReference w:type="first" r:id="rId31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732A4" w:rsidP="00E405C7" w:rsidRDefault="008732A4" w14:paraId="544EAC77" w14:textId="77777777">
      <w:pPr>
        <w:spacing w:after="0" w:line="240" w:lineRule="auto"/>
      </w:pPr>
      <w:r>
        <w:separator/>
      </w:r>
    </w:p>
  </w:endnote>
  <w:endnote w:type="continuationSeparator" w:id="0">
    <w:p w:rsidR="008732A4" w:rsidP="00E405C7" w:rsidRDefault="008732A4" w14:paraId="1E0A020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ri Offc">
    <w:altName w:val="Calibri"/>
    <w:charset w:val="00"/>
    <w:family w:val="swiss"/>
    <w:pitch w:val="variable"/>
    <w:sig w:usb0="800000E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405C7" w:rsidRDefault="00E405C7" w14:paraId="7DD4B89B" w14:textId="3E42741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66D2AEB" wp14:editId="3C32DD9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1922853457" name="Text Box 2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05C7" w:rsidR="00E405C7" w:rsidP="00E405C7" w:rsidRDefault="00E405C7" w14:paraId="6A0535F1" w14:textId="64F360ED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405C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66D2AEB">
              <v:stroke joinstyle="miter"/>
              <v:path gradientshapeok="t" o:connecttype="rect"/>
            </v:shapetype>
            <v:shape id="Text Box 2" style="position:absolute;margin-left:0;margin-top:0;width:87.35pt;height:30.8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">
              <v:textbox style="mso-fit-shape-to-text:t" inset="0,0,0,15pt">
                <w:txbxContent>
                  <w:p w:rsidRPr="00E405C7" w:rsidR="00E405C7" w:rsidP="00E405C7" w:rsidRDefault="00E405C7" w14:paraId="6A0535F1" w14:textId="64F360ED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E405C7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405C7" w:rsidRDefault="00E405C7" w14:paraId="75EA928B" w14:textId="55AB3BF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5275AB4" wp14:editId="35BB4639">
              <wp:simplePos x="914400" y="100679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1908443431" name="Text Box 3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05C7" w:rsidR="00E405C7" w:rsidP="00E405C7" w:rsidRDefault="00E405C7" w14:paraId="69DB7BFF" w14:textId="2430C4A6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405C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5275AB4">
              <v:stroke joinstyle="miter"/>
              <v:path gradientshapeok="t" o:connecttype="rect"/>
            </v:shapetype>
            <v:shape id="Text Box 3" style="position:absolute;margin-left:0;margin-top:0;width:87.35pt;height:30.8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">
              <v:textbox style="mso-fit-shape-to-text:t" inset="0,0,0,15pt">
                <w:txbxContent>
                  <w:p w:rsidRPr="00E405C7" w:rsidR="00E405C7" w:rsidP="00E405C7" w:rsidRDefault="00E405C7" w14:paraId="69DB7BFF" w14:textId="2430C4A6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E405C7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405C7" w:rsidRDefault="00E405C7" w14:paraId="49FE02B4" w14:textId="3FA9381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9D91AC6" wp14:editId="7EA7211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2053094162" name="Text Box 1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05C7" w:rsidR="00E405C7" w:rsidP="00E405C7" w:rsidRDefault="00E405C7" w14:paraId="2C33ECC8" w14:textId="5F0F6EA6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405C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9D91AC6">
              <v:stroke joinstyle="miter"/>
              <v:path gradientshapeok="t" o:connecttype="rect"/>
            </v:shapetype>
            <v:shape id="Text Box 1" style="position:absolute;margin-left:0;margin-top:0;width:87.35pt;height:30.8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">
              <v:textbox style="mso-fit-shape-to-text:t" inset="0,0,0,15pt">
                <w:txbxContent>
                  <w:p w:rsidRPr="00E405C7" w:rsidR="00E405C7" w:rsidP="00E405C7" w:rsidRDefault="00E405C7" w14:paraId="2C33ECC8" w14:textId="5F0F6EA6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E405C7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732A4" w:rsidP="00E405C7" w:rsidRDefault="008732A4" w14:paraId="7AF15669" w14:textId="77777777">
      <w:pPr>
        <w:spacing w:after="0" w:line="240" w:lineRule="auto"/>
      </w:pPr>
      <w:r>
        <w:separator/>
      </w:r>
    </w:p>
  </w:footnote>
  <w:footnote w:type="continuationSeparator" w:id="0">
    <w:p w:rsidR="008732A4" w:rsidP="00E405C7" w:rsidRDefault="008732A4" w14:paraId="12F4C21E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20F"/>
    <w:multiLevelType w:val="hybridMultilevel"/>
    <w:tmpl w:val="A9C471B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153CDE"/>
    <w:multiLevelType w:val="multilevel"/>
    <w:tmpl w:val="B7CE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3DF2E33"/>
    <w:multiLevelType w:val="multilevel"/>
    <w:tmpl w:val="178C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87062FC"/>
    <w:multiLevelType w:val="multilevel"/>
    <w:tmpl w:val="37C0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C0C61AD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C171004"/>
    <w:multiLevelType w:val="multilevel"/>
    <w:tmpl w:val="2F4A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02C29BC"/>
    <w:multiLevelType w:val="multilevel"/>
    <w:tmpl w:val="AAF8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42D2E4B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45E0AB8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5C01177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8A24178"/>
    <w:multiLevelType w:val="hybridMultilevel"/>
    <w:tmpl w:val="A3AC7E4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E0D7FBF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02A2CF9"/>
    <w:multiLevelType w:val="hybridMultilevel"/>
    <w:tmpl w:val="1C4603D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20F4AF6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27643BE"/>
    <w:multiLevelType w:val="multilevel"/>
    <w:tmpl w:val="1FD2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295B3D40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2E541A83"/>
    <w:multiLevelType w:val="hybridMultilevel"/>
    <w:tmpl w:val="ADB6B4E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00B616B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36EA5B57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3C2A5257"/>
    <w:multiLevelType w:val="hybridMultilevel"/>
    <w:tmpl w:val="4844C23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0CE6891"/>
    <w:multiLevelType w:val="hybridMultilevel"/>
    <w:tmpl w:val="86665FA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A3806E1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4B356DBB"/>
    <w:multiLevelType w:val="hybridMultilevel"/>
    <w:tmpl w:val="AB16EB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CAA5169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4E182C65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4F4C6DAF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5235153D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525144A0"/>
    <w:multiLevelType w:val="hybridMultilevel"/>
    <w:tmpl w:val="C49C460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9AC6DC4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5CE7518B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63BE34A6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67450753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6AF049FF"/>
    <w:multiLevelType w:val="hybridMultilevel"/>
    <w:tmpl w:val="3F78340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702895872">
    <w:abstractNumId w:val="10"/>
  </w:num>
  <w:num w:numId="2" w16cid:durableId="783691430">
    <w:abstractNumId w:val="30"/>
  </w:num>
  <w:num w:numId="3" w16cid:durableId="37320547">
    <w:abstractNumId w:val="20"/>
  </w:num>
  <w:num w:numId="4" w16cid:durableId="895120561">
    <w:abstractNumId w:val="16"/>
  </w:num>
  <w:num w:numId="5" w16cid:durableId="173300133">
    <w:abstractNumId w:val="1"/>
  </w:num>
  <w:num w:numId="6" w16cid:durableId="218787460">
    <w:abstractNumId w:val="32"/>
  </w:num>
  <w:num w:numId="7" w16cid:durableId="1992559052">
    <w:abstractNumId w:val="0"/>
  </w:num>
  <w:num w:numId="8" w16cid:durableId="1440760027">
    <w:abstractNumId w:val="31"/>
  </w:num>
  <w:num w:numId="9" w16cid:durableId="755202371">
    <w:abstractNumId w:val="13"/>
  </w:num>
  <w:num w:numId="10" w16cid:durableId="2137675992">
    <w:abstractNumId w:val="24"/>
  </w:num>
  <w:num w:numId="11" w16cid:durableId="11810450">
    <w:abstractNumId w:val="8"/>
  </w:num>
  <w:num w:numId="12" w16cid:durableId="239292031">
    <w:abstractNumId w:val="2"/>
  </w:num>
  <w:num w:numId="13" w16cid:durableId="1108157935">
    <w:abstractNumId w:val="12"/>
  </w:num>
  <w:num w:numId="14" w16cid:durableId="1827164408">
    <w:abstractNumId w:val="5"/>
  </w:num>
  <w:num w:numId="15" w16cid:durableId="1009020204">
    <w:abstractNumId w:val="6"/>
  </w:num>
  <w:num w:numId="16" w16cid:durableId="1023828521">
    <w:abstractNumId w:val="27"/>
  </w:num>
  <w:num w:numId="17" w16cid:durableId="1322349309">
    <w:abstractNumId w:val="14"/>
  </w:num>
  <w:num w:numId="18" w16cid:durableId="786852440">
    <w:abstractNumId w:val="3"/>
  </w:num>
  <w:num w:numId="19" w16cid:durableId="1095980112">
    <w:abstractNumId w:val="7"/>
  </w:num>
  <w:num w:numId="20" w16cid:durableId="1627159412">
    <w:abstractNumId w:val="21"/>
  </w:num>
  <w:num w:numId="21" w16cid:durableId="231239542">
    <w:abstractNumId w:val="17"/>
  </w:num>
  <w:num w:numId="22" w16cid:durableId="360400259">
    <w:abstractNumId w:val="18"/>
  </w:num>
  <w:num w:numId="23" w16cid:durableId="803734322">
    <w:abstractNumId w:val="15"/>
  </w:num>
  <w:num w:numId="24" w16cid:durableId="2002005240">
    <w:abstractNumId w:val="4"/>
  </w:num>
  <w:num w:numId="25" w16cid:durableId="460850629">
    <w:abstractNumId w:val="25"/>
  </w:num>
  <w:num w:numId="26" w16cid:durableId="1669286482">
    <w:abstractNumId w:val="29"/>
  </w:num>
  <w:num w:numId="27" w16cid:durableId="2058845811">
    <w:abstractNumId w:val="11"/>
  </w:num>
  <w:num w:numId="28" w16cid:durableId="270403045">
    <w:abstractNumId w:val="23"/>
  </w:num>
  <w:num w:numId="29" w16cid:durableId="522209033">
    <w:abstractNumId w:val="9"/>
  </w:num>
  <w:num w:numId="30" w16cid:durableId="499077661">
    <w:abstractNumId w:val="26"/>
  </w:num>
  <w:num w:numId="31" w16cid:durableId="1704789135">
    <w:abstractNumId w:val="28"/>
  </w:num>
  <w:num w:numId="32" w16cid:durableId="726416625">
    <w:abstractNumId w:val="19"/>
  </w:num>
  <w:num w:numId="33" w16cid:durableId="2140219596">
    <w:abstractNumId w:val="22"/>
  </w:num>
  <w:numIdMacAtCleanup w:val="1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Upadhyay , Shubham (SBICard)">
    <w15:presenceInfo w15:providerId="AD" w15:userId="S-1-5-21-1521157601-2888471106-1901687981-65808"/>
  </w15:person>
  <w15:person w15:author="Namita Salgiya">
    <w15:presenceInfo w15:providerId="Windows Live" w15:userId="4e5e558c91ea66b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C6"/>
    <w:rsid w:val="0001005C"/>
    <w:rsid w:val="0002705B"/>
    <w:rsid w:val="00061D4B"/>
    <w:rsid w:val="00065708"/>
    <w:rsid w:val="00073462"/>
    <w:rsid w:val="0009775C"/>
    <w:rsid w:val="00104FD2"/>
    <w:rsid w:val="00122BDC"/>
    <w:rsid w:val="001535C0"/>
    <w:rsid w:val="001573BC"/>
    <w:rsid w:val="0016440F"/>
    <w:rsid w:val="001A65DB"/>
    <w:rsid w:val="001A7534"/>
    <w:rsid w:val="001C5B69"/>
    <w:rsid w:val="001F322A"/>
    <w:rsid w:val="00235F80"/>
    <w:rsid w:val="002415F4"/>
    <w:rsid w:val="00276983"/>
    <w:rsid w:val="0029715F"/>
    <w:rsid w:val="002C53AE"/>
    <w:rsid w:val="002D38D6"/>
    <w:rsid w:val="00311B56"/>
    <w:rsid w:val="0032122C"/>
    <w:rsid w:val="0034371F"/>
    <w:rsid w:val="00345E13"/>
    <w:rsid w:val="003973AD"/>
    <w:rsid w:val="0039786E"/>
    <w:rsid w:val="003C1523"/>
    <w:rsid w:val="003C18A8"/>
    <w:rsid w:val="003D715C"/>
    <w:rsid w:val="0042325B"/>
    <w:rsid w:val="00442E3F"/>
    <w:rsid w:val="00491030"/>
    <w:rsid w:val="004A5805"/>
    <w:rsid w:val="004C50CB"/>
    <w:rsid w:val="004D6419"/>
    <w:rsid w:val="004E4C97"/>
    <w:rsid w:val="00513A0B"/>
    <w:rsid w:val="005310B6"/>
    <w:rsid w:val="00537E7A"/>
    <w:rsid w:val="00555E75"/>
    <w:rsid w:val="005643BE"/>
    <w:rsid w:val="00571271"/>
    <w:rsid w:val="00574F86"/>
    <w:rsid w:val="005752A4"/>
    <w:rsid w:val="005E4FBA"/>
    <w:rsid w:val="00637D0A"/>
    <w:rsid w:val="00664D75"/>
    <w:rsid w:val="006657A1"/>
    <w:rsid w:val="00667EEB"/>
    <w:rsid w:val="00681931"/>
    <w:rsid w:val="0068209C"/>
    <w:rsid w:val="006938F5"/>
    <w:rsid w:val="006A2631"/>
    <w:rsid w:val="006A6792"/>
    <w:rsid w:val="006F6BAC"/>
    <w:rsid w:val="007275A2"/>
    <w:rsid w:val="007550F8"/>
    <w:rsid w:val="00765422"/>
    <w:rsid w:val="00767903"/>
    <w:rsid w:val="007E6A3E"/>
    <w:rsid w:val="007F1CF6"/>
    <w:rsid w:val="007F496C"/>
    <w:rsid w:val="00805273"/>
    <w:rsid w:val="008252D4"/>
    <w:rsid w:val="00826C1D"/>
    <w:rsid w:val="00826F65"/>
    <w:rsid w:val="0083076E"/>
    <w:rsid w:val="00832A62"/>
    <w:rsid w:val="0085373D"/>
    <w:rsid w:val="008732A4"/>
    <w:rsid w:val="0088357A"/>
    <w:rsid w:val="008D2AAC"/>
    <w:rsid w:val="008D5A32"/>
    <w:rsid w:val="008E4E96"/>
    <w:rsid w:val="009052ED"/>
    <w:rsid w:val="009164D7"/>
    <w:rsid w:val="00931386"/>
    <w:rsid w:val="00932AB1"/>
    <w:rsid w:val="00946831"/>
    <w:rsid w:val="00947F57"/>
    <w:rsid w:val="009A176A"/>
    <w:rsid w:val="009C0D9E"/>
    <w:rsid w:val="009D2D1C"/>
    <w:rsid w:val="00A136A6"/>
    <w:rsid w:val="00A150C5"/>
    <w:rsid w:val="00A2684F"/>
    <w:rsid w:val="00A27FC1"/>
    <w:rsid w:val="00A579B5"/>
    <w:rsid w:val="00A653DF"/>
    <w:rsid w:val="00A80E72"/>
    <w:rsid w:val="00A90630"/>
    <w:rsid w:val="00A95A62"/>
    <w:rsid w:val="00AC2D69"/>
    <w:rsid w:val="00AD10DD"/>
    <w:rsid w:val="00AE161E"/>
    <w:rsid w:val="00AF4A2A"/>
    <w:rsid w:val="00B02393"/>
    <w:rsid w:val="00B149BB"/>
    <w:rsid w:val="00B23A1E"/>
    <w:rsid w:val="00B3379A"/>
    <w:rsid w:val="00B74F63"/>
    <w:rsid w:val="00BA12D3"/>
    <w:rsid w:val="00BC0A59"/>
    <w:rsid w:val="00BD7285"/>
    <w:rsid w:val="00BF3A60"/>
    <w:rsid w:val="00C0786A"/>
    <w:rsid w:val="00C37A02"/>
    <w:rsid w:val="00C42307"/>
    <w:rsid w:val="00C471DC"/>
    <w:rsid w:val="00C63C91"/>
    <w:rsid w:val="00C66F71"/>
    <w:rsid w:val="00C712F6"/>
    <w:rsid w:val="00C71606"/>
    <w:rsid w:val="00C74138"/>
    <w:rsid w:val="00C91CFC"/>
    <w:rsid w:val="00CA376C"/>
    <w:rsid w:val="00CA5965"/>
    <w:rsid w:val="00CA61DB"/>
    <w:rsid w:val="00CB45CF"/>
    <w:rsid w:val="00CD511F"/>
    <w:rsid w:val="00D01945"/>
    <w:rsid w:val="00D0663E"/>
    <w:rsid w:val="00D34CF6"/>
    <w:rsid w:val="00D41563"/>
    <w:rsid w:val="00D54A2A"/>
    <w:rsid w:val="00D84F29"/>
    <w:rsid w:val="00D86A35"/>
    <w:rsid w:val="00DB606B"/>
    <w:rsid w:val="00DC20FD"/>
    <w:rsid w:val="00DC2CA4"/>
    <w:rsid w:val="00E07D94"/>
    <w:rsid w:val="00E12B36"/>
    <w:rsid w:val="00E21728"/>
    <w:rsid w:val="00E405C7"/>
    <w:rsid w:val="00E47C6A"/>
    <w:rsid w:val="00E56665"/>
    <w:rsid w:val="00E61E30"/>
    <w:rsid w:val="00E62FE6"/>
    <w:rsid w:val="00E86EDB"/>
    <w:rsid w:val="00E8773F"/>
    <w:rsid w:val="00F01200"/>
    <w:rsid w:val="00F23D00"/>
    <w:rsid w:val="00F318DC"/>
    <w:rsid w:val="00F31F00"/>
    <w:rsid w:val="00F352CE"/>
    <w:rsid w:val="00F57CA2"/>
    <w:rsid w:val="00F62B3F"/>
    <w:rsid w:val="00FB78C6"/>
    <w:rsid w:val="00FC56CE"/>
    <w:rsid w:val="2C30EB0D"/>
    <w:rsid w:val="62711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BAFBF"/>
  <w15:chartTrackingRefBased/>
  <w15:docId w15:val="{DE81B38F-E4B2-497A-992E-F21A27A6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78C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8C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7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B78C6"/>
    <w:rPr>
      <w:rFonts w:asciiTheme="majorHAnsi" w:hAnsiTheme="majorHAnsi" w:eastAsiaTheme="majorEastAsia" w:cstheme="majorBidi"/>
      <w:color w:val="2F5496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B78C6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rsid w:val="00FB78C6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B78C6"/>
    <w:rPr>
      <w:rFonts w:eastAsiaTheme="majorEastAsia" w:cstheme="majorBidi"/>
      <w:i/>
      <w:iCs/>
      <w:color w:val="2F5496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B78C6"/>
    <w:rPr>
      <w:rFonts w:eastAsiaTheme="majorEastAsia" w:cstheme="majorBidi"/>
      <w:color w:val="2F5496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B78C6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B78C6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B78C6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B78C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B78C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B78C6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B78C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B78C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B78C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B7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8C6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B78C6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B78C6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3D715C"/>
    <w:rPr>
      <w:i/>
      <w:iCs/>
    </w:rPr>
  </w:style>
  <w:style w:type="character" w:styleId="Hyperlink">
    <w:name w:val="Hyperlink"/>
    <w:basedOn w:val="DefaultParagraphFont"/>
    <w:uiPriority w:val="99"/>
    <w:unhideWhenUsed/>
    <w:rsid w:val="00E566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66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9775C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2D38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D38D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D38D6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38D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D38D6"/>
    <w:rPr>
      <w:b/>
      <w:bCs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E405C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405C7"/>
    <w:rPr>
      <w:lang w:val="en-GB"/>
    </w:rPr>
  </w:style>
  <w:style w:type="paragraph" w:styleId="Revision">
    <w:name w:val="Revision"/>
    <w:hidden/>
    <w:uiPriority w:val="99"/>
    <w:semiHidden/>
    <w:rsid w:val="00E47C6A"/>
    <w:pPr>
      <w:spacing w:after="0" w:line="240" w:lineRule="auto"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specials.priceless.com/mastercard/images/05c74b3e-7c36-477c-8665-8d62e4aa62cf.pdf" TargetMode="External" Id="rId18" /><Relationship Type="http://schemas.openxmlformats.org/officeDocument/2006/relationships/settings" Target="settings.xml" Id="rId3" /><Relationship Type="http://schemas.openxmlformats.org/officeDocument/2006/relationships/theme" Target="theme/theme1.xml" Id="rId34" /><Relationship Type="http://schemas.openxmlformats.org/officeDocument/2006/relationships/hyperlink" Target="https://www.sbicard.com/en/personal/credit-cards/travel/sbi-card-miles-elite.page" TargetMode="External" Id="rId7" /><Relationship Type="http://schemas.microsoft.com/office/2011/relationships/people" Target="people.xml" Id="rId33" /><Relationship Type="http://schemas.openxmlformats.org/officeDocument/2006/relationships/styles" Target="styles.xml" Id="rId2" /><Relationship Type="http://schemas.openxmlformats.org/officeDocument/2006/relationships/hyperlink" Target="https://www.rupay.co.in/lounges" TargetMode="External" Id="rId16" /><Relationship Type="http://schemas.openxmlformats.org/officeDocument/2006/relationships/footer" Target="footer1.xml" Id="rId29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yperlink" Target="https://www.sbicard.com/sbi-card-en/assets/docs/pdf/tnc/rewards-program-TnC-miles.pdf" TargetMode="External" Id="rId11" /><Relationship Type="http://schemas.openxmlformats.org/officeDocument/2006/relationships/hyperlink" Target="https://www.sbicard.com/en/personal/benefits/lower-interest-option/flexi-pay.page" TargetMode="External" Id="rId24" /><Relationship Type="http://schemas.openxmlformats.org/officeDocument/2006/relationships/fontTable" Target="fontTable.xml" Id="rId32" /><Relationship Type="http://schemas.openxmlformats.org/officeDocument/2006/relationships/footnotes" Target="footnotes.xml" Id="rId5" /><Relationship Type="http://schemas.openxmlformats.org/officeDocument/2006/relationships/hyperlink" Target="https://airport.mastercard.com/en" TargetMode="External" Id="rId15" /><Relationship Type="http://schemas.openxmlformats.org/officeDocument/2006/relationships/hyperlink" Target="https://www.sbicard.com/en/most-important-terms-and-conditions.page" TargetMode="External" Id="rId23" /><Relationship Type="http://schemas.openxmlformats.org/officeDocument/2006/relationships/hyperlink" Target="https://www.rupay.co.in/lounges" TargetMode="External" Id="rId19" /><Relationship Type="http://schemas.openxmlformats.org/officeDocument/2006/relationships/footer" Target="footer3.xml" Id="rId31" /><Relationship Type="http://schemas.openxmlformats.org/officeDocument/2006/relationships/webSettings" Target="webSettings.xml" Id="rId4" /><Relationship Type="http://schemas.openxmlformats.org/officeDocument/2006/relationships/hyperlink" Target="https://www.prioritypass.com/" TargetMode="External" Id="rId14" /><Relationship Type="http://schemas.openxmlformats.org/officeDocument/2006/relationships/hyperlink" Target="https://www.sbicard.com/en/personal/credit-cards/lifestyle/sbi-card-elite.page" TargetMode="External" Id="rId22" /><Relationship Type="http://schemas.openxmlformats.org/officeDocument/2006/relationships/footer" Target="footer2.xml" Id="rId3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Namita Salgiya</dc:creator>
  <keywords/>
  <dc:description/>
  <lastModifiedBy>Prajjwal Singh</lastModifiedBy>
  <revision>8</revision>
  <dcterms:created xsi:type="dcterms:W3CDTF">2026-01-20T09:59:00.0000000Z</dcterms:created>
  <dcterms:modified xsi:type="dcterms:W3CDTF">2026-03-19T06:50:49.3426651Z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ff339155-fab3-4acf-8c27-77f67983fb52</vt:lpwstr>
  </property>
  <property fmtid="{D5CDD505-2E9C-101B-9397-08002B2CF9AE}" pid="3" name="ClassificationContentMarkingFooterShapeIds">
    <vt:lpwstr>7a5fbb12,729c6a51,71c08927</vt:lpwstr>
  </property>
  <property fmtid="{D5CDD505-2E9C-101B-9397-08002B2CF9AE}" pid="4" name="ClassificationContentMarkingFooterFontProps">
    <vt:lpwstr>#000000,12,Aptos</vt:lpwstr>
  </property>
  <property fmtid="{D5CDD505-2E9C-101B-9397-08002B2CF9AE}" pid="5" name="ClassificationContentMarkingFooterText">
    <vt:lpwstr>SBI Card Internal</vt:lpwstr>
  </property>
  <property fmtid="{D5CDD505-2E9C-101B-9397-08002B2CF9AE}" pid="6" name="MSIP_Label_952a70d6-3766-43cb-8698-0840c6b20a20_Enabled">
    <vt:lpwstr>true</vt:lpwstr>
  </property>
  <property fmtid="{D5CDD505-2E9C-101B-9397-08002B2CF9AE}" pid="7" name="MSIP_Label_952a70d6-3766-43cb-8698-0840c6b20a20_SetDate">
    <vt:lpwstr>2025-12-30T07:11:13Z</vt:lpwstr>
  </property>
  <property fmtid="{D5CDD505-2E9C-101B-9397-08002B2CF9AE}" pid="8" name="MSIP_Label_952a70d6-3766-43cb-8698-0840c6b20a20_Method">
    <vt:lpwstr>Standard</vt:lpwstr>
  </property>
  <property fmtid="{D5CDD505-2E9C-101B-9397-08002B2CF9AE}" pid="9" name="MSIP_Label_952a70d6-3766-43cb-8698-0840c6b20a20_Name">
    <vt:lpwstr>SBI Card Internal</vt:lpwstr>
  </property>
  <property fmtid="{D5CDD505-2E9C-101B-9397-08002B2CF9AE}" pid="10" name="MSIP_Label_952a70d6-3766-43cb-8698-0840c6b20a20_SiteId">
    <vt:lpwstr>80940975-4f68-45c3-b5b6-4f9a76a187e2</vt:lpwstr>
  </property>
  <property fmtid="{D5CDD505-2E9C-101B-9397-08002B2CF9AE}" pid="11" name="MSIP_Label_952a70d6-3766-43cb-8698-0840c6b20a20_ActionId">
    <vt:lpwstr>7d287ccb-0526-4da0-bba0-cb3aa58fe714</vt:lpwstr>
  </property>
  <property fmtid="{D5CDD505-2E9C-101B-9397-08002B2CF9AE}" pid="12" name="MSIP_Label_952a70d6-3766-43cb-8698-0840c6b20a20_ContentBits">
    <vt:lpwstr>2</vt:lpwstr>
  </property>
  <property fmtid="{D5CDD505-2E9C-101B-9397-08002B2CF9AE}" pid="13" name="MSIP_Label_952a70d6-3766-43cb-8698-0840c6b20a20_Tag">
    <vt:lpwstr>10, 3, 0, 1</vt:lpwstr>
  </property>
</Properties>
</file>