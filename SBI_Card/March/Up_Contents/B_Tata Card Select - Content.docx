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DE5C" w14:textId="63EC419A" w:rsidR="00A5790D" w:rsidRPr="00DA7609" w:rsidRDefault="00DA7609" w:rsidP="00A5790D">
      <w:pPr>
        <w:jc w:val="center"/>
        <w:rPr>
          <w:b/>
          <w:bCs/>
          <w:lang w:val="en-IN"/>
        </w:rPr>
      </w:pPr>
      <w:hyperlink r:id="rId7" w:history="1">
        <w:r w:rsidRPr="00DA7609">
          <w:rPr>
            <w:rStyle w:val="Hyperlink"/>
            <w:b/>
            <w:bCs/>
          </w:rPr>
          <w:t>Tata Card SELECT</w:t>
        </w:r>
      </w:hyperlink>
    </w:p>
    <w:p w14:paraId="5B89661A" w14:textId="43A5417E" w:rsidR="0025165B" w:rsidRDefault="002F268F" w:rsidP="00345311">
      <w:pPr>
        <w:jc w:val="center"/>
      </w:pPr>
      <w:r>
        <w:t>EXCLUSIVE VALUE BACK, EXCLUSIVE PRIVILEGES</w:t>
      </w:r>
    </w:p>
    <w:p w14:paraId="40F19A84" w14:textId="117F4BBE" w:rsidR="00345311" w:rsidRPr="004C50CB" w:rsidRDefault="00345311" w:rsidP="00345311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14:paraId="0C650072" w14:textId="53B3C635" w:rsidR="0025165B" w:rsidRDefault="0025165B" w:rsidP="0034531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Value Back</w:t>
      </w:r>
    </w:p>
    <w:p w14:paraId="5BDF2364" w14:textId="77777777" w:rsidR="0025165B" w:rsidRDefault="0025165B" w:rsidP="0025165B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25165B">
        <w:rPr>
          <w:lang w:val="en-IN" w:eastAsia="en-IN"/>
        </w:rPr>
        <w:t>Empower Points</w:t>
      </w:r>
    </w:p>
    <w:p w14:paraId="0BC43CBC" w14:textId="2A1ED323" w:rsidR="00DA7609" w:rsidRPr="00DA7609" w:rsidRDefault="00DA7609" w:rsidP="00DA7609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DA7609">
        <w:rPr>
          <w:lang w:val="en-IN" w:eastAsia="en-IN"/>
        </w:rPr>
        <w:t>Bonus Spend Rewards</w:t>
      </w:r>
    </w:p>
    <w:p w14:paraId="7F274545" w14:textId="35227E93" w:rsidR="0025165B" w:rsidRPr="002F268F" w:rsidRDefault="00DA7609" w:rsidP="00345311">
      <w:pPr>
        <w:rPr>
          <w:i/>
          <w:iCs/>
          <w:rPrChange w:id="0" w:author="Upadhyay , Shubham (SBICard)" w:date="2026-02-18T17:11:00Z" w16du:dateUtc="2026-02-18T11:41:00Z">
            <w:rPr/>
          </w:rPrChange>
        </w:rPr>
      </w:pPr>
      <w:r w:rsidRPr="002F268F">
        <w:rPr>
          <w:i/>
          <w:iCs/>
          <w:rPrChange w:id="1" w:author="Upadhyay , Shubham (SBICard)" w:date="2026-02-18T17:11:00Z" w16du:dateUtc="2026-02-18T11:41:00Z">
            <w:rPr/>
          </w:rPrChange>
        </w:rPr>
        <w:t xml:space="preserve">Enjoy attractive value back and privileges </w:t>
      </w:r>
      <w:r w:rsidR="0025165B" w:rsidRPr="002F268F">
        <w:rPr>
          <w:i/>
          <w:iCs/>
          <w:rPrChange w:id="2" w:author="Upadhyay , Shubham (SBICard)" w:date="2026-02-18T17:11:00Z" w16du:dateUtc="2026-02-18T11:41:00Z">
            <w:rPr/>
          </w:rPrChange>
        </w:rPr>
        <w:t xml:space="preserve">on purchases at </w:t>
      </w:r>
      <w:r w:rsidR="006F2DDD" w:rsidRPr="002F268F">
        <w:rPr>
          <w:i/>
          <w:iCs/>
          <w:rPrChange w:id="3" w:author="Upadhyay , Shubham (SBICard)" w:date="2026-02-18T17:11:00Z" w16du:dateUtc="2026-02-18T11:41:00Z">
            <w:rPr/>
          </w:rPrChange>
        </w:rPr>
        <w:t xml:space="preserve">select </w:t>
      </w:r>
      <w:r w:rsidR="0025165B" w:rsidRPr="002F268F">
        <w:rPr>
          <w:i/>
          <w:iCs/>
          <w:rPrChange w:id="4" w:author="Upadhyay , Shubham (SBICard)" w:date="2026-02-18T17:11:00Z" w16du:dateUtc="2026-02-18T11:41:00Z">
            <w:rPr/>
          </w:rPrChange>
        </w:rPr>
        <w:t>Tata partner outlets and other brands.</w:t>
      </w:r>
    </w:p>
    <w:p w14:paraId="7987665E" w14:textId="77777777" w:rsidR="00345311" w:rsidRPr="008946B0" w:rsidRDefault="00345311" w:rsidP="00345311">
      <w:pPr>
        <w:jc w:val="center"/>
        <w:rPr>
          <w:b/>
          <w:bCs/>
          <w:u w:val="single"/>
          <w:lang w:val="en-IN"/>
        </w:rPr>
      </w:pPr>
      <w:r w:rsidRPr="008946B0">
        <w:rPr>
          <w:b/>
          <w:bCs/>
          <w:i/>
          <w:iCs/>
          <w:u w:val="single"/>
          <w:lang w:val="en-IN"/>
        </w:rPr>
        <w:t>Key</w:t>
      </w:r>
      <w:r w:rsidRPr="008946B0">
        <w:rPr>
          <w:b/>
          <w:bCs/>
          <w:u w:val="single"/>
          <w:lang w:val="en-IN"/>
        </w:rPr>
        <w:t xml:space="preserve"> BENEFITS</w:t>
      </w:r>
    </w:p>
    <w:p w14:paraId="05927D05" w14:textId="7F566326" w:rsidR="0025165B" w:rsidRDefault="0025165B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25165B">
        <w:rPr>
          <w:lang w:eastAsia="en-IN"/>
        </w:rPr>
        <w:t xml:space="preserve">Value Back on </w:t>
      </w:r>
      <w:r w:rsidR="002F268F" w:rsidRPr="0025165B">
        <w:rPr>
          <w:lang w:eastAsia="en-IN"/>
        </w:rPr>
        <w:t xml:space="preserve">Spends </w:t>
      </w:r>
      <w:r w:rsidRPr="0025165B">
        <w:rPr>
          <w:lang w:eastAsia="en-IN"/>
        </w:rPr>
        <w:t xml:space="preserve">at Tata </w:t>
      </w:r>
      <w:r w:rsidR="002F268F" w:rsidRPr="0025165B">
        <w:rPr>
          <w:lang w:eastAsia="en-IN"/>
        </w:rPr>
        <w:t>Outlets</w:t>
      </w:r>
    </w:p>
    <w:p w14:paraId="34911AFE" w14:textId="5B709F63" w:rsidR="0025165B" w:rsidRPr="00C65AC9" w:rsidRDefault="0025165B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25165B">
        <w:rPr>
          <w:lang w:eastAsia="en-IN"/>
        </w:rPr>
        <w:t xml:space="preserve">3X Points on </w:t>
      </w:r>
      <w:r w:rsidR="006F2DDD" w:rsidRPr="006F2DDD">
        <w:rPr>
          <w:lang w:eastAsia="en-IN"/>
        </w:rPr>
        <w:t xml:space="preserve">Departmental &amp; Grocery stores, Dining &amp; International </w:t>
      </w:r>
      <w:r w:rsidR="002F268F" w:rsidRPr="006F2DDD">
        <w:rPr>
          <w:lang w:eastAsia="en-IN"/>
        </w:rPr>
        <w:t>Spends</w:t>
      </w:r>
    </w:p>
    <w:p w14:paraId="67ADD19F" w14:textId="65FACE07" w:rsidR="006F2DDD" w:rsidRPr="006F2DDD" w:rsidRDefault="006F2DDD" w:rsidP="006F2DDD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rPr>
          <w:lang w:val="en-IN" w:eastAsia="en-IN"/>
        </w:rPr>
        <w:t>U</w:t>
      </w:r>
      <w:r w:rsidRPr="006F2DDD">
        <w:rPr>
          <w:lang w:val="en-IN" w:eastAsia="en-IN"/>
        </w:rPr>
        <w:t xml:space="preserve">p </w:t>
      </w:r>
      <w:r w:rsidR="002F268F" w:rsidRPr="006F2DDD">
        <w:rPr>
          <w:lang w:val="en-IN" w:eastAsia="en-IN"/>
        </w:rPr>
        <w:t xml:space="preserve">To </w:t>
      </w:r>
      <w:r w:rsidRPr="006F2DDD">
        <w:rPr>
          <w:lang w:val="en-IN" w:eastAsia="en-IN"/>
        </w:rPr>
        <w:t>5</w:t>
      </w:r>
      <w:r>
        <w:rPr>
          <w:lang w:val="en-IN" w:eastAsia="en-IN"/>
        </w:rPr>
        <w:t>X</w:t>
      </w:r>
      <w:r w:rsidRPr="006F2DDD">
        <w:rPr>
          <w:lang w:val="en-IN" w:eastAsia="en-IN"/>
        </w:rPr>
        <w:t xml:space="preserve"> </w:t>
      </w:r>
      <w:r>
        <w:rPr>
          <w:lang w:val="en-IN" w:eastAsia="en-IN"/>
        </w:rPr>
        <w:t>Points</w:t>
      </w:r>
      <w:r w:rsidRPr="006F2DDD">
        <w:rPr>
          <w:lang w:val="en-IN" w:eastAsia="en-IN"/>
        </w:rPr>
        <w:t xml:space="preserve"> on </w:t>
      </w:r>
      <w:r w:rsidR="002F268F" w:rsidRPr="006F2DDD">
        <w:rPr>
          <w:lang w:val="en-IN" w:eastAsia="en-IN"/>
        </w:rPr>
        <w:t xml:space="preserve">Spends </w:t>
      </w:r>
      <w:r w:rsidRPr="006F2DDD">
        <w:rPr>
          <w:lang w:val="en-IN" w:eastAsia="en-IN"/>
        </w:rPr>
        <w:t>on</w:t>
      </w:r>
      <w:r w:rsidR="005E082A">
        <w:rPr>
          <w:lang w:val="en-IN" w:eastAsia="en-IN"/>
        </w:rPr>
        <w:t xml:space="preserve"> </w:t>
      </w:r>
      <w:r w:rsidR="002F268F">
        <w:rPr>
          <w:lang w:val="en-IN" w:eastAsia="en-IN"/>
        </w:rPr>
        <w:t>Select</w:t>
      </w:r>
      <w:r w:rsidR="002F268F" w:rsidRPr="006F2DDD">
        <w:rPr>
          <w:lang w:val="en-IN" w:eastAsia="en-IN"/>
        </w:rPr>
        <w:t xml:space="preserve"> </w:t>
      </w:r>
      <w:r w:rsidRPr="006F2DDD">
        <w:rPr>
          <w:lang w:val="en-IN" w:eastAsia="en-IN"/>
        </w:rPr>
        <w:t xml:space="preserve">Tata </w:t>
      </w:r>
      <w:r w:rsidR="002F268F" w:rsidRPr="006F2DDD">
        <w:rPr>
          <w:lang w:val="en-IN" w:eastAsia="en-IN"/>
        </w:rPr>
        <w:t>Outlets</w:t>
      </w:r>
    </w:p>
    <w:p w14:paraId="3DF6788A" w14:textId="01A4ABA1" w:rsidR="00DA7609" w:rsidRPr="0025165B" w:rsidRDefault="006F2DDD" w:rsidP="00345311">
      <w:pPr>
        <w:pStyle w:val="ListParagraph"/>
        <w:numPr>
          <w:ilvl w:val="0"/>
          <w:numId w:val="2"/>
        </w:numPr>
        <w:rPr>
          <w:lang w:val="en-IN" w:eastAsia="en-IN"/>
        </w:rPr>
      </w:pPr>
      <w:r>
        <w:rPr>
          <w:lang w:eastAsia="en-IN"/>
        </w:rPr>
        <w:t>E</w:t>
      </w:r>
      <w:r w:rsidRPr="006F2DDD">
        <w:rPr>
          <w:lang w:eastAsia="en-IN"/>
        </w:rPr>
        <w:t>-Gift Vouche</w:t>
      </w:r>
      <w:r>
        <w:rPr>
          <w:lang w:eastAsia="en-IN"/>
        </w:rPr>
        <w:t>r</w:t>
      </w:r>
      <w:r w:rsidR="00C65AC9">
        <w:rPr>
          <w:lang w:eastAsia="en-IN"/>
        </w:rPr>
        <w:t xml:space="preserve"> </w:t>
      </w:r>
      <w:r w:rsidR="00DA7609" w:rsidRPr="00DA7609">
        <w:rPr>
          <w:lang w:eastAsia="en-IN"/>
        </w:rPr>
        <w:t xml:space="preserve">on </w:t>
      </w:r>
      <w:r w:rsidR="005B36BE">
        <w:rPr>
          <w:lang w:eastAsia="en-IN"/>
        </w:rPr>
        <w:t>A</w:t>
      </w:r>
      <w:r w:rsidR="00DA7609" w:rsidRPr="00DA7609">
        <w:rPr>
          <w:lang w:eastAsia="en-IN"/>
        </w:rPr>
        <w:t xml:space="preserve">nnual </w:t>
      </w:r>
      <w:r w:rsidR="002F268F">
        <w:rPr>
          <w:lang w:eastAsia="en-IN"/>
        </w:rPr>
        <w:t xml:space="preserve">Milestone </w:t>
      </w:r>
      <w:del w:id="5" w:author="Upadhyay , Shubham (SBICard)" w:date="2026-02-18T17:11:00Z" w16du:dateUtc="2026-02-18T11:41:00Z">
        <w:r w:rsidR="002F268F" w:rsidRPr="00DA7609" w:rsidDel="002F268F">
          <w:rPr>
            <w:lang w:eastAsia="en-IN"/>
          </w:rPr>
          <w:delText>Spending</w:delText>
        </w:r>
      </w:del>
      <w:ins w:id="6" w:author="Upadhyay , Shubham (SBICard)" w:date="2026-02-18T17:11:00Z" w16du:dateUtc="2026-02-18T11:41:00Z">
        <w:r w:rsidR="002F268F" w:rsidRPr="00DA7609">
          <w:rPr>
            <w:lang w:eastAsia="en-IN"/>
          </w:rPr>
          <w:t>Spend</w:t>
        </w:r>
        <w:r w:rsidR="002F268F">
          <w:rPr>
            <w:lang w:eastAsia="en-IN"/>
          </w:rPr>
          <w:t>s</w:t>
        </w:r>
      </w:ins>
    </w:p>
    <w:p w14:paraId="2E951E7E" w14:textId="77777777" w:rsidR="00345311" w:rsidRPr="00345311" w:rsidRDefault="00345311" w:rsidP="00345311">
      <w:pPr>
        <w:pStyle w:val="ListParagraph"/>
        <w:rPr>
          <w:lang w:val="en-IN" w:eastAsia="en-IN"/>
        </w:rPr>
      </w:pPr>
    </w:p>
    <w:p w14:paraId="25AE1A32" w14:textId="07598046" w:rsidR="00345311" w:rsidRPr="002D38D6" w:rsidRDefault="00345311" w:rsidP="00345311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14:paraId="232FA8F6" w14:textId="2EEC7999" w:rsidR="00345311" w:rsidRPr="002D38D6" w:rsidRDefault="00345311" w:rsidP="00345311">
      <w:pPr>
        <w:pStyle w:val="ListParagraph"/>
        <w:numPr>
          <w:ilvl w:val="0"/>
          <w:numId w:val="3"/>
        </w:numPr>
      </w:pPr>
      <w:r>
        <w:t>Annual</w:t>
      </w:r>
      <w:r w:rsidRPr="002D38D6">
        <w:t xml:space="preserve"> Fee (one-time): Rs.</w:t>
      </w:r>
      <w:r>
        <w:t xml:space="preserve"> </w:t>
      </w:r>
      <w:r w:rsidR="00DA7609">
        <w:t>2</w:t>
      </w:r>
      <w:ins w:id="7" w:author="Upadhyay , Shubham (SBICard)" w:date="2026-02-18T17:11:00Z" w16du:dateUtc="2026-02-18T11:41:00Z">
        <w:r w:rsidR="002F268F">
          <w:t>,</w:t>
        </w:r>
      </w:ins>
      <w:r w:rsidR="00DA7609">
        <w:t>9</w:t>
      </w:r>
      <w:r w:rsidRPr="00345311">
        <w:t>99</w:t>
      </w:r>
      <w:r w:rsidRPr="002D38D6">
        <w:t xml:space="preserve"> + taxes</w:t>
      </w:r>
    </w:p>
    <w:p w14:paraId="7671B311" w14:textId="334A5B68" w:rsidR="00345311" w:rsidRPr="002D38D6" w:rsidRDefault="00345311" w:rsidP="00345311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</w:t>
      </w:r>
      <w:r>
        <w:t xml:space="preserve">Rs. </w:t>
      </w:r>
      <w:r w:rsidR="00DA7609">
        <w:t>2</w:t>
      </w:r>
      <w:ins w:id="8" w:author="Upadhyay , Shubham (SBICard)" w:date="2026-02-18T17:11:00Z" w16du:dateUtc="2026-02-18T11:41:00Z">
        <w:r w:rsidR="002F268F">
          <w:t>,</w:t>
        </w:r>
      </w:ins>
      <w:r w:rsidR="00DA7609">
        <w:t>9</w:t>
      </w:r>
      <w:r w:rsidR="00DA7609" w:rsidRPr="00345311">
        <w:t>99</w:t>
      </w:r>
      <w:r>
        <w:t xml:space="preserve"> </w:t>
      </w:r>
      <w:r w:rsidRPr="002D38D6">
        <w:t>+ taxes </w:t>
      </w:r>
    </w:p>
    <w:p w14:paraId="02EF7AE1" w14:textId="77777777" w:rsidR="00345311" w:rsidRDefault="00345311" w:rsidP="00345311">
      <w:pPr>
        <w:rPr>
          <w:b/>
          <w:bCs/>
        </w:rPr>
      </w:pPr>
      <w:r w:rsidRPr="00A579B5">
        <w:rPr>
          <w:b/>
          <w:bCs/>
        </w:rPr>
        <w:t>Fees</w:t>
      </w:r>
    </w:p>
    <w:p w14:paraId="3849CC33" w14:textId="0FF8C017" w:rsidR="00345311" w:rsidRPr="00A579B5" w:rsidRDefault="00345311" w:rsidP="005B36BE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>
        <w:t>Annual</w:t>
      </w:r>
      <w:r w:rsidRPr="00A579B5">
        <w:rPr>
          <w:lang w:val="en-IN"/>
        </w:rPr>
        <w:t xml:space="preserve"> Fee (one-time):</w:t>
      </w:r>
      <w:r>
        <w:rPr>
          <w:lang w:val="en-IN"/>
        </w:rPr>
        <w:t xml:space="preserve"> </w:t>
      </w:r>
      <w:r w:rsidRPr="002D38D6">
        <w:t>Rs.</w:t>
      </w:r>
      <w:r>
        <w:t xml:space="preserve"> </w:t>
      </w:r>
      <w:r w:rsidR="00DA7609">
        <w:t>2</w:t>
      </w:r>
      <w:ins w:id="9" w:author="Upadhyay , Shubham (SBICard)" w:date="2026-02-18T17:11:00Z" w16du:dateUtc="2026-02-18T11:41:00Z">
        <w:r w:rsidR="002F268F">
          <w:t>,</w:t>
        </w:r>
      </w:ins>
      <w:r w:rsidR="00DA7609">
        <w:t>9</w:t>
      </w:r>
      <w:r w:rsidR="00DA7609" w:rsidRPr="00345311">
        <w:t>99</w:t>
      </w:r>
      <w:r w:rsidRPr="002D38D6">
        <w:t xml:space="preserve"> + taxes </w:t>
      </w:r>
    </w:p>
    <w:p w14:paraId="022B9ECB" w14:textId="1C3D0FD8" w:rsidR="00345311" w:rsidRPr="0025165B" w:rsidRDefault="00345311" w:rsidP="005B36BE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25165B">
        <w:rPr>
          <w:lang w:val="en-IN"/>
        </w:rPr>
        <w:t>Renewal Fee (per annum): </w:t>
      </w:r>
      <w:r w:rsidRPr="0025165B">
        <w:t xml:space="preserve">Rs. </w:t>
      </w:r>
      <w:r w:rsidR="00DA7609">
        <w:t>2</w:t>
      </w:r>
      <w:ins w:id="10" w:author="Upadhyay , Shubham (SBICard)" w:date="2026-02-18T17:11:00Z" w16du:dateUtc="2026-02-18T11:41:00Z">
        <w:r w:rsidR="002F268F">
          <w:t>,</w:t>
        </w:r>
      </w:ins>
      <w:r w:rsidR="00DA7609">
        <w:t>9</w:t>
      </w:r>
      <w:r w:rsidR="00DA7609" w:rsidRPr="00345311">
        <w:t>99</w:t>
      </w:r>
      <w:r w:rsidR="00DA7609">
        <w:t xml:space="preserve"> </w:t>
      </w:r>
      <w:r w:rsidRPr="0025165B">
        <w:t>+ taxes </w:t>
      </w:r>
    </w:p>
    <w:p w14:paraId="5E778931" w14:textId="77777777" w:rsidR="00345311" w:rsidRDefault="00345311" w:rsidP="005B36BE">
      <w:pPr>
        <w:pStyle w:val="ListParagraph"/>
        <w:numPr>
          <w:ilvl w:val="0"/>
          <w:numId w:val="4"/>
        </w:numPr>
        <w:spacing w:after="0"/>
        <w:rPr>
          <w:lang w:val="en-IN"/>
        </w:rPr>
      </w:pPr>
      <w:r w:rsidRPr="0025165B">
        <w:rPr>
          <w:lang w:val="en-IN"/>
        </w:rPr>
        <w:t>Add-on Card Fee (per annum): Nil</w:t>
      </w:r>
    </w:p>
    <w:p w14:paraId="76B07272" w14:textId="0330E93D" w:rsidR="00B74F63" w:rsidRPr="00C640C1" w:rsidRDefault="005B36BE" w:rsidP="005B36BE">
      <w:pPr>
        <w:numPr>
          <w:ilvl w:val="0"/>
          <w:numId w:val="4"/>
        </w:numPr>
        <w:spacing w:after="0"/>
        <w:rPr>
          <w:u w:val="singl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r:id="rId8" w:history="1">
        <w:r w:rsidRPr="00345311">
          <w:rPr>
            <w:rStyle w:val="Hyperlink"/>
            <w:lang w:val="en-IN"/>
          </w:rPr>
          <w:t>Most Important Terms &amp; Conditions</w:t>
        </w:r>
      </w:hyperlink>
    </w:p>
    <w:p w14:paraId="3824C519" w14:textId="77777777" w:rsidR="00C640C1" w:rsidRPr="005B36BE" w:rsidRDefault="00C640C1" w:rsidP="00C640C1">
      <w:pPr>
        <w:spacing w:after="0"/>
        <w:rPr>
          <w:u w:val="single"/>
          <w:lang w:val="en-IN"/>
        </w:rPr>
      </w:pPr>
    </w:p>
    <w:sectPr w:rsidR="00C640C1" w:rsidRPr="005B36BE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C05B" w14:textId="77777777" w:rsidR="002A1946" w:rsidRDefault="002A1946" w:rsidP="005B36BE">
      <w:pPr>
        <w:spacing w:after="0" w:line="240" w:lineRule="auto"/>
      </w:pPr>
      <w:r>
        <w:separator/>
      </w:r>
    </w:p>
  </w:endnote>
  <w:endnote w:type="continuationSeparator" w:id="0">
    <w:p w14:paraId="3002E6BF" w14:textId="77777777" w:rsidR="002A1946" w:rsidRDefault="002A1946" w:rsidP="005B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097B" w14:textId="19084152" w:rsidR="005B36BE" w:rsidRDefault="005B36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BE92FF" wp14:editId="1DED8B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66475328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FDB21" w14:textId="4DD66B50" w:rsidR="005B36BE" w:rsidRPr="005B36BE" w:rsidRDefault="005B36BE" w:rsidP="005B36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B36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E92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I Card Internal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 filled="f" stroked="f">
              <v:textbox style="mso-fit-shape-to-text:t" inset="0,0,0,15pt">
                <w:txbxContent>
                  <w:p w14:paraId="748FDB21" w14:textId="4DD66B50" w:rsidR="005B36BE" w:rsidRPr="005B36BE" w:rsidRDefault="005B36BE" w:rsidP="005B36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5B36B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2DC8" w14:textId="3915EC33" w:rsidR="005B36BE" w:rsidRDefault="005B36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132C95" wp14:editId="5EAE3777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571006147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72A20" w14:textId="5CA7FB8B" w:rsidR="005B36BE" w:rsidRPr="005B36BE" w:rsidRDefault="005B36BE" w:rsidP="005B36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B36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32C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I Card Internal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 filled="f" stroked="f">
              <v:textbox style="mso-fit-shape-to-text:t" inset="0,0,0,15pt">
                <w:txbxContent>
                  <w:p w14:paraId="7DC72A20" w14:textId="5CA7FB8B" w:rsidR="005B36BE" w:rsidRPr="005B36BE" w:rsidRDefault="005B36BE" w:rsidP="005B36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5B36B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0F0A" w14:textId="1F5EBDA1" w:rsidR="005B36BE" w:rsidRDefault="005B36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D8EA6" wp14:editId="7BA691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794345217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D09447" w14:textId="6CD5406E" w:rsidR="005B36BE" w:rsidRPr="005B36BE" w:rsidRDefault="005B36BE" w:rsidP="005B36B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B36B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D8E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I Card Internal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 filled="f" stroked="f">
              <v:textbox style="mso-fit-shape-to-text:t" inset="0,0,0,15pt">
                <w:txbxContent>
                  <w:p w14:paraId="50D09447" w14:textId="6CD5406E" w:rsidR="005B36BE" w:rsidRPr="005B36BE" w:rsidRDefault="005B36BE" w:rsidP="005B36B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5B36B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EDC3" w14:textId="77777777" w:rsidR="002A1946" w:rsidRDefault="002A1946" w:rsidP="005B36BE">
      <w:pPr>
        <w:spacing w:after="0" w:line="240" w:lineRule="auto"/>
      </w:pPr>
      <w:r>
        <w:separator/>
      </w:r>
    </w:p>
  </w:footnote>
  <w:footnote w:type="continuationSeparator" w:id="0">
    <w:p w14:paraId="5FD13312" w14:textId="77777777" w:rsidR="002A1946" w:rsidRDefault="002A1946" w:rsidP="005B3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24178"/>
    <w:multiLevelType w:val="hybridMultilevel"/>
    <w:tmpl w:val="774C1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81678">
    <w:abstractNumId w:val="2"/>
  </w:num>
  <w:num w:numId="2" w16cid:durableId="885526188">
    <w:abstractNumId w:val="1"/>
  </w:num>
  <w:num w:numId="3" w16cid:durableId="442190311">
    <w:abstractNumId w:val="4"/>
  </w:num>
  <w:num w:numId="4" w16cid:durableId="2004822007">
    <w:abstractNumId w:val="3"/>
  </w:num>
  <w:num w:numId="5" w16cid:durableId="19461158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B7"/>
    <w:rsid w:val="00096193"/>
    <w:rsid w:val="001573BC"/>
    <w:rsid w:val="00225E87"/>
    <w:rsid w:val="00226DB7"/>
    <w:rsid w:val="0025165B"/>
    <w:rsid w:val="002A1946"/>
    <w:rsid w:val="002F268F"/>
    <w:rsid w:val="00345311"/>
    <w:rsid w:val="005643BE"/>
    <w:rsid w:val="005B36BE"/>
    <w:rsid w:val="005C5D17"/>
    <w:rsid w:val="005E082A"/>
    <w:rsid w:val="00680DBB"/>
    <w:rsid w:val="006F2DDD"/>
    <w:rsid w:val="0071160E"/>
    <w:rsid w:val="00911639"/>
    <w:rsid w:val="009978E0"/>
    <w:rsid w:val="009F75DE"/>
    <w:rsid w:val="00A567FD"/>
    <w:rsid w:val="00A5790D"/>
    <w:rsid w:val="00B74F63"/>
    <w:rsid w:val="00BF2DD4"/>
    <w:rsid w:val="00C30DD8"/>
    <w:rsid w:val="00C640C1"/>
    <w:rsid w:val="00C65AC9"/>
    <w:rsid w:val="00DA7609"/>
    <w:rsid w:val="00DC48D4"/>
    <w:rsid w:val="00F31F00"/>
    <w:rsid w:val="00FD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0D77"/>
  <w15:chartTrackingRefBased/>
  <w15:docId w15:val="{E4D701D0-91FE-4437-AE0C-76E63939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1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26D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26DB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26DB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B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B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B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B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B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B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B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B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B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6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1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1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C5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C5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B3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6BE"/>
    <w:rPr>
      <w:lang w:val="en-GB"/>
    </w:rPr>
  </w:style>
  <w:style w:type="paragraph" w:styleId="Revision">
    <w:name w:val="Revision"/>
    <w:hidden/>
    <w:uiPriority w:val="99"/>
    <w:semiHidden/>
    <w:rsid w:val="006F2DDD"/>
    <w:pPr>
      <w:spacing w:after="0" w:line="240" w:lineRule="auto"/>
    </w:pPr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5E08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icard.com/en/most-important-terms-and-conditions.page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tatacard.com/tata-en/personal/credit-cards/premium-cards/tata-platinum-card.pag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 Salgiya</dc:creator>
  <cp:keywords/>
  <dc:description/>
  <cp:lastModifiedBy>Upadhyay , Shubham (SBICard)</cp:lastModifiedBy>
  <cp:revision>2</cp:revision>
  <dcterms:created xsi:type="dcterms:W3CDTF">2026-02-18T11:41:00Z</dcterms:created>
  <dcterms:modified xsi:type="dcterms:W3CDTF">2026-02-18T11:41:00Z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b4bbae02-9444-4fee-8292-b909103cef0e</vt:lpwstr>
  </property>
  <property fmtid="{D5CDD505-2E9C-101B-9397-08002B2CF9AE}" pid="3" name="ClassificationContentMarkingFooterShapeIds">
    <vt:lpwstr>2f58bf01,9ec3640,2208dcc3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2026-02-16T05:11:35Z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a725e269-5f96-4280-9855-b7031da199da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