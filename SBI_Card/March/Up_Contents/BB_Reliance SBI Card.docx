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7132" w:rsidR="00B37132" w:rsidP="00F15C67" w:rsidRDefault="00B37132" w14:paraId="29AF5A03" w14:textId="7440EBAE">
      <w:pPr>
        <w:jc w:val="center"/>
        <w:rPr>
          <w:b/>
          <w:bCs/>
          <w:lang w:val="en-IN"/>
        </w:rPr>
      </w:pPr>
      <w:hyperlink w:history="1" r:id="rId6">
        <w:r w:rsidRPr="00B37132">
          <w:rPr>
            <w:rStyle w:val="Hyperlink"/>
            <w:b/>
            <w:bCs/>
            <w:lang w:val="en-IN"/>
          </w:rPr>
          <w:t>Reliance SBI Card</w:t>
        </w:r>
      </w:hyperlink>
    </w:p>
    <w:p w:rsidRPr="00F15C67" w:rsidR="00F15C67" w:rsidP="00F15C67" w:rsidRDefault="00B37132" w14:paraId="7B6684A4" w14:textId="51120095">
      <w:pPr>
        <w:jc w:val="center"/>
        <w:rPr>
          <w:lang w:val="en-IN"/>
        </w:rPr>
      </w:pPr>
      <w:r>
        <w:rPr>
          <w:lang w:val="en-IN"/>
        </w:rPr>
        <w:t xml:space="preserve">Embark on a </w:t>
      </w:r>
      <w:r w:rsidR="000D05E4">
        <w:rPr>
          <w:lang w:val="en-IN"/>
        </w:rPr>
        <w:t xml:space="preserve">Journey </w:t>
      </w:r>
      <w:r>
        <w:rPr>
          <w:lang w:val="en-IN"/>
        </w:rPr>
        <w:t xml:space="preserve">of </w:t>
      </w:r>
      <w:r w:rsidR="000D05E4">
        <w:rPr>
          <w:lang w:val="en-IN"/>
        </w:rPr>
        <w:t xml:space="preserve">Rewards </w:t>
      </w:r>
      <w:r>
        <w:rPr>
          <w:lang w:val="en-IN"/>
        </w:rPr>
        <w:t xml:space="preserve">and </w:t>
      </w:r>
      <w:r w:rsidR="000D05E4">
        <w:rPr>
          <w:lang w:val="en-IN"/>
        </w:rPr>
        <w:t>Privileges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="00F711A7" w:rsidP="009445F5" w:rsidRDefault="00E76AA0" w14:paraId="494962FD" w14:textId="5530CD0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Welcome</w:t>
      </w:r>
      <w:r w:rsidR="00F711A7">
        <w:rPr>
          <w:lang w:val="en-IN" w:eastAsia="en-IN"/>
        </w:rPr>
        <w:t xml:space="preserve"> Benefits</w:t>
      </w:r>
    </w:p>
    <w:p w:rsidR="00F711A7" w:rsidP="00F711A7" w:rsidRDefault="00F711A7" w14:paraId="52403991" w14:textId="13A322C2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Milestone Benefits</w:t>
      </w:r>
    </w:p>
    <w:p w:rsidR="008A79B8" w:rsidP="008A79B8" w:rsidRDefault="00903441" w14:paraId="0A8DBA04" w14:textId="42986ACC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</w:t>
      </w:r>
      <w:r w:rsidRPr="008A79B8" w:rsidR="008A79B8">
        <w:rPr>
          <w:lang w:val="en-IN" w:eastAsia="en-IN"/>
        </w:rPr>
        <w:t xml:space="preserve"> Benefits</w:t>
      </w:r>
    </w:p>
    <w:p w:rsidR="006766A7" w:rsidP="00DB41A6" w:rsidRDefault="006766A7" w14:paraId="3D548348" w14:textId="6BA3A90A">
      <w:pPr>
        <w:rPr>
          <w:ins w:author="Namita Salgiya" w:date="2026-01-16T12:55:00Z" w16du:dateUtc="2026-01-16T07:25:00Z" w:id="0"/>
          <w:lang w:eastAsia="en-IN"/>
        </w:rPr>
      </w:pPr>
      <w:ins w:author="Namita Salgiya" w:date="2026-01-16T12:57:00Z" w:id="1">
        <w:r w:rsidRPr="006766A7">
          <w:rPr>
            <w:lang w:eastAsia="en-IN"/>
          </w:rPr>
          <w:t>A card crafted with exclusive privileges to make every purchase at Reliance Retail Stores more rewarding.</w:t>
        </w:r>
      </w:ins>
    </w:p>
    <w:p w:rsidRPr="00DB41A6" w:rsidR="00DB41A6" w:rsidDel="006766A7" w:rsidP="00DB41A6" w:rsidRDefault="00DB41A6" w14:paraId="3056D8CC" w14:textId="18298C2C">
      <w:pPr>
        <w:rPr>
          <w:del w:author="Namita Salgiya" w:date="2026-01-16T12:57:00Z" w16du:dateUtc="2026-01-16T07:27:00Z" w:id="2"/>
          <w:lang w:eastAsia="en-IN"/>
        </w:rPr>
      </w:pPr>
      <w:del w:author="Namita Salgiya" w:date="2026-01-16T12:57:00Z" w16du:dateUtc="2026-01-16T07:27:00Z" w:id="3">
        <w:r w:rsidDel="006766A7">
          <w:rPr>
            <w:lang w:eastAsia="en-IN"/>
          </w:rPr>
          <w:delText xml:space="preserve">Enjoy exclusive network privileges from Mastercard and RuPay. </w:delText>
        </w:r>
        <w:r w:rsidRPr="00903441" w:rsidDel="006766A7">
          <w:rPr>
            <w:lang w:eastAsia="en-IN"/>
          </w:rPr>
          <w:delText xml:space="preserve">Get Reliance Retail Voucher worth Rs. 500 on payment of </w:delText>
        </w:r>
        <w:r w:rsidDel="006766A7" w:rsidR="0086283C">
          <w:rPr>
            <w:lang w:eastAsia="en-IN"/>
          </w:rPr>
          <w:delText>J</w:delText>
        </w:r>
        <w:r w:rsidRPr="00903441" w:rsidDel="006766A7">
          <w:rPr>
            <w:lang w:eastAsia="en-IN"/>
          </w:rPr>
          <w:delText xml:space="preserve">oining </w:delText>
        </w:r>
        <w:r w:rsidDel="006766A7" w:rsidR="0086283C">
          <w:rPr>
            <w:lang w:eastAsia="en-IN"/>
          </w:rPr>
          <w:delText>F</w:delText>
        </w:r>
        <w:r w:rsidRPr="00903441" w:rsidDel="006766A7">
          <w:rPr>
            <w:lang w:eastAsia="en-IN"/>
          </w:rPr>
          <w:delText>ee</w:delText>
        </w:r>
      </w:del>
    </w:p>
    <w:p w:rsidRPr="007E6A3E" w:rsidR="00345E13" w:rsidP="004A5805" w:rsidRDefault="003D715C" w14:paraId="011E8CF5" w14:textId="6F08ACAB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7E6A3E" w:rsidR="00AD11D6">
        <w:rPr>
          <w:b/>
          <w:bCs/>
          <w:u w:val="single"/>
          <w:lang w:val="en-IN"/>
        </w:rPr>
        <w:t>BENEFITS</w:t>
      </w:r>
    </w:p>
    <w:p w:rsidR="00DB479D" w:rsidP="07EEF1D8" w:rsidRDefault="003A570E" w14:paraId="2C1AC222" w14:textId="1A6AECFF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r w:rsidRPr="07EEF1D8" w:rsidR="003A570E">
        <w:rPr>
          <w:lang w:eastAsia="en-IN"/>
        </w:rPr>
        <w:t xml:space="preserve">Spend Based Reversal on </w:t>
      </w:r>
      <w:del w:author="Namita Salgiya" w:date="2026-01-16T12:57:00Z" w16du:dateUtc="2026-01-16T07:27:00Z" w:id="2059829499">
        <w:r w:rsidRPr="07EEF1D8" w:rsidDel="003A570E">
          <w:rPr>
            <w:lang w:eastAsia="en-IN"/>
          </w:rPr>
          <w:delText xml:space="preserve">annual </w:delText>
        </w:r>
      </w:del>
      <w:r w:rsidRPr="07EEF1D8" w:rsidR="003A570E">
        <w:rPr>
          <w:lang w:eastAsia="en-IN"/>
        </w:rPr>
        <w:t>spends of Rs 1 Lakh</w:t>
      </w:r>
      <w:r w:rsidRPr="07EEF1D8" w:rsidR="00836851">
        <w:rPr>
          <w:lang w:eastAsia="en-IN"/>
        </w:rPr>
        <w:t>s</w:t>
      </w:r>
      <w:ins w:author="Namita Salgiya" w:date="2026-01-16T12:57:00Z" w16du:dateUtc="2026-01-16T07:27:00Z" w:id="2029732837">
        <w:r w:rsidRPr="07EEF1D8" w:rsidR="006766A7">
          <w:rPr>
            <w:lang w:eastAsia="en-IN"/>
          </w:rPr>
          <w:t xml:space="preserve"> </w:t>
        </w:r>
        <w:del w:author="Upadhyay , Shubham (SBICard)" w:date="2026-01-20T13:12:00Z" w16du:dateUtc="2026-01-20T07:42:00Z" w:id="428725378">
          <w:r w:rsidRPr="07EEF1D8" w:rsidDel="006766A7">
            <w:rPr>
              <w:lang w:eastAsia="en-IN"/>
            </w:rPr>
            <w:delText>spends</w:delText>
          </w:r>
        </w:del>
      </w:ins>
      <w:del w:author="Upadhyay , Shubham (SBICard)" w:date="2026-01-20T13:12:00Z" w16du:dateUtc="2026-01-20T07:42:00Z" w:id="1259820061">
        <w:r w:rsidRPr="07EEF1D8" w:rsidDel="1526CE62">
          <w:rPr>
            <w:lang w:eastAsia="en-IN"/>
          </w:rPr>
          <w:delText xml:space="preserve"> </w:delText>
        </w:r>
      </w:del>
    </w:p>
    <w:p w:rsidR="003A570E" w:rsidP="001E7885" w:rsidRDefault="00FB7753" w14:paraId="1B962B40" w14:textId="4BF234CC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D13438"/>
          <w:sz w:val="12"/>
          <w:szCs w:val="12"/>
        </w:rPr>
      </w:pPr>
      <w:del w:author="Namita Salgiya" w:date="2026-01-16T12:57:00Z" w16du:dateUtc="2026-01-16T07:27:00Z" w:id="256762693">
        <w:r w:rsidDel="00FB7753">
          <w:delText xml:space="preserve">Get vouchers worth </w:delText>
        </w:r>
      </w:del>
      <w:r w:rsidR="00FB7753">
        <w:rPr/>
        <w:t xml:space="preserve">Rs. 2,250 </w:t>
      </w:r>
      <w:ins w:author="Namita Salgiya" w:date="2026-01-16T12:57:00Z" w16du:dateUtc="2026-01-16T07:27:00Z" w:id="1906972770">
        <w:r w:rsidR="006766A7">
          <w:t xml:space="preserve">Vouchers </w:t>
        </w:r>
      </w:ins>
      <w:r w:rsidR="00FB7753">
        <w:rPr/>
        <w:t xml:space="preserve">on </w:t>
      </w:r>
      <w:del w:author="Namita Salgiya" w:date="2026-01-16T12:57:00Z" w16du:dateUtc="2026-01-16T07:27:00Z" w:id="1733244974">
        <w:r w:rsidDel="00FB7753">
          <w:delText xml:space="preserve">annual </w:delText>
        </w:r>
      </w:del>
      <w:r w:rsidR="000D05E4">
        <w:rPr/>
        <w:t xml:space="preserve">Spends </w:t>
      </w:r>
      <w:r w:rsidR="00FB7753">
        <w:rPr/>
        <w:t>of Rs. 80,000</w:t>
      </w:r>
      <w:ins w:author="Namita Salgiya" w:date="2026-01-16T12:57:00Z" w16du:dateUtc="2026-01-16T07:27:00Z" w:id="1120792428">
        <w:r w:rsidR="006766A7">
          <w:t xml:space="preserve"> </w:t>
        </w:r>
        <w:del w:author="Upadhyay , Shubham (SBICard)" w:date="2026-01-20T13:12:00Z" w16du:dateUtc="2026-01-20T07:42:00Z" w:id="587401638">
          <w:r w:rsidDel="006766A7">
            <w:delText>spends</w:delText>
          </w:r>
        </w:del>
      </w:ins>
      <w:del w:author="Upadhyay , Shubham (SBICard)" w:date="2026-01-20T13:12:00Z" w16du:dateUtc="2026-01-20T07:42:00Z" w:id="521972885">
        <w:r w:rsidRPr="07EEF1D8" w:rsidDel="00FB7753">
          <w:rPr>
            <w:rFonts w:ascii="Calibri" w:hAnsi="Calibri" w:eastAsia="Calibri" w:cs="Calibri"/>
            <w:color w:val="D13438"/>
            <w:sz w:val="12"/>
            <w:szCs w:val="12"/>
            <w:lang w:val="en-IN"/>
          </w:rPr>
          <w:delText xml:space="preserve"> </w:delText>
        </w:r>
      </w:del>
      <w:r w:rsidRPr="07EEF1D8" w:rsidR="7583FF9C">
        <w:rPr>
          <w:rFonts w:ascii="Calibri" w:hAnsi="Calibri" w:eastAsia="Calibri" w:cs="Calibri"/>
          <w:color w:val="D13438"/>
          <w:sz w:val="12"/>
          <w:szCs w:val="12"/>
          <w:lang w:val="en-IN"/>
        </w:rPr>
        <w:t>(</w:t>
      </w:r>
    </w:p>
    <w:p w:rsidRPr="00DB479D" w:rsidR="00DB41A6" w:rsidP="001E7885" w:rsidRDefault="00DB41A6" w14:paraId="79775B1E" w14:textId="6EF0486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del w:author="Namita Salgiya" w:date="2026-01-16T12:57:00Z" w16du:dateUtc="2026-01-16T07:27:00Z" w:id="1375523775">
        <w:r w:rsidRPr="07EEF1D8" w:rsidDel="00DB41A6">
          <w:rPr>
            <w:lang w:eastAsia="en-IN"/>
          </w:rPr>
          <w:delText xml:space="preserve">Get Reliance Retail Voucher worth </w:delText>
        </w:r>
      </w:del>
      <w:r w:rsidRPr="07EEF1D8" w:rsidR="00DB41A6">
        <w:rPr>
          <w:lang w:eastAsia="en-IN"/>
        </w:rPr>
        <w:t xml:space="preserve">Rs. 500 </w:t>
      </w:r>
      <w:ins w:author="Namita Salgiya" w:date="2026-01-16T12:57:00Z" w16du:dateUtc="2026-01-16T07:27:00Z" w:id="928028192">
        <w:r w:rsidRPr="07EEF1D8" w:rsidR="006766A7">
          <w:rPr>
            <w:lang w:eastAsia="en-IN"/>
          </w:rPr>
          <w:t xml:space="preserve">Reliance Retail Voucher </w:t>
        </w:r>
      </w:ins>
      <w:del w:author="Namita Salgiya" w:date="2026-01-16T12:58:00Z" w16du:dateUtc="2026-01-16T07:28:00Z" w:id="564001031">
        <w:r w:rsidRPr="07EEF1D8" w:rsidDel="00DB41A6">
          <w:rPr>
            <w:lang w:eastAsia="en-IN"/>
          </w:rPr>
          <w:delText xml:space="preserve">on payment of </w:delText>
        </w:r>
        <w:r w:rsidRPr="07EEF1D8" w:rsidDel="0016762B">
          <w:rPr>
            <w:lang w:eastAsia="en-IN"/>
          </w:rPr>
          <w:delText>J</w:delText>
        </w:r>
        <w:r w:rsidRPr="07EEF1D8" w:rsidDel="00DB41A6">
          <w:rPr>
            <w:lang w:eastAsia="en-IN"/>
          </w:rPr>
          <w:delText xml:space="preserve">oining </w:delText>
        </w:r>
        <w:r w:rsidRPr="07EEF1D8" w:rsidDel="0016762B">
          <w:rPr>
            <w:lang w:eastAsia="en-IN"/>
          </w:rPr>
          <w:delText>F</w:delText>
        </w:r>
        <w:r w:rsidRPr="07EEF1D8" w:rsidDel="00DB41A6">
          <w:rPr>
            <w:lang w:eastAsia="en-IN"/>
          </w:rPr>
          <w:delText>ee</w:delText>
        </w:r>
        <w:r w:rsidRPr="07EEF1D8" w:rsidDel="5FBDE72E">
          <w:rPr>
            <w:lang w:eastAsia="en-IN"/>
          </w:rPr>
          <w:delText xml:space="preserve"> </w:delText>
        </w:r>
      </w:del>
    </w:p>
    <w:p w:rsidR="07EEF1D8" w:rsidP="07EEF1D8" w:rsidRDefault="07EEF1D8" w14:paraId="5471AF63" w14:textId="58C7433E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6A1DDB0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F711A7" w:rsidR="00F711A7" w:rsidP="2950848E" w:rsidRDefault="00F711A7" w14:paraId="13471A09" w14:textId="01AE314E">
      <w:pPr>
        <w:rPr>
          <w:rFonts w:ascii="Calibri" w:hAnsi="Calibri" w:eastAsia="Calibri" w:cs="Calibri"/>
          <w:sz w:val="12"/>
          <w:szCs w:val="12"/>
          <w:lang w:val="en-IN"/>
        </w:rPr>
      </w:pPr>
      <w:r w:rsidRPr="07EEF1D8" w:rsidR="00F711A7">
        <w:rPr>
          <w:b w:val="1"/>
          <w:bCs w:val="1"/>
          <w:lang w:val="en-IN"/>
        </w:rPr>
        <w:t>Welcome Benefit</w:t>
      </w:r>
      <w:r w:rsidRPr="07EEF1D8" w:rsidR="7FC53554">
        <w:rPr>
          <w:b w:val="1"/>
          <w:bCs w:val="1"/>
          <w:lang w:val="en-IN"/>
        </w:rPr>
        <w:t xml:space="preserve"> </w:t>
      </w:r>
    </w:p>
    <w:p w:rsidR="00903441" w:rsidP="001E7885" w:rsidRDefault="00903441" w14:paraId="6D8FA151" w14:textId="3D2B649D">
      <w:pPr>
        <w:pStyle w:val="ListParagraph"/>
        <w:numPr>
          <w:ilvl w:val="0"/>
          <w:numId w:val="7"/>
        </w:numPr>
        <w:rPr>
          <w:lang w:eastAsia="en-IN"/>
        </w:rPr>
      </w:pPr>
      <w:r w:rsidRPr="00903441">
        <w:rPr>
          <w:lang w:eastAsia="en-IN"/>
        </w:rPr>
        <w:t xml:space="preserve">Get Reliance Retail Voucher worth Rs. 500 on payment of </w:t>
      </w:r>
      <w:r w:rsidR="0016762B">
        <w:rPr>
          <w:lang w:eastAsia="en-IN"/>
        </w:rPr>
        <w:t>J</w:t>
      </w:r>
      <w:r w:rsidRPr="00903441">
        <w:rPr>
          <w:lang w:eastAsia="en-IN"/>
        </w:rPr>
        <w:t xml:space="preserve">oining </w:t>
      </w:r>
      <w:r w:rsidR="0016762B">
        <w:rPr>
          <w:lang w:eastAsia="en-IN"/>
        </w:rPr>
        <w:t>F</w:t>
      </w:r>
      <w:r w:rsidRPr="00903441">
        <w:rPr>
          <w:lang w:eastAsia="en-IN"/>
        </w:rPr>
        <w:t>ee</w:t>
      </w:r>
    </w:p>
    <w:p w:rsidR="00903441" w:rsidP="001E7885" w:rsidRDefault="00903441" w14:paraId="2D4B0A45" w14:textId="5C9C4B26">
      <w:pPr>
        <w:pStyle w:val="ListParagraph"/>
        <w:numPr>
          <w:ilvl w:val="0"/>
          <w:numId w:val="7"/>
        </w:numPr>
        <w:rPr>
          <w:lang w:eastAsia="en-IN"/>
        </w:rPr>
      </w:pPr>
      <w:hyperlink w:tgtFrame="_blank" w:history="1" r:id="rId11">
        <w:r w:rsidRPr="00903441">
          <w:rPr>
            <w:rStyle w:val="Hyperlink"/>
            <w:lang w:eastAsia="en-IN"/>
          </w:rPr>
          <w:t>Click here</w:t>
        </w:r>
      </w:hyperlink>
      <w:r>
        <w:rPr>
          <w:lang w:eastAsia="en-IN"/>
        </w:rPr>
        <w:t xml:space="preserve"> for more details</w:t>
      </w:r>
    </w:p>
    <w:p w:rsidRPr="003465A7" w:rsidR="003465A7" w:rsidP="2950848E" w:rsidRDefault="003465A7" w14:paraId="61BEC3A2" w14:textId="34338FD2">
      <w:pPr>
        <w:rPr>
          <w:rFonts w:ascii="Calibri" w:hAnsi="Calibri" w:eastAsia="Calibri" w:cs="Calibri"/>
          <w:sz w:val="12"/>
          <w:szCs w:val="12"/>
          <w:lang w:val="en-IN"/>
        </w:rPr>
      </w:pPr>
      <w:r w:rsidRPr="07EEF1D8" w:rsidR="003465A7">
        <w:rPr>
          <w:b w:val="1"/>
          <w:bCs w:val="1"/>
          <w:lang w:val="en-IN"/>
        </w:rPr>
        <w:t>Milestone Benefit</w:t>
      </w:r>
      <w:r w:rsidRPr="07EEF1D8" w:rsidR="00206061">
        <w:rPr>
          <w:b w:val="1"/>
          <w:bCs w:val="1"/>
          <w:lang w:val="en-IN"/>
        </w:rPr>
        <w:t>s</w:t>
      </w:r>
    </w:p>
    <w:p w:rsidR="001703CE" w:rsidP="001E7885" w:rsidRDefault="001703CE" w14:paraId="16532092" w14:textId="33CE0F65">
      <w:pPr>
        <w:pStyle w:val="ListParagraph"/>
        <w:numPr>
          <w:ilvl w:val="0"/>
          <w:numId w:val="8"/>
        </w:numPr>
        <w:rPr>
          <w:lang w:eastAsia="en-IN"/>
        </w:rPr>
      </w:pPr>
      <w:r w:rsidRPr="008A79B8">
        <w:rPr>
          <w:lang w:eastAsia="en-IN"/>
        </w:rPr>
        <w:t xml:space="preserve">Spend Based Reversal on annual spends of Rs </w:t>
      </w:r>
      <w:r>
        <w:rPr>
          <w:lang w:eastAsia="en-IN"/>
        </w:rPr>
        <w:t xml:space="preserve">1 </w:t>
      </w:r>
      <w:r w:rsidRPr="008A79B8" w:rsidR="000D05E4">
        <w:rPr>
          <w:lang w:eastAsia="en-IN"/>
        </w:rPr>
        <w:t>la</w:t>
      </w:r>
      <w:r w:rsidR="000D05E4">
        <w:rPr>
          <w:lang w:eastAsia="en-IN"/>
        </w:rPr>
        <w:t>kh</w:t>
      </w:r>
    </w:p>
    <w:p w:rsidR="00903441" w:rsidP="001E7885" w:rsidRDefault="00903441" w14:paraId="41AAF080" w14:textId="49440C20">
      <w:pPr>
        <w:pStyle w:val="ListParagraph"/>
        <w:numPr>
          <w:ilvl w:val="0"/>
          <w:numId w:val="8"/>
        </w:numPr>
      </w:pPr>
      <w:r w:rsidRPr="00903441">
        <w:t xml:space="preserve">Rs. </w:t>
      </w:r>
      <w:r w:rsidR="00094389">
        <w:t>2,25</w:t>
      </w:r>
      <w:r w:rsidRPr="00903441">
        <w:t xml:space="preserve">0 worth Reliance Retail Voucher on </w:t>
      </w:r>
      <w:r w:rsidRPr="00903441" w:rsidR="001703CE">
        <w:t xml:space="preserve">annual spends </w:t>
      </w:r>
      <w:r w:rsidRPr="00903441">
        <w:t>of Rs. 80,000</w:t>
      </w:r>
    </w:p>
    <w:p w:rsidRPr="00903441" w:rsidR="001703CE" w:rsidP="001E7885" w:rsidRDefault="001703CE" w14:paraId="6C1020BC" w14:textId="681813E0">
      <w:pPr>
        <w:pStyle w:val="ListParagraph"/>
        <w:numPr>
          <w:ilvl w:val="0"/>
          <w:numId w:val="8"/>
        </w:numPr>
      </w:pPr>
      <w:r w:rsidRPr="008A79B8">
        <w:rPr>
          <w:lang w:val="en-IN" w:eastAsia="en-IN"/>
        </w:rPr>
        <w:t xml:space="preserve">Gift Vouchers </w:t>
      </w:r>
      <w:r>
        <w:rPr>
          <w:lang w:val="en-IN" w:eastAsia="en-IN"/>
        </w:rPr>
        <w:t xml:space="preserve">are </w:t>
      </w:r>
      <w:r w:rsidRPr="008A79B8">
        <w:rPr>
          <w:lang w:val="en-IN" w:eastAsia="en-IN"/>
        </w:rPr>
        <w:t>redeem</w:t>
      </w:r>
      <w:r>
        <w:rPr>
          <w:lang w:val="en-IN" w:eastAsia="en-IN"/>
        </w:rPr>
        <w:t xml:space="preserve">able </w:t>
      </w:r>
      <w:r w:rsidRPr="008A79B8">
        <w:rPr>
          <w:lang w:val="en-IN" w:eastAsia="en-IN"/>
        </w:rPr>
        <w:t xml:space="preserve">only at </w:t>
      </w:r>
      <w:r w:rsidRPr="00903441">
        <w:t>participating Reliance Retail Stores</w:t>
      </w:r>
    </w:p>
    <w:p w:rsidRPr="00903441" w:rsidR="00903441" w:rsidP="001E7885" w:rsidRDefault="00903441" w14:paraId="55D93258" w14:textId="736A9DA8">
      <w:pPr>
        <w:pStyle w:val="ListParagraph"/>
        <w:numPr>
          <w:ilvl w:val="0"/>
          <w:numId w:val="8"/>
        </w:numPr>
      </w:pPr>
      <w:hyperlink w:tgtFrame="_blank" w:history="1" r:id="rId13">
        <w:r w:rsidRPr="00903441">
          <w:rPr>
            <w:rStyle w:val="Hyperlink"/>
          </w:rPr>
          <w:t>Click here</w:t>
        </w:r>
      </w:hyperlink>
      <w:r>
        <w:t xml:space="preserve"> </w:t>
      </w:r>
      <w:r w:rsidRPr="00903441">
        <w:t>for the list of participating Reliance Retail Stores</w:t>
      </w:r>
    </w:p>
    <w:p w:rsidR="008A79B8" w:rsidP="2950848E" w:rsidRDefault="00371E00" w14:paraId="16E44A03" w14:textId="0C4E0000">
      <w:pPr>
        <w:rPr>
          <w:rFonts w:ascii="Calibri" w:hAnsi="Calibri" w:eastAsia="Calibri" w:cs="Calibri"/>
          <w:sz w:val="12"/>
          <w:szCs w:val="12"/>
          <w:lang w:val="en-IN"/>
        </w:rPr>
      </w:pPr>
      <w:r w:rsidRPr="07EEF1D8" w:rsidR="00371E00">
        <w:rPr>
          <w:b w:val="1"/>
          <w:bCs w:val="1"/>
          <w:lang w:val="en-IN"/>
        </w:rPr>
        <w:t>Reward Benefits</w:t>
      </w:r>
      <w:r w:rsidRPr="07EEF1D8" w:rsidR="24F4ACEC">
        <w:rPr>
          <w:b w:val="1"/>
          <w:bCs w:val="1"/>
          <w:lang w:val="en-IN"/>
        </w:rPr>
        <w:t xml:space="preserve"> </w:t>
      </w:r>
    </w:p>
    <w:p w:rsidR="001703CE" w:rsidP="001E7885" w:rsidRDefault="001703CE" w14:paraId="788D942B" w14:textId="7A26C4F4">
      <w:pPr>
        <w:pStyle w:val="ListParagraph"/>
        <w:numPr>
          <w:ilvl w:val="0"/>
          <w:numId w:val="9"/>
        </w:numPr>
        <w:rPr>
          <w:lang w:val="en-IN"/>
        </w:rPr>
      </w:pPr>
      <w:r w:rsidRPr="001703CE">
        <w:rPr>
          <w:lang w:val="en-IN"/>
        </w:rPr>
        <w:t>10 Reward Points per Rs. 100 spent on AJIO &amp; JioMart Online Stores</w:t>
      </w:r>
      <w:r w:rsidR="00773204">
        <w:rPr>
          <w:lang w:val="en-IN"/>
        </w:rPr>
        <w:t xml:space="preserve"> </w:t>
      </w:r>
      <w:commentRangeStart w:id="17"/>
      <w:r w:rsidRPr="00857D0F" w:rsidR="00773204">
        <w:rPr>
          <w:highlight w:val="yellow"/>
          <w:lang w:val="en-IN"/>
        </w:rPr>
        <w:t>(except on UPI Payments)</w:t>
      </w:r>
      <w:commentRangeEnd w:id="17"/>
      <w:r w:rsidR="00773204">
        <w:rPr>
          <w:rStyle w:val="CommentReference"/>
          <w:sz w:val="22"/>
          <w:szCs w:val="22"/>
          <w:lang w:val="en-IN"/>
        </w:rPr>
        <w:commentReference w:id="17"/>
      </w:r>
    </w:p>
    <w:p w:rsidRPr="001703CE" w:rsidR="001703CE" w:rsidP="001E7885" w:rsidRDefault="001703CE" w14:paraId="064E059C" w14:textId="74E0DF33">
      <w:pPr>
        <w:pStyle w:val="ListParagraph"/>
        <w:numPr>
          <w:ilvl w:val="0"/>
          <w:numId w:val="9"/>
        </w:numPr>
        <w:rPr>
          <w:lang w:val="en-IN"/>
        </w:rPr>
      </w:pPr>
      <w:r w:rsidRPr="001703CE">
        <w:rPr>
          <w:lang w:val="en-IN"/>
        </w:rPr>
        <w:t>5 Reward Points per Rs. 100 spent on other participating Reliance Retail Stores (except on UPI Payments)</w:t>
      </w:r>
    </w:p>
    <w:p w:rsidRPr="001703CE" w:rsidR="001703CE" w:rsidP="001E7885" w:rsidRDefault="001703CE" w14:paraId="3788DCF3" w14:textId="690048A3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1703CE">
        <w:rPr>
          <w:lang w:val="en-IN" w:eastAsia="en-IN"/>
        </w:rPr>
        <w:t xml:space="preserve">5 Reward Points per Rs. 100 spent on </w:t>
      </w:r>
      <w:r>
        <w:rPr>
          <w:lang w:val="en-IN" w:eastAsia="en-IN"/>
        </w:rPr>
        <w:t>dining</w:t>
      </w:r>
      <w:r w:rsidRPr="001703CE">
        <w:rPr>
          <w:lang w:val="en-IN" w:eastAsia="en-IN"/>
        </w:rPr>
        <w:t xml:space="preserve"> &amp; movies</w:t>
      </w:r>
    </w:p>
    <w:p w:rsidR="001703CE" w:rsidP="001E7885" w:rsidRDefault="001703CE" w14:paraId="2B1B50CA" w14:textId="77777777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1703CE">
        <w:rPr>
          <w:lang w:val="en-IN" w:eastAsia="en-IN"/>
        </w:rPr>
        <w:t xml:space="preserve">1 Reward </w:t>
      </w:r>
      <w:r>
        <w:rPr>
          <w:lang w:val="en-IN" w:eastAsia="en-IN"/>
        </w:rPr>
        <w:t>Point</w:t>
      </w:r>
      <w:r w:rsidRPr="001703CE">
        <w:rPr>
          <w:lang w:val="en-IN" w:eastAsia="en-IN"/>
        </w:rPr>
        <w:t xml:space="preserve"> per Rs. 100 spent on other retail purchases (except fuel, property rental, wallet upload)</w:t>
      </w:r>
    </w:p>
    <w:p w:rsidRPr="001703CE" w:rsidR="001703CE" w:rsidP="001E7885" w:rsidRDefault="001703CE" w14:paraId="18912002" w14:textId="138FD9C3">
      <w:pPr>
        <w:pStyle w:val="ListParagraph"/>
        <w:numPr>
          <w:ilvl w:val="0"/>
          <w:numId w:val="9"/>
        </w:numPr>
        <w:rPr>
          <w:lang w:val="en-IN" w:eastAsia="en-IN"/>
        </w:rPr>
      </w:pPr>
      <w:r>
        <w:rPr>
          <w:lang w:val="en-IN" w:eastAsia="en-IN"/>
        </w:rPr>
        <w:t xml:space="preserve">1 </w:t>
      </w:r>
      <w:r w:rsidRPr="001703CE">
        <w:rPr>
          <w:lang w:val="en-IN" w:eastAsia="en-IN"/>
        </w:rPr>
        <w:t>Reward Point = Rs. 0.25</w:t>
      </w:r>
    </w:p>
    <w:p w:rsidRPr="000401FB" w:rsidR="001703CE" w:rsidP="001E7885" w:rsidRDefault="000401FB" w14:paraId="16279F61" w14:textId="2AA5EA72">
      <w:pPr>
        <w:pStyle w:val="ListParagraph"/>
        <w:numPr>
          <w:ilvl w:val="0"/>
          <w:numId w:val="9"/>
        </w:numPr>
      </w:pPr>
      <w:hyperlink w:tgtFrame="_blank" w:history="1" r:id="rId19">
        <w:r w:rsidRPr="001703CE">
          <w:rPr>
            <w:rStyle w:val="Hyperlink"/>
            <w:lang w:val="en-IN"/>
          </w:rPr>
          <w:t xml:space="preserve">Click </w:t>
        </w:r>
        <w:r>
          <w:rPr>
            <w:rStyle w:val="Hyperlink"/>
            <w:lang w:val="en-IN"/>
          </w:rPr>
          <w:t>h</w:t>
        </w:r>
        <w:r w:rsidRPr="001703CE">
          <w:rPr>
            <w:rStyle w:val="Hyperlink"/>
            <w:lang w:val="en-IN"/>
          </w:rPr>
          <w:t>ere</w:t>
        </w:r>
      </w:hyperlink>
      <w:r>
        <w:rPr>
          <w:lang w:val="en-IN"/>
        </w:rPr>
        <w:t xml:space="preserve"> </w:t>
      </w:r>
      <w:r w:rsidRPr="001703CE">
        <w:rPr>
          <w:lang w:val="en-IN"/>
        </w:rPr>
        <w:t>for more details</w:t>
      </w:r>
    </w:p>
    <w:p w:rsidRPr="00995FCF" w:rsidR="000401FB" w:rsidP="2950848E" w:rsidRDefault="000401FB" w14:paraId="6563FFBC" w14:textId="5F172CB3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07EEF1D8" w:rsidR="000401FB">
        <w:rPr>
          <w:b w:val="1"/>
          <w:bCs w:val="1"/>
          <w:lang w:val="en-IN"/>
        </w:rPr>
        <w:t>Fuel Surcharge Waiver</w:t>
      </w:r>
      <w:r w:rsidRPr="07EEF1D8" w:rsidR="01A61414">
        <w:rPr>
          <w:b w:val="1"/>
          <w:bCs w:val="1"/>
          <w:lang w:val="en-IN"/>
        </w:rPr>
        <w:t xml:space="preserve"> </w:t>
      </w:r>
    </w:p>
    <w:p w:rsidRPr="00F23D00" w:rsidR="000401FB" w:rsidP="001E7885" w:rsidRDefault="000401FB" w14:paraId="4856C456" w14:textId="12D59943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lastRenderedPageBreak/>
        <w:t>Enjoy a 1% fuel surcharge 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>between Rs. 500 and Rs. 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71E00" w:rsidP="001E7885" w:rsidRDefault="000401FB" w14:paraId="4A3A14F3" w14:textId="0C79BEF2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0401FB" w:rsidR="000401FB" w:rsidP="2950848E" w:rsidRDefault="000401FB" w14:paraId="268D426A" w14:textId="01F97F0E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07EEF1D8" w:rsidR="000401FB">
        <w:rPr>
          <w:b w:val="1"/>
          <w:bCs w:val="1"/>
          <w:lang w:val="en-IN"/>
        </w:rPr>
        <w:t>Other Benefits</w:t>
      </w:r>
      <w:r w:rsidRPr="07EEF1D8" w:rsidR="50F85063">
        <w:rPr>
          <w:b w:val="1"/>
          <w:bCs w:val="1"/>
          <w:lang w:val="en-IN"/>
        </w:rPr>
        <w:t xml:space="preserve"> </w:t>
      </w:r>
    </w:p>
    <w:p w:rsidR="000401FB" w:rsidP="001E7885" w:rsidRDefault="000401FB" w14:paraId="32359B24" w14:textId="46E40C13">
      <w:pPr>
        <w:numPr>
          <w:ilvl w:val="0"/>
          <w:numId w:val="10"/>
        </w:numPr>
        <w:spacing w:after="0"/>
        <w:rPr>
          <w:lang w:val="en-IN"/>
        </w:rPr>
      </w:pPr>
      <w:r>
        <w:rPr>
          <w:lang w:val="en-IN"/>
        </w:rPr>
        <w:t>Transaction</w:t>
      </w:r>
      <w:r w:rsidRPr="000401FB">
        <w:rPr>
          <w:lang w:val="en-IN"/>
        </w:rPr>
        <w:t xml:space="preserve"> offers at participating Reliance Retail Stores</w:t>
      </w:r>
    </w:p>
    <w:p w:rsidRPr="000401FB" w:rsidR="000401FB" w:rsidP="001E7885" w:rsidRDefault="000401FB" w14:paraId="1439A557" w14:textId="35B00AEC">
      <w:pPr>
        <w:numPr>
          <w:ilvl w:val="0"/>
          <w:numId w:val="10"/>
        </w:numPr>
        <w:rPr>
          <w:lang w:val="en-IN"/>
        </w:rPr>
      </w:pPr>
      <w:hyperlink w:tgtFrame="_blank" w:history="1" r:id="rId22">
        <w:r w:rsidRPr="000401FB">
          <w:rPr>
            <w:rStyle w:val="Hyperlink"/>
            <w:lang w:val="en-IN"/>
          </w:rPr>
          <w:t>Click here</w:t>
        </w:r>
      </w:hyperlink>
      <w:r>
        <w:rPr>
          <w:lang w:val="en-IN"/>
        </w:rPr>
        <w:t xml:space="preserve"> </w:t>
      </w:r>
      <w:r w:rsidRPr="000401FB">
        <w:rPr>
          <w:lang w:val="en-IN"/>
        </w:rPr>
        <w:t>for details</w:t>
      </w:r>
    </w:p>
    <w:p w:rsidRPr="003442DC" w:rsidR="003442DC" w:rsidP="003442DC" w:rsidRDefault="003442DC" w14:paraId="2F3C90CD" w14:textId="77777777">
      <w:pPr>
        <w:spacing w:after="0"/>
        <w:jc w:val="center"/>
        <w:rPr>
          <w:b/>
          <w:bCs/>
          <w:u w:val="single"/>
          <w:lang w:val="en-IN"/>
        </w:rPr>
      </w:pPr>
      <w:r w:rsidRPr="003442DC">
        <w:rPr>
          <w:b/>
          <w:bCs/>
          <w:u w:val="single"/>
          <w:lang w:val="en-IN"/>
        </w:rPr>
        <w:t>Network Privileges</w:t>
      </w:r>
    </w:p>
    <w:p w:rsidRPr="003442DC" w:rsidR="003442DC" w:rsidP="003442DC" w:rsidRDefault="003442DC" w14:paraId="418BC4B7" w14:textId="77777777">
      <w:pPr>
        <w:spacing w:after="0"/>
        <w:rPr>
          <w:b/>
          <w:bCs/>
          <w:lang w:val="en-IN"/>
        </w:rPr>
      </w:pPr>
    </w:p>
    <w:p w:rsidRPr="007E6A3E" w:rsidR="003442DC" w:rsidP="003442DC" w:rsidRDefault="003442DC" w14:paraId="2D4736EF" w14:textId="77777777">
      <w:pPr>
        <w:spacing w:after="0"/>
        <w:rPr>
          <w:b/>
          <w:bCs/>
          <w:lang w:val="en-IN"/>
        </w:rPr>
      </w:pPr>
      <w:r w:rsidRPr="007E6A3E">
        <w:rPr>
          <w:b/>
          <w:bCs/>
          <w:lang w:val="en-IN"/>
        </w:rPr>
        <w:t>Mastercard</w:t>
      </w:r>
    </w:p>
    <w:p w:rsidRPr="003442DC" w:rsidR="003442DC" w:rsidP="001E7885" w:rsidRDefault="003442DC" w14:paraId="2B6441CA" w14:textId="3150AD75">
      <w:pPr>
        <w:pStyle w:val="ListParagraph"/>
        <w:numPr>
          <w:ilvl w:val="0"/>
          <w:numId w:val="12"/>
        </w:numPr>
        <w:rPr>
          <w:lang w:val="en-IN"/>
        </w:rPr>
      </w:pPr>
      <w:del w:author="Namita Salgiya" w:date="2026-01-16T12:59:00Z" w16du:dateUtc="2026-01-16T07:29:00Z" w:id="18">
        <w:r w:rsidRPr="003442DC" w:rsidDel="006766A7">
          <w:rPr>
            <w:lang w:val="en-IN"/>
          </w:rPr>
          <w:delText xml:space="preserve">Enjoy </w:delText>
        </w:r>
      </w:del>
      <w:ins w:author="Namita Salgiya" w:date="2026-01-16T12:59:00Z" w16du:dateUtc="2026-01-16T07:29:00Z" w:id="19">
        <w:r w:rsidR="006766A7">
          <w:rPr>
            <w:lang w:val="en-IN"/>
          </w:rPr>
          <w:t>U</w:t>
        </w:r>
      </w:ins>
      <w:del w:author="Namita Salgiya" w:date="2026-01-16T12:59:00Z" w16du:dateUtc="2026-01-16T07:29:00Z" w:id="20">
        <w:r w:rsidRPr="003442DC" w:rsidDel="006766A7">
          <w:rPr>
            <w:lang w:val="en-IN"/>
          </w:rPr>
          <w:delText>u</w:delText>
        </w:r>
      </w:del>
      <w:r w:rsidRPr="003442DC">
        <w:rPr>
          <w:lang w:val="en-IN"/>
        </w:rPr>
        <w:t xml:space="preserve">p to 12% </w:t>
      </w:r>
      <w:r w:rsidRPr="003442DC" w:rsidR="000D05E4">
        <w:rPr>
          <w:lang w:val="en-IN"/>
        </w:rPr>
        <w:t xml:space="preserve">Instant Discount </w:t>
      </w:r>
      <w:r w:rsidRPr="003442DC">
        <w:rPr>
          <w:lang w:val="en-IN"/>
        </w:rPr>
        <w:t>on hotel bookings worldwide via Agoda</w:t>
      </w:r>
    </w:p>
    <w:p w:rsidRPr="003442DC" w:rsidR="003442DC" w:rsidP="001E7885" w:rsidRDefault="003442DC" w14:paraId="403CB1E2" w14:textId="4D91CF97">
      <w:pPr>
        <w:pStyle w:val="ListParagraph"/>
        <w:numPr>
          <w:ilvl w:val="0"/>
          <w:numId w:val="12"/>
        </w:numPr>
        <w:rPr>
          <w:lang w:val="en-IN"/>
        </w:rPr>
      </w:pPr>
      <w:r w:rsidRPr="003442DC">
        <w:rPr>
          <w:lang w:val="en-IN"/>
        </w:rPr>
        <w:t>Up</w:t>
      </w:r>
      <w:r>
        <w:rPr>
          <w:lang w:val="en-IN"/>
        </w:rPr>
        <w:t xml:space="preserve"> </w:t>
      </w:r>
      <w:r w:rsidRPr="003442DC">
        <w:rPr>
          <w:lang w:val="en-IN"/>
        </w:rPr>
        <w:t xml:space="preserve">to 15% </w:t>
      </w:r>
      <w:r w:rsidRPr="003442DC" w:rsidR="000D05E4">
        <w:rPr>
          <w:lang w:val="en-IN"/>
        </w:rPr>
        <w:t xml:space="preserve">Off </w:t>
      </w:r>
      <w:r w:rsidRPr="003442DC">
        <w:rPr>
          <w:lang w:val="en-IN"/>
        </w:rPr>
        <w:t>at Apollo Pharmacy</w:t>
      </w:r>
    </w:p>
    <w:p w:rsidRPr="003442DC" w:rsidR="003442DC" w:rsidP="001E7885" w:rsidRDefault="003442DC" w14:paraId="3CFD2B3A" w14:textId="37D2D9C8">
      <w:pPr>
        <w:pStyle w:val="ListParagraph"/>
        <w:numPr>
          <w:ilvl w:val="0"/>
          <w:numId w:val="12"/>
        </w:numPr>
        <w:rPr>
          <w:lang w:val="en-IN"/>
        </w:rPr>
      </w:pPr>
      <w:r w:rsidRPr="003442DC">
        <w:rPr>
          <w:lang w:val="en-IN"/>
        </w:rPr>
        <w:t xml:space="preserve">Up to 15% </w:t>
      </w:r>
      <w:r w:rsidRPr="003442DC" w:rsidR="000D05E4">
        <w:rPr>
          <w:lang w:val="en-IN"/>
        </w:rPr>
        <w:t xml:space="preserve">Discount </w:t>
      </w:r>
      <w:r w:rsidRPr="003442DC">
        <w:rPr>
          <w:lang w:val="en-IN"/>
        </w:rPr>
        <w:t>on Room Bookings and F&amp;B at Lalit Hotels</w:t>
      </w:r>
    </w:p>
    <w:p w:rsidRPr="003442DC" w:rsidR="003442DC" w:rsidP="003442DC" w:rsidRDefault="003442DC" w14:paraId="28B8D9D3" w14:textId="7045B351">
      <w:pPr>
        <w:rPr>
          <w:b/>
          <w:bCs/>
          <w:lang w:val="en-IN"/>
        </w:rPr>
      </w:pPr>
      <w:r w:rsidRPr="003442DC">
        <w:rPr>
          <w:b/>
          <w:bCs/>
          <w:lang w:val="en-IN"/>
        </w:rPr>
        <w:t>RuPay</w:t>
      </w:r>
    </w:p>
    <w:p w:rsidRPr="003442DC" w:rsidR="003442DC" w:rsidP="001E7885" w:rsidRDefault="003442DC" w14:paraId="568949AB" w14:textId="64C79BF1">
      <w:pPr>
        <w:pStyle w:val="ListParagraph"/>
        <w:numPr>
          <w:ilvl w:val="0"/>
          <w:numId w:val="11"/>
        </w:numPr>
        <w:rPr>
          <w:lang w:val="en-IN"/>
        </w:rPr>
      </w:pPr>
      <w:r w:rsidRPr="003442DC">
        <w:rPr>
          <w:lang w:val="en-IN"/>
        </w:rPr>
        <w:t>Up</w:t>
      </w:r>
      <w:r>
        <w:rPr>
          <w:lang w:val="en-IN"/>
        </w:rPr>
        <w:t xml:space="preserve"> </w:t>
      </w:r>
      <w:r w:rsidRPr="003442DC">
        <w:rPr>
          <w:lang w:val="en-IN"/>
        </w:rPr>
        <w:t xml:space="preserve">to 15% </w:t>
      </w:r>
      <w:r w:rsidRPr="003442DC" w:rsidR="000D05E4">
        <w:rPr>
          <w:lang w:val="en-IN"/>
        </w:rPr>
        <w:t xml:space="preserve">Cashback </w:t>
      </w:r>
      <w:r w:rsidRPr="003442DC">
        <w:rPr>
          <w:lang w:val="en-IN"/>
        </w:rPr>
        <w:t>on hotels and flight bookings at MakeMyTrip</w:t>
      </w:r>
    </w:p>
    <w:p w:rsidRPr="003442DC" w:rsidR="003442DC" w:rsidP="001E7885" w:rsidRDefault="003442DC" w14:paraId="6BDC130A" w14:textId="0F95C06F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Up to</w:t>
      </w:r>
      <w:r w:rsidRPr="003442DC">
        <w:rPr>
          <w:lang w:val="en-IN"/>
        </w:rPr>
        <w:t xml:space="preserve"> 20% </w:t>
      </w:r>
      <w:r w:rsidRPr="003442DC" w:rsidR="000D05E4">
        <w:rPr>
          <w:lang w:val="en-IN"/>
        </w:rPr>
        <w:t xml:space="preserve">Off </w:t>
      </w:r>
      <w:r w:rsidRPr="003442DC">
        <w:rPr>
          <w:lang w:val="en-IN"/>
        </w:rPr>
        <w:t>on ZoomCar</w:t>
      </w:r>
    </w:p>
    <w:p w:rsidRPr="003442DC" w:rsidR="000401FB" w:rsidP="001E7885" w:rsidRDefault="003442DC" w14:paraId="709DFF73" w14:textId="67D3E54C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U</w:t>
      </w:r>
      <w:r w:rsidRPr="003442DC">
        <w:rPr>
          <w:lang w:val="en-IN"/>
        </w:rPr>
        <w:t>p</w:t>
      </w:r>
      <w:r>
        <w:rPr>
          <w:lang w:val="en-IN"/>
        </w:rPr>
        <w:t xml:space="preserve"> </w:t>
      </w:r>
      <w:r w:rsidRPr="003442DC">
        <w:rPr>
          <w:lang w:val="en-IN"/>
        </w:rPr>
        <w:t xml:space="preserve">to 15% </w:t>
      </w:r>
      <w:r w:rsidRPr="003442DC" w:rsidR="000D05E4">
        <w:rPr>
          <w:lang w:val="en-IN"/>
        </w:rPr>
        <w:t xml:space="preserve">Off </w:t>
      </w:r>
      <w:r w:rsidRPr="003442DC">
        <w:rPr>
          <w:lang w:val="en-IN"/>
        </w:rPr>
        <w:t>on Shopping at Lifestyle Stores</w:t>
      </w: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Pr="003465A7" w:rsidR="00AB6998" w:rsidP="00AB6998" w:rsidRDefault="00AB6998" w14:paraId="73CBE8C5" w14:textId="77777777">
      <w:pPr>
        <w:rPr>
          <w:b/>
          <w:bCs/>
          <w:lang w:val="en-IN"/>
        </w:rPr>
      </w:pPr>
      <w:r w:rsidRPr="003465A7">
        <w:rPr>
          <w:b/>
          <w:bCs/>
          <w:lang w:val="en-IN"/>
        </w:rPr>
        <w:t>Milestone Benefit</w:t>
      </w:r>
    </w:p>
    <w:p w:rsidR="00AB6998" w:rsidP="001E7885" w:rsidRDefault="00AB6998" w14:paraId="70ADB51D" w14:textId="0AE65855">
      <w:pPr>
        <w:pStyle w:val="ListParagraph"/>
        <w:numPr>
          <w:ilvl w:val="0"/>
          <w:numId w:val="8"/>
        </w:numPr>
        <w:rPr>
          <w:lang w:eastAsia="en-IN"/>
        </w:rPr>
      </w:pPr>
      <w:r w:rsidRPr="008A79B8">
        <w:rPr>
          <w:lang w:eastAsia="en-IN"/>
        </w:rPr>
        <w:t xml:space="preserve">Spend Based Reversal on </w:t>
      </w:r>
      <w:del w:author="Namita Salgiya" w:date="2026-01-16T13:02:00Z" w16du:dateUtc="2026-01-16T07:32:00Z" w:id="21">
        <w:r w:rsidRPr="008A79B8" w:rsidDel="006766A7">
          <w:rPr>
            <w:lang w:eastAsia="en-IN"/>
          </w:rPr>
          <w:delText xml:space="preserve">annual </w:delText>
        </w:r>
      </w:del>
      <w:r w:rsidRPr="008A79B8">
        <w:rPr>
          <w:lang w:eastAsia="en-IN"/>
        </w:rPr>
        <w:t xml:space="preserve">spends of Rs </w:t>
      </w:r>
      <w:r>
        <w:rPr>
          <w:lang w:eastAsia="en-IN"/>
        </w:rPr>
        <w:t xml:space="preserve">1 </w:t>
      </w:r>
      <w:r w:rsidRPr="008A79B8" w:rsidR="000D05E4">
        <w:rPr>
          <w:lang w:eastAsia="en-IN"/>
        </w:rPr>
        <w:t>la</w:t>
      </w:r>
      <w:r w:rsidR="000D05E4">
        <w:rPr>
          <w:lang w:eastAsia="en-IN"/>
        </w:rPr>
        <w:t>kh</w:t>
      </w:r>
      <w:ins w:author="Namita Salgiya" w:date="2026-01-16T13:02:00Z" w16du:dateUtc="2026-01-16T07:32:00Z" w:id="22">
        <w:r w:rsidR="000D05E4">
          <w:rPr>
            <w:lang w:eastAsia="en-IN"/>
          </w:rPr>
          <w:t xml:space="preserve"> </w:t>
        </w:r>
        <w:del w:author="Upadhyay , Shubham (SBICard)" w:date="2026-01-20T13:14:00Z" w16du:dateUtc="2026-01-20T07:44:00Z" w:id="23">
          <w:r w:rsidDel="000D05E4" w:rsidR="006766A7">
            <w:rPr>
              <w:lang w:val="en-IN"/>
            </w:rPr>
            <w:delText>spends</w:delText>
          </w:r>
        </w:del>
      </w:ins>
    </w:p>
    <w:p w:rsidRPr="00903441" w:rsidR="00AB6998" w:rsidP="001E7885" w:rsidRDefault="00AB6998" w14:paraId="530A1AEF" w14:textId="19BEA8F6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903441">
        <w:rPr>
          <w:lang w:val="en-IN" w:eastAsia="en-IN"/>
        </w:rPr>
        <w:t xml:space="preserve">Rs. 500 </w:t>
      </w:r>
      <w:del w:author="Namita Salgiya" w:date="2026-01-16T13:02:00Z" w16du:dateUtc="2026-01-16T07:32:00Z" w:id="24">
        <w:r w:rsidRPr="00903441" w:rsidDel="006766A7">
          <w:rPr>
            <w:lang w:val="en-IN" w:eastAsia="en-IN"/>
          </w:rPr>
          <w:delText xml:space="preserve">worth </w:delText>
        </w:r>
      </w:del>
      <w:r w:rsidRPr="00903441">
        <w:rPr>
          <w:lang w:val="en-IN" w:eastAsia="en-IN"/>
        </w:rPr>
        <w:t xml:space="preserve">Reliance Retail Voucher on </w:t>
      </w:r>
      <w:del w:author="Namita Salgiya" w:date="2026-01-16T13:03:00Z" w16du:dateUtc="2026-01-16T07:33:00Z" w:id="25">
        <w:r w:rsidRPr="00903441" w:rsidDel="006766A7">
          <w:rPr>
            <w:lang w:val="en-IN" w:eastAsia="en-IN"/>
          </w:rPr>
          <w:delText xml:space="preserve">annual </w:delText>
        </w:r>
      </w:del>
      <w:r w:rsidRPr="00903441">
        <w:rPr>
          <w:lang w:val="en-IN" w:eastAsia="en-IN"/>
        </w:rPr>
        <w:t>spends of Rs. 25,000</w:t>
      </w:r>
      <w:ins w:author="Namita Salgiya" w:date="2026-01-16T13:03:00Z" w16du:dateUtc="2026-01-16T07:33:00Z" w:id="26">
        <w:r w:rsidR="006766A7">
          <w:rPr>
            <w:lang w:val="en-IN" w:eastAsia="en-IN"/>
          </w:rPr>
          <w:t xml:space="preserve"> </w:t>
        </w:r>
        <w:del w:author="Upadhyay , Shubham (SBICard)" w:date="2026-01-20T13:15:00Z" w16du:dateUtc="2026-01-20T07:45:00Z" w:id="27">
          <w:r w:rsidDel="000D05E4" w:rsidR="006766A7">
            <w:rPr>
              <w:lang w:val="en-IN"/>
            </w:rPr>
            <w:delText>spends</w:delText>
          </w:r>
        </w:del>
      </w:ins>
    </w:p>
    <w:p w:rsidRPr="00903441" w:rsidR="00AB6998" w:rsidP="001E7885" w:rsidRDefault="00AB6998" w14:paraId="45B83756" w14:textId="7AA69771">
      <w:pPr>
        <w:pStyle w:val="ListParagraph"/>
        <w:numPr>
          <w:ilvl w:val="0"/>
          <w:numId w:val="8"/>
        </w:numPr>
      </w:pPr>
      <w:r w:rsidRPr="00903441">
        <w:t xml:space="preserve">Rs. 750 </w:t>
      </w:r>
      <w:del w:author="Namita Salgiya" w:date="2026-01-16T13:03:00Z" w16du:dateUtc="2026-01-16T07:33:00Z" w:id="28">
        <w:r w:rsidRPr="00903441" w:rsidDel="006766A7">
          <w:delText xml:space="preserve">worth </w:delText>
        </w:r>
      </w:del>
      <w:r w:rsidRPr="00903441">
        <w:t xml:space="preserve">Reliance Retail Voucher on </w:t>
      </w:r>
      <w:del w:author="Namita Salgiya" w:date="2026-01-16T13:03:00Z" w16du:dateUtc="2026-01-16T07:33:00Z" w:id="29">
        <w:r w:rsidRPr="00903441" w:rsidDel="006766A7">
          <w:delText xml:space="preserve">annual </w:delText>
        </w:r>
      </w:del>
      <w:r w:rsidRPr="00903441">
        <w:t>spends of Rs. 50,000</w:t>
      </w:r>
      <w:ins w:author="Namita Salgiya" w:date="2026-01-16T13:03:00Z" w16du:dateUtc="2026-01-16T07:33:00Z" w:id="30">
        <w:r w:rsidR="006766A7">
          <w:t xml:space="preserve"> </w:t>
        </w:r>
        <w:del w:author="Upadhyay , Shubham (SBICard)" w:date="2026-01-20T13:15:00Z" w16du:dateUtc="2026-01-20T07:45:00Z" w:id="31">
          <w:r w:rsidDel="000D05E4" w:rsidR="006766A7">
            <w:rPr>
              <w:lang w:val="en-IN"/>
            </w:rPr>
            <w:delText>spends</w:delText>
          </w:r>
        </w:del>
      </w:ins>
    </w:p>
    <w:p w:rsidR="00AB6998" w:rsidP="001E7885" w:rsidRDefault="00AB6998" w14:paraId="472FC964" w14:textId="60418665">
      <w:pPr>
        <w:pStyle w:val="ListParagraph"/>
        <w:numPr>
          <w:ilvl w:val="0"/>
          <w:numId w:val="8"/>
        </w:numPr>
      </w:pPr>
      <w:r w:rsidRPr="00903441">
        <w:t xml:space="preserve">Rs. 1,000 </w:t>
      </w:r>
      <w:del w:author="Namita Salgiya" w:date="2026-01-16T13:03:00Z" w16du:dateUtc="2026-01-16T07:33:00Z" w:id="32">
        <w:r w:rsidRPr="00903441" w:rsidDel="006766A7">
          <w:delText xml:space="preserve">worth </w:delText>
        </w:r>
      </w:del>
      <w:r w:rsidRPr="00903441">
        <w:t xml:space="preserve">Reliance Retail Voucher on </w:t>
      </w:r>
      <w:del w:author="Namita Salgiya" w:date="2026-01-16T13:03:00Z" w16du:dateUtc="2026-01-16T07:33:00Z" w:id="33">
        <w:r w:rsidRPr="00903441" w:rsidDel="006766A7">
          <w:delText xml:space="preserve">annual </w:delText>
        </w:r>
      </w:del>
      <w:r w:rsidRPr="00903441">
        <w:t>spends of Rs. 80,000</w:t>
      </w:r>
      <w:ins w:author="Namita Salgiya" w:date="2026-01-16T13:03:00Z" w16du:dateUtc="2026-01-16T07:33:00Z" w:id="34">
        <w:r w:rsidR="006766A7">
          <w:t xml:space="preserve"> </w:t>
        </w:r>
        <w:del w:author="Upadhyay , Shubham (SBICard)" w:date="2026-01-20T13:16:00Z" w16du:dateUtc="2026-01-20T07:46:00Z" w:id="35">
          <w:r w:rsidDel="000D05E4" w:rsidR="006766A7">
            <w:rPr>
              <w:lang w:val="en-IN"/>
            </w:rPr>
            <w:delText>spends</w:delText>
          </w:r>
        </w:del>
      </w:ins>
    </w:p>
    <w:p w:rsidR="00AB6998" w:rsidDel="006766A7" w:rsidP="00AB6998" w:rsidRDefault="00AB6998" w14:paraId="0F4DD16E" w14:textId="12830410">
      <w:pPr>
        <w:rPr>
          <w:del w:author="Namita Salgiya" w:date="2026-01-16T13:03:00Z" w16du:dateUtc="2026-01-16T07:33:00Z" w:id="36"/>
          <w:lang w:val="en-IN" w:eastAsia="en-IN"/>
        </w:rPr>
      </w:pPr>
      <w:del w:author="Namita Salgiya" w:date="2026-01-16T13:03:00Z" w16du:dateUtc="2026-01-16T07:33:00Z" w:id="37">
        <w:r w:rsidRPr="008A79B8" w:rsidDel="006766A7">
          <w:rPr>
            <w:lang w:val="en-IN" w:eastAsia="en-IN"/>
          </w:rPr>
          <w:delText xml:space="preserve">Gift Vouchers </w:delText>
        </w:r>
        <w:r w:rsidDel="006766A7">
          <w:rPr>
            <w:lang w:val="en-IN" w:eastAsia="en-IN"/>
          </w:rPr>
          <w:delText xml:space="preserve">are </w:delText>
        </w:r>
        <w:r w:rsidRPr="008A79B8" w:rsidDel="006766A7">
          <w:rPr>
            <w:lang w:val="en-IN" w:eastAsia="en-IN"/>
          </w:rPr>
          <w:delText>redeem</w:delText>
        </w:r>
        <w:r w:rsidDel="006766A7">
          <w:rPr>
            <w:lang w:val="en-IN" w:eastAsia="en-IN"/>
          </w:rPr>
          <w:delText xml:space="preserve">able </w:delText>
        </w:r>
        <w:r w:rsidRPr="008A79B8" w:rsidDel="006766A7">
          <w:rPr>
            <w:lang w:val="en-IN" w:eastAsia="en-IN"/>
          </w:rPr>
          <w:delText xml:space="preserve">only at </w:delText>
        </w:r>
        <w:r w:rsidRPr="00903441" w:rsidDel="006766A7">
          <w:delText>participating Reliance Retail Stores</w:delText>
        </w:r>
      </w:del>
    </w:p>
    <w:p w:rsidRPr="00903441" w:rsidR="006766A7" w:rsidRDefault="006766A7" w14:paraId="27697A2D" w14:textId="77777777">
      <w:pPr>
        <w:pStyle w:val="ListParagraph"/>
        <w:rPr>
          <w:ins w:author="Namita Salgiya" w:date="2026-01-16T13:03:00Z" w16du:dateUtc="2026-01-16T07:33:00Z" w:id="38"/>
        </w:rPr>
        <w:pPrChange w:author="Namita Salgiya" w:date="2026-01-16T13:03:00Z" w16du:dateUtc="2026-01-16T07:33:00Z" w:id="39">
          <w:pPr>
            <w:pStyle w:val="ListParagraph"/>
            <w:numPr>
              <w:numId w:val="8"/>
            </w:numPr>
            <w:ind w:hanging="360"/>
          </w:pPr>
        </w:pPrChange>
      </w:pPr>
    </w:p>
    <w:p w:rsidRPr="00903441" w:rsidR="00AB6998" w:rsidDel="006766A7" w:rsidP="001E7885" w:rsidRDefault="00AB6998" w14:paraId="3768231B" w14:textId="27EC8CAF">
      <w:pPr>
        <w:pStyle w:val="ListParagraph"/>
        <w:numPr>
          <w:ilvl w:val="0"/>
          <w:numId w:val="8"/>
        </w:numPr>
        <w:rPr>
          <w:del w:author="Namita Salgiya" w:date="2026-01-16T13:03:00Z" w16du:dateUtc="2026-01-16T07:33:00Z" w:id="40"/>
        </w:rPr>
      </w:pPr>
      <w:del w:author="Namita Salgiya" w:date="2026-01-16T13:03:00Z" w16du:dateUtc="2026-01-16T07:33:00Z" w:id="41">
        <w:r w:rsidDel="006766A7">
          <w:fldChar w:fldCharType="begin"/>
        </w:r>
        <w:r w:rsidDel="006766A7">
          <w:delInstrText>HYPERLINK "https://www.sbicard.com/sbi-card-en/assets/docs/pdf/tnc/reliance-retail-stores.pdf" \t "_blank"</w:delInstrText>
        </w:r>
        <w:r w:rsidDel="006766A7">
          <w:fldChar w:fldCharType="separate"/>
        </w:r>
        <w:r w:rsidRPr="00903441" w:rsidDel="006766A7">
          <w:rPr>
            <w:rStyle w:val="Hyperlink"/>
          </w:rPr>
          <w:delText>Click here</w:delText>
        </w:r>
        <w:r w:rsidDel="006766A7">
          <w:fldChar w:fldCharType="end"/>
        </w:r>
        <w:r w:rsidDel="006766A7">
          <w:delText xml:space="preserve"> </w:delText>
        </w:r>
        <w:r w:rsidRPr="00903441" w:rsidDel="006766A7">
          <w:delText>for the list of participating Reliance Retail Stores</w:delText>
        </w:r>
      </w:del>
    </w:p>
    <w:p w:rsidR="00AB6998" w:rsidP="00AB6998" w:rsidRDefault="00AB6998" w14:paraId="31179ADA" w14:textId="77777777">
      <w:pPr>
        <w:rPr>
          <w:b/>
          <w:bCs/>
          <w:lang w:val="en-IN"/>
        </w:rPr>
      </w:pPr>
      <w:r>
        <w:rPr>
          <w:b/>
          <w:bCs/>
          <w:lang w:val="en-IN"/>
        </w:rPr>
        <w:t>Reward Benefits</w:t>
      </w:r>
    </w:p>
    <w:p w:rsidRPr="00306112" w:rsidR="00AB6998" w:rsidP="00306112" w:rsidRDefault="00AB6998" w14:paraId="719C6114" w14:textId="0BF1EB27">
      <w:pPr>
        <w:pStyle w:val="ListParagraph"/>
        <w:numPr>
          <w:ilvl w:val="0"/>
          <w:numId w:val="9"/>
        </w:numPr>
        <w:rPr>
          <w:lang w:val="en-IN"/>
        </w:rPr>
      </w:pPr>
      <w:del w:author="Namita Salgiya" w:date="2026-01-16T13:00:00Z" w16du:dateUtc="2026-01-16T07:30:00Z" w:id="42">
        <w:r w:rsidRPr="001703CE" w:rsidDel="006766A7">
          <w:rPr>
            <w:lang w:val="en-IN"/>
          </w:rPr>
          <w:delText xml:space="preserve">10 </w:delText>
        </w:r>
      </w:del>
      <w:r w:rsidRPr="001703CE">
        <w:rPr>
          <w:lang w:val="en-IN"/>
        </w:rPr>
        <w:t xml:space="preserve">Reward Points </w:t>
      </w:r>
      <w:del w:author="Namita Salgiya" w:date="2026-01-16T13:00:00Z" w16du:dateUtc="2026-01-16T07:30:00Z" w:id="43">
        <w:r w:rsidRPr="001703CE" w:rsidDel="006766A7">
          <w:rPr>
            <w:lang w:val="en-IN"/>
          </w:rPr>
          <w:delText xml:space="preserve">per Rs. 100 spent </w:delText>
        </w:r>
      </w:del>
      <w:r w:rsidRPr="001703CE">
        <w:rPr>
          <w:lang w:val="en-IN"/>
        </w:rPr>
        <w:t xml:space="preserve">on </w:t>
      </w:r>
      <w:ins w:author="Namita Salgiya" w:date="2026-01-16T13:00:00Z" w16du:dateUtc="2026-01-16T07:30:00Z" w:id="44">
        <w:r w:rsidR="006766A7">
          <w:rPr>
            <w:lang w:val="en-IN"/>
          </w:rPr>
          <w:t xml:space="preserve">spends at </w:t>
        </w:r>
      </w:ins>
      <w:r w:rsidRPr="001703CE">
        <w:rPr>
          <w:lang w:val="en-IN"/>
        </w:rPr>
        <w:t>AJIO &amp; JioMart Online Stores</w:t>
      </w:r>
      <w:del w:author="Namita Salgiya" w:date="2026-01-16T13:01:00Z" w16du:dateUtc="2026-01-16T07:31:00Z" w:id="45">
        <w:r w:rsidDel="006766A7" w:rsidR="00306112">
          <w:rPr>
            <w:lang w:val="en-IN"/>
          </w:rPr>
          <w:delText xml:space="preserve"> </w:delText>
        </w:r>
        <w:commentRangeStart w:id="46"/>
        <w:r w:rsidRPr="001703CE" w:rsidDel="006766A7" w:rsidR="00306112">
          <w:rPr>
            <w:lang w:val="en-IN"/>
          </w:rPr>
          <w:delText>(except on UPI Payments)</w:delText>
        </w:r>
        <w:commentRangeEnd w:id="46"/>
        <w:r w:rsidRPr="00306112" w:rsidDel="006766A7" w:rsidR="00306112">
          <w:rPr>
            <w:rStyle w:val="CommentReference"/>
            <w:sz w:val="22"/>
            <w:szCs w:val="22"/>
            <w:lang w:val="en-IN"/>
          </w:rPr>
          <w:commentReference w:id="46"/>
        </w:r>
      </w:del>
    </w:p>
    <w:p w:rsidRPr="001703CE" w:rsidR="00AB6998" w:rsidP="001E7885" w:rsidRDefault="00AB6998" w14:paraId="17452BD6" w14:textId="12550A4C">
      <w:pPr>
        <w:pStyle w:val="ListParagraph"/>
        <w:numPr>
          <w:ilvl w:val="0"/>
          <w:numId w:val="9"/>
        </w:numPr>
        <w:rPr>
          <w:lang w:val="en-IN"/>
        </w:rPr>
      </w:pPr>
      <w:del w:author="Namita Salgiya" w:date="2026-01-16T13:01:00Z" w16du:dateUtc="2026-01-16T07:31:00Z" w:id="47">
        <w:r w:rsidRPr="001703CE" w:rsidDel="006766A7">
          <w:rPr>
            <w:lang w:val="en-IN"/>
          </w:rPr>
          <w:delText xml:space="preserve">5 </w:delText>
        </w:r>
      </w:del>
      <w:r w:rsidRPr="001703CE">
        <w:rPr>
          <w:lang w:val="en-IN"/>
        </w:rPr>
        <w:t xml:space="preserve">Reward Points </w:t>
      </w:r>
      <w:del w:author="Namita Salgiya" w:date="2026-01-16T13:01:00Z" w16du:dateUtc="2026-01-16T07:31:00Z" w:id="48">
        <w:r w:rsidRPr="001703CE" w:rsidDel="006766A7">
          <w:rPr>
            <w:lang w:val="en-IN"/>
          </w:rPr>
          <w:delText xml:space="preserve">per Rs. 100 spent </w:delText>
        </w:r>
      </w:del>
      <w:r w:rsidRPr="001703CE">
        <w:rPr>
          <w:lang w:val="en-IN"/>
        </w:rPr>
        <w:t xml:space="preserve">on other </w:t>
      </w:r>
      <w:ins w:author="Namita Salgiya" w:date="2026-01-16T13:01:00Z" w16du:dateUtc="2026-01-16T07:31:00Z" w:id="49">
        <w:r w:rsidR="006766A7">
          <w:rPr>
            <w:lang w:val="en-IN"/>
          </w:rPr>
          <w:t xml:space="preserve">spends at </w:t>
        </w:r>
      </w:ins>
      <w:del w:author="Namita Salgiya" w:date="2026-01-16T13:01:00Z" w16du:dateUtc="2026-01-16T07:31:00Z" w:id="50">
        <w:r w:rsidRPr="001703CE" w:rsidDel="006766A7">
          <w:rPr>
            <w:lang w:val="en-IN"/>
          </w:rPr>
          <w:delText xml:space="preserve">participating </w:delText>
        </w:r>
      </w:del>
      <w:r w:rsidRPr="001703CE">
        <w:rPr>
          <w:lang w:val="en-IN"/>
        </w:rPr>
        <w:t>Reliance Retail Stores</w:t>
      </w:r>
      <w:del w:author="Namita Salgiya" w:date="2026-01-16T13:01:00Z" w16du:dateUtc="2026-01-16T07:31:00Z" w:id="51">
        <w:r w:rsidRPr="001703CE" w:rsidDel="006766A7">
          <w:rPr>
            <w:lang w:val="en-IN"/>
          </w:rPr>
          <w:delText xml:space="preserve"> (except on UPI Payments)</w:delText>
        </w:r>
      </w:del>
    </w:p>
    <w:p w:rsidRPr="001703CE" w:rsidR="00AB6998" w:rsidP="001E7885" w:rsidRDefault="00AB6998" w14:paraId="53AF760D" w14:textId="75B85230">
      <w:pPr>
        <w:pStyle w:val="ListParagraph"/>
        <w:numPr>
          <w:ilvl w:val="0"/>
          <w:numId w:val="9"/>
        </w:numPr>
        <w:rPr>
          <w:lang w:val="en-IN" w:eastAsia="en-IN"/>
        </w:rPr>
      </w:pPr>
      <w:del w:author="Namita Salgiya" w:date="2026-01-16T13:01:00Z" w16du:dateUtc="2026-01-16T07:31:00Z" w:id="52">
        <w:r w:rsidRPr="001703CE" w:rsidDel="006766A7">
          <w:rPr>
            <w:lang w:val="en-IN" w:eastAsia="en-IN"/>
          </w:rPr>
          <w:delText xml:space="preserve">5 </w:delText>
        </w:r>
      </w:del>
      <w:r w:rsidRPr="001703CE">
        <w:rPr>
          <w:lang w:val="en-IN" w:eastAsia="en-IN"/>
        </w:rPr>
        <w:t xml:space="preserve">Reward Points </w:t>
      </w:r>
      <w:del w:author="Namita Salgiya" w:date="2026-01-16T13:02:00Z" w16du:dateUtc="2026-01-16T07:32:00Z" w:id="53">
        <w:r w:rsidRPr="001703CE" w:rsidDel="006766A7">
          <w:rPr>
            <w:lang w:val="en-IN" w:eastAsia="en-IN"/>
          </w:rPr>
          <w:delText xml:space="preserve">per Rs. 100 </w:delText>
        </w:r>
      </w:del>
      <w:ins w:author="Namita Salgiya" w:date="2026-01-16T13:02:00Z" w16du:dateUtc="2026-01-16T07:32:00Z" w:id="54">
        <w:r w:rsidR="006766A7">
          <w:rPr>
            <w:lang w:val="en-IN" w:eastAsia="en-IN"/>
          </w:rPr>
          <w:t xml:space="preserve">on </w:t>
        </w:r>
      </w:ins>
      <w:del w:author="Namita Salgiya" w:date="2026-01-16T13:02:00Z" w16du:dateUtc="2026-01-16T07:32:00Z" w:id="55">
        <w:r w:rsidRPr="001703CE" w:rsidDel="006766A7">
          <w:rPr>
            <w:lang w:val="en-IN" w:eastAsia="en-IN"/>
          </w:rPr>
          <w:delText xml:space="preserve">spent on </w:delText>
        </w:r>
      </w:del>
      <w:r>
        <w:rPr>
          <w:lang w:val="en-IN" w:eastAsia="en-IN"/>
        </w:rPr>
        <w:t>dining</w:t>
      </w:r>
      <w:r w:rsidRPr="001703CE">
        <w:rPr>
          <w:lang w:val="en-IN" w:eastAsia="en-IN"/>
        </w:rPr>
        <w:t xml:space="preserve"> &amp; movie</w:t>
      </w:r>
      <w:ins w:author="Namita Salgiya" w:date="2026-01-16T13:02:00Z" w16du:dateUtc="2026-01-16T07:32:00Z" w:id="56">
        <w:r w:rsidR="006766A7">
          <w:rPr>
            <w:lang w:val="en-IN" w:eastAsia="en-IN"/>
          </w:rPr>
          <w:t xml:space="preserve"> </w:t>
        </w:r>
        <w:r w:rsidR="006766A7">
          <w:rPr>
            <w:lang w:val="en-IN"/>
          </w:rPr>
          <w:t>spends</w:t>
        </w:r>
      </w:ins>
      <w:del w:author="Namita Salgiya" w:date="2026-01-16T13:02:00Z" w16du:dateUtc="2026-01-16T07:32:00Z" w:id="57">
        <w:r w:rsidRPr="001703CE" w:rsidDel="006766A7">
          <w:rPr>
            <w:lang w:val="en-IN" w:eastAsia="en-IN"/>
          </w:rPr>
          <w:delText>s</w:delText>
        </w:r>
      </w:del>
    </w:p>
    <w:p w:rsidR="00AB6998" w:rsidDel="006766A7" w:rsidP="001E7885" w:rsidRDefault="00AB6998" w14:paraId="0D50AB3D" w14:textId="0B2C8551">
      <w:pPr>
        <w:pStyle w:val="ListParagraph"/>
        <w:numPr>
          <w:ilvl w:val="0"/>
          <w:numId w:val="9"/>
        </w:numPr>
        <w:rPr>
          <w:del w:author="Namita Salgiya" w:date="2026-01-16T13:02:00Z" w16du:dateUtc="2026-01-16T07:32:00Z" w:id="58"/>
          <w:lang w:val="en-IN" w:eastAsia="en-IN"/>
        </w:rPr>
      </w:pPr>
      <w:del w:author="Namita Salgiya" w:date="2026-01-16T13:02:00Z" w16du:dateUtc="2026-01-16T07:32:00Z" w:id="59">
        <w:r w:rsidRPr="001703CE" w:rsidDel="006766A7">
          <w:rPr>
            <w:lang w:val="en-IN" w:eastAsia="en-IN"/>
          </w:rPr>
          <w:delText xml:space="preserve">1 Reward </w:delText>
        </w:r>
        <w:r w:rsidDel="006766A7">
          <w:rPr>
            <w:lang w:val="en-IN" w:eastAsia="en-IN"/>
          </w:rPr>
          <w:delText>Point</w:delText>
        </w:r>
        <w:r w:rsidRPr="001703CE" w:rsidDel="006766A7">
          <w:rPr>
            <w:lang w:val="en-IN" w:eastAsia="en-IN"/>
          </w:rPr>
          <w:delText xml:space="preserve"> per Rs. 100 spent on other retail purchases (except fuel, property rental, wallet upload)</w:delText>
        </w:r>
      </w:del>
    </w:p>
    <w:p w:rsidRPr="001703CE" w:rsidR="00AB6998" w:rsidDel="006766A7" w:rsidP="001E7885" w:rsidRDefault="00AB6998" w14:paraId="6AC606D1" w14:textId="026E3CEC">
      <w:pPr>
        <w:pStyle w:val="ListParagraph"/>
        <w:numPr>
          <w:ilvl w:val="0"/>
          <w:numId w:val="9"/>
        </w:numPr>
        <w:rPr>
          <w:del w:author="Namita Salgiya" w:date="2026-01-16T13:02:00Z" w16du:dateUtc="2026-01-16T07:32:00Z" w:id="60"/>
          <w:lang w:val="en-IN" w:eastAsia="en-IN"/>
        </w:rPr>
      </w:pPr>
      <w:del w:author="Namita Salgiya" w:date="2026-01-16T13:02:00Z" w16du:dateUtc="2026-01-16T07:32:00Z" w:id="61">
        <w:r w:rsidDel="006766A7">
          <w:rPr>
            <w:lang w:val="en-IN" w:eastAsia="en-IN"/>
          </w:rPr>
          <w:delText xml:space="preserve">1 </w:delText>
        </w:r>
        <w:r w:rsidRPr="001703CE" w:rsidDel="006766A7">
          <w:rPr>
            <w:lang w:val="en-IN" w:eastAsia="en-IN"/>
          </w:rPr>
          <w:delText>Reward Point = Rs. 0.25</w:delText>
        </w:r>
      </w:del>
    </w:p>
    <w:p w:rsidRPr="000401FB" w:rsidR="00AB6998" w:rsidDel="006766A7" w:rsidP="001E7885" w:rsidRDefault="00AB6998" w14:paraId="4A0080F4" w14:textId="3B615219">
      <w:pPr>
        <w:pStyle w:val="ListParagraph"/>
        <w:numPr>
          <w:ilvl w:val="0"/>
          <w:numId w:val="9"/>
        </w:numPr>
        <w:rPr>
          <w:del w:author="Namita Salgiya" w:date="2026-01-16T13:02:00Z" w16du:dateUtc="2026-01-16T07:32:00Z" w:id="62"/>
        </w:rPr>
      </w:pPr>
      <w:del w:author="Namita Salgiya" w:date="2026-01-16T13:02:00Z" w16du:dateUtc="2026-01-16T07:32:00Z" w:id="63">
        <w:r w:rsidDel="006766A7">
          <w:fldChar w:fldCharType="begin"/>
        </w:r>
        <w:r w:rsidDel="006766A7">
          <w:delInstrText>HYPERLINK "https://www.sbicard.com/sbi-card-en/assets/docs/pdf/tnc/reliance-retail-stores.pdf" \t "_blank"</w:delInstrText>
        </w:r>
        <w:r w:rsidDel="006766A7">
          <w:fldChar w:fldCharType="separate"/>
        </w:r>
        <w:r w:rsidRPr="001703CE" w:rsidDel="006766A7">
          <w:rPr>
            <w:rStyle w:val="Hyperlink"/>
            <w:lang w:val="en-IN"/>
          </w:rPr>
          <w:delText xml:space="preserve">Click </w:delText>
        </w:r>
        <w:r w:rsidDel="006766A7">
          <w:rPr>
            <w:rStyle w:val="Hyperlink"/>
            <w:lang w:val="en-IN"/>
          </w:rPr>
          <w:delText>h</w:delText>
        </w:r>
        <w:r w:rsidRPr="001703CE" w:rsidDel="006766A7">
          <w:rPr>
            <w:rStyle w:val="Hyperlink"/>
            <w:lang w:val="en-IN"/>
          </w:rPr>
          <w:delText>ere</w:delText>
        </w:r>
        <w:r w:rsidDel="006766A7">
          <w:fldChar w:fldCharType="end"/>
        </w:r>
        <w:r w:rsidDel="006766A7">
          <w:rPr>
            <w:lang w:val="en-IN"/>
          </w:rPr>
          <w:delText xml:space="preserve"> </w:delText>
        </w:r>
        <w:r w:rsidRPr="001703CE" w:rsidDel="006766A7">
          <w:rPr>
            <w:lang w:val="en-IN"/>
          </w:rPr>
          <w:delText>for more details</w:delText>
        </w:r>
      </w:del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23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2D38D6" w:rsidR="002D38D6" w:rsidP="001E7885" w:rsidRDefault="003D5A56" w14:paraId="07E865B8" w14:textId="0C8F645F">
      <w:pPr>
        <w:pStyle w:val="ListParagraph"/>
        <w:numPr>
          <w:ilvl w:val="0"/>
          <w:numId w:val="2"/>
        </w:numPr>
      </w:pPr>
      <w:del w:author="Namita Salgiya" w:date="2026-01-16T13:03:00Z" w16du:dateUtc="2026-01-16T07:33:00Z" w:id="64">
        <w:r w:rsidDel="006766A7">
          <w:delText>Joining</w:delText>
        </w:r>
        <w:r w:rsidRPr="002D38D6" w:rsidDel="006766A7" w:rsidR="002D38D6">
          <w:delText xml:space="preserve"> </w:delText>
        </w:r>
      </w:del>
      <w:ins w:author="Namita Salgiya" w:date="2026-01-16T13:03:00Z" w16du:dateUtc="2026-01-16T07:33:00Z" w:id="65">
        <w:r w:rsidR="006766A7">
          <w:t>Annual</w:t>
        </w:r>
        <w:r w:rsidRPr="002D38D6" w:rsidR="006766A7">
          <w:t xml:space="preserve"> </w:t>
        </w:r>
      </w:ins>
      <w:r w:rsidRPr="002D38D6" w:rsidR="002D38D6">
        <w:t>Fee (one-time): Rs.</w:t>
      </w:r>
      <w:r w:rsidR="00687E6A">
        <w:t xml:space="preserve"> </w:t>
      </w:r>
      <w:bookmarkStart w:name="_Hlk218164992" w:id="66"/>
      <w:r w:rsidR="00AB6998">
        <w:t>4</w:t>
      </w:r>
      <w:r w:rsidRPr="002D38D6" w:rsidR="002D38D6">
        <w:t xml:space="preserve">99 </w:t>
      </w:r>
      <w:bookmarkEnd w:id="66"/>
      <w:r w:rsidRPr="002D38D6" w:rsidR="002D38D6">
        <w:t>+ taxes </w:t>
      </w:r>
    </w:p>
    <w:p w:rsidRPr="002D38D6" w:rsidR="002D38D6" w:rsidP="001E7885" w:rsidRDefault="002D38D6" w14:paraId="3CCA290E" w14:textId="2B2299C5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B6998">
        <w:t>4</w:t>
      </w:r>
      <w:r w:rsidRPr="002D38D6" w:rsidR="00AB6998">
        <w:t xml:space="preserve">99 </w:t>
      </w:r>
      <w:r w:rsidRPr="002D38D6">
        <w:t>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1E7885" w:rsidRDefault="006766A7" w14:paraId="7060F76E" w14:textId="3A9F15A6">
      <w:pPr>
        <w:pStyle w:val="ListParagraph"/>
        <w:numPr>
          <w:ilvl w:val="0"/>
          <w:numId w:val="3"/>
        </w:numPr>
        <w:rPr>
          <w:lang w:val="en-IN"/>
        </w:rPr>
      </w:pPr>
      <w:ins w:author="Namita Salgiya" w:date="2026-01-16T13:03:00Z" w16du:dateUtc="2026-01-16T07:33:00Z" w:id="67">
        <w:r>
          <w:t>Annual</w:t>
        </w:r>
      </w:ins>
      <w:del w:author="Namita Salgiya" w:date="2026-01-16T13:03:00Z" w16du:dateUtc="2026-01-16T07:33:00Z" w:id="68">
        <w:r w:rsidDel="006766A7" w:rsidR="003D5A56">
          <w:delText>Joining</w:delText>
        </w:r>
      </w:del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AB6998">
        <w:t>499</w:t>
      </w:r>
      <w:r w:rsidRPr="002D38D6" w:rsidR="00A80E72">
        <w:t>+ taxes</w:t>
      </w:r>
    </w:p>
    <w:p w:rsidR="00A579B5" w:rsidP="001E7885" w:rsidRDefault="00A579B5" w14:paraId="5301376D" w14:textId="552952D3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AB6998">
        <w:t>4</w:t>
      </w:r>
      <w:r w:rsidRPr="002D38D6" w:rsidR="00687E6A">
        <w:t>99</w:t>
      </w:r>
      <w:r w:rsidRPr="002D38D6" w:rsidR="00A80E72">
        <w:t xml:space="preserve">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="00AB6998" w:rsidP="001E7885" w:rsidRDefault="00AB6998" w14:paraId="233814C4" w14:textId="7432688E">
      <w:pPr>
        <w:pStyle w:val="ListParagraph"/>
        <w:numPr>
          <w:ilvl w:val="0"/>
          <w:numId w:val="3"/>
        </w:numPr>
        <w:rPr>
          <w:lang w:val="en-IN"/>
        </w:rPr>
      </w:pPr>
      <w:r w:rsidRPr="00AB6998">
        <w:t>Renewal Fee reversed if annual spends for last year &gt;= Rs.1,00,000</w:t>
      </w:r>
    </w:p>
    <w:p w:rsidRPr="00A579B5" w:rsidR="00A579B5" w:rsidP="001E7885" w:rsidRDefault="00A579B5" w14:paraId="099A0E29" w14:textId="1C280769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6T13:03:00Z" w16du:dateUtc="2026-01-16T07:33:00Z" w:id="69">
        <w:r w:rsidR="006766A7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1E7885" w:rsidR="009164D7" w:rsidP="001E7885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lastRenderedPageBreak/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4">
        <w:r w:rsidRPr="009164D7">
          <w:rPr>
            <w:rStyle w:val="Hyperlink"/>
            <w:lang w:val="en-IN"/>
          </w:rPr>
          <w:t>Most Important Terms &amp; Conditions</w:t>
        </w:r>
      </w:hyperlink>
    </w:p>
    <w:p w:rsidR="001E7885" w:rsidP="001E7885" w:rsidRDefault="001E7885" w14:paraId="52CF752B" w14:textId="77777777">
      <w:pPr>
        <w:rPr>
          <w:ins w:author="Namita Salgiya" w:date="2026-01-16T13:03:00Z" w16du:dateUtc="2026-01-16T07:33:00Z" w:id="70"/>
          <w:rStyle w:val="Hyperlink"/>
          <w:b/>
          <w:bCs/>
          <w:lang w:val="en-IN"/>
        </w:rPr>
      </w:pPr>
      <w:r w:rsidRPr="001E7885">
        <w:rPr>
          <w:rStyle w:val="Hyperlink"/>
          <w:b/>
          <w:bCs/>
          <w:lang w:val="en-IN"/>
        </w:rPr>
        <w:t>FAQ</w:t>
      </w:r>
    </w:p>
    <w:p w:rsidRPr="00BC38CC" w:rsidR="006766A7" w:rsidP="006766A7" w:rsidRDefault="006766A7" w14:paraId="7C7A454F" w14:textId="77777777">
      <w:pPr>
        <w:rPr>
          <w:ins w:author="Namita Salgiya" w:date="2026-01-16T13:04:00Z" w16du:dateUtc="2026-01-16T07:34:00Z" w:id="71"/>
          <w:b/>
          <w:bCs/>
          <w:lang w:val="en-IN"/>
        </w:rPr>
      </w:pPr>
      <w:bookmarkStart w:name="_Hlk219368909" w:id="72"/>
      <w:ins w:author="Namita Salgiya" w:date="2026-01-16T13:04:00Z" w16du:dateUtc="2026-01-16T07:34:00Z" w:id="73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6766A7" w:rsidP="006766A7" w:rsidRDefault="006766A7" w14:paraId="79C1D46B" w14:textId="1E664346">
      <w:pPr>
        <w:rPr>
          <w:ins w:author="Namita Salgiya" w:date="2026-01-16T13:04:00Z" w16du:dateUtc="2026-01-16T07:34:00Z" w:id="74"/>
          <w:lang w:val="en-IN"/>
        </w:rPr>
      </w:pPr>
      <w:ins w:author="Namita Salgiya" w:date="2026-01-16T13:04:00Z" w16du:dateUtc="2026-01-16T07:34:00Z" w:id="75">
        <w:r w:rsidRPr="006766A7">
          <w:rPr>
            <w:lang w:val="en-IN"/>
          </w:rPr>
          <w:t xml:space="preserve">The Annual Fee of the card is Rs. 499 + taxes. The Renewal Fee is Rs. 499 + taxes from second year onwards. </w:t>
        </w:r>
        <w:r w:rsidRPr="00AB6998">
          <w:t>Renewal Fee</w:t>
        </w:r>
        <w:r>
          <w:t xml:space="preserve"> is</w:t>
        </w:r>
        <w:r w:rsidRPr="00AB6998">
          <w:t xml:space="preserve"> reversed if annual spends for last year &gt;= Rs</w:t>
        </w:r>
        <w:r>
          <w:t xml:space="preserve"> </w:t>
        </w:r>
        <w:r w:rsidRPr="00AB6998">
          <w:t>1,00,000</w:t>
        </w:r>
        <w:r>
          <w:t>.</w:t>
        </w:r>
      </w:ins>
    </w:p>
    <w:p w:rsidRPr="00BC38CC" w:rsidR="006766A7" w:rsidP="006766A7" w:rsidRDefault="006766A7" w14:paraId="1BFEFC4B" w14:textId="77777777">
      <w:pPr>
        <w:rPr>
          <w:ins w:author="Namita Salgiya" w:date="2026-01-16T13:04:00Z" w16du:dateUtc="2026-01-16T07:34:00Z" w:id="76"/>
          <w:b/>
          <w:bCs/>
          <w:lang w:val="en-IN"/>
        </w:rPr>
      </w:pPr>
      <w:ins w:author="Namita Salgiya" w:date="2026-01-16T13:04:00Z" w16du:dateUtc="2026-01-16T07:34:00Z" w:id="77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6766A7" w:rsidP="006766A7" w:rsidRDefault="006766A7" w14:paraId="2021809F" w14:textId="4ED3BB97">
      <w:pPr>
        <w:rPr>
          <w:ins w:author="Namita Salgiya" w:date="2026-01-16T13:04:00Z" w16du:dateUtc="2026-01-16T07:34:00Z" w:id="78"/>
          <w:lang w:val="en-IN" w:eastAsia="en-IN"/>
        </w:rPr>
      </w:pPr>
      <w:ins w:author="Namita Salgiya" w:date="2026-01-16T13:04:00Z" w16du:dateUtc="2026-01-16T07:34:00Z" w:id="79">
        <w:r w:rsidRPr="006766A7">
          <w:rPr>
            <w:lang w:val="en-IN"/>
          </w:rPr>
          <w:t xml:space="preserve">Yes, you can use your Reliance </w:t>
        </w:r>
        <w:r w:rsidRPr="006766A7">
          <w:rPr>
            <w:lang w:val="en-IN"/>
            <w:rPrChange w:author="Namita Salgiya" w:date="2026-01-16T13:05:00Z" w16du:dateUtc="2026-01-16T07:35:00Z" w:id="80">
              <w:rPr>
                <w:highlight w:val="yellow"/>
                <w:lang w:val="en-IN"/>
              </w:rPr>
            </w:rPrChange>
          </w:rPr>
          <w:t xml:space="preserve">SBI Card </w:t>
        </w:r>
        <w:del w:author="Upadhyay , Shubham (SBICard)" w:date="2026-01-20T13:16:00Z" w16du:dateUtc="2026-01-20T07:46:00Z" w:id="81">
          <w:r w:rsidRPr="006766A7" w:rsidDel="000D05E4">
            <w:rPr>
              <w:lang w:val="en-IN"/>
            </w:rPr>
            <w:delText xml:space="preserve">in </w:delText>
          </w:r>
        </w:del>
      </w:ins>
      <w:ins w:author="Upadhyay , Shubham (SBICard)" w:date="2026-01-20T13:16:00Z" w16du:dateUtc="2026-01-20T07:46:00Z" w:id="82">
        <w:r w:rsidR="000D05E4">
          <w:rPr>
            <w:lang w:val="en-IN"/>
          </w:rPr>
          <w:t xml:space="preserve">at </w:t>
        </w:r>
      </w:ins>
      <w:ins w:author="Namita Salgiya" w:date="2026-01-16T13:04:00Z" w16du:dateUtc="2026-01-16T07:34:00Z" w:id="83">
        <w:r w:rsidRPr="006766A7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16T13:05:00Z" w16du:dateUtc="2026-01-16T07:35:00Z" w:id="84">
        <w:r>
          <w:rPr>
            <w:lang w:val="en-IN" w:eastAsia="en-IN"/>
          </w:rPr>
          <w:t xml:space="preserve">You can </w:t>
        </w:r>
        <w:r w:rsidRPr="006766A7">
          <w:rPr>
            <w:lang w:val="en-IN" w:eastAsia="en-IN"/>
          </w:rPr>
          <w:t xml:space="preserve">make payments at any outlet that accepts </w:t>
        </w:r>
        <w:r w:rsidRPr="003442DC">
          <w:rPr>
            <w:lang w:eastAsia="en-IN"/>
          </w:rPr>
          <w:t>RuPay</w:t>
        </w:r>
      </w:ins>
      <w:ins w:author="Upadhyay , Shubham (SBICard)" w:date="2026-01-20T13:16:00Z" w16du:dateUtc="2026-01-20T07:46:00Z" w:id="85">
        <w:r w:rsidR="000D05E4">
          <w:rPr>
            <w:lang w:eastAsia="en-IN"/>
          </w:rPr>
          <w:t xml:space="preserve"> </w:t>
        </w:r>
      </w:ins>
      <w:ins w:author="Namita Salgiya" w:date="2026-01-16T13:05:00Z" w16du:dateUtc="2026-01-16T07:35:00Z" w:id="86">
        <w:r w:rsidRPr="003442DC">
          <w:rPr>
            <w:lang w:eastAsia="en-IN"/>
          </w:rPr>
          <w:t>/</w:t>
        </w:r>
      </w:ins>
      <w:ins w:author="Upadhyay , Shubham (SBICard)" w:date="2026-01-20T13:16:00Z" w16du:dateUtc="2026-01-20T07:46:00Z" w:id="87">
        <w:r w:rsidR="000D05E4">
          <w:rPr>
            <w:lang w:eastAsia="en-IN"/>
          </w:rPr>
          <w:t xml:space="preserve"> </w:t>
        </w:r>
      </w:ins>
      <w:ins w:author="Namita Salgiya" w:date="2026-01-16T13:05:00Z" w16du:dateUtc="2026-01-16T07:35:00Z" w:id="88">
        <w:r w:rsidRPr="005055D0">
          <w:rPr>
            <w:lang w:eastAsia="en-IN"/>
          </w:rPr>
          <w:t>MasterCard</w:t>
        </w:r>
        <w:r>
          <w:rPr>
            <w:lang w:eastAsia="en-IN"/>
          </w:rPr>
          <w:t>.</w:t>
        </w:r>
        <w:r>
          <w:rPr>
            <w:lang w:val="en-IN" w:eastAsia="en-IN"/>
          </w:rPr>
          <w:t xml:space="preserve"> </w:t>
        </w:r>
      </w:ins>
      <w:ins w:author="Namita Salgiya" w:date="2026-01-16T13:04:00Z" w16du:dateUtc="2026-01-16T07:34:00Z" w:id="89">
        <w:r w:rsidRPr="00BC38CC">
          <w:rPr>
            <w:lang w:val="en-IN"/>
          </w:rPr>
          <w:t xml:space="preserve">You can withdraw cash from over 1 million </w:t>
        </w:r>
      </w:ins>
      <w:ins w:author="Namita Salgiya" w:date="2026-01-16T13:05:00Z" w16du:dateUtc="2026-01-16T07:35:00Z" w:id="90">
        <w:r w:rsidRPr="003442DC">
          <w:rPr>
            <w:lang w:val="en-IN" w:eastAsia="en-IN"/>
          </w:rPr>
          <w:t>RuPay</w:t>
        </w:r>
      </w:ins>
      <w:ins w:author="Upadhyay , Shubham (SBICard)" w:date="2026-01-20T13:17:00Z" w16du:dateUtc="2026-01-20T07:47:00Z" w:id="91">
        <w:r w:rsidR="000D05E4">
          <w:rPr>
            <w:lang w:val="en-IN" w:eastAsia="en-IN"/>
          </w:rPr>
          <w:t xml:space="preserve"> </w:t>
        </w:r>
      </w:ins>
      <w:ins w:author="Namita Salgiya" w:date="2026-01-16T13:05:00Z" w16du:dateUtc="2026-01-16T07:35:00Z" w:id="92">
        <w:r w:rsidRPr="003442DC">
          <w:rPr>
            <w:lang w:val="en-IN" w:eastAsia="en-IN"/>
          </w:rPr>
          <w:t>/</w:t>
        </w:r>
      </w:ins>
      <w:ins w:author="Upadhyay , Shubham (SBICard)" w:date="2026-01-20T13:17:00Z" w16du:dateUtc="2026-01-20T07:47:00Z" w:id="93">
        <w:r w:rsidR="000D05E4">
          <w:rPr>
            <w:lang w:val="en-IN" w:eastAsia="en-IN"/>
          </w:rPr>
          <w:t xml:space="preserve"> </w:t>
        </w:r>
      </w:ins>
      <w:ins w:author="Namita Salgiya" w:date="2026-01-16T13:05:00Z" w16du:dateUtc="2026-01-16T07:35:00Z" w:id="94">
        <w:r w:rsidRPr="003442DC">
          <w:rPr>
            <w:lang w:val="en-IN" w:eastAsia="en-IN"/>
          </w:rPr>
          <w:t xml:space="preserve">MasterCard ATMs </w:t>
        </w:r>
      </w:ins>
      <w:ins w:author="Namita Salgiya" w:date="2026-01-16T13:04:00Z" w16du:dateUtc="2026-01-16T07:34:00Z" w:id="95">
        <w:r w:rsidRPr="00BC38CC">
          <w:rPr>
            <w:lang w:val="en-IN"/>
          </w:rPr>
          <w:t>across the globe.</w:t>
        </w:r>
      </w:ins>
    </w:p>
    <w:p w:rsidRPr="00BC38CC" w:rsidR="006766A7" w:rsidP="006766A7" w:rsidRDefault="006766A7" w14:paraId="40501027" w14:textId="77777777">
      <w:pPr>
        <w:rPr>
          <w:ins w:author="Namita Salgiya" w:date="2026-01-16T13:04:00Z" w16du:dateUtc="2026-01-16T07:34:00Z" w:id="96"/>
          <w:b/>
          <w:bCs/>
          <w:lang w:val="en-IN"/>
        </w:rPr>
      </w:pPr>
      <w:ins w:author="Namita Salgiya" w:date="2026-01-16T13:04:00Z" w16du:dateUtc="2026-01-16T07:34:00Z" w:id="97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6766A7" w:rsidP="006766A7" w:rsidRDefault="006766A7" w14:paraId="5A889171" w14:textId="77777777">
      <w:pPr>
        <w:rPr>
          <w:ins w:author="Namita Salgiya" w:date="2026-01-16T13:04:00Z" w16du:dateUtc="2026-01-16T07:34:00Z" w:id="98"/>
          <w:lang w:val="en-IN"/>
        </w:rPr>
      </w:pPr>
      <w:ins w:author="Namita Salgiya" w:date="2026-01-16T13:04:00Z" w16du:dateUtc="2026-01-16T07:34:00Z" w:id="99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72"/>
      </w:ins>
    </w:p>
    <w:p w:rsidRPr="001E7885" w:rsidR="006766A7" w:rsidP="001E7885" w:rsidRDefault="006766A7" w14:paraId="388C1DBB" w14:textId="77777777">
      <w:pPr>
        <w:rPr>
          <w:rStyle w:val="Hyperlink"/>
          <w:b/>
          <w:bCs/>
          <w:u w:val="none"/>
        </w:rPr>
      </w:pPr>
    </w:p>
    <w:p w:rsidRPr="001E7885" w:rsidR="001E7885" w:rsidDel="006766A7" w:rsidP="001E7885" w:rsidRDefault="001E7885" w14:paraId="04E86A4E" w14:textId="1215F047">
      <w:pPr>
        <w:pStyle w:val="ListParagraph"/>
        <w:numPr>
          <w:ilvl w:val="0"/>
          <w:numId w:val="4"/>
        </w:numPr>
        <w:rPr>
          <w:del w:author="Namita Salgiya" w:date="2026-01-16T13:03:00Z" w16du:dateUtc="2026-01-16T07:33:00Z" w:id="100"/>
        </w:rPr>
      </w:pPr>
      <w:del w:author="Namita Salgiya" w:date="2026-01-16T13:03:00Z" w16du:dateUtc="2026-01-16T07:33:00Z" w:id="101">
        <w:r w:rsidDel="006766A7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5055D0" w:rsidR="00AB6998" w:rsidP="00AB6998" w:rsidRDefault="00AB6998" w14:paraId="582A7FFC" w14:textId="77777777">
      <w:pPr>
        <w:rPr>
          <w:b/>
          <w:bCs/>
          <w:lang w:val="en-IN"/>
        </w:rPr>
      </w:pPr>
      <w:r w:rsidRPr="005055D0">
        <w:rPr>
          <w:b/>
          <w:bCs/>
          <w:lang w:val="en-IN"/>
        </w:rPr>
        <w:t>Contactless Advantage</w:t>
      </w:r>
    </w:p>
    <w:p w:rsidRPr="005055D0" w:rsidR="00AB6998" w:rsidRDefault="00AB6998" w14:paraId="717CC9D3" w14:textId="46C68BE5">
      <w:pPr>
        <w:numPr>
          <w:ilvl w:val="0"/>
          <w:numId w:val="4"/>
        </w:numPr>
        <w:spacing w:after="0"/>
        <w:pPrChange w:author="Namita Salgiya" w:date="2026-01-16T13:06:00Z" w16du:dateUtc="2026-01-16T07:36:00Z" w:id="102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r w:rsidRPr="005055D0">
        <w:rPr>
          <w:lang w:val="en-IN"/>
        </w:rPr>
        <w:t xml:space="preserve">Tap &amp; Pay with Ease: </w:t>
      </w:r>
      <w:r w:rsidRPr="005055D0">
        <w:t xml:space="preserve">Make everyday payments effortlessly with </w:t>
      </w:r>
      <w:r>
        <w:rPr>
          <w:lang w:val="en-IN"/>
        </w:rPr>
        <w:t>Reliance</w:t>
      </w:r>
      <w:r w:rsidRPr="005055D0">
        <w:rPr>
          <w:lang w:val="en-IN"/>
        </w:rPr>
        <w:t xml:space="preserve"> SBI Card</w:t>
      </w:r>
      <w:r w:rsidRPr="005055D0">
        <w:t>. Simply tap your card on a secure reader for instant transactions.</w:t>
      </w:r>
    </w:p>
    <w:p w:rsidRPr="005055D0" w:rsidR="00AB6998" w:rsidRDefault="00AB6998" w14:paraId="5B579757" w14:textId="77777777">
      <w:pPr>
        <w:numPr>
          <w:ilvl w:val="0"/>
          <w:numId w:val="4"/>
        </w:numPr>
        <w:spacing w:after="0"/>
        <w:rPr>
          <w:lang w:val="en-IN"/>
        </w:rPr>
        <w:pPrChange w:author="Namita Salgiya" w:date="2026-01-16T13:06:00Z" w16du:dateUtc="2026-01-16T07:36:00Z" w:id="103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r w:rsidRPr="005055D0">
        <w:rPr>
          <w:lang w:val="en-IN"/>
        </w:rPr>
        <w:t>Fast &amp; Convenient: No need to hand over your card or fumble for cash or coins. Tap and go for small, everyday payments in seconds.</w:t>
      </w:r>
    </w:p>
    <w:p w:rsidR="00AB6998" w:rsidRDefault="00AB6998" w14:paraId="4A55CFD4" w14:textId="2D6E329A">
      <w:pPr>
        <w:pStyle w:val="ListParagraph"/>
        <w:numPr>
          <w:ilvl w:val="0"/>
          <w:numId w:val="4"/>
        </w:numPr>
        <w:spacing w:after="0"/>
        <w:rPr>
          <w:ins w:author="Namita Salgiya" w:date="2026-01-16T13:05:00Z" w16du:dateUtc="2026-01-16T07:35:00Z" w:id="104"/>
        </w:rPr>
        <w:pPrChange w:author="Namita Salgiya" w:date="2026-01-16T13:06:00Z" w16du:dateUtc="2026-01-16T07:36:00Z" w:id="105">
          <w:pPr>
            <w:pStyle w:val="ListParagraph"/>
            <w:numPr>
              <w:numId w:val="4"/>
            </w:numPr>
            <w:tabs>
              <w:tab w:val="num" w:pos="720"/>
            </w:tabs>
            <w:ind w:hanging="360"/>
          </w:pPr>
        </w:pPrChange>
      </w:pPr>
      <w:r w:rsidRPr="00977933">
        <w:rPr>
          <w:lang w:val="en-IN"/>
        </w:rPr>
        <w:t>Secure Transactions: Your card stays in your hand during the transaction, reducing the risk of loss or fraud.</w:t>
      </w:r>
      <w:ins w:author="Namita Salgiya" w:date="2026-01-20T18:56:00Z" w16du:dateUtc="2026-01-20T13:26:00Z" w:id="106">
        <w:r w:rsidR="00DC5EE8">
          <w:rPr>
            <w:lang w:val="en-IN"/>
          </w:rPr>
          <w:t xml:space="preserve"> </w:t>
        </w:r>
      </w:ins>
      <w:del w:author="Namita Salgiya" w:date="2026-01-20T18:56:00Z" w16du:dateUtc="2026-01-20T13:26:00Z" w:id="107">
        <w:r w:rsidRPr="00977933" w:rsidDel="00DC5EE8">
          <w:rPr>
            <w:lang w:val="en-IN"/>
          </w:rPr>
          <w:delText xml:space="preserve"> </w:delText>
        </w:r>
        <w:commentRangeStart w:id="108"/>
        <w:r w:rsidRPr="00977933" w:rsidDel="00DC5EE8">
          <w:rPr>
            <w:lang w:val="en-IN"/>
          </w:rPr>
          <w:delText>Visa PayWave</w:delText>
        </w:r>
      </w:del>
      <w:ins w:author="Upadhyay , Shubham (SBICard)" w:date="2026-01-20T13:17:00Z" w16du:dateUtc="2026-01-20T07:47:00Z" w:id="109">
        <w:del w:author="Namita Salgiya" w:date="2026-01-20T18:56:00Z" w16du:dateUtc="2026-01-20T13:26:00Z" w:id="110">
          <w:r w:rsidDel="00DC5EE8" w:rsidR="000D05E4">
            <w:rPr>
              <w:lang w:val="en-IN"/>
            </w:rPr>
            <w:delText xml:space="preserve"> </w:delText>
          </w:r>
        </w:del>
      </w:ins>
      <w:del w:author="Namita Salgiya" w:date="2026-01-20T18:56:00Z" w16du:dateUtc="2026-01-20T13:26:00Z" w:id="111">
        <w:commentRangeEnd w:id="108"/>
        <w:r w:rsidRPr="00977933" w:rsidDel="00DC5EE8" w:rsidR="000D05E4">
          <w:rPr>
            <w:rStyle w:val="CommentReference"/>
            <w:sz w:val="22"/>
            <w:szCs w:val="22"/>
            <w:lang w:val="en-IN"/>
          </w:rPr>
          <w:commentReference w:id="108"/>
        </w:r>
        <w:r w:rsidRPr="00977933" w:rsidDel="00DC5EE8" w:rsidR="00755A64">
          <w:rPr>
            <w:lang w:val="en-IN"/>
          </w:rPr>
          <w:delText>/</w:delText>
        </w:r>
      </w:del>
      <w:ins w:author="Upadhyay , Shubham (SBICard)" w:date="2026-01-20T13:17:00Z" w16du:dateUtc="2026-01-20T07:47:00Z" w:id="112">
        <w:del w:author="Namita Salgiya" w:date="2026-01-20T18:56:00Z" w16du:dateUtc="2026-01-20T13:26:00Z" w:id="113">
          <w:r w:rsidDel="00DC5EE8" w:rsidR="000D05E4">
            <w:rPr>
              <w:lang w:val="en-IN"/>
            </w:rPr>
            <w:delText xml:space="preserve"> </w:delText>
          </w:r>
        </w:del>
      </w:ins>
      <w:r w:rsidRPr="00977933" w:rsidR="007D229D">
        <w:rPr>
          <w:lang w:val="en-IN"/>
        </w:rPr>
        <w:t>Rupay/Mastercard Contactless</w:t>
      </w:r>
      <w:del w:author="Upadhyay , Shubham (SBICard)" w:date="2026-01-20T13:17:00Z" w16du:dateUtc="2026-01-20T07:47:00Z" w:id="114">
        <w:r w:rsidRPr="00977933" w:rsidDel="000D05E4" w:rsidR="007D229D">
          <w:rPr>
            <w:lang w:val="en-IN"/>
          </w:rPr>
          <w:delText>’s</w:delText>
        </w:r>
      </w:del>
      <w:r w:rsidRPr="00977933">
        <w:rPr>
          <w:lang w:val="en-IN"/>
        </w:rPr>
        <w:t xml:space="preserve"> unique security key ensures that even if the card is tapped </w:t>
      </w:r>
      <w:r w:rsidRPr="003442DC">
        <w:t>multiple times, only one transaction is processed.</w:t>
      </w:r>
    </w:p>
    <w:bookmarkStart w:name="_Hlk219368972" w:id="115"/>
    <w:p w:rsidRPr="001A04C4" w:rsidR="00977933" w:rsidRDefault="00977933" w14:paraId="3046A502" w14:textId="77777777">
      <w:pPr>
        <w:pStyle w:val="ListParagraph"/>
        <w:numPr>
          <w:ilvl w:val="0"/>
          <w:numId w:val="4"/>
        </w:numPr>
        <w:spacing w:after="0"/>
        <w:rPr>
          <w:ins w:author="Namita Salgiya" w:date="2026-01-16T13:05:00Z" w16du:dateUtc="2026-01-16T07:35:00Z" w:id="116"/>
        </w:rPr>
        <w:pPrChange w:author="Namita Salgiya" w:date="2026-01-16T13:06:00Z" w16du:dateUtc="2026-01-16T07:36:00Z" w:id="117">
          <w:pPr>
            <w:pStyle w:val="ListParagraph"/>
            <w:numPr>
              <w:numId w:val="4"/>
            </w:numPr>
            <w:tabs>
              <w:tab w:val="num" w:pos="720"/>
            </w:tabs>
            <w:ind w:hanging="360"/>
          </w:pPr>
        </w:pPrChange>
      </w:pPr>
      <w:ins w:author="Namita Salgiya" w:date="2026-01-16T13:05:00Z" w16du:dateUtc="2026-01-16T07:35:00Z" w:id="118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977933" w:rsidRDefault="00977933" w14:paraId="21351BEA" w14:textId="77777777">
      <w:pPr>
        <w:pStyle w:val="ListParagraph"/>
        <w:numPr>
          <w:ilvl w:val="0"/>
          <w:numId w:val="4"/>
        </w:numPr>
        <w:spacing w:after="0"/>
        <w:rPr>
          <w:ins w:author="Namita Salgiya" w:date="2026-01-16T13:05:00Z" w16du:dateUtc="2026-01-16T07:35:00Z" w:id="119"/>
        </w:rPr>
        <w:pPrChange w:author="Namita Salgiya" w:date="2026-01-16T13:06:00Z" w16du:dateUtc="2026-01-16T07:36:00Z" w:id="120">
          <w:pPr>
            <w:pStyle w:val="ListParagraph"/>
            <w:numPr>
              <w:numId w:val="4"/>
            </w:numPr>
            <w:tabs>
              <w:tab w:val="num" w:pos="720"/>
            </w:tabs>
            <w:ind w:hanging="360"/>
          </w:pPr>
        </w:pPrChange>
      </w:pPr>
      <w:ins w:author="Namita Salgiya" w:date="2026-01-16T13:05:00Z" w16du:dateUtc="2026-01-16T07:35:00Z" w:id="121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15"/>
    <w:p w:rsidR="00977933" w:rsidDel="00977933" w:rsidP="003442DC" w:rsidRDefault="00977933" w14:paraId="26DABB0D" w14:textId="37605924">
      <w:pPr>
        <w:rPr>
          <w:del w:author="Namita Salgiya" w:date="2026-01-16T13:05:00Z" w16du:dateUtc="2026-01-16T07:35:00Z" w:id="122"/>
        </w:rPr>
      </w:pPr>
    </w:p>
    <w:p w:rsidR="003442DC" w:rsidDel="00977933" w:rsidP="003442DC" w:rsidRDefault="003442DC" w14:paraId="3C888F44" w14:textId="4EDD09CA">
      <w:pPr>
        <w:rPr>
          <w:del w:author="Namita Salgiya" w:date="2026-01-16T13:05:00Z" w16du:dateUtc="2026-01-16T07:35:00Z" w:id="123"/>
        </w:rPr>
      </w:pPr>
      <w:del w:author="Namita Salgiya" w:date="2026-01-16T13:05:00Z" w16du:dateUtc="2026-01-16T07:35:00Z" w:id="124">
        <w:r w:rsidRPr="003442DC" w:rsidDel="00977933">
          <w:delText>Please click </w:delText>
        </w:r>
        <w:r w:rsidDel="00977933">
          <w:fldChar w:fldCharType="begin"/>
        </w:r>
        <w:r w:rsidDel="00977933">
          <w:delInstrText>HYPERLINK "https://www.sbicard.com/sbi-card-en/assets/docs/pdf/personal/credit-cards/lifestyle/sbi-signature-contactless-card/Signature%20Contactless%20FAQ.pdf" \t "_blank"</w:delInstrText>
        </w:r>
        <w:r w:rsidDel="00977933">
          <w:fldChar w:fldCharType="separate"/>
        </w:r>
        <w:r w:rsidRPr="003442DC" w:rsidDel="00977933">
          <w:rPr>
            <w:rStyle w:val="Hyperlink"/>
          </w:rPr>
          <w:delText>here</w:delText>
        </w:r>
        <w:r w:rsidDel="00977933">
          <w:fldChar w:fldCharType="end"/>
        </w:r>
        <w:r w:rsidRPr="003442DC" w:rsidDel="00977933">
          <w:delText> to download the FAQ’s</w:delText>
        </w:r>
      </w:del>
    </w:p>
    <w:p w:rsidRPr="003442DC" w:rsidR="00977933" w:rsidP="003442DC" w:rsidRDefault="00977933" w14:paraId="27B9B60E" w14:textId="77777777">
      <w:pPr>
        <w:rPr>
          <w:ins w:author="Namita Salgiya" w:date="2026-01-16T13:06:00Z" w16du:dateUtc="2026-01-16T07:36:00Z" w:id="125"/>
        </w:rPr>
      </w:pPr>
    </w:p>
    <w:p w:rsidRPr="003442DC" w:rsidR="003442DC" w:rsidDel="00977933" w:rsidP="003442DC" w:rsidRDefault="003442DC" w14:paraId="5DECE6A6" w14:textId="2D27E87F">
      <w:pPr>
        <w:rPr>
          <w:del w:author="Namita Salgiya" w:date="2026-01-16T13:05:00Z" w16du:dateUtc="2026-01-16T07:35:00Z" w:id="126"/>
        </w:rPr>
      </w:pPr>
      <w:del w:author="Namita Salgiya" w:date="2026-01-16T13:05:00Z" w16du:dateUtc="2026-01-16T07:35:00Z" w:id="127">
        <w:r w:rsidRPr="003442DC" w:rsidDel="00977933">
          <w:delText>Please click</w:delText>
        </w:r>
        <w:r w:rsidDel="00977933">
          <w:delText xml:space="preserve"> </w:delText>
        </w:r>
        <w:r w:rsidDel="00977933">
          <w:fldChar w:fldCharType="begin"/>
        </w:r>
        <w:r w:rsidDel="00977933">
          <w:delInstrText>HYPERLINK "https://www.sbicard.com/sbi-card-en/assets/docs/pdf/personal/cards/list-of-stores.pdf" \t "_blank"</w:delInstrText>
        </w:r>
        <w:r w:rsidDel="00977933">
          <w:fldChar w:fldCharType="separate"/>
        </w:r>
        <w:r w:rsidRPr="003442DC" w:rsidDel="00977933">
          <w:rPr>
            <w:rStyle w:val="Hyperlink"/>
          </w:rPr>
          <w:delText>here</w:delText>
        </w:r>
        <w:r w:rsidDel="00977933">
          <w:fldChar w:fldCharType="end"/>
        </w:r>
        <w:r w:rsidRPr="003442DC" w:rsidDel="00977933">
          <w:delText> to download the list of Merchants enabled for transactions.</w:delText>
        </w:r>
      </w:del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3442DC" w:rsidP="001E7885" w:rsidRDefault="003442DC" w14:paraId="5EDF2192" w14:textId="00FC658A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3:17:00Z" w16du:dateUtc="2026-01-20T07:47:00Z" w:id="128">
        <w:r w:rsidRPr="00F23D00" w:rsidDel="000D05E4">
          <w:rPr>
            <w:lang w:val="en-IN"/>
          </w:rPr>
          <w:delText xml:space="preserve">in </w:delText>
        </w:r>
      </w:del>
      <w:ins w:author="Upadhyay , Shubham (SBICard)" w:date="2026-01-20T13:17:00Z" w16du:dateUtc="2026-01-20T07:47:00Z" w:id="129">
        <w:r w:rsidR="000D05E4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3442DC" w:rsidR="003442DC" w:rsidP="001E7885" w:rsidRDefault="003442DC" w14:paraId="3117C6F1" w14:textId="0F8D42B9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r w:rsidRPr="003442DC">
        <w:rPr>
          <w:lang w:eastAsia="en-IN"/>
        </w:rPr>
        <w:t>RuPay</w:t>
      </w:r>
      <w:ins w:author="Upadhyay , Shubham (SBICard)" w:date="2026-01-20T13:17:00Z" w16du:dateUtc="2026-01-20T07:47:00Z" w:id="130">
        <w:r w:rsidR="000D05E4">
          <w:rPr>
            <w:lang w:eastAsia="en-IN"/>
          </w:rPr>
          <w:t xml:space="preserve"> </w:t>
        </w:r>
      </w:ins>
      <w:r w:rsidRPr="003442DC">
        <w:rPr>
          <w:lang w:eastAsia="en-IN"/>
        </w:rPr>
        <w:t>/</w:t>
      </w:r>
      <w:ins w:author="Upadhyay , Shubham (SBICard)" w:date="2026-01-20T13:17:00Z" w16du:dateUtc="2026-01-20T07:47:00Z" w:id="131">
        <w:r w:rsidR="000D05E4">
          <w:rPr>
            <w:lang w:eastAsia="en-IN"/>
          </w:rPr>
          <w:t xml:space="preserve"> </w:t>
        </w:r>
      </w:ins>
      <w:r w:rsidRPr="005055D0">
        <w:rPr>
          <w:lang w:eastAsia="en-IN"/>
        </w:rPr>
        <w:t>MasterCard</w:t>
      </w:r>
    </w:p>
    <w:p w:rsidRPr="009164D7" w:rsidR="003442DC" w:rsidP="003442DC" w:rsidRDefault="003442DC" w14:paraId="04D5239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3442DC" w:rsidR="003442DC" w:rsidP="001E7885" w:rsidRDefault="003442DC" w14:paraId="7197FC95" w14:textId="56180F6E">
      <w:pPr>
        <w:numPr>
          <w:ilvl w:val="0"/>
          <w:numId w:val="13"/>
        </w:numPr>
        <w:rPr>
          <w:lang w:val="en-IN" w:eastAsia="en-IN"/>
        </w:rPr>
      </w:pPr>
      <w:r w:rsidRPr="003442DC">
        <w:rPr>
          <w:lang w:val="en-IN" w:eastAsia="en-IN"/>
        </w:rPr>
        <w:t>Withdraw cash from over 1 million RuPay</w:t>
      </w:r>
      <w:ins w:author="Upadhyay , Shubham (SBICard)" w:date="2026-01-20T13:17:00Z" w16du:dateUtc="2026-01-20T07:47:00Z" w:id="132">
        <w:r w:rsidR="000D05E4">
          <w:rPr>
            <w:lang w:val="en-IN" w:eastAsia="en-IN"/>
          </w:rPr>
          <w:t xml:space="preserve"> </w:t>
        </w:r>
      </w:ins>
      <w:r w:rsidRPr="003442DC">
        <w:rPr>
          <w:lang w:val="en-IN" w:eastAsia="en-IN"/>
        </w:rPr>
        <w:t>/</w:t>
      </w:r>
      <w:ins w:author="Upadhyay , Shubham (SBICard)" w:date="2026-01-20T13:17:00Z" w16du:dateUtc="2026-01-20T07:47:00Z" w:id="133">
        <w:r w:rsidR="000D05E4">
          <w:rPr>
            <w:lang w:val="en-IN" w:eastAsia="en-IN"/>
          </w:rPr>
          <w:t xml:space="preserve"> </w:t>
        </w:r>
      </w:ins>
      <w:r w:rsidRPr="003442DC">
        <w:rPr>
          <w:lang w:val="en-IN" w:eastAsia="en-IN"/>
        </w:rPr>
        <w:t>MasterCard ATMs across the globe</w:t>
      </w:r>
    </w:p>
    <w:p w:rsidRPr="004A5805" w:rsidR="003442DC" w:rsidP="003442DC" w:rsidRDefault="003442DC" w14:paraId="7837CA6A" w14:textId="63CA1069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r w:rsidR="00B818B2">
        <w:rPr>
          <w:b/>
          <w:bCs/>
          <w:lang w:val="en-IN"/>
        </w:rPr>
        <w:t xml:space="preserve"> EMI</w:t>
      </w:r>
    </w:p>
    <w:p w:rsidRPr="004A5805" w:rsidR="003442DC" w:rsidP="001E7885" w:rsidRDefault="003442DC" w14:paraId="0F5D2D90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1E7885" w:rsidRDefault="003442DC" w14:paraId="04A993E8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3442DC" w:rsidP="001E7885" w:rsidRDefault="003442DC" w14:paraId="789BCD4C" w14:textId="77777777">
      <w:pPr>
        <w:pStyle w:val="ListParagraph"/>
        <w:numPr>
          <w:ilvl w:val="0"/>
          <w:numId w:val="6"/>
        </w:numPr>
        <w:rPr>
          <w:ins w:author="Namita Salgiya" w:date="2026-01-16T13:06:00Z" w16du:dateUtc="2026-01-16T07:36:00Z" w:id="134"/>
        </w:rPr>
      </w:pPr>
      <w:hyperlink w:tgtFrame="_blank" w:history="1" r:id="rId25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977933" w:rsidP="00977933" w:rsidRDefault="00977933" w14:paraId="254C916B" w14:textId="77777777">
      <w:pPr>
        <w:rPr>
          <w:ins w:author="Namita Salgiya" w:date="2026-01-16T13:06:00Z" w16du:dateUtc="2026-01-16T07:36:00Z" w:id="135"/>
          <w:b/>
          <w:bCs/>
          <w:lang w:val="en-IN"/>
        </w:rPr>
      </w:pPr>
      <w:bookmarkStart w:name="_Hlk219369010" w:id="136"/>
      <w:ins w:author="Namita Salgiya" w:date="2026-01-16T13:06:00Z" w16du:dateUtc="2026-01-16T07:36:00Z" w:id="137">
        <w:r w:rsidRPr="00F534F3">
          <w:rPr>
            <w:b/>
            <w:bCs/>
            <w:lang w:val="en-IN"/>
          </w:rPr>
          <w:t>Emergency Card Replacement</w:t>
        </w:r>
      </w:ins>
    </w:p>
    <w:p w:rsidRPr="00AC1ED4" w:rsidR="00977933" w:rsidP="00977933" w:rsidRDefault="00977933" w14:paraId="05737BC8" w14:textId="7D7DD946">
      <w:pPr>
        <w:pStyle w:val="ListParagraph"/>
        <w:numPr>
          <w:ilvl w:val="0"/>
          <w:numId w:val="15"/>
        </w:numPr>
        <w:rPr>
          <w:ins w:author="Namita Salgiya" w:date="2026-01-16T13:06:00Z" w16du:dateUtc="2026-01-16T07:36:00Z" w:id="138"/>
        </w:rPr>
      </w:pPr>
      <w:ins w:author="Namita Salgiya" w:date="2026-01-16T13:06:00Z" w16du:dateUtc="2026-01-16T07:36:00Z" w:id="139">
        <w:r w:rsidRPr="00AC1ED4">
          <w:lastRenderedPageBreak/>
          <w:t xml:space="preserve">Get your </w:t>
        </w:r>
        <w:r w:rsidRPr="006766A7">
          <w:rPr>
            <w:lang w:val="en-IN"/>
          </w:rPr>
          <w:t xml:space="preserve">Reliance </w:t>
        </w:r>
        <w:r w:rsidRPr="00AC1ED4">
          <w:rPr>
            <w:lang w:val="en-IN"/>
          </w:rPr>
          <w:t xml:space="preserve">SBI Card </w:t>
        </w:r>
        <w:r w:rsidRPr="00AC1ED4">
          <w:t>replaced anywhere in the world (available for Mastercard)</w:t>
        </w:r>
      </w:ins>
    </w:p>
    <w:p w:rsidRPr="00AC1ED4" w:rsidR="00977933" w:rsidP="00977933" w:rsidRDefault="00977933" w14:paraId="3A606D31" w14:textId="01DE2C94">
      <w:pPr>
        <w:pStyle w:val="ListParagraph"/>
        <w:numPr>
          <w:ilvl w:val="0"/>
          <w:numId w:val="15"/>
        </w:numPr>
        <w:rPr>
          <w:ins w:author="Namita Salgiya" w:date="2026-01-16T13:06:00Z" w16du:dateUtc="2026-01-16T07:36:00Z" w:id="140"/>
        </w:rPr>
      </w:pPr>
      <w:ins w:author="Namita Salgiya" w:date="2026-01-16T13:06:00Z" w16du:dateUtc="2026-01-16T07:36:00Z" w:id="141">
        <w:r w:rsidRPr="00AC1ED4">
          <w:t xml:space="preserve">24x7 </w:t>
        </w:r>
        <w:r w:rsidRPr="008E78B3">
          <w:t xml:space="preserve">Helpline </w:t>
        </w:r>
        <w:r w:rsidRPr="00AC1ED4">
          <w:t xml:space="preserve">for emergency card replacement even while travelling abroad. </w:t>
        </w:r>
      </w:ins>
      <w:ins w:author="Namita Salgiya" w:date="2026-01-20T18:57:00Z" w:id="142">
        <w:r w:rsidRPr="00DC5EE8" w:rsidR="00DC5EE8">
          <w:fldChar w:fldCharType="begin"/>
        </w:r>
        <w:r w:rsidRPr="00DC5EE8" w:rsidR="00DC5EE8">
          <w:instrText>HYPERLINK "https://www.mastercard.co.in/en-in/personal/get-support/global-services.html" \t "_blank"</w:instrText>
        </w:r>
        <w:r w:rsidRPr="00DC5EE8" w:rsidR="00DC5EE8">
          <w:fldChar w:fldCharType="separate"/>
        </w:r>
        <w:r w:rsidRPr="00DC5EE8" w:rsidR="00DC5EE8">
          <w:rPr>
            <w:rStyle w:val="Hyperlink"/>
          </w:rPr>
          <w:t>Click here</w:t>
        </w:r>
      </w:ins>
      <w:ins w:author="Namita Salgiya" w:date="2026-01-20T18:57:00Z" w16du:dateUtc="2026-01-20T13:27:00Z" w:id="143">
        <w:r w:rsidRPr="00DC5EE8" w:rsidR="00DC5EE8">
          <w:fldChar w:fldCharType="end"/>
        </w:r>
      </w:ins>
      <w:ins w:author="Namita Salgiya" w:date="2026-01-20T18:58:00Z" w16du:dateUtc="2026-01-20T13:28:00Z" w:id="144">
        <w:r w:rsidR="00DC5EE8">
          <w:t xml:space="preserve"> </w:t>
        </w:r>
      </w:ins>
      <w:ins w:author="Namita Salgiya" w:date="2026-01-20T18:57:00Z" w:id="145">
        <w:r w:rsidRPr="00DC5EE8" w:rsidR="00DC5EE8">
          <w:t>for Mastercard helpline numbers</w:t>
        </w:r>
      </w:ins>
    </w:p>
    <w:p w:rsidRPr="00AC1ED4" w:rsidR="00977933" w:rsidP="00977933" w:rsidRDefault="00977933" w14:paraId="2049B9DC" w14:textId="77777777">
      <w:pPr>
        <w:pStyle w:val="ListParagraph"/>
        <w:numPr>
          <w:ilvl w:val="0"/>
          <w:numId w:val="15"/>
        </w:numPr>
        <w:rPr>
          <w:ins w:author="Namita Salgiya" w:date="2026-01-16T13:06:00Z" w16du:dateUtc="2026-01-16T07:36:00Z" w:id="146"/>
        </w:rPr>
      </w:pPr>
      <w:ins w:author="Namita Salgiya" w:date="2026-01-16T13:06:00Z" w16du:dateUtc="2026-01-16T07:36:00Z" w:id="147">
        <w:r w:rsidRPr="00AC1ED4">
          <w:t>In case your card is lost in India, please call</w:t>
        </w:r>
        <w:r>
          <w:t xml:space="preserve"> </w:t>
        </w:r>
        <w:r w:rsidRPr="00AC1ED4">
          <w:t>39 02 02 02 (prefix local STD code) or 1860 180 1290</w:t>
        </w:r>
      </w:ins>
    </w:p>
    <w:p w:rsidRPr="00F534F3" w:rsidR="00977933" w:rsidP="00977933" w:rsidRDefault="00977933" w14:paraId="70542362" w14:textId="77777777">
      <w:pPr>
        <w:rPr>
          <w:ins w:author="Namita Salgiya" w:date="2026-01-16T13:06:00Z" w16du:dateUtc="2026-01-16T07:36:00Z" w:id="148"/>
          <w:b/>
          <w:bCs/>
          <w:lang w:val="en-IN"/>
        </w:rPr>
      </w:pPr>
      <w:bookmarkStart w:name="_Hlk219363897" w:id="149"/>
      <w:ins w:author="Namita Salgiya" w:date="2026-01-16T13:06:00Z" w16du:dateUtc="2026-01-16T07:36:00Z" w:id="150">
        <w:r w:rsidRPr="00F534F3">
          <w:rPr>
            <w:b/>
            <w:bCs/>
            <w:lang w:val="en-IN"/>
          </w:rPr>
          <w:t>Add-on Cards</w:t>
        </w:r>
      </w:ins>
    </w:p>
    <w:p w:rsidRPr="00AC1ED4" w:rsidR="00977933" w:rsidP="00977933" w:rsidRDefault="00977933" w14:paraId="66DE47EE" w14:textId="77777777">
      <w:pPr>
        <w:pStyle w:val="ListParagraph"/>
        <w:numPr>
          <w:ilvl w:val="0"/>
          <w:numId w:val="16"/>
        </w:numPr>
        <w:rPr>
          <w:ins w:author="Namita Salgiya" w:date="2026-01-16T13:06:00Z" w16du:dateUtc="2026-01-16T07:36:00Z" w:id="151"/>
        </w:rPr>
      </w:pPr>
      <w:ins w:author="Namita Salgiya" w:date="2026-01-16T13:06:00Z" w16du:dateUtc="2026-01-16T07:36:00Z" w:id="152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977933" w:rsidP="00977933" w:rsidRDefault="00977933" w14:paraId="787A73DD" w14:textId="77777777">
      <w:pPr>
        <w:rPr>
          <w:ins w:author="Namita Salgiya" w:date="2026-01-16T13:06:00Z" w16du:dateUtc="2026-01-16T07:36:00Z" w:id="153"/>
          <w:b/>
          <w:bCs/>
        </w:rPr>
      </w:pPr>
      <w:ins w:author="Namita Salgiya" w:date="2026-01-16T13:06:00Z" w16du:dateUtc="2026-01-16T07:36:00Z" w:id="154">
        <w:r w:rsidRPr="00AC1ED4">
          <w:rPr>
            <w:b/>
            <w:bCs/>
          </w:rPr>
          <w:t>Easy Bill Pay Facility</w:t>
        </w:r>
      </w:ins>
    </w:p>
    <w:p w:rsidRPr="00AC1ED4" w:rsidR="00977933" w:rsidP="00977933" w:rsidRDefault="00977933" w14:paraId="0CBBCF89" w14:textId="77777777">
      <w:pPr>
        <w:pStyle w:val="ListParagraph"/>
        <w:numPr>
          <w:ilvl w:val="0"/>
          <w:numId w:val="16"/>
        </w:numPr>
        <w:rPr>
          <w:ins w:author="Namita Salgiya" w:date="2026-01-16T13:06:00Z" w16du:dateUtc="2026-01-16T07:36:00Z" w:id="155"/>
        </w:rPr>
      </w:pPr>
      <w:ins w:author="Namita Salgiya" w:date="2026-01-16T13:06:00Z" w16du:dateUtc="2026-01-16T07:36:00Z" w:id="156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977933" w:rsidP="00977933" w:rsidRDefault="00977933" w14:paraId="1C158420" w14:textId="77777777">
      <w:pPr>
        <w:rPr>
          <w:ins w:author="Namita Salgiya" w:date="2026-01-16T13:06:00Z" w16du:dateUtc="2026-01-16T07:36:00Z" w:id="157"/>
          <w:b/>
          <w:bCs/>
        </w:rPr>
      </w:pPr>
      <w:ins w:author="Namita Salgiya" w:date="2026-01-16T13:06:00Z" w16du:dateUtc="2026-01-16T07:36:00Z" w:id="158">
        <w:r w:rsidRPr="005E66AE">
          <w:rPr>
            <w:b/>
            <w:bCs/>
          </w:rPr>
          <w:t>Balance Transfer on EMI</w:t>
        </w:r>
      </w:ins>
    </w:p>
    <w:p w:rsidRPr="005E66AE" w:rsidR="00977933" w:rsidP="00977933" w:rsidRDefault="00977933" w14:paraId="007A92CD" w14:textId="77777777">
      <w:pPr>
        <w:pStyle w:val="ListParagraph"/>
        <w:numPr>
          <w:ilvl w:val="0"/>
          <w:numId w:val="6"/>
        </w:numPr>
        <w:rPr>
          <w:ins w:author="Namita Salgiya" w:date="2026-01-16T13:06:00Z" w16du:dateUtc="2026-01-16T07:36:00Z" w:id="159"/>
        </w:rPr>
      </w:pPr>
      <w:ins w:author="Namita Salgiya" w:date="2026-01-16T13:06:00Z" w16du:dateUtc="2026-01-16T07:36:00Z" w:id="160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bookmarkEnd w:id="136"/>
    <w:p w:rsidRPr="005E66AE" w:rsidR="00977933" w:rsidP="00977933" w:rsidRDefault="00977933" w14:paraId="795E6769" w14:textId="3AC52ABF">
      <w:pPr>
        <w:pStyle w:val="ListParagraph"/>
        <w:numPr>
          <w:ilvl w:val="0"/>
          <w:numId w:val="6"/>
        </w:numPr>
        <w:rPr>
          <w:ins w:author="Namita Salgiya" w:date="2026-01-16T13:06:00Z" w16du:dateUtc="2026-01-16T07:36:00Z" w:id="161"/>
        </w:rPr>
      </w:pPr>
      <w:ins w:author="Namita Salgiya" w:date="2026-01-16T13:06:00Z" w16du:dateUtc="2026-01-16T07:36:00Z" w:id="162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6766A7">
          <w:rPr>
            <w:lang w:val="en-IN"/>
          </w:rPr>
          <w:t xml:space="preserve">Reliance </w:t>
        </w:r>
        <w:r w:rsidRPr="00AC1ED4">
          <w:rPr>
            <w:lang w:val="en-IN"/>
          </w:rPr>
          <w:t xml:space="preserve">SBI Card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CA2AD8" w:rsidR="00977933" w:rsidP="000F46BD" w:rsidRDefault="00977933" w14:paraId="55C410BB" w14:textId="45E1AD9E">
      <w:pPr>
        <w:pStyle w:val="ListParagraph"/>
        <w:numPr>
          <w:ilvl w:val="0"/>
          <w:numId w:val="6"/>
        </w:numPr>
      </w:pPr>
      <w:ins w:author="Namita Salgiya" w:date="2026-01-16T13:06:00Z" w16du:dateUtc="2026-01-16T07:36:00Z" w:id="163">
        <w:r w:rsidRPr="00247784">
          <w:t>Login to your account to avail this facility.</w:t>
        </w:r>
      </w:ins>
      <w:bookmarkEnd w:id="149"/>
    </w:p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p w:rsidR="0055656D" w:rsidP="0055656D" w:rsidRDefault="0055656D" w14:paraId="7DF2500B" w14:textId="77777777">
      <w:pPr>
        <w:pStyle w:val="ListParagraph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S" w:author="Sharma4, Pawan (SBICard)" w:date="2026-01-05T17:19:00Z" w:id="17">
    <w:p w:rsidR="00773204" w:rsidP="00773204" w:rsidRDefault="00773204" w14:paraId="3C5ECA03" w14:textId="77777777">
      <w:pPr>
        <w:pStyle w:val="CommentText"/>
      </w:pPr>
      <w:r>
        <w:rPr>
          <w:rStyle w:val="CommentReference"/>
        </w:rPr>
        <w:annotationRef/>
      </w:r>
      <w:r>
        <w:t>Add highlighted content</w:t>
      </w:r>
    </w:p>
  </w:comment>
  <w:comment w:initials="PS" w:author="Sharma4, Pawan (SBICard)" w:date="2026-01-05T17:19:00Z" w:id="46">
    <w:p w:rsidR="00306112" w:rsidP="00306112" w:rsidRDefault="00306112" w14:paraId="4FD12A12" w14:textId="77777777">
      <w:pPr>
        <w:pStyle w:val="CommentText"/>
      </w:pPr>
      <w:r>
        <w:rPr>
          <w:rStyle w:val="CommentReference"/>
        </w:rPr>
        <w:annotationRef/>
      </w:r>
      <w:r>
        <w:t>Add highlighted content</w:t>
      </w:r>
    </w:p>
  </w:comment>
  <w:comment w:initials="US(" w:author="Upadhyay , Shubham (SBICard)" w:date="2026-01-20T13:17:00Z" w:id="108">
    <w:p w:rsidR="000D05E4" w:rsidP="000D05E4" w:rsidRDefault="000D05E4" w14:paraId="0BA7151F" w14:textId="77777777">
      <w:pPr>
        <w:pStyle w:val="CommentText"/>
      </w:pPr>
      <w:r>
        <w:rPr>
          <w:rStyle w:val="CommentReference"/>
        </w:rPr>
        <w:annotationRef/>
      </w:r>
      <w:r>
        <w:t>Please check for factual accuracy. The card is not on Visa.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5ECA03" w15:done="0"/>
  <w15:commentEx w15:paraId="4FD12A12" w15:done="0"/>
  <w15:commentEx w15:paraId="0BA715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A4F9E7" w16cex:dateUtc="2026-01-05T11:49:00Z"/>
  <w16cex:commentExtensible w16cex:durableId="5FB820C9" w16cex:dateUtc="2026-01-05T11:49:00Z"/>
  <w16cex:commentExtensible w16cex:durableId="17D4946A" w16cex:dateUtc="2026-01-20T0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5ECA03" w16cid:durableId="1AA4F9E7"/>
  <w16cid:commentId w16cid:paraId="4FD12A12" w16cid:durableId="5FB820C9"/>
  <w16cid:commentId w16cid:paraId="0BA7151F" w16cid:durableId="17D494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54195F"/>
    <w:multiLevelType w:val="multilevel"/>
    <w:tmpl w:val="1C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A24178"/>
    <w:multiLevelType w:val="hybridMultilevel"/>
    <w:tmpl w:val="E244D5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B17305"/>
    <w:multiLevelType w:val="hybridMultilevel"/>
    <w:tmpl w:val="98A8DA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823CE6"/>
    <w:multiLevelType w:val="hybridMultilevel"/>
    <w:tmpl w:val="F866136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845B85"/>
    <w:multiLevelType w:val="multilevel"/>
    <w:tmpl w:val="900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AD46BA0"/>
    <w:multiLevelType w:val="hybridMultilevel"/>
    <w:tmpl w:val="4CF81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AF049FF"/>
    <w:multiLevelType w:val="hybridMultilevel"/>
    <w:tmpl w:val="EF1831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26850ED"/>
    <w:multiLevelType w:val="hybridMultilevel"/>
    <w:tmpl w:val="AC827B9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293F0B"/>
    <w:multiLevelType w:val="hybridMultilevel"/>
    <w:tmpl w:val="B128DF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8726E95"/>
    <w:multiLevelType w:val="hybridMultilevel"/>
    <w:tmpl w:val="1E9A5C9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38235076">
    <w:abstractNumId w:val="3"/>
  </w:num>
  <w:num w:numId="2" w16cid:durableId="128210350">
    <w:abstractNumId w:val="7"/>
  </w:num>
  <w:num w:numId="3" w16cid:durableId="400249470">
    <w:abstractNumId w:val="5"/>
  </w:num>
  <w:num w:numId="4" w16cid:durableId="1171917431">
    <w:abstractNumId w:val="1"/>
  </w:num>
  <w:num w:numId="5" w16cid:durableId="1489588379">
    <w:abstractNumId w:val="11"/>
  </w:num>
  <w:num w:numId="6" w16cid:durableId="1225066204">
    <w:abstractNumId w:val="0"/>
  </w:num>
  <w:num w:numId="7" w16cid:durableId="1828477888">
    <w:abstractNumId w:val="4"/>
  </w:num>
  <w:num w:numId="8" w16cid:durableId="1695693590">
    <w:abstractNumId w:val="13"/>
  </w:num>
  <w:num w:numId="9" w16cid:durableId="1392925814">
    <w:abstractNumId w:val="15"/>
  </w:num>
  <w:num w:numId="10" w16cid:durableId="984164330">
    <w:abstractNumId w:val="8"/>
  </w:num>
  <w:num w:numId="11" w16cid:durableId="1036613424">
    <w:abstractNumId w:val="6"/>
  </w:num>
  <w:num w:numId="12" w16cid:durableId="1719402940">
    <w:abstractNumId w:val="9"/>
  </w:num>
  <w:num w:numId="13" w16cid:durableId="1043407188">
    <w:abstractNumId w:val="2"/>
  </w:num>
  <w:num w:numId="14" w16cid:durableId="1838036395">
    <w:abstractNumId w:val="14"/>
  </w:num>
  <w:num w:numId="15" w16cid:durableId="1748460499">
    <w:abstractNumId w:val="12"/>
  </w:num>
  <w:num w:numId="16" w16cid:durableId="2140219596">
    <w:abstractNumId w:val="10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Sharma4, Pawan (SBICard)">
    <w15:presenceInfo w15:providerId="AD" w15:userId="S::pawan.sharma4@sbicard.com::ee95ef56-ee6e-48ae-9c0b-d0e4bc9662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401FB"/>
    <w:rsid w:val="00052DB0"/>
    <w:rsid w:val="00061D4B"/>
    <w:rsid w:val="00066BFA"/>
    <w:rsid w:val="00094389"/>
    <w:rsid w:val="0009775C"/>
    <w:rsid w:val="000B34BB"/>
    <w:rsid w:val="000D05E4"/>
    <w:rsid w:val="000F46BD"/>
    <w:rsid w:val="00122BDC"/>
    <w:rsid w:val="00130F13"/>
    <w:rsid w:val="00144A33"/>
    <w:rsid w:val="001535C0"/>
    <w:rsid w:val="001573BC"/>
    <w:rsid w:val="00160CD9"/>
    <w:rsid w:val="0016334A"/>
    <w:rsid w:val="00166BEB"/>
    <w:rsid w:val="0016762B"/>
    <w:rsid w:val="001703CE"/>
    <w:rsid w:val="00172B63"/>
    <w:rsid w:val="001B367E"/>
    <w:rsid w:val="001C5B69"/>
    <w:rsid w:val="001D6345"/>
    <w:rsid w:val="001E7885"/>
    <w:rsid w:val="00206061"/>
    <w:rsid w:val="00217F8A"/>
    <w:rsid w:val="0029715F"/>
    <w:rsid w:val="002D38D6"/>
    <w:rsid w:val="002F0DDF"/>
    <w:rsid w:val="00306112"/>
    <w:rsid w:val="00311B56"/>
    <w:rsid w:val="00336966"/>
    <w:rsid w:val="003442DC"/>
    <w:rsid w:val="00345E13"/>
    <w:rsid w:val="003465A7"/>
    <w:rsid w:val="00371E00"/>
    <w:rsid w:val="00396F00"/>
    <w:rsid w:val="00397F9C"/>
    <w:rsid w:val="003A570E"/>
    <w:rsid w:val="003D5A56"/>
    <w:rsid w:val="003D715C"/>
    <w:rsid w:val="003E5D0A"/>
    <w:rsid w:val="003F0006"/>
    <w:rsid w:val="0041023F"/>
    <w:rsid w:val="00420D19"/>
    <w:rsid w:val="0042325B"/>
    <w:rsid w:val="004A5805"/>
    <w:rsid w:val="004D7712"/>
    <w:rsid w:val="00513A0B"/>
    <w:rsid w:val="00524A79"/>
    <w:rsid w:val="005310B6"/>
    <w:rsid w:val="00555A8B"/>
    <w:rsid w:val="0055656D"/>
    <w:rsid w:val="005643BE"/>
    <w:rsid w:val="005B4827"/>
    <w:rsid w:val="005B4E27"/>
    <w:rsid w:val="005E11EA"/>
    <w:rsid w:val="005E5098"/>
    <w:rsid w:val="0061261C"/>
    <w:rsid w:val="00623C5E"/>
    <w:rsid w:val="0063055D"/>
    <w:rsid w:val="00633BFD"/>
    <w:rsid w:val="00654AA7"/>
    <w:rsid w:val="006766A7"/>
    <w:rsid w:val="00681931"/>
    <w:rsid w:val="00687E6A"/>
    <w:rsid w:val="006938F5"/>
    <w:rsid w:val="006A2631"/>
    <w:rsid w:val="006E42F3"/>
    <w:rsid w:val="007275A2"/>
    <w:rsid w:val="00746951"/>
    <w:rsid w:val="007550F8"/>
    <w:rsid w:val="00755A64"/>
    <w:rsid w:val="00760ED7"/>
    <w:rsid w:val="00773204"/>
    <w:rsid w:val="007D1F95"/>
    <w:rsid w:val="007D229D"/>
    <w:rsid w:val="007E6A3E"/>
    <w:rsid w:val="0083076E"/>
    <w:rsid w:val="00832A62"/>
    <w:rsid w:val="00834B4F"/>
    <w:rsid w:val="00836851"/>
    <w:rsid w:val="00854DAB"/>
    <w:rsid w:val="0086283C"/>
    <w:rsid w:val="0088605F"/>
    <w:rsid w:val="008A3841"/>
    <w:rsid w:val="008A79B8"/>
    <w:rsid w:val="008B33B9"/>
    <w:rsid w:val="008E4E96"/>
    <w:rsid w:val="00903441"/>
    <w:rsid w:val="0090374C"/>
    <w:rsid w:val="009164D7"/>
    <w:rsid w:val="00931386"/>
    <w:rsid w:val="009445F5"/>
    <w:rsid w:val="00966F82"/>
    <w:rsid w:val="00977933"/>
    <w:rsid w:val="009863B2"/>
    <w:rsid w:val="009938CA"/>
    <w:rsid w:val="00995FCF"/>
    <w:rsid w:val="009A176A"/>
    <w:rsid w:val="009C0D9E"/>
    <w:rsid w:val="009E56DF"/>
    <w:rsid w:val="00A150C5"/>
    <w:rsid w:val="00A27FC1"/>
    <w:rsid w:val="00A3750F"/>
    <w:rsid w:val="00A579B5"/>
    <w:rsid w:val="00A80E72"/>
    <w:rsid w:val="00AB6998"/>
    <w:rsid w:val="00AC2D69"/>
    <w:rsid w:val="00AD11D6"/>
    <w:rsid w:val="00AF4A2A"/>
    <w:rsid w:val="00B006CC"/>
    <w:rsid w:val="00B2066F"/>
    <w:rsid w:val="00B2334D"/>
    <w:rsid w:val="00B37132"/>
    <w:rsid w:val="00B5223F"/>
    <w:rsid w:val="00B67576"/>
    <w:rsid w:val="00B74F63"/>
    <w:rsid w:val="00B818B2"/>
    <w:rsid w:val="00B850D2"/>
    <w:rsid w:val="00BA54D0"/>
    <w:rsid w:val="00BE1E8A"/>
    <w:rsid w:val="00C073B7"/>
    <w:rsid w:val="00C116B5"/>
    <w:rsid w:val="00C17224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D00240"/>
    <w:rsid w:val="00D203EB"/>
    <w:rsid w:val="00D272BF"/>
    <w:rsid w:val="00D34CF6"/>
    <w:rsid w:val="00D41563"/>
    <w:rsid w:val="00D651FB"/>
    <w:rsid w:val="00DB41A6"/>
    <w:rsid w:val="00DB479D"/>
    <w:rsid w:val="00DB606B"/>
    <w:rsid w:val="00DB690D"/>
    <w:rsid w:val="00DC1E35"/>
    <w:rsid w:val="00DC5EE8"/>
    <w:rsid w:val="00E40FC4"/>
    <w:rsid w:val="00E52331"/>
    <w:rsid w:val="00E56665"/>
    <w:rsid w:val="00E606BF"/>
    <w:rsid w:val="00E62FE6"/>
    <w:rsid w:val="00E76AA0"/>
    <w:rsid w:val="00ED42B1"/>
    <w:rsid w:val="00EE6928"/>
    <w:rsid w:val="00F13E04"/>
    <w:rsid w:val="00F15C67"/>
    <w:rsid w:val="00F23D00"/>
    <w:rsid w:val="00F318DC"/>
    <w:rsid w:val="00F31F00"/>
    <w:rsid w:val="00F711A7"/>
    <w:rsid w:val="00F87E03"/>
    <w:rsid w:val="00FB7753"/>
    <w:rsid w:val="00FB78C6"/>
    <w:rsid w:val="01A61414"/>
    <w:rsid w:val="037EF56A"/>
    <w:rsid w:val="07EEF1D8"/>
    <w:rsid w:val="08F3048E"/>
    <w:rsid w:val="1526CE62"/>
    <w:rsid w:val="24F4ACEC"/>
    <w:rsid w:val="2710A6F6"/>
    <w:rsid w:val="2950848E"/>
    <w:rsid w:val="50F85063"/>
    <w:rsid w:val="51D2A06E"/>
    <w:rsid w:val="5B6FF94F"/>
    <w:rsid w:val="5FBDE72E"/>
    <w:rsid w:val="60C8DDF4"/>
    <w:rsid w:val="73220FB1"/>
    <w:rsid w:val="7583FF9C"/>
    <w:rsid w:val="7FC5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6766A7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4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tnc/reliance-retail-stores.pdf" TargetMode="External" Id="rId13" /><Relationship Type="http://schemas.microsoft.com/office/2018/08/relationships/commentsExtensible" Target="commentsExtensible.xml" Id="rId18" /><Relationship Type="http://schemas.openxmlformats.org/officeDocument/2006/relationships/styles" Target="styles.xml" Id="rId3" /><Relationship Type="http://schemas.microsoft.com/office/2016/09/relationships/commentsIds" Target="commentsIds.xml" Id="rId17" /><Relationship Type="http://schemas.openxmlformats.org/officeDocument/2006/relationships/hyperlink" Target="https://www.sbicard.com/en/personal/benefits/lower-interest-option/flexi-pay.page" TargetMode="External" Id="rId25" /><Relationship Type="http://schemas.openxmlformats.org/officeDocument/2006/relationships/numbering" Target="numbering.xml" Id="rId2" /><Relationship Type="http://schemas.microsoft.com/office/2011/relationships/commentsExtended" Target="commentsExtended.xml" Id="rId16" /><Relationship Type="http://schemas.openxmlformats.org/officeDocument/2006/relationships/customXml" Target="../customXml/item1.xml" Id="rId1" /><Relationship Type="http://schemas.openxmlformats.org/officeDocument/2006/relationships/hyperlink" Target="https://www.sbicard.com/en/personal/credit-cards/shopping/reliance-sbi-card.page" TargetMode="External" Id="rId6" /><Relationship Type="http://schemas.openxmlformats.org/officeDocument/2006/relationships/hyperlink" Target="https://www.sbicard.com/sbi-card-en/assets/docs/pdf/tnc/reliance-retail-stores-for-redemption.pdf" TargetMode="External" Id="rId11" /><Relationship Type="http://schemas.openxmlformats.org/officeDocument/2006/relationships/hyperlink" Target="https://www.sbicard.com/en/most-important-terms-and-conditions.page" TargetMode="External" Id="rId24" /><Relationship Type="http://schemas.openxmlformats.org/officeDocument/2006/relationships/theme" Target="theme/theme1.xml" Id="rId32" /><Relationship Type="http://schemas.openxmlformats.org/officeDocument/2006/relationships/webSettings" Target="webSettings.xml" Id="rId5" /><Relationship Type="http://schemas.openxmlformats.org/officeDocument/2006/relationships/comments" Target="comments.xml" Id="rId15" /><Relationship Type="http://schemas.openxmlformats.org/officeDocument/2006/relationships/hyperlink" Target="https://www.sbicard.com/en/personal/credit-cards/lifestyle/sbi-card-elite.page" TargetMode="External" Id="rId23" /><Relationship Type="http://schemas.openxmlformats.org/officeDocument/2006/relationships/hyperlink" Target="https://www.sbicard.com/sbi-card-en/assets/docs/pdf/tnc/reliance-retail-stores.pdf" TargetMode="External" Id="rId19" /><Relationship Type="http://schemas.microsoft.com/office/2011/relationships/people" Target="people.xml" Id="rId31" /><Relationship Type="http://schemas.openxmlformats.org/officeDocument/2006/relationships/settings" Target="settings.xml" Id="rId4" /><Relationship Type="http://schemas.openxmlformats.org/officeDocument/2006/relationships/hyperlink" Target="https://www.sbicard.com/sbi-card-en/assets/docs/pdf/tnc/transaction-offers-base.pdf" TargetMode="External" Id="rId22" /><Relationship Type="http://schemas.openxmlformats.org/officeDocument/2006/relationships/fontTable" Target="fontTab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2026-01-20T07:48:00.0000000Z</dcterms:created>
  <dcterms:modified xsi:type="dcterms:W3CDTF">2026-03-19T06:47:41.6832118Z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