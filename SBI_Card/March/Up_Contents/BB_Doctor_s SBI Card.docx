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Pr="00592C2E" w:rsidR="005B4E27" w:rsidP="003D715C" w:rsidRDefault="00B5038A" w14:paraId="2ED335F8" w14:textId="33BEA307">
      <w:pPr>
        <w:jc w:val="center"/>
        <w:rPr>
          <w:b/>
          <w:bCs/>
          <w:caps/>
          <w:lang w:val="en-IN"/>
          <w:rPrChange w:author="Arun Kaushal" w:date="2026-01-02T19:27:00Z" w:id="0">
            <w:rPr>
              <w:b/>
              <w:bCs/>
              <w:lang w:val="en-IN"/>
            </w:rPr>
          </w:rPrChange>
        </w:rPr>
      </w:pPr>
      <w:ins w:author="Namita Salgiya" w:date="2026-01-02T18:44:00Z" w:id="1">
        <w:r w:rsidRPr="00592C2E">
          <w:rPr>
            <w:b/>
            <w:bCs/>
            <w:caps/>
            <w:lang w:val="en-IN"/>
            <w:rPrChange w:author="Arun Kaushal" w:date="2026-01-02T19:27:00Z" w:id="2">
              <w:rPr>
                <w:b/>
                <w:bCs/>
                <w:lang w:val="en-IN"/>
              </w:rPr>
            </w:rPrChange>
          </w:rPr>
          <w:fldChar w:fldCharType="begin"/>
        </w:r>
        <w:r w:rsidRPr="00592C2E">
          <w:rPr>
            <w:b/>
            <w:bCs/>
            <w:caps/>
            <w:lang w:val="en-IN"/>
            <w:rPrChange w:author="Arun Kaushal" w:date="2026-01-02T19:27:00Z" w:id="3">
              <w:rPr>
                <w:b/>
                <w:bCs/>
                <w:lang w:val="en-IN"/>
              </w:rPr>
            </w:rPrChange>
          </w:rPr>
          <w:instrText>HYPERLINK "https://www.sbicard.com/en/personal/credit-cards/lifestyle/doctors-sbi-card.page"</w:instrText>
        </w:r>
        <w:r w:rsidRPr="00592C2E">
          <w:rPr>
            <w:b/>
            <w:bCs/>
            <w:caps/>
            <w:lang w:val="en-IN"/>
            <w:rPrChange w:author="Arun Kaushal" w:date="2026-01-02T19:27:00Z" w:id="4">
              <w:rPr>
                <w:b/>
                <w:bCs/>
                <w:lang w:val="en-IN"/>
              </w:rPr>
            </w:rPrChange>
          </w:rPr>
          <w:fldChar w:fldCharType="separate"/>
        </w:r>
        <w:r w:rsidRPr="00592C2E" w:rsidR="005B4E27">
          <w:rPr>
            <w:rStyle w:val="Hyperlink"/>
            <w:b/>
            <w:bCs/>
            <w:caps/>
            <w:lang w:val="en-IN"/>
            <w:rPrChange w:author="Arun Kaushal" w:date="2026-01-02T19:27:00Z" w:id="5">
              <w:rPr>
                <w:rStyle w:val="Hyperlink"/>
                <w:b/>
                <w:bCs/>
                <w:lang w:val="en-IN"/>
              </w:rPr>
            </w:rPrChange>
          </w:rPr>
          <w:t>Doctor's SBI Card</w:t>
        </w:r>
        <w:r w:rsidRPr="00592C2E">
          <w:rPr>
            <w:b/>
            <w:bCs/>
            <w:caps/>
            <w:lang w:val="en-IN"/>
            <w:rPrChange w:author="Arun Kaushal" w:date="2026-01-02T19:27:00Z" w:id="6">
              <w:rPr>
                <w:b/>
                <w:bCs/>
                <w:lang w:val="en-IN"/>
              </w:rPr>
            </w:rPrChange>
          </w:rPr>
          <w:fldChar w:fldCharType="end"/>
        </w:r>
      </w:ins>
    </w:p>
    <w:p w:rsidRPr="001C5B69" w:rsidR="00B5038A" w:rsidRDefault="00B5038A" w14:paraId="15B64B6C" w14:textId="1E546383">
      <w:pPr>
        <w:jc w:val="center"/>
        <w:rPr>
          <w:ins w:author="Namita Salgiya" w:date="2026-01-02T18:44:00Z" w:id="7"/>
          <w:lang w:val="en-IN"/>
        </w:rPr>
        <w:pPrChange w:author="Namita Salgiya" w:date="2026-01-02T18:44:00Z" w:id="8">
          <w:pPr/>
        </w:pPrChange>
      </w:pPr>
      <w:ins w:author="Namita Salgiya" w:date="2026-01-02T18:44:00Z" w:id="10">
        <w:r>
          <w:rPr>
            <w:lang w:val="en-IN"/>
          </w:rPr>
          <w:t xml:space="preserve">With </w:t>
        </w:r>
        <w:r w:rsidR="006C509C">
          <w:rPr>
            <w:lang w:val="en-IN"/>
          </w:rPr>
          <w:t>Responsibilities Beyond Ordinary</w:t>
        </w:r>
        <w:r>
          <w:rPr>
            <w:lang w:val="en-IN"/>
          </w:rPr>
          <w:t xml:space="preserve">, </w:t>
        </w:r>
        <w:r w:rsidR="006C509C">
          <w:rPr>
            <w:lang w:val="en-IN"/>
          </w:rPr>
          <w:t>You Deserve Something Extraordinary</w:t>
        </w:r>
      </w:ins>
    </w:p>
    <w:p w:rsidRPr="003D715C" w:rsidR="003D715C" w:rsidDel="00B5038A" w:rsidP="003D715C" w:rsidRDefault="003D715C" w14:paraId="60D743C5" w14:textId="67C1ED37">
      <w:pPr>
        <w:jc w:val="center"/>
        <w:rPr>
          <w:del w:author="Namita Salgiya" w:date="2026-01-02T18:44:00Z" w:id="11"/>
          <w:b/>
          <w:bCs/>
          <w:lang w:val="en-IN"/>
        </w:rPr>
      </w:pPr>
      <w:del w:author="Namita Salgiya" w:date="2026-01-02T18:44:00Z" w:id="12">
        <w:r w:rsidRPr="003D715C" w:rsidDel="00B5038A">
          <w:rPr>
            <w:b/>
            <w:bCs/>
            <w:lang w:val="en-IN"/>
          </w:rPr>
          <w:delText xml:space="preserve">Privileges on Your </w:delText>
        </w:r>
        <w:r w:rsidRPr="005B4E27" w:rsidDel="00B5038A" w:rsidR="005B4E27">
          <w:rPr>
            <w:b/>
            <w:bCs/>
            <w:lang w:val="en-IN"/>
          </w:rPr>
          <w:delText>Doctor's SBI Card</w:delText>
        </w:r>
      </w:del>
    </w:p>
    <w:p w:rsidRPr="007E6A3E" w:rsidR="003D715C" w:rsidP="004A5805" w:rsidRDefault="003D715C" w14:paraId="55587B08" w14:textId="76CEA1C4">
      <w:pPr>
        <w:jc w:val="center"/>
        <w:rPr>
          <w:b/>
          <w:bCs/>
          <w:u w:val="single"/>
          <w:lang w:val="en-IN"/>
        </w:rPr>
      </w:pPr>
      <w:r w:rsidRPr="007E6A3E">
        <w:rPr>
          <w:b/>
          <w:bCs/>
          <w:u w:val="single"/>
          <w:lang w:val="en-IN"/>
        </w:rPr>
        <w:t>Best For</w:t>
      </w:r>
    </w:p>
    <w:p w:rsidRPr="009445F5" w:rsidR="009445F5" w:rsidP="009445F5" w:rsidRDefault="009445F5" w14:paraId="3E375869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9445F5">
        <w:rPr>
          <w:lang w:val="en-IN" w:eastAsia="en-IN"/>
        </w:rPr>
        <w:t>Professional Indemnity Insurance</w:t>
      </w:r>
    </w:p>
    <w:p w:rsidRPr="00DB479D" w:rsidR="009445F5" w:rsidP="009445F5" w:rsidRDefault="009445F5" w14:paraId="1E65DC82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 Benefits</w:t>
      </w:r>
    </w:p>
    <w:p w:rsidR="009445F5" w:rsidP="00DB479D" w:rsidRDefault="009445F5" w14:paraId="55AA3EBE" w14:textId="73F60C34">
      <w:pPr>
        <w:pStyle w:val="ListParagraph"/>
        <w:numPr>
          <w:ilvl w:val="0"/>
          <w:numId w:val="1"/>
        </w:numPr>
        <w:rPr>
          <w:ins w:author="Singh, Vijaita (SBICard)" w:date="2026-01-21T11:34:00Z" w:id="13"/>
          <w:lang w:val="en-IN" w:eastAsia="en-IN"/>
        </w:rPr>
      </w:pPr>
      <w:r>
        <w:rPr>
          <w:lang w:val="en-IN" w:eastAsia="en-IN"/>
        </w:rPr>
        <w:t>Milestone Benefits</w:t>
      </w:r>
    </w:p>
    <w:p w:rsidR="00C4153F" w:rsidRDefault="00C4153F" w14:paraId="2B44B87C" w14:textId="77777777">
      <w:pPr>
        <w:pStyle w:val="ListParagraph"/>
        <w:rPr>
          <w:ins w:author="Namita Salgiya" w:date="2026-01-02T18:44:00Z" w:id="14"/>
          <w:lang w:val="en-IN" w:eastAsia="en-IN"/>
        </w:rPr>
        <w:pPrChange w:author="Singh, Vijaita (SBICard)" w:date="2026-01-21T11:34:00Z" w:id="15">
          <w:pPr>
            <w:pStyle w:val="ListParagraph"/>
            <w:numPr>
              <w:numId w:val="1"/>
            </w:numPr>
            <w:ind w:hanging="360"/>
          </w:pPr>
        </w:pPrChange>
      </w:pPr>
    </w:p>
    <w:p w:rsidRPr="00C4153F" w:rsidR="00C4153F" w:rsidRDefault="00C4153F" w14:paraId="1C6124A3" w14:textId="77777777">
      <w:pPr>
        <w:rPr>
          <w:ins w:author="Singh, Vijaita (SBICard)" w:date="2026-01-21T11:34:00Z" w:id="16"/>
          <w:lang w:val="en-IN" w:eastAsia="en-IN"/>
        </w:rPr>
        <w:pPrChange w:author="Singh, Vijaita (SBICard)" w:date="2026-01-21T11:34:00Z" w:id="17">
          <w:pPr>
            <w:pStyle w:val="ListParagraph"/>
            <w:numPr>
              <w:numId w:val="1"/>
            </w:numPr>
            <w:ind w:hanging="360"/>
          </w:pPr>
        </w:pPrChange>
      </w:pPr>
      <w:ins w:author="Singh, Vijaita (SBICard)" w:date="2026-01-21T11:34:00Z" w:id="18">
        <w:r>
          <w:rPr>
            <w:lang w:eastAsia="en-IN"/>
          </w:rPr>
          <w:t>Get Professional Indemnity Insurance Cover and exclusive Reward Points on spending</w:t>
        </w:r>
      </w:ins>
    </w:p>
    <w:p w:rsidRPr="00B5038A" w:rsidR="00B5038A" w:rsidDel="00C4153F" w:rsidRDefault="00B5038A" w14:paraId="7025E8B9" w14:textId="3D590D54">
      <w:pPr>
        <w:rPr>
          <w:del w:author="Singh, Vijaita (SBICard)" w:date="2026-01-21T11:34:00Z" w:id="19"/>
          <w:lang w:val="en-IN" w:eastAsia="en-IN"/>
        </w:rPr>
        <w:pPrChange w:author="Namita Salgiya" w:date="2026-01-02T18:45:00Z" w:id="20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02T18:44:00Z" w:id="21">
        <w:del w:author="Singh, Vijaita (SBICard)" w:date="2026-01-21T11:34:00Z" w:id="22">
          <w:r w:rsidDel="00C4153F">
            <w:rPr>
              <w:lang w:eastAsia="en-IN"/>
            </w:rPr>
            <w:delText xml:space="preserve">Get </w:delText>
          </w:r>
          <w:r w:rsidDel="00C4153F" w:rsidR="00A67462">
            <w:rPr>
              <w:lang w:eastAsia="en-IN"/>
            </w:rPr>
            <w:delText>P</w:delText>
          </w:r>
          <w:r w:rsidRPr="00DC1E35" w:rsidDel="00C4153F" w:rsidR="00A67462">
            <w:rPr>
              <w:lang w:eastAsia="en-IN"/>
            </w:rPr>
            <w:delText xml:space="preserve">rofessional Indemnity Insurance Cover </w:delText>
          </w:r>
        </w:del>
      </w:ins>
      <w:ins w:author="Namita Salgiya" w:date="2026-01-15T11:31:00Z" w:id="23">
        <w:del w:author="Singh, Vijaita (SBICard)" w:date="2026-01-21T11:34:00Z" w:id="24">
          <w:r w:rsidDel="00C4153F" w:rsidR="00A67462">
            <w:rPr>
              <w:lang w:eastAsia="en-IN"/>
            </w:rPr>
            <w:delText xml:space="preserve">and exclusive </w:delText>
          </w:r>
        </w:del>
      </w:ins>
      <w:ins w:author="Namita Salgiya" w:date="2026-01-02T18:45:00Z" w:id="25">
        <w:del w:author="Singh, Vijaita (SBICard)" w:date="2026-01-21T11:34:00Z" w:id="26">
          <w:r w:rsidRPr="00DC1E35" w:rsidDel="00C4153F">
            <w:rPr>
              <w:lang w:eastAsia="en-IN"/>
            </w:rPr>
            <w:delText xml:space="preserve">Reward Points on medical supplies, travel bookings </w:delText>
          </w:r>
          <w:r w:rsidDel="00C4153F">
            <w:rPr>
              <w:lang w:eastAsia="en-IN"/>
            </w:rPr>
            <w:delText>and</w:delText>
          </w:r>
          <w:r w:rsidRPr="00DC1E35" w:rsidDel="00C4153F">
            <w:rPr>
              <w:lang w:eastAsia="en-IN"/>
            </w:rPr>
            <w:delText xml:space="preserve"> international spends</w:delText>
          </w:r>
          <w:r w:rsidDel="00C4153F">
            <w:rPr>
              <w:lang w:eastAsia="en-IN"/>
            </w:rPr>
            <w:delText>.</w:delText>
          </w:r>
        </w:del>
      </w:ins>
    </w:p>
    <w:p w:rsidRPr="001C5B69" w:rsidR="001C5B69" w:rsidDel="00B5038A" w:rsidP="001C5B69" w:rsidRDefault="009445F5" w14:paraId="1EA2C6D9" w14:textId="5F05E4D0">
      <w:pPr>
        <w:rPr>
          <w:del w:author="Namita Salgiya" w:date="2026-01-02T18:44:00Z" w:id="27"/>
          <w:lang w:val="en-IN"/>
        </w:rPr>
      </w:pPr>
      <w:del w:author="Namita Salgiya" w:date="2026-01-02T18:44:00Z" w:id="29">
        <w:r w:rsidDel="00B5038A">
          <w:rPr>
            <w:lang w:val="en-IN"/>
          </w:rPr>
          <w:delText>With responsibilities beyond ordinary, you deserve something extraordinary</w:delText>
        </w:r>
      </w:del>
    </w:p>
    <w:p w:rsidRPr="007E6A3E" w:rsidR="00345E13" w:rsidP="004A5805" w:rsidRDefault="003D715C" w14:paraId="011E8CF5" w14:textId="69D700C3">
      <w:pPr>
        <w:jc w:val="center"/>
        <w:rPr>
          <w:b/>
          <w:bCs/>
          <w:u w:val="single"/>
          <w:lang w:val="en-IN"/>
        </w:rPr>
      </w:pPr>
      <w:r w:rsidRPr="007E6A3E">
        <w:rPr>
          <w:b/>
          <w:bCs/>
          <w:u w:val="single"/>
          <w:lang w:val="en-IN"/>
        </w:rPr>
        <w:t>Key Benefits</w:t>
      </w:r>
    </w:p>
    <w:p w:rsidR="009445F5" w:rsidP="338C2EC7" w:rsidRDefault="00DC1E35" w14:paraId="10C66C0E" w14:textId="73E7D906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498205"/>
          <w:sz w:val="12"/>
          <w:szCs w:val="12"/>
          <w:lang w:val="en-IN" w:eastAsia="en-IN"/>
        </w:rPr>
      </w:pPr>
      <w:r w:rsidRPr="338C2EC7" w:rsidR="00DC1E35">
        <w:rPr>
          <w:lang w:eastAsia="en-IN"/>
        </w:rPr>
        <w:t xml:space="preserve">Professional </w:t>
      </w:r>
      <w:r w:rsidRPr="338C2EC7" w:rsidR="00A67462">
        <w:rPr>
          <w:lang w:eastAsia="en-IN"/>
        </w:rPr>
        <w:t xml:space="preserve">Indemnity Insurance Cover </w:t>
      </w:r>
      <w:del w:author="Namita Salgiya" w:date="2026-01-15T11:31:00Z" w16du:dateUtc="2026-01-15T11:31:00Z" w:id="679033476">
        <w:r w:rsidRPr="338C2EC7" w:rsidDel="00DC1E35">
          <w:rPr>
            <w:lang w:eastAsia="en-IN"/>
          </w:rPr>
          <w:delText xml:space="preserve">of Rs. 20 </w:delText>
        </w:r>
        <w:r w:rsidRPr="338C2EC7" w:rsidDel="00B95199">
          <w:rPr>
            <w:lang w:eastAsia="en-IN"/>
          </w:rPr>
          <w:delText>lakh</w:delText>
        </w:r>
      </w:del>
      <w:ins w:author="Upadhyay , Shubham (SBICard)" w:date="2026-01-02T11:41:00Z" w16du:dateUtc="2026-01-02T11:41:00Z" w:id="2050078571">
        <w:del w:author="Namita Salgiya" w:date="2026-01-15T11:31:00Z" w16du:dateUtc="2026-01-15T11:31:00Z" w:id="919734088">
          <w:r w:rsidRPr="338C2EC7" w:rsidDel="00B95199">
            <w:rPr>
              <w:lang w:eastAsia="en-IN"/>
            </w:rPr>
            <w:delText>s</w:delText>
          </w:r>
        </w:del>
      </w:ins>
    </w:p>
    <w:p w:rsidRPr="00633BFD" w:rsidR="009445F5" w:rsidP="338C2EC7" w:rsidRDefault="00DC1E35" w14:paraId="60EF3B5C" w14:textId="414267D0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498205"/>
          <w:sz w:val="12"/>
          <w:szCs w:val="12"/>
          <w:lang w:val="en-IN" w:eastAsia="en-IN"/>
        </w:rPr>
      </w:pPr>
      <w:r w:rsidRPr="338C2EC7" w:rsidR="00DC1E35">
        <w:rPr>
          <w:lang w:eastAsia="en-IN"/>
        </w:rPr>
        <w:t xml:space="preserve">5X </w:t>
      </w:r>
      <w:r w:rsidRPr="338C2EC7" w:rsidR="00B95199">
        <w:rPr>
          <w:lang w:eastAsia="en-IN"/>
        </w:rPr>
        <w:t xml:space="preserve">Reward Points </w:t>
      </w:r>
      <w:r w:rsidRPr="338C2EC7" w:rsidR="00DC1E35">
        <w:rPr>
          <w:lang w:eastAsia="en-IN"/>
        </w:rPr>
        <w:t xml:space="preserve">on </w:t>
      </w:r>
      <w:r w:rsidRPr="338C2EC7" w:rsidR="006C509C">
        <w:rPr>
          <w:lang w:eastAsia="en-IN"/>
        </w:rPr>
        <w:t>Medical Supplies</w:t>
      </w:r>
      <w:ins w:author="Namita Salgiya" w:date="2026-01-15T11:31:00Z" w16du:dateUtc="2026-01-15T11:31:00Z" w:id="1799066382">
        <w:r w:rsidRPr="338C2EC7" w:rsidR="006C509C">
          <w:rPr>
            <w:lang w:eastAsia="en-IN"/>
          </w:rPr>
          <w:t xml:space="preserve"> </w:t>
        </w:r>
      </w:ins>
      <w:del w:author="Namita Salgiya" w:date="2026-01-15T11:31:00Z" w16du:dateUtc="2026-01-15T11:31:00Z" w:id="873692359">
        <w:r w:rsidRPr="338C2EC7" w:rsidDel="00DC1E35">
          <w:rPr>
            <w:lang w:eastAsia="en-IN"/>
          </w:rPr>
          <w:delText xml:space="preserve">, travel bookings </w:delText>
        </w:r>
        <w:r w:rsidRPr="338C2EC7" w:rsidDel="00DC1E35">
          <w:rPr>
            <w:lang w:eastAsia="en-IN"/>
          </w:rPr>
          <w:delText>and</w:delText>
        </w:r>
        <w:r w:rsidRPr="338C2EC7" w:rsidDel="00DC1E35">
          <w:rPr>
            <w:lang w:eastAsia="en-IN"/>
          </w:rPr>
          <w:delText xml:space="preserve"> international spends</w:delText>
        </w:r>
      </w:del>
    </w:p>
    <w:p w:rsidRPr="00633BFD" w:rsidR="00633BFD" w:rsidP="338C2EC7" w:rsidRDefault="00633BFD" w14:paraId="4C06FE24" w14:textId="274B3E2F">
      <w:pPr>
        <w:pStyle w:val="ListParagraph"/>
        <w:numPr>
          <w:ilvl w:val="0"/>
          <w:numId w:val="69"/>
        </w:num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38C2EC7" w:rsidR="00633BFD">
        <w:rPr>
          <w:lang w:val="en-IN" w:eastAsia="en-IN"/>
        </w:rPr>
        <w:t xml:space="preserve">Renewal Fee Reversal on </w:t>
      </w:r>
      <w:del w:author="Namita Salgiya" w:date="2026-01-15T11:32:00Z" w16du:dateUtc="2026-01-15T11:32:00Z" w:id="1114331644">
        <w:r w:rsidRPr="338C2EC7" w:rsidDel="00633BFD">
          <w:rPr>
            <w:lang w:val="en-IN" w:eastAsia="en-IN"/>
          </w:rPr>
          <w:delText>annual spends of </w:delText>
        </w:r>
      </w:del>
      <w:r w:rsidRPr="338C2EC7" w:rsidR="00633BFD">
        <w:rPr>
          <w:lang w:val="en-IN" w:eastAsia="en-IN"/>
        </w:rPr>
        <w:t xml:space="preserve">Rs. 2 </w:t>
      </w:r>
      <w:r w:rsidRPr="338C2EC7" w:rsidR="006C509C">
        <w:rPr>
          <w:lang w:val="en-IN" w:eastAsia="en-IN"/>
        </w:rPr>
        <w:t>Lakh</w:t>
      </w:r>
      <w:ins w:author="Upadhyay , Shubham (SBICard)" w:date="2026-01-02T11:41:00Z" w16du:dateUtc="2026-01-02T11:41:00Z" w:id="1853768156">
        <w:r w:rsidRPr="338C2EC7" w:rsidR="006C509C">
          <w:rPr>
            <w:lang w:val="en-IN" w:eastAsia="en-IN"/>
          </w:rPr>
          <w:t>s</w:t>
        </w:r>
      </w:ins>
      <w:ins w:author="Namita Salgiya" w:date="2026-01-15T11:32:00Z" w16du:dateUtc="2026-01-15T11:32:00Z" w:id="2063454280">
        <w:r w:rsidRPr="338C2EC7" w:rsidR="006C509C">
          <w:rPr>
            <w:lang w:val="en-IN" w:eastAsia="en-IN"/>
          </w:rPr>
          <w:t xml:space="preserve"> </w:t>
        </w:r>
        <w:r w:rsidRPr="338C2EC7" w:rsidR="006C509C">
          <w:rPr>
            <w:lang w:val="en-IN" w:eastAsia="en-IN"/>
          </w:rPr>
          <w:t xml:space="preserve">Annual Spends </w:t>
        </w:r>
      </w:ins>
    </w:p>
    <w:p w:rsidRPr="00DB479D" w:rsidR="00DB479D" w:rsidP="00DB479D" w:rsidRDefault="00DB479D" w14:paraId="2C1AC222" w14:textId="77777777">
      <w:pPr>
        <w:pStyle w:val="ListParagraph"/>
      </w:pP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7E6A3E">
        <w:rPr>
          <w:b/>
          <w:bCs/>
          <w:u w:val="single"/>
        </w:rPr>
        <w:t>Exclusive Privileges</w:t>
      </w:r>
    </w:p>
    <w:p w:rsidRPr="00834B4F" w:rsidR="00834B4F" w:rsidP="338C2EC7" w:rsidRDefault="00834B4F" w14:paraId="211E212E" w14:textId="5E3DACA1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38C2EC7" w:rsidR="00834B4F">
        <w:rPr>
          <w:b w:val="1"/>
          <w:bCs w:val="1"/>
          <w:lang w:val="en-IN"/>
        </w:rPr>
        <w:t>Professional Indemnity Insurance</w:t>
      </w:r>
    </w:p>
    <w:p w:rsidRPr="00834B4F" w:rsidR="00834B4F" w:rsidP="00834B4F" w:rsidRDefault="00834B4F" w14:paraId="1BEBAA9E" w14:textId="3033188D">
      <w:pPr>
        <w:pStyle w:val="ListParagraph"/>
        <w:numPr>
          <w:ilvl w:val="0"/>
          <w:numId w:val="87"/>
        </w:numPr>
        <w:rPr>
          <w:lang w:val="en-IN"/>
        </w:rPr>
      </w:pPr>
      <w:r w:rsidRPr="00834B4F">
        <w:rPr>
          <w:lang w:val="en-IN"/>
        </w:rPr>
        <w:t xml:space="preserve">Professional </w:t>
      </w:r>
      <w:r w:rsidRPr="00834B4F" w:rsidR="00A67462">
        <w:rPr>
          <w:lang w:val="en-IN"/>
        </w:rPr>
        <w:t xml:space="preserve">Indemnity Insurance Cover </w:t>
      </w:r>
      <w:r w:rsidRPr="00834B4F">
        <w:rPr>
          <w:lang w:val="en-IN"/>
        </w:rPr>
        <w:t>of </w:t>
      </w:r>
      <w:ins w:author="Wasi, Raiyan (SBICard)" w:date="2025-12-30T15:24:00Z" w:id="44">
        <w:r w:rsidR="00C85D7A">
          <w:rPr>
            <w:lang w:val="en-IN"/>
          </w:rPr>
          <w:t>R</w:t>
        </w:r>
      </w:ins>
      <w:del w:author="Wasi, Raiyan (SBICard)" w:date="2025-12-30T15:24:00Z" w:id="45">
        <w:r w:rsidRPr="00834B4F" w:rsidDel="00C85D7A">
          <w:rPr>
            <w:lang w:val="en-IN"/>
          </w:rPr>
          <w:delText>r</w:delText>
        </w:r>
      </w:del>
      <w:r w:rsidRPr="00834B4F">
        <w:rPr>
          <w:lang w:val="en-IN"/>
        </w:rPr>
        <w:t>s. 20 lakh</w:t>
      </w:r>
      <w:ins w:author="Upadhyay , Shubham (SBICard)" w:date="2026-01-02T11:42:00Z" w:id="46">
        <w:r w:rsidR="00635119">
          <w:rPr>
            <w:lang w:val="en-IN"/>
          </w:rPr>
          <w:t>s</w:t>
        </w:r>
      </w:ins>
    </w:p>
    <w:p w:rsidRPr="00834B4F" w:rsidR="00834B4F" w:rsidP="00834B4F" w:rsidRDefault="00834B4F" w14:paraId="3AFD3F1F" w14:textId="0D6AAA07">
      <w:pPr>
        <w:pStyle w:val="ListParagraph"/>
        <w:numPr>
          <w:ilvl w:val="0"/>
          <w:numId w:val="87"/>
        </w:numPr>
        <w:rPr>
          <w:lang w:val="en-IN"/>
        </w:rPr>
      </w:pPr>
      <w:r w:rsidRPr="00834B4F">
        <w:rPr>
          <w:lang w:val="en-IN"/>
        </w:rPr>
        <w:t>Reimburse</w:t>
      </w:r>
      <w:r>
        <w:rPr>
          <w:lang w:val="en-IN"/>
        </w:rPr>
        <w:t>ment</w:t>
      </w:r>
      <w:r w:rsidRPr="00834B4F">
        <w:rPr>
          <w:lang w:val="en-IN"/>
        </w:rPr>
        <w:t xml:space="preserve"> all </w:t>
      </w:r>
      <w:r w:rsidRPr="00834B4F" w:rsidR="00635119">
        <w:rPr>
          <w:lang w:val="en-IN"/>
        </w:rPr>
        <w:t xml:space="preserve">legal </w:t>
      </w:r>
      <w:r w:rsidRPr="00834B4F">
        <w:rPr>
          <w:lang w:val="en-IN"/>
        </w:rPr>
        <w:t xml:space="preserve">&amp; </w:t>
      </w:r>
      <w:r>
        <w:rPr>
          <w:lang w:val="en-IN"/>
        </w:rPr>
        <w:t>defence</w:t>
      </w:r>
      <w:r w:rsidRPr="00834B4F">
        <w:rPr>
          <w:lang w:val="en-IN"/>
        </w:rPr>
        <w:t xml:space="preserve"> costs, out-of-court settlement expenses and court awards</w:t>
      </w:r>
    </w:p>
    <w:p w:rsidR="00172B63" w:rsidP="00CD511F" w:rsidRDefault="00834B4F" w14:paraId="4F910180" w14:textId="3C290864">
      <w:pPr>
        <w:pStyle w:val="ListParagraph"/>
        <w:numPr>
          <w:ilvl w:val="0"/>
          <w:numId w:val="87"/>
        </w:numPr>
        <w:rPr>
          <w:ins w:author="Namita Salgiya" w:date="2026-01-02T18:45:00Z" w:id="47"/>
          <w:lang w:val="en-IN"/>
        </w:rPr>
      </w:pPr>
      <w:r w:rsidRPr="00834B4F">
        <w:rPr>
          <w:lang w:val="en-IN"/>
        </w:rPr>
        <w:t>0% of sum insured would be deductible</w:t>
      </w:r>
      <w:del w:author="Namita Salgiya" w:date="2026-01-02T18:45:00Z" w:id="48">
        <w:r w:rsidDel="00B5038A" w:rsidR="00633BFD">
          <w:rPr>
            <w:lang w:val="en-IN"/>
          </w:rPr>
          <w:tab/>
        </w:r>
      </w:del>
    </w:p>
    <w:p w:rsidRPr="00B5038A" w:rsidR="00B5038A" w:rsidP="00B5038A" w:rsidRDefault="00B5038A" w14:paraId="6D4A00AA" w14:textId="4F2AF1D3">
      <w:pPr>
        <w:pStyle w:val="ListParagraph"/>
        <w:numPr>
          <w:ilvl w:val="0"/>
          <w:numId w:val="87"/>
        </w:numPr>
        <w:rPr>
          <w:rPrChange w:author="Namita Salgiya" w:date="2026-01-02T18:45:00Z" w:id="49">
            <w:rPr>
              <w:lang w:val="en-IN"/>
            </w:rPr>
          </w:rPrChange>
        </w:rPr>
      </w:pPr>
      <w:ins w:author="Namita Salgiya" w:date="2026-01-02T18:45:00Z" w:id="50">
        <w:r w:rsidRPr="00B5038A">
          <w:rPr>
            <w:rPrChange w:author="Namita Salgiya" w:date="2026-01-02T18:45:00Z" w:id="51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t>For details on Insurance coverage and exclusions, click </w:t>
        </w:r>
        <w:r w:rsidRPr="00B5038A">
          <w:rPr>
            <w:rPrChange w:author="Namita Salgiya" w:date="2026-01-02T18:45:00Z" w:id="52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begin"/>
        </w:r>
        <w:r w:rsidRPr="00B5038A">
          <w:rPr>
            <w:rPrChange w:author="Namita Salgiya" w:date="2026-01-02T18:45:00Z" w:id="53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instrText>HYPERLINK "https://www.sbicard.com/sbi-card-en/assets/docs/pdf/personal/credit-cards/lifestyle/doctors-sbi-card/non-ima-tnc.pdf" \t "_blank"</w:instrText>
        </w:r>
        <w:r w:rsidRPr="00B5038A">
          <w:rPr>
            <w:rPrChange w:author="Namita Salgiya" w:date="2026-01-02T18:45:00Z" w:id="54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separate"/>
        </w:r>
        <w:r w:rsidRPr="00B5038A">
          <w:rPr>
            <w:rStyle w:val="Hyperlink"/>
            <w:rPrChange w:author="Namita Salgiya" w:date="2026-01-02T18:45:00Z" w:id="55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here</w:t>
        </w:r>
        <w:r w:rsidRPr="00B5038A">
          <w:rPr>
            <w:rPrChange w:author="Namita Salgiya" w:date="2026-01-02T18:45:00Z" w:id="56">
              <w:rPr>
                <w:rFonts w:ascii="Arial" w:hAnsi="Arial" w:cs="Arial"/>
                <w:color w:val="CCCCCC"/>
                <w:sz w:val="20"/>
                <w:szCs w:val="20"/>
              </w:rPr>
            </w:rPrChange>
          </w:rPr>
          <w:fldChar w:fldCharType="end"/>
        </w:r>
      </w:ins>
    </w:p>
    <w:p w:rsidRPr="003465A7" w:rsidR="003465A7" w:rsidP="338C2EC7" w:rsidRDefault="003465A7" w14:paraId="4FCFA717" w14:textId="633D32FD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38C2EC7" w:rsidR="003465A7">
        <w:rPr>
          <w:b w:val="1"/>
          <w:bCs w:val="1"/>
          <w:lang w:val="en-IN"/>
        </w:rPr>
        <w:t>Welcome Gift</w:t>
      </w:r>
      <w:ins w:author="Upadhyay , Shubham (SBICard)" w:date="2026-01-15T18:41:00Z" w16du:dateUtc="2026-01-15T18:41:00Z" w:id="2012206155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6C49F65E" w14:textId="1B0106A2">
      <w:pPr>
        <w:numPr>
          <w:ilvl w:val="0"/>
          <w:numId w:val="88"/>
        </w:numPr>
        <w:rPr>
          <w:lang w:val="en-IN"/>
        </w:rPr>
      </w:pPr>
      <w:r w:rsidRPr="003465A7">
        <w:rPr>
          <w:lang w:val="en-IN"/>
        </w:rPr>
        <w:t xml:space="preserve">Welcome e-Gift </w:t>
      </w:r>
      <w:r w:rsidRPr="003465A7" w:rsidR="00635119">
        <w:rPr>
          <w:lang w:val="en-IN"/>
        </w:rPr>
        <w:t xml:space="preserve">Voucher </w:t>
      </w:r>
      <w:r w:rsidRPr="003465A7">
        <w:rPr>
          <w:lang w:val="en-IN"/>
        </w:rPr>
        <w:t>worth Rs. 1,500 from Yatra.com</w:t>
      </w:r>
    </w:p>
    <w:p w:rsidRPr="003465A7" w:rsidR="003465A7" w:rsidP="338C2EC7" w:rsidRDefault="003465A7" w14:paraId="33058778" w14:textId="4A350524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38C2EC7" w:rsidR="003465A7">
        <w:rPr>
          <w:b w:val="1"/>
          <w:bCs w:val="1"/>
          <w:lang w:val="en-IN"/>
        </w:rPr>
        <w:t>Reward Points</w:t>
      </w:r>
      <w:ins w:author="Upadhyay , Shubham (SBICard)" w:date="2026-01-15T18:41:00Z" w16du:dateUtc="2026-01-15T18:41:00Z" w:id="494216115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762ADBB6" w14:textId="77777777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>Get 5X Reward Points on Medical Supplies, Travel Bookings &amp; International Spends</w:t>
      </w:r>
    </w:p>
    <w:p w:rsidRPr="003465A7" w:rsidR="003465A7" w:rsidP="003465A7" w:rsidRDefault="003465A7" w14:paraId="653BBC24" w14:textId="4F9CB269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>Get 5X Reward Points on all spends on Doctor's Day i.e. 1</w:t>
      </w:r>
      <w:del w:author="Upadhyay , Shubham (SBICard)" w:date="2026-01-15T18:41:00Z" w:id="61">
        <w:r w:rsidRPr="003465A7" w:rsidDel="006C509C">
          <w:rPr>
            <w:lang w:val="en-IN"/>
          </w:rPr>
          <w:delText>st</w:delText>
        </w:r>
      </w:del>
      <w:r w:rsidRPr="003465A7">
        <w:rPr>
          <w:lang w:val="en-IN"/>
        </w:rPr>
        <w:t> July</w:t>
      </w:r>
    </w:p>
    <w:p w:rsidRPr="003465A7" w:rsidR="003465A7" w:rsidP="003465A7" w:rsidRDefault="003465A7" w14:paraId="3FADA7FD" w14:textId="77777777">
      <w:pPr>
        <w:pStyle w:val="ListParagraph"/>
        <w:numPr>
          <w:ilvl w:val="0"/>
          <w:numId w:val="90"/>
        </w:numPr>
        <w:rPr>
          <w:lang w:val="en-IN"/>
        </w:rPr>
      </w:pPr>
      <w:r w:rsidRPr="003465A7">
        <w:rPr>
          <w:lang w:val="en-IN"/>
        </w:rPr>
        <w:t>Earn 1 Reward Point per Rs. 100 for all other spends</w:t>
      </w:r>
    </w:p>
    <w:p w:rsidR="003465A7" w:rsidP="003465A7" w:rsidRDefault="003465A7" w14:paraId="3665907E" w14:textId="116836A4">
      <w:pPr>
        <w:pStyle w:val="ListParagraph"/>
        <w:numPr>
          <w:ilvl w:val="0"/>
          <w:numId w:val="90"/>
        </w:numPr>
        <w:rPr>
          <w:lang w:val="en-IN" w:eastAsia="en-IN"/>
        </w:rPr>
      </w:pPr>
      <w:r w:rsidRPr="003465A7">
        <w:rPr>
          <w:lang w:val="en-IN" w:eastAsia="en-IN"/>
        </w:rPr>
        <w:t>Pay your card outstanding with Reward Points</w:t>
      </w:r>
      <w:del w:author="Upadhyay , Shubham (SBICard)" w:date="2026-01-02T11:42:00Z" w:id="62">
        <w:r w:rsidRPr="003465A7" w:rsidDel="00635119">
          <w:rPr>
            <w:lang w:val="en-IN" w:eastAsia="en-IN"/>
          </w:rPr>
          <w:delText>.</w:delText>
        </w:r>
      </w:del>
      <w:r w:rsidRPr="003465A7">
        <w:rPr>
          <w:lang w:val="en-IN" w:eastAsia="en-IN"/>
        </w:rPr>
        <w:t xml:space="preserve"> </w:t>
      </w:r>
    </w:p>
    <w:p w:rsidRPr="003465A7" w:rsidR="003465A7" w:rsidP="003465A7" w:rsidRDefault="003465A7" w14:paraId="4DF5A56B" w14:textId="1857472E">
      <w:pPr>
        <w:pStyle w:val="ListParagraph"/>
        <w:numPr>
          <w:ilvl w:val="0"/>
          <w:numId w:val="90"/>
        </w:numPr>
        <w:rPr>
          <w:lang w:val="en-IN" w:eastAsia="en-IN"/>
        </w:rPr>
      </w:pPr>
      <w:r w:rsidRPr="003465A7">
        <w:rPr>
          <w:lang w:val="en-IN" w:eastAsia="en-IN"/>
        </w:rPr>
        <w:t>4 Reward Points = R</w:t>
      </w:r>
      <w:del w:author="Upadhyay , Shubham (SBICard)" w:date="2026-01-02T11:42:00Z" w:id="63">
        <w:r w:rsidRPr="003465A7" w:rsidDel="00635119">
          <w:rPr>
            <w:lang w:val="en-IN" w:eastAsia="en-IN"/>
          </w:rPr>
          <w:delText>s</w:delText>
        </w:r>
      </w:del>
      <w:ins w:author="Upadhyay , Shubham (SBICard)" w:date="2026-01-02T11:42:00Z" w:id="64">
        <w:r w:rsidR="00635119">
          <w:rPr>
            <w:lang w:val="en-IN" w:eastAsia="en-IN"/>
          </w:rPr>
          <w:t>e</w:t>
        </w:r>
      </w:ins>
      <w:r w:rsidRPr="003465A7">
        <w:rPr>
          <w:lang w:val="en-IN" w:eastAsia="en-IN"/>
        </w:rPr>
        <w:t>. 1</w:t>
      </w:r>
    </w:p>
    <w:p w:rsidRPr="003465A7" w:rsidR="003465A7" w:rsidP="003465A7" w:rsidRDefault="003465A7" w14:paraId="63D7DA27" w14:textId="3FDF634F">
      <w:pPr>
        <w:pStyle w:val="ListParagraph"/>
        <w:numPr>
          <w:ilvl w:val="0"/>
          <w:numId w:val="90"/>
        </w:numPr>
        <w:rPr>
          <w:lang w:val="en-IN" w:eastAsia="en-IN"/>
        </w:rPr>
      </w:pPr>
      <w:r>
        <w:rPr>
          <w:lang w:val="en-IN" w:eastAsia="en-IN"/>
        </w:rPr>
        <w:t>R</w:t>
      </w:r>
      <w:r w:rsidRPr="003465A7">
        <w:rPr>
          <w:lang w:val="en-IN" w:eastAsia="en-IN"/>
        </w:rPr>
        <w:t>edeem Reward Points against a host of options from the Reward Catalogue</w:t>
      </w:r>
    </w:p>
    <w:p w:rsidRPr="003465A7" w:rsidR="003465A7" w:rsidP="338C2EC7" w:rsidRDefault="003465A7" w14:paraId="61BEC3A2" w14:textId="1E53F26D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38C2EC7" w:rsidR="003465A7">
        <w:rPr>
          <w:b w:val="1"/>
          <w:bCs w:val="1"/>
          <w:lang w:val="en-IN"/>
        </w:rPr>
        <w:t>Milestone Benefits</w:t>
      </w:r>
      <w:ins w:author="Upadhyay , Shubham (SBICard)" w:date="2026-01-15T18:41:00Z" w16du:dateUtc="2026-01-15T18:41:00Z" w:id="1366256845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Pr="003465A7" w:rsidR="003465A7" w:rsidP="003465A7" w:rsidRDefault="003465A7" w14:paraId="6E63FA03" w14:textId="46C8B8A7">
      <w:pPr>
        <w:pStyle w:val="ListParagraph"/>
        <w:numPr>
          <w:ilvl w:val="0"/>
          <w:numId w:val="93"/>
        </w:numPr>
        <w:rPr>
          <w:lang w:val="en-IN"/>
        </w:rPr>
      </w:pPr>
      <w:r w:rsidRPr="003465A7">
        <w:rPr>
          <w:lang w:val="en-IN"/>
        </w:rPr>
        <w:t xml:space="preserve">E-Gift </w:t>
      </w:r>
      <w:r w:rsidRPr="003465A7" w:rsidR="005A1760">
        <w:rPr>
          <w:lang w:val="en-IN"/>
        </w:rPr>
        <w:t xml:space="preserve">Voucher </w:t>
      </w:r>
      <w:r w:rsidRPr="003465A7">
        <w:rPr>
          <w:lang w:val="en-IN"/>
        </w:rPr>
        <w:t>from Yatra.com</w:t>
      </w:r>
      <w:ins w:author="Upadhyay , Shubham (SBICard)" w:date="2026-01-02T11:42:00Z" w:id="67">
        <w:r w:rsidR="005A1760">
          <w:rPr>
            <w:lang w:val="en-IN"/>
          </w:rPr>
          <w:t xml:space="preserve"> </w:t>
        </w:r>
      </w:ins>
      <w:r w:rsidRPr="003465A7">
        <w:rPr>
          <w:lang w:val="en-IN"/>
        </w:rPr>
        <w:t>/</w:t>
      </w:r>
      <w:ins w:author="Upadhyay , Shubham (SBICard)" w:date="2026-01-02T11:42:00Z" w:id="68">
        <w:r w:rsidR="005A1760">
          <w:rPr>
            <w:lang w:val="en-IN"/>
          </w:rPr>
          <w:t xml:space="preserve"> </w:t>
        </w:r>
      </w:ins>
      <w:r w:rsidRPr="003465A7">
        <w:rPr>
          <w:lang w:val="en-IN"/>
        </w:rPr>
        <w:t>Bata</w:t>
      </w:r>
      <w:ins w:author="Upadhyay , Shubham (SBICard)" w:date="2026-01-02T11:42:00Z" w:id="69">
        <w:r w:rsidR="005A1760">
          <w:rPr>
            <w:lang w:val="en-IN"/>
          </w:rPr>
          <w:t xml:space="preserve"> </w:t>
        </w:r>
      </w:ins>
      <w:r w:rsidRPr="003465A7">
        <w:rPr>
          <w:lang w:val="en-IN"/>
        </w:rPr>
        <w:t>/</w:t>
      </w:r>
      <w:ins w:author="Upadhyay , Shubham (SBICard)" w:date="2026-01-02T11:42:00Z" w:id="70">
        <w:r w:rsidR="005A1760">
          <w:rPr>
            <w:lang w:val="en-IN"/>
          </w:rPr>
          <w:t xml:space="preserve"> </w:t>
        </w:r>
      </w:ins>
      <w:r w:rsidRPr="003465A7">
        <w:rPr>
          <w:lang w:val="en-IN"/>
        </w:rPr>
        <w:t xml:space="preserve">Shoppers Stop worth Rs. 5,000 on annual spends of Rs. 5 </w:t>
      </w:r>
      <w:r w:rsidRPr="003465A7" w:rsidR="005A1760">
        <w:rPr>
          <w:lang w:val="en-IN"/>
        </w:rPr>
        <w:t>lakhs</w:t>
      </w:r>
    </w:p>
    <w:p w:rsidRPr="003465A7" w:rsidR="00172B63" w:rsidP="00CD511F" w:rsidRDefault="003465A7" w14:paraId="761CA8D3" w14:textId="10674C43">
      <w:pPr>
        <w:pStyle w:val="ListParagraph"/>
        <w:numPr>
          <w:ilvl w:val="0"/>
          <w:numId w:val="93"/>
        </w:numPr>
        <w:rPr>
          <w:lang w:val="en-IN"/>
        </w:rPr>
      </w:pPr>
      <w:r w:rsidRPr="003465A7">
        <w:rPr>
          <w:lang w:val="en-IN"/>
        </w:rPr>
        <w:t xml:space="preserve">Renewal fee reversal on annual spends of Rs. 2 </w:t>
      </w:r>
      <w:r w:rsidRPr="003465A7" w:rsidR="005A1760">
        <w:rPr>
          <w:lang w:val="en-IN"/>
        </w:rPr>
        <w:t>lakhs</w:t>
      </w:r>
    </w:p>
    <w:p w:rsidRPr="00066BFA" w:rsidR="00066BFA" w:rsidP="338C2EC7" w:rsidRDefault="00066BFA" w14:paraId="2293A08B" w14:textId="5CA9371E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338C2EC7" w:rsidR="00066BFA">
        <w:rPr>
          <w:b w:val="1"/>
          <w:bCs w:val="1"/>
          <w:lang w:val="en-IN" w:eastAsia="en-IN"/>
        </w:rPr>
        <w:t>International</w:t>
      </w:r>
      <w:r w:rsidRPr="338C2EC7" w:rsidR="00066BFA">
        <w:rPr>
          <w:b w:val="1"/>
          <w:bCs w:val="1"/>
          <w:lang w:val="en-IN" w:eastAsia="en-IN"/>
        </w:rPr>
        <w:t xml:space="preserve"> Lounge </w:t>
      </w:r>
      <w:r w:rsidRPr="338C2EC7" w:rsidR="00B2066F">
        <w:rPr>
          <w:b w:val="1"/>
          <w:bCs w:val="1"/>
          <w:lang w:val="en-IN"/>
        </w:rPr>
        <w:t>Program</w:t>
      </w:r>
      <w:ins w:author="Upadhyay , Shubham (SBICard)" w:date="2026-01-15T18:41:00Z" w16du:dateUtc="2026-01-15T18:41:00Z" w:id="605618752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Pr="00995FCF" w:rsidR="00995FCF" w:rsidP="00995FCF" w:rsidRDefault="00995FCF" w14:paraId="4D9FF52B" w14:textId="77777777">
      <w:pPr>
        <w:numPr>
          <w:ilvl w:val="0"/>
          <w:numId w:val="76"/>
        </w:numPr>
        <w:spacing w:after="0"/>
        <w:rPr>
          <w:lang w:val="en-IN" w:eastAsia="en-IN"/>
        </w:rPr>
      </w:pPr>
      <w:r w:rsidRPr="00995FCF">
        <w:rPr>
          <w:lang w:val="en-IN" w:eastAsia="en-IN"/>
        </w:rPr>
        <w:t>Complimentary membership to the Priority Pass Program worth $99</w:t>
      </w:r>
    </w:p>
    <w:p w:rsidR="00995FCF" w:rsidP="00995FCF" w:rsidRDefault="00995FCF" w14:paraId="0C8D5E72" w14:textId="48ED79F2">
      <w:pPr>
        <w:numPr>
          <w:ilvl w:val="0"/>
          <w:numId w:val="76"/>
        </w:numPr>
        <w:spacing w:after="0"/>
        <w:rPr>
          <w:lang w:val="en-IN" w:eastAsia="en-IN"/>
        </w:rPr>
      </w:pPr>
      <w:r w:rsidRPr="00B2066F">
        <w:rPr>
          <w:lang w:val="en-IN" w:eastAsia="en-IN"/>
        </w:rPr>
        <w:t xml:space="preserve">4 complimentary </w:t>
      </w:r>
      <w:r w:rsidRPr="00B2066F" w:rsidR="006C509C">
        <w:rPr>
          <w:lang w:val="en-IN" w:eastAsia="en-IN"/>
        </w:rPr>
        <w:t>International</w:t>
      </w:r>
      <w:r w:rsidRPr="00995FCF" w:rsidR="006C509C">
        <w:rPr>
          <w:lang w:val="en-IN" w:eastAsia="en-IN"/>
        </w:rPr>
        <w:t xml:space="preserve"> Airport Lounge </w:t>
      </w:r>
      <w:r w:rsidRPr="00995FCF">
        <w:rPr>
          <w:lang w:val="en-IN" w:eastAsia="en-IN"/>
        </w:rPr>
        <w:t>access</w:t>
      </w:r>
      <w:ins w:author="Upadhyay , Shubham (SBICard)" w:date="2026-01-02T11:43:00Z" w:id="73">
        <w:r w:rsidR="005A1760">
          <w:rPr>
            <w:lang w:val="en-IN" w:eastAsia="en-IN"/>
          </w:rPr>
          <w:t>es</w:t>
        </w:r>
      </w:ins>
      <w:r w:rsidRPr="00995FCF">
        <w:rPr>
          <w:lang w:val="en-IN" w:eastAsia="en-IN"/>
        </w:rPr>
        <w:t xml:space="preserve"> </w:t>
      </w:r>
      <w:r>
        <w:rPr>
          <w:lang w:val="en-IN" w:eastAsia="en-IN"/>
        </w:rPr>
        <w:t xml:space="preserve">per </w:t>
      </w:r>
      <w:r w:rsidRPr="00995FCF">
        <w:rPr>
          <w:lang w:val="en-IN" w:eastAsia="en-IN"/>
        </w:rPr>
        <w:t>year (</w:t>
      </w:r>
      <w:r w:rsidR="00B2066F">
        <w:rPr>
          <w:lang w:val="en-IN" w:eastAsia="en-IN"/>
        </w:rPr>
        <w:t>max. 2</w:t>
      </w:r>
      <w:r w:rsidRPr="00995FCF">
        <w:rPr>
          <w:lang w:val="en-IN" w:eastAsia="en-IN"/>
        </w:rPr>
        <w:t xml:space="preserve"> per quarter)</w:t>
      </w:r>
    </w:p>
    <w:p w:rsidRPr="00B2066F" w:rsidR="00B2066F" w:rsidP="00B2066F" w:rsidRDefault="00B2066F" w14:paraId="653B28E0" w14:textId="5A8090F1">
      <w:pPr>
        <w:pStyle w:val="ListParagraph"/>
        <w:numPr>
          <w:ilvl w:val="0"/>
          <w:numId w:val="76"/>
        </w:numPr>
        <w:rPr>
          <w:lang w:val="en-IN" w:eastAsia="en-IN"/>
        </w:rPr>
      </w:pPr>
      <w:r w:rsidRPr="00B2066F">
        <w:rPr>
          <w:lang w:val="en-IN" w:eastAsia="en-IN"/>
        </w:rPr>
        <w:t>Access to 1</w:t>
      </w:r>
      <w:ins w:author="Upadhyay , Shubham (SBICard)" w:date="2026-01-02T11:43:00Z" w:id="74">
        <w:r w:rsidR="005A1760">
          <w:rPr>
            <w:lang w:val="en-IN" w:eastAsia="en-IN"/>
          </w:rPr>
          <w:t>,</w:t>
        </w:r>
      </w:ins>
      <w:r w:rsidRPr="00B2066F">
        <w:rPr>
          <w:lang w:val="en-IN" w:eastAsia="en-IN"/>
        </w:rPr>
        <w:t xml:space="preserve">000+ </w:t>
      </w:r>
      <w:r w:rsidRPr="00B2066F" w:rsidR="005A1760">
        <w:rPr>
          <w:lang w:val="en-IN" w:eastAsia="en-IN"/>
        </w:rPr>
        <w:t xml:space="preserve">airport lounges </w:t>
      </w:r>
      <w:r w:rsidRPr="00B2066F">
        <w:rPr>
          <w:lang w:val="en-IN" w:eastAsia="en-IN"/>
        </w:rPr>
        <w:t>worldwide</w:t>
      </w:r>
    </w:p>
    <w:p w:rsidRPr="00995FCF" w:rsidR="00D651FB" w:rsidP="00995FCF" w:rsidRDefault="00995FCF" w14:paraId="342440F8" w14:textId="3BF08EFD">
      <w:pPr>
        <w:pStyle w:val="ListParagraph"/>
        <w:numPr>
          <w:ilvl w:val="0"/>
          <w:numId w:val="76"/>
        </w:numPr>
        <w:spacing w:after="0"/>
      </w:pPr>
      <w:r w:rsidRPr="0042325B">
        <w:t xml:space="preserve">Post complimentary visits, </w:t>
      </w:r>
      <w:r>
        <w:t xml:space="preserve">a usage fee of </w:t>
      </w:r>
      <w:r w:rsidRPr="0042325B">
        <w:t>$27 + applicable taxes will be charged per Priority Pass lounge visit.</w:t>
      </w:r>
    </w:p>
    <w:p w:rsidR="00995FCF" w:rsidP="00995FCF" w:rsidRDefault="00995FCF" w14:paraId="59A15895" w14:textId="77777777">
      <w:pPr>
        <w:spacing w:after="0"/>
      </w:pPr>
    </w:p>
    <w:p w:rsidR="00B2066F" w:rsidP="338C2EC7" w:rsidRDefault="00B2066F" w14:paraId="583436ED" w14:textId="7925C282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38C2EC7" w:rsidR="00B2066F">
        <w:rPr>
          <w:b w:val="1"/>
          <w:bCs w:val="1"/>
          <w:lang w:val="en-IN"/>
        </w:rPr>
        <w:t>Domestic Lounge Program</w:t>
      </w:r>
      <w:ins w:author="Upadhyay , Shubham (SBICard)" w:date="2026-01-15T18:41:00Z" w16du:dateUtc="2026-01-15T18:41:00Z" w:id="595112470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="00B2066F" w:rsidP="00B2066F" w:rsidRDefault="00A82157" w14:paraId="4CD59E67" w14:textId="65567CA0">
      <w:pPr>
        <w:numPr>
          <w:ilvl w:val="0"/>
          <w:numId w:val="76"/>
        </w:numPr>
        <w:spacing w:after="0"/>
        <w:rPr>
          <w:lang w:val="en-IN" w:eastAsia="en-IN"/>
        </w:rPr>
      </w:pPr>
      <w:r>
        <w:rPr>
          <w:lang w:val="en-IN" w:eastAsia="en-IN"/>
        </w:rPr>
        <w:t>4</w:t>
      </w:r>
      <w:r w:rsidRPr="00B2066F" w:rsidR="00B2066F">
        <w:rPr>
          <w:lang w:val="en-IN" w:eastAsia="en-IN"/>
        </w:rPr>
        <w:t xml:space="preserve"> complimentary </w:t>
      </w:r>
      <w:r w:rsidR="006C509C">
        <w:rPr>
          <w:lang w:val="en-IN" w:eastAsia="en-IN"/>
        </w:rPr>
        <w:t>Domestic</w:t>
      </w:r>
      <w:r w:rsidRPr="00995FCF" w:rsidR="006C509C">
        <w:rPr>
          <w:lang w:val="en-IN" w:eastAsia="en-IN"/>
        </w:rPr>
        <w:t xml:space="preserve"> Airport Lounge </w:t>
      </w:r>
      <w:r w:rsidRPr="00995FCF" w:rsidR="00B2066F">
        <w:rPr>
          <w:lang w:val="en-IN" w:eastAsia="en-IN"/>
        </w:rPr>
        <w:t>access</w:t>
      </w:r>
      <w:ins w:author="Upadhyay , Shubham (SBICard)" w:date="2026-01-02T11:43:00Z" w:id="77">
        <w:r w:rsidR="005A1760">
          <w:rPr>
            <w:lang w:val="en-IN" w:eastAsia="en-IN"/>
          </w:rPr>
          <w:t>es</w:t>
        </w:r>
      </w:ins>
      <w:r w:rsidRPr="00995FCF" w:rsidR="00B2066F">
        <w:rPr>
          <w:lang w:val="en-IN" w:eastAsia="en-IN"/>
        </w:rPr>
        <w:t xml:space="preserve"> </w:t>
      </w:r>
      <w:r w:rsidR="00B2066F">
        <w:rPr>
          <w:lang w:val="en-IN" w:eastAsia="en-IN"/>
        </w:rPr>
        <w:t xml:space="preserve">per </w:t>
      </w:r>
      <w:r w:rsidRPr="00995FCF" w:rsidR="00B2066F">
        <w:rPr>
          <w:lang w:val="en-IN" w:eastAsia="en-IN"/>
        </w:rPr>
        <w:t>year (</w:t>
      </w:r>
      <w:r w:rsidR="00B2066F">
        <w:rPr>
          <w:lang w:val="en-IN" w:eastAsia="en-IN"/>
        </w:rPr>
        <w:t xml:space="preserve">max. </w:t>
      </w:r>
      <w:r>
        <w:rPr>
          <w:lang w:val="en-IN" w:eastAsia="en-IN"/>
        </w:rPr>
        <w:t>1</w:t>
      </w:r>
      <w:r w:rsidRPr="00995FCF" w:rsidR="00B2066F">
        <w:rPr>
          <w:lang w:val="en-IN" w:eastAsia="en-IN"/>
        </w:rPr>
        <w:t xml:space="preserve"> per quarter)</w:t>
      </w:r>
    </w:p>
    <w:p w:rsidRPr="00B2066F" w:rsidR="00B2066F" w:rsidP="00B2066F" w:rsidRDefault="00B337AA" w14:paraId="574A0CFB" w14:textId="75B29B33">
      <w:pPr>
        <w:pStyle w:val="ListParagraph"/>
        <w:numPr>
          <w:ilvl w:val="0"/>
          <w:numId w:val="76"/>
        </w:numPr>
      </w:pPr>
      <w:hyperlink w:tgtFrame="_blank" w:history="1" r:id="rId16">
        <w:r w:rsidRPr="00B2066F" w:rsidR="00B2066F">
          <w:rPr>
            <w:rStyle w:val="Hyperlink"/>
          </w:rPr>
          <w:t>Click here</w:t>
        </w:r>
      </w:hyperlink>
      <w:r w:rsidRPr="00B2066F" w:rsidR="00B2066F">
        <w:t> for the complete list of lounges</w:t>
      </w:r>
    </w:p>
    <w:p w:rsidRPr="00995FCF" w:rsidR="00995FCF" w:rsidP="338C2EC7" w:rsidRDefault="00995FCF" w14:paraId="42294482" w14:textId="48924E2F">
      <w:pPr>
        <w:rPr>
          <w:rFonts w:ascii="Calibri" w:hAnsi="Calibri" w:eastAsia="Calibri" w:cs="Calibri"/>
          <w:color w:val="498205"/>
          <w:sz w:val="12"/>
          <w:szCs w:val="12"/>
          <w:lang w:val="en-IN"/>
        </w:rPr>
      </w:pPr>
      <w:r w:rsidRPr="338C2EC7" w:rsidR="00995FCF">
        <w:rPr>
          <w:b w:val="1"/>
          <w:bCs w:val="1"/>
          <w:lang w:val="en-IN"/>
        </w:rPr>
        <w:t>Fuel Surcharge Waiver</w:t>
      </w:r>
      <w:ins w:author="Upadhyay , Shubham (SBICard)" w:date="2026-01-15T18:42:00Z" w16du:dateUtc="2026-01-15T18:42:00Z" w:id="1649167424">
        <w:r w:rsidRPr="338C2EC7" w:rsidR="006C509C">
          <w:rPr>
            <w:b w:val="1"/>
            <w:bCs w:val="1"/>
            <w:lang w:val="en-IN"/>
          </w:rPr>
          <w:t xml:space="preserve"> </w:t>
        </w:r>
      </w:ins>
    </w:p>
    <w:p w:rsidRPr="00F23D00" w:rsidR="00995FCF" w:rsidP="00995FCF" w:rsidRDefault="00995FCF" w14:paraId="30A7F3BF" w14:textId="77D748DE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4,000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F23D00" w:rsidR="00995FCF" w:rsidP="00995FCF" w:rsidRDefault="00995FCF" w14:paraId="363EB344" w14:textId="3E65C14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ins w:author="Wasi, Raiyan (SBICard)" w:date="2025-12-30T15:25:00Z" w:id="80">
        <w:r w:rsidR="00C85D7A">
          <w:rPr>
            <w:lang w:val="en-IN"/>
          </w:rPr>
          <w:t>250</w:t>
        </w:r>
      </w:ins>
      <w:del w:author="Wasi, Raiyan (SBICard)" w:date="2025-12-30T15:25:00Z" w:id="81">
        <w:r w:rsidRPr="00F23D00" w:rsidDel="00C85D7A">
          <w:rPr>
            <w:lang w:val="en-IN"/>
          </w:rPr>
          <w:delText>5</w:delText>
        </w:r>
        <w:r w:rsidDel="00C85D7A">
          <w:rPr>
            <w:lang w:val="en-IN"/>
          </w:rPr>
          <w:delText>0</w:delText>
        </w:r>
        <w:r w:rsidRPr="00F23D00" w:rsidDel="00C85D7A">
          <w:rPr>
            <w:lang w:val="en-IN"/>
          </w:rPr>
          <w:delText>0</w:delText>
        </w:r>
      </w:del>
      <w:r w:rsidRPr="00F23D00">
        <w:rPr>
          <w:lang w:val="en-IN"/>
        </w:rPr>
        <w:t xml:space="preserve"> per statement cycle</w:t>
      </w:r>
      <w:r>
        <w:rPr>
          <w:lang w:val="en-IN"/>
        </w:rPr>
        <w:t>.</w:t>
      </w:r>
    </w:p>
    <w:p w:rsidR="00B5038A" w:rsidP="00A80E72" w:rsidRDefault="00B5038A" w14:paraId="3E47B899" w14:textId="77777777">
      <w:pPr>
        <w:jc w:val="center"/>
        <w:rPr>
          <w:ins w:author="Namita Salgiya" w:date="2026-01-02T18:46:00Z" w:id="82"/>
        </w:rPr>
      </w:pPr>
    </w:p>
    <w:p w:rsidRPr="00166BEB" w:rsidR="00B5038A" w:rsidP="00B5038A" w:rsidRDefault="00B5038A" w14:paraId="44585E52" w14:textId="77777777">
      <w:pPr>
        <w:jc w:val="center"/>
        <w:rPr>
          <w:ins w:author="Namita Salgiya" w:date="2026-01-02T18:46:00Z" w:id="83"/>
          <w:b/>
          <w:bCs/>
          <w:u w:val="single"/>
          <w:lang w:val="en-IN"/>
        </w:rPr>
      </w:pPr>
      <w:ins w:author="Namita Salgiya" w:date="2026-01-02T18:46:00Z" w:id="84">
        <w:r w:rsidRPr="00AD11D6">
          <w:rPr>
            <w:b/>
            <w:bCs/>
            <w:i/>
            <w:iCs/>
            <w:u w:val="single"/>
            <w:lang w:val="en-IN"/>
          </w:rPr>
          <w:t>Explore</w:t>
        </w:r>
        <w:r w:rsidRPr="00166BEB">
          <w:rPr>
            <w:b/>
            <w:bCs/>
            <w:u w:val="single"/>
            <w:lang w:val="en-IN"/>
          </w:rPr>
          <w:t xml:space="preserve"> REWARDS</w:t>
        </w:r>
      </w:ins>
    </w:p>
    <w:p w:rsidRPr="003465A7" w:rsidR="00B5038A" w:rsidP="00B5038A" w:rsidRDefault="00B5038A" w14:paraId="31FA4404" w14:textId="77777777">
      <w:pPr>
        <w:rPr>
          <w:ins w:author="Namita Salgiya" w:date="2026-01-02T18:46:00Z" w:id="85"/>
          <w:b/>
          <w:bCs/>
          <w:lang w:val="en-IN"/>
        </w:rPr>
      </w:pPr>
      <w:ins w:author="Namita Salgiya" w:date="2026-01-02T18:46:00Z" w:id="86">
        <w:r w:rsidRPr="003465A7">
          <w:rPr>
            <w:b/>
            <w:bCs/>
            <w:lang w:val="en-IN"/>
          </w:rPr>
          <w:t>Reward Points</w:t>
        </w:r>
      </w:ins>
    </w:p>
    <w:p w:rsidRPr="003465A7" w:rsidR="00B5038A" w:rsidP="00B5038A" w:rsidRDefault="00B5038A" w14:paraId="69101BD3" w14:textId="1BFC0DC3">
      <w:pPr>
        <w:pStyle w:val="ListParagraph"/>
        <w:numPr>
          <w:ilvl w:val="0"/>
          <w:numId w:val="90"/>
        </w:numPr>
        <w:rPr>
          <w:ins w:author="Namita Salgiya" w:date="2026-01-02T18:46:00Z" w:id="87"/>
          <w:lang w:val="en-IN"/>
        </w:rPr>
      </w:pPr>
      <w:ins w:author="Namita Salgiya" w:date="2026-01-02T18:46:00Z" w:id="88">
        <w:r w:rsidRPr="003465A7">
          <w:rPr>
            <w:lang w:val="en-IN"/>
          </w:rPr>
          <w:t>Reward Points on Medical Supplies, Travel Bookings &amp; International Spends</w:t>
        </w:r>
      </w:ins>
    </w:p>
    <w:p w:rsidRPr="003465A7" w:rsidR="00B5038A" w:rsidP="00B5038A" w:rsidRDefault="00B5038A" w14:paraId="2A086DB5" w14:textId="32F84976">
      <w:pPr>
        <w:pStyle w:val="ListParagraph"/>
        <w:numPr>
          <w:ilvl w:val="0"/>
          <w:numId w:val="90"/>
        </w:numPr>
        <w:rPr>
          <w:ins w:author="Namita Salgiya" w:date="2026-01-02T18:46:00Z" w:id="89"/>
          <w:lang w:val="en-IN"/>
        </w:rPr>
      </w:pPr>
      <w:ins w:author="Namita Salgiya" w:date="2026-01-02T18:46:00Z" w:id="90">
        <w:r w:rsidRPr="003465A7">
          <w:rPr>
            <w:lang w:val="en-IN"/>
          </w:rPr>
          <w:t>Reward Points on all spends on Doctor's Day</w:t>
        </w:r>
      </w:ins>
    </w:p>
    <w:p w:rsidRPr="003465A7" w:rsidR="00B5038A" w:rsidP="00B5038A" w:rsidRDefault="00B5038A" w14:paraId="20657C7E" w14:textId="7B587E95">
      <w:pPr>
        <w:pStyle w:val="ListParagraph"/>
        <w:numPr>
          <w:ilvl w:val="0"/>
          <w:numId w:val="90"/>
        </w:numPr>
        <w:rPr>
          <w:ins w:author="Namita Salgiya" w:date="2026-01-02T18:46:00Z" w:id="91"/>
          <w:lang w:val="en-IN"/>
        </w:rPr>
      </w:pPr>
      <w:ins w:author="Namita Salgiya" w:date="2026-01-02T18:46:00Z" w:id="92">
        <w:r w:rsidRPr="003465A7">
          <w:rPr>
            <w:lang w:val="en-IN"/>
          </w:rPr>
          <w:t>1 Reward Point per Rs. 100 for all other spends</w:t>
        </w:r>
      </w:ins>
    </w:p>
    <w:p w:rsidRPr="003465A7" w:rsidR="00B5038A" w:rsidP="00B5038A" w:rsidRDefault="00B5038A" w14:paraId="2CE9B6AE" w14:textId="77777777">
      <w:pPr>
        <w:rPr>
          <w:ins w:author="Namita Salgiya" w:date="2026-01-02T18:46:00Z" w:id="93"/>
          <w:b/>
          <w:bCs/>
          <w:lang w:val="en-IN"/>
        </w:rPr>
      </w:pPr>
      <w:ins w:author="Namita Salgiya" w:date="2026-01-02T18:46:00Z" w:id="94">
        <w:r w:rsidRPr="003465A7">
          <w:rPr>
            <w:b/>
            <w:bCs/>
            <w:lang w:val="en-IN"/>
          </w:rPr>
          <w:t>Milestone Benefits</w:t>
        </w:r>
      </w:ins>
    </w:p>
    <w:p w:rsidRPr="003465A7" w:rsidR="00A67462" w:rsidP="00A67462" w:rsidRDefault="00A67462" w14:paraId="0CA70C96" w14:textId="29649BF8">
      <w:pPr>
        <w:pStyle w:val="ListParagraph"/>
        <w:numPr>
          <w:ilvl w:val="0"/>
          <w:numId w:val="93"/>
        </w:numPr>
        <w:rPr>
          <w:ins w:author="Namita Salgiya" w:date="2026-01-15T11:33:00Z" w:id="95"/>
          <w:lang w:val="en-IN"/>
        </w:rPr>
      </w:pPr>
      <w:ins w:author="Namita Salgiya" w:date="2026-01-15T11:33:00Z" w:id="96">
        <w:r w:rsidRPr="003465A7">
          <w:rPr>
            <w:lang w:val="en-IN"/>
          </w:rPr>
          <w:t xml:space="preserve">E-Gift </w:t>
        </w:r>
        <w:r w:rsidRPr="003465A7" w:rsidR="006C509C">
          <w:rPr>
            <w:lang w:val="en-IN"/>
          </w:rPr>
          <w:t xml:space="preserve">Voucher </w:t>
        </w:r>
        <w:r w:rsidRPr="003465A7">
          <w:rPr>
            <w:lang w:val="en-IN"/>
          </w:rPr>
          <w:t>worth Rs. 5,000 on annual spends of Rs. 5 lakhs</w:t>
        </w:r>
      </w:ins>
    </w:p>
    <w:p w:rsidRPr="00A67462" w:rsidR="00A67462" w:rsidP="00A67462" w:rsidRDefault="00A67462" w14:paraId="6DBD20BD" w14:textId="4D16B030">
      <w:pPr>
        <w:pStyle w:val="ListParagraph"/>
        <w:numPr>
          <w:ilvl w:val="0"/>
          <w:numId w:val="93"/>
        </w:numPr>
        <w:rPr>
          <w:ins w:author="Namita Salgiya" w:date="2026-01-02T18:46:00Z" w:id="97"/>
          <w:lang w:val="en-IN"/>
        </w:rPr>
      </w:pPr>
      <w:ins w:author="Namita Salgiya" w:date="2026-01-15T11:33:00Z" w:id="98">
        <w:r w:rsidRPr="003465A7">
          <w:rPr>
            <w:lang w:val="en-IN"/>
          </w:rPr>
          <w:t xml:space="preserve">Renewal </w:t>
        </w:r>
        <w:r w:rsidRPr="003465A7" w:rsidR="006C509C">
          <w:rPr>
            <w:lang w:val="en-IN"/>
          </w:rPr>
          <w:t xml:space="preserve">Fee </w:t>
        </w:r>
        <w:r w:rsidRPr="003465A7">
          <w:rPr>
            <w:lang w:val="en-IN"/>
          </w:rPr>
          <w:t>reversal on annual spends of Rs. 2 lakhs</w:t>
        </w:r>
      </w:ins>
    </w:p>
    <w:p w:rsidRPr="002D38D6" w:rsidR="002D38D6" w:rsidP="00A80E72" w:rsidRDefault="00B337AA" w14:paraId="5605250A" w14:textId="6982140A">
      <w:pPr>
        <w:jc w:val="center"/>
        <w:rPr>
          <w:b/>
          <w:bCs/>
          <w:u w:val="single"/>
          <w:lang w:val="en-IN"/>
        </w:rPr>
      </w:pPr>
      <w:hyperlink w:history="1" r:id="rId18">
        <w:r w:rsidRPr="002D38D6" w:rsidR="00E56665">
          <w:rPr>
            <w:rStyle w:val="Hyperlink"/>
            <w:b/>
            <w:bCs/>
            <w:lang w:val="en-IN"/>
          </w:rPr>
          <w:br/>
        </w:r>
      </w:hyperlink>
      <w:r w:rsidRPr="002D38D6" w:rsidR="002D38D6">
        <w:rPr>
          <w:b/>
          <w:bCs/>
          <w:u w:val="single"/>
          <w:lang w:val="en-IN"/>
        </w:rPr>
        <w:t>Fee &amp; Charges</w:t>
      </w:r>
    </w:p>
    <w:p w:rsidRPr="002D38D6" w:rsidR="002D38D6" w:rsidP="002D38D6" w:rsidRDefault="002D38D6" w14:paraId="07E865B8" w14:textId="2844C851">
      <w:pPr>
        <w:pStyle w:val="ListParagraph"/>
        <w:numPr>
          <w:ilvl w:val="0"/>
          <w:numId w:val="30"/>
        </w:numPr>
      </w:pPr>
      <w:r w:rsidRPr="002D38D6">
        <w:t>Annual Fee (one-time): Rs.</w:t>
      </w:r>
      <w:r>
        <w:t xml:space="preserve"> </w:t>
      </w:r>
      <w:r w:rsidR="00A80E72">
        <w:t>1</w:t>
      </w:r>
      <w:r w:rsidRPr="002D38D6">
        <w:t>,</w:t>
      </w:r>
      <w:r w:rsidR="00A80E72">
        <w:t>4</w:t>
      </w:r>
      <w:r w:rsidRPr="002D38D6">
        <w:t>99 + taxes </w:t>
      </w:r>
    </w:p>
    <w:p w:rsidRPr="002D38D6" w:rsidR="002D38D6" w:rsidP="002D38D6" w:rsidRDefault="002D38D6" w14:paraId="3CCA290E" w14:textId="0222609B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80E72">
        <w:t>1</w:t>
      </w:r>
      <w:r w:rsidRPr="002D38D6" w:rsidR="00A80E72">
        <w:t>,</w:t>
      </w:r>
      <w:r w:rsidR="00A80E72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A579B5" w14:paraId="7060F76E" w14:textId="258165C9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Annual Fee (one-time):</w:t>
      </w:r>
      <w:r>
        <w:rPr>
          <w:lang w:val="en-IN"/>
        </w:rPr>
        <w:t xml:space="preserve"> 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</w:p>
    <w:p w:rsidR="00A579B5" w:rsidP="00A579B5" w:rsidRDefault="00A579B5" w14:paraId="5301376D" w14:textId="2A5F6CAC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E56665" w:rsidRDefault="00A579B5" w14:paraId="099A0E29" w14:textId="643B4090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5T11:33:00Z" w:id="99">
        <w:r w:rsidR="00A67462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592C2E" w:rsidR="009164D7" w:rsidP="009164D7" w:rsidRDefault="009164D7" w14:paraId="00955866" w14:textId="47AF4045">
      <w:pPr>
        <w:numPr>
          <w:ilvl w:val="0"/>
          <w:numId w:val="33"/>
        </w:numPr>
        <w:rPr>
          <w:ins w:author="Arun Kaushal" w:date="2026-01-02T19:31:00Z" w:id="100"/>
          <w:rStyle w:val="Hyperlink"/>
          <w:color w:val="auto"/>
          <w:u w:val="none"/>
          <w:lang w:val="en-IN"/>
          <w:rPrChange w:author="Arun Kaushal" w:date="2026-01-02T19:31:00Z" w:id="101">
            <w:rPr>
              <w:ins w:author="Arun Kaushal" w:date="2026-01-02T19:31:00Z" w:id="102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9">
        <w:r w:rsidRPr="009164D7">
          <w:rPr>
            <w:rStyle w:val="Hyperlink"/>
            <w:lang w:val="en-IN"/>
          </w:rPr>
          <w:t>Most Important Terms &amp; Conditions</w:t>
        </w:r>
      </w:hyperlink>
    </w:p>
    <w:p w:rsidR="00592C2E" w:rsidP="00592C2E" w:rsidRDefault="00592C2E" w14:paraId="29417241" w14:textId="3F897AD1">
      <w:pPr>
        <w:rPr>
          <w:ins w:author="Namita Salgiya" w:date="2026-01-15T11:33:00Z" w:id="103"/>
          <w:rStyle w:val="Hyperlink"/>
          <w:lang w:val="en-IN"/>
        </w:rPr>
      </w:pPr>
      <w:ins w:author="Arun Kaushal" w:date="2026-01-02T19:31:00Z" w:id="104">
        <w:r>
          <w:rPr>
            <w:rStyle w:val="Hyperlink"/>
            <w:lang w:val="en-IN"/>
          </w:rPr>
          <w:t>FAQs</w:t>
        </w:r>
      </w:ins>
    </w:p>
    <w:p w:rsidRPr="00BC38CC" w:rsidR="00A67462" w:rsidP="00A67462" w:rsidRDefault="00A67462" w14:paraId="13AAFA83" w14:textId="77777777">
      <w:pPr>
        <w:rPr>
          <w:ins w:author="Namita Salgiya" w:date="2026-01-15T11:33:00Z" w:id="105"/>
          <w:b/>
          <w:bCs/>
          <w:lang w:val="en-IN"/>
        </w:rPr>
      </w:pPr>
      <w:ins w:author="Namita Salgiya" w:date="2026-01-15T11:33:00Z" w:id="106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A67462" w:rsidP="00A67462" w:rsidRDefault="00A67462" w14:paraId="21592844" w14:textId="044EA90C">
      <w:pPr>
        <w:rPr>
          <w:ins w:author="Namita Salgiya" w:date="2026-01-15T11:33:00Z" w:id="107"/>
          <w:lang w:val="en-IN"/>
        </w:rPr>
      </w:pPr>
      <w:ins w:author="Namita Salgiya" w:date="2026-01-15T11:33:00Z" w:id="108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1</w:t>
        </w:r>
      </w:ins>
      <w:ins w:author="Upadhyay , Shubham (SBICard)" w:date="2026-01-15T18:42:00Z" w:id="109">
        <w:r w:rsidR="006C509C">
          <w:rPr>
            <w:lang w:val="en-IN"/>
          </w:rPr>
          <w:t>,</w:t>
        </w:r>
      </w:ins>
      <w:ins w:author="Namita Salgiya" w:date="2026-01-15T11:33:00Z" w:id="110">
        <w:r w:rsidRPr="00BC38CC">
          <w:rPr>
            <w:lang w:val="en-IN"/>
          </w:rPr>
          <w:t xml:space="preserve">499 + taxes. The Renewal Fee is Rs. </w:t>
        </w:r>
        <w:r>
          <w:rPr>
            <w:lang w:val="en-IN"/>
          </w:rPr>
          <w:t>1</w:t>
        </w:r>
      </w:ins>
      <w:ins w:author="Upadhyay , Shubham (SBICard)" w:date="2026-01-15T18:42:00Z" w:id="111">
        <w:r w:rsidR="006C509C">
          <w:rPr>
            <w:lang w:val="en-IN"/>
          </w:rPr>
          <w:t>,</w:t>
        </w:r>
      </w:ins>
      <w:ins w:author="Namita Salgiya" w:date="2026-01-15T11:33:00Z" w:id="112">
        <w:r w:rsidRPr="00BC38CC">
          <w:rPr>
            <w:lang w:val="en-IN"/>
          </w:rPr>
          <w:t>499 + taxes from second year onwards.</w:t>
        </w:r>
      </w:ins>
    </w:p>
    <w:p w:rsidRPr="00BC38CC" w:rsidR="00A67462" w:rsidP="00A67462" w:rsidRDefault="00A67462" w14:paraId="746A86C7" w14:textId="77777777">
      <w:pPr>
        <w:rPr>
          <w:ins w:author="Namita Salgiya" w:date="2026-01-15T11:33:00Z" w:id="113"/>
          <w:b/>
          <w:bCs/>
          <w:lang w:val="en-IN"/>
        </w:rPr>
      </w:pPr>
      <w:ins w:author="Namita Salgiya" w:date="2026-01-15T11:33:00Z" w:id="114">
        <w:r w:rsidRPr="00BC38CC">
          <w:rPr>
            <w:b/>
            <w:bCs/>
            <w:lang w:val="en-IN"/>
          </w:rPr>
          <w:t>Can I use my card internationally?</w:t>
        </w:r>
      </w:ins>
    </w:p>
    <w:p w:rsidRPr="00C4153F" w:rsidR="00C4153F" w:rsidP="00C4153F" w:rsidRDefault="00C4153F" w14:paraId="1EC3DCED" w14:textId="77777777">
      <w:pPr>
        <w:rPr>
          <w:ins w:author="Singh, Vijaita (SBICard)" w:date="2026-01-21T11:35:00Z" w:id="115"/>
          <w:lang w:val="en-IN"/>
        </w:rPr>
      </w:pPr>
      <w:ins w:author="Singh, Vijaita (SBICard)" w:date="2026-01-21T11:35:00Z" w:id="116">
        <w:r w:rsidRPr="00C4153F">
          <w:rPr>
            <w:lang w:val="en-IN"/>
          </w:rPr>
          <w:t>Yes, you can use your Doctor's SBI Card in over 24 million outlets across the globe, including 3,25,000 outlets in India. You can withdraw cash from over 1 million Visa or MasterCard ATMs across the globe.</w:t>
        </w:r>
      </w:ins>
    </w:p>
    <w:p w:rsidRPr="00BC38CC" w:rsidR="00A67462" w:rsidDel="00C4153F" w:rsidP="00A67462" w:rsidRDefault="00A67462" w14:paraId="35C16479" w14:textId="112A4C75">
      <w:pPr>
        <w:rPr>
          <w:ins w:author="Namita Salgiya" w:date="2026-01-15T11:33:00Z" w:id="117"/>
          <w:del w:author="Singh, Vijaita (SBICard)" w:date="2026-01-21T11:35:00Z" w:id="118"/>
          <w:lang w:val="en-IN"/>
        </w:rPr>
      </w:pPr>
      <w:ins w:author="Namita Salgiya" w:date="2026-01-15T11:33:00Z" w:id="119">
        <w:del w:author="Singh, Vijaita (SBICard)" w:date="2026-01-21T11:35:00Z" w:id="120">
          <w:r w:rsidRPr="00BC38CC" w:rsidDel="00C4153F">
            <w:rPr>
              <w:lang w:val="en-IN"/>
            </w:rPr>
            <w:delText xml:space="preserve">Yes, you can use your </w:delText>
          </w:r>
          <w:r w:rsidRPr="00B850D2" w:rsidDel="00C4153F">
            <w:rPr>
              <w:lang w:val="en-IN"/>
            </w:rPr>
            <w:delText>Doctor's SBI Card</w:delText>
          </w:r>
          <w:r w:rsidDel="00C4153F">
            <w:rPr>
              <w:lang w:val="en-IN"/>
            </w:rPr>
            <w:delText xml:space="preserve"> </w:delText>
          </w:r>
          <w:r w:rsidRPr="00BC38CC" w:rsidDel="00C4153F">
            <w:rPr>
              <w:lang w:val="en-IN"/>
            </w:rPr>
            <w:delText xml:space="preserve">in over 24 million outlets across the globe, including 3,25,000 outlets in India. You can withdraw cash from over 1 million </w:delText>
          </w:r>
          <w:r w:rsidRPr="004A5805" w:rsidDel="00C4153F">
            <w:rPr>
              <w:lang w:val="en-IN" w:eastAsia="en-IN"/>
            </w:rPr>
            <w:delText>Visa</w:delText>
          </w:r>
        </w:del>
      </w:ins>
      <w:ins w:author="Upadhyay , Shubham (SBICard)" w:date="2026-01-15T18:42:00Z" w:id="121">
        <w:del w:author="Singh, Vijaita (SBICard)" w:date="2026-01-21T11:35:00Z" w:id="122">
          <w:r w:rsidDel="00C4153F" w:rsidR="006C509C">
            <w:rPr>
              <w:lang w:val="en-IN" w:eastAsia="en-IN"/>
            </w:rPr>
            <w:delText xml:space="preserve"> </w:delText>
          </w:r>
        </w:del>
      </w:ins>
      <w:ins w:author="Namita Salgiya" w:date="2026-01-15T11:33:00Z" w:id="123">
        <w:del w:author="Singh, Vijaita (SBICard)" w:date="2026-01-21T11:35:00Z" w:id="124">
          <w:r w:rsidDel="00C4153F">
            <w:rPr>
              <w:lang w:val="en-IN" w:eastAsia="en-IN"/>
            </w:rPr>
            <w:delText>/ Rupay</w:delText>
          </w:r>
          <w:r w:rsidRPr="004A5805" w:rsidDel="00C4153F">
            <w:rPr>
              <w:lang w:val="en-IN" w:eastAsia="en-IN"/>
            </w:rPr>
            <w:delText xml:space="preserve"> </w:delText>
          </w:r>
        </w:del>
      </w:ins>
      <w:ins w:author="Upadhyay , Shubham (SBICard)" w:date="2026-01-15T18:42:00Z" w:id="125">
        <w:del w:author="Singh, Vijaita (SBICard)" w:date="2026-01-21T11:35:00Z" w:id="126">
          <w:r w:rsidDel="00C4153F" w:rsidR="006C509C">
            <w:rPr>
              <w:lang w:val="en-IN" w:eastAsia="en-IN"/>
            </w:rPr>
            <w:delText>/</w:delText>
          </w:r>
        </w:del>
      </w:ins>
      <w:ins w:author="Namita Salgiya" w:date="2026-01-15T11:33:00Z" w:id="127">
        <w:del w:author="Singh, Vijaita (SBICard)" w:date="2026-01-21T11:35:00Z" w:id="128">
          <w:r w:rsidDel="00C4153F">
            <w:rPr>
              <w:lang w:val="en-IN" w:eastAsia="en-IN"/>
            </w:rPr>
            <w:delText xml:space="preserve">or </w:delText>
          </w:r>
          <w:r w:rsidRPr="004A5805" w:rsidDel="00C4153F">
            <w:rPr>
              <w:lang w:val="en-IN" w:eastAsia="en-IN"/>
            </w:rPr>
            <w:delText>Mastercard</w:delText>
          </w:r>
          <w:r w:rsidDel="00C4153F">
            <w:rPr>
              <w:lang w:val="en-IN" w:eastAsia="en-IN"/>
            </w:rPr>
            <w:delText xml:space="preserve"> </w:delText>
          </w:r>
          <w:r w:rsidRPr="004A5805" w:rsidDel="00C4153F">
            <w:rPr>
              <w:lang w:val="en-IN" w:eastAsia="en-IN"/>
            </w:rPr>
            <w:delText>ATMs</w:delText>
          </w:r>
          <w:r w:rsidRPr="00BC38CC" w:rsidDel="00C4153F">
            <w:rPr>
              <w:lang w:val="en-IN"/>
            </w:rPr>
            <w:delText xml:space="preserve"> across the globe.</w:delText>
          </w:r>
        </w:del>
      </w:ins>
    </w:p>
    <w:p w:rsidRPr="00BC38CC" w:rsidR="00A67462" w:rsidP="00A67462" w:rsidRDefault="00A67462" w14:paraId="57384A40" w14:textId="77777777">
      <w:pPr>
        <w:rPr>
          <w:ins w:author="Namita Salgiya" w:date="2026-01-15T11:33:00Z" w:id="129"/>
          <w:b/>
          <w:bCs/>
          <w:lang w:val="en-IN"/>
        </w:rPr>
      </w:pPr>
      <w:ins w:author="Namita Salgiya" w:date="2026-01-15T11:33:00Z" w:id="130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A67462" w:rsidP="00A67462" w:rsidRDefault="00A67462" w14:paraId="2585605A" w14:textId="77777777">
      <w:pPr>
        <w:rPr>
          <w:ins w:author="Namita Salgiya" w:date="2026-01-15T11:33:00Z" w:id="131"/>
          <w:lang w:val="en-IN"/>
        </w:rPr>
      </w:pPr>
      <w:ins w:author="Namita Salgiya" w:date="2026-01-15T11:33:00Z" w:id="132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="00A67462" w:rsidP="00592C2E" w:rsidRDefault="00A67462" w14:paraId="63FEE26A" w14:textId="77777777">
      <w:pPr>
        <w:rPr>
          <w:ins w:author="Arun Kaushal" w:date="2026-01-02T19:31:00Z" w:id="133"/>
          <w:rStyle w:val="Hyperlink"/>
          <w:lang w:val="en-IN"/>
        </w:rPr>
      </w:pPr>
    </w:p>
    <w:p w:rsidR="00592C2E" w:rsidDel="00A67462" w:rsidRDefault="00592C2E" w14:paraId="183968CA" w14:textId="32247B4D">
      <w:pPr>
        <w:rPr>
          <w:del w:author="Namita Salgiya" w:date="2026-01-15T11:33:00Z" w:id="134"/>
          <w:lang w:val="en-IN"/>
        </w:rPr>
        <w:pPrChange w:author="Arun Kaushal" w:date="2026-01-02T19:31:00Z" w:id="135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  <w:ins w:author="Arun Kaushal" w:date="2026-01-02T19:31:00Z" w:id="136">
        <w:del w:author="Namita Salgiya" w:date="2026-01-15T11:33:00Z" w:id="137">
          <w:r w:rsidRPr="00592C2E" w:rsidDel="00A67462">
            <w:rPr>
              <w:lang w:val="en-IN"/>
            </w:rPr>
            <w:delText>https://www.sbicard.com/en/faq.page</w:delText>
          </w:r>
        </w:del>
      </w:ins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41023F">
        <w:rPr>
          <w:b/>
          <w:bCs/>
          <w:u w:val="single"/>
          <w:lang w:val="en-IN"/>
        </w:rPr>
        <w:t>Other Features</w:t>
      </w:r>
    </w:p>
    <w:p w:rsidRPr="00B2066F" w:rsidR="00B2066F" w:rsidDel="00C85D7A" w:rsidP="00B2066F" w:rsidRDefault="00B2066F" w14:paraId="5B4F1985" w14:textId="60F4810B">
      <w:pPr>
        <w:rPr>
          <w:del w:author="Wasi, Raiyan (SBICard)" w:date="2025-12-30T15:25:00Z" w:id="138"/>
          <w:b/>
          <w:bCs/>
          <w:lang w:val="en-IN"/>
        </w:rPr>
      </w:pPr>
      <w:commentRangeStart w:id="139"/>
      <w:commentRangeStart w:id="140"/>
      <w:del w:author="Wasi, Raiyan (SBICard)" w:date="2025-12-30T15:25:00Z" w:id="141">
        <w:r w:rsidRPr="00B2066F" w:rsidDel="00C85D7A">
          <w:rPr>
            <w:b/>
            <w:bCs/>
            <w:lang w:val="en-IN"/>
          </w:rPr>
          <w:delText>Visa Privileges</w:delText>
        </w:r>
      </w:del>
    </w:p>
    <w:p w:rsidRPr="00B2066F" w:rsidR="00B2066F" w:rsidDel="00C85D7A" w:rsidP="00B2066F" w:rsidRDefault="00B2066F" w14:paraId="55223BEC" w14:textId="796FE4AD">
      <w:pPr>
        <w:pStyle w:val="ListParagraph"/>
        <w:numPr>
          <w:ilvl w:val="0"/>
          <w:numId w:val="97"/>
        </w:numPr>
        <w:rPr>
          <w:del w:author="Wasi, Raiyan (SBICard)" w:date="2025-12-30T15:25:00Z" w:id="142"/>
          <w:lang w:val="en-IN"/>
        </w:rPr>
      </w:pPr>
      <w:del w:author="Wasi, Raiyan (SBICard)" w:date="2025-12-30T15:25:00Z" w:id="143">
        <w:r w:rsidRPr="00B2066F" w:rsidDel="00C85D7A">
          <w:rPr>
            <w:lang w:val="en-IN"/>
          </w:rPr>
          <w:delText>Enjoy exclusive benefits across 900 luxury hotels worldwide</w:delText>
        </w:r>
      </w:del>
    </w:p>
    <w:p w:rsidRPr="00B2066F" w:rsidR="00B2066F" w:rsidDel="00C85D7A" w:rsidP="00B2066F" w:rsidRDefault="00B2066F" w14:paraId="1D619D0F" w14:textId="67F5C05B">
      <w:pPr>
        <w:pStyle w:val="ListParagraph"/>
        <w:numPr>
          <w:ilvl w:val="0"/>
          <w:numId w:val="97"/>
        </w:numPr>
        <w:rPr>
          <w:del w:author="Wasi, Raiyan (SBICard)" w:date="2025-12-30T15:25:00Z" w:id="144"/>
          <w:lang w:val="en-IN"/>
        </w:rPr>
      </w:pPr>
      <w:del w:author="Wasi, Raiyan (SBICard)" w:date="2025-12-30T15:25:00Z" w:id="145">
        <w:r w:rsidRPr="00B2066F" w:rsidDel="00C85D7A">
          <w:rPr>
            <w:lang w:val="en-IN"/>
          </w:rPr>
          <w:delText>Get up</w:delText>
        </w:r>
        <w:r w:rsidDel="00C85D7A">
          <w:rPr>
            <w:lang w:val="en-IN"/>
          </w:rPr>
          <w:delText xml:space="preserve"> </w:delText>
        </w:r>
        <w:r w:rsidRPr="00B2066F" w:rsidDel="00C85D7A">
          <w:rPr>
            <w:lang w:val="en-IN"/>
          </w:rPr>
          <w:delText>to 35% off on Avis Car Rentals</w:delText>
        </w:r>
      </w:del>
    </w:p>
    <w:p w:rsidRPr="00B2066F" w:rsidR="00B2066F" w:rsidDel="00C85D7A" w:rsidP="00B2066F" w:rsidRDefault="00B2066F" w14:paraId="44D31780" w14:textId="3245E594">
      <w:pPr>
        <w:pStyle w:val="ListParagraph"/>
        <w:numPr>
          <w:ilvl w:val="0"/>
          <w:numId w:val="97"/>
        </w:numPr>
        <w:rPr>
          <w:del w:author="Wasi, Raiyan (SBICard)" w:date="2025-12-30T15:25:00Z" w:id="146"/>
          <w:lang w:val="en-IN"/>
        </w:rPr>
      </w:pPr>
      <w:del w:author="Wasi, Raiyan (SBICard)" w:date="2025-12-30T15:25:00Z" w:id="147">
        <w:r w:rsidRPr="00B2066F" w:rsidDel="00C85D7A">
          <w:rPr>
            <w:lang w:val="en-IN"/>
          </w:rPr>
          <w:delText>Enjoy 15% off on Limo Luxury Airport Transfer service</w:delText>
        </w:r>
      </w:del>
    </w:p>
    <w:p w:rsidRPr="00B2066F" w:rsidR="00B2066F" w:rsidDel="00C85D7A" w:rsidP="00B2066F" w:rsidRDefault="00B2066F" w14:paraId="7139552D" w14:textId="7E43DD9C">
      <w:pPr>
        <w:pStyle w:val="ListParagraph"/>
        <w:numPr>
          <w:ilvl w:val="0"/>
          <w:numId w:val="97"/>
        </w:numPr>
        <w:rPr>
          <w:del w:author="Wasi, Raiyan (SBICard)" w:date="2025-12-30T15:25:00Z" w:id="148"/>
          <w:lang w:val="en-IN"/>
        </w:rPr>
      </w:pPr>
      <w:del w:author="Wasi, Raiyan (SBICard)" w:date="2025-12-30T15:25:00Z" w:id="149">
        <w:r w:rsidRPr="00B2066F" w:rsidDel="00C85D7A">
          <w:rPr>
            <w:lang w:val="en-IN"/>
          </w:rPr>
          <w:delText>Enjoy savings of up</w:delText>
        </w:r>
        <w:r w:rsidDel="00C85D7A">
          <w:rPr>
            <w:lang w:val="en-IN"/>
          </w:rPr>
          <w:delText xml:space="preserve"> </w:delText>
        </w:r>
        <w:r w:rsidRPr="00B2066F" w:rsidDel="00C85D7A">
          <w:rPr>
            <w:lang w:val="en-IN"/>
          </w:rPr>
          <w:delText>to 10% on Hertz Car Rental Program</w:delText>
        </w:r>
      </w:del>
    </w:p>
    <w:p w:rsidRPr="00B2066F" w:rsidR="00B2066F" w:rsidDel="00C85D7A" w:rsidP="00B2066F" w:rsidRDefault="00B2066F" w14:paraId="3F858AB8" w14:textId="1D141A70">
      <w:pPr>
        <w:pStyle w:val="ListParagraph"/>
        <w:numPr>
          <w:ilvl w:val="0"/>
          <w:numId w:val="97"/>
        </w:numPr>
        <w:rPr>
          <w:del w:author="Wasi, Raiyan (SBICard)" w:date="2025-12-30T15:25:00Z" w:id="150"/>
          <w:lang w:val="en-IN"/>
        </w:rPr>
      </w:pPr>
      <w:del w:author="Wasi, Raiyan (SBICard)" w:date="2025-12-30T15:25:00Z" w:id="151">
        <w:r w:rsidRPr="00B2066F" w:rsidDel="00C85D7A">
          <w:rPr>
            <w:lang w:val="en-IN"/>
          </w:rPr>
          <w:delText xml:space="preserve">Get </w:delText>
        </w:r>
        <w:r w:rsidDel="00C85D7A">
          <w:rPr>
            <w:lang w:val="en-IN"/>
          </w:rPr>
          <w:delText xml:space="preserve">an </w:delText>
        </w:r>
        <w:r w:rsidRPr="00B2066F" w:rsidDel="00C85D7A">
          <w:rPr>
            <w:lang w:val="en-IN"/>
          </w:rPr>
          <w:delText>exclusive 20% discount on Airport Fastrack Immigration at over 450 destinations worldwide</w:delText>
        </w:r>
      </w:del>
    </w:p>
    <w:p w:rsidRPr="00B2066F" w:rsidR="00B2066F" w:rsidDel="00C85D7A" w:rsidP="00B2066F" w:rsidRDefault="00B2066F" w14:paraId="012799ED" w14:textId="083C2C40">
      <w:pPr>
        <w:pStyle w:val="ListParagraph"/>
        <w:numPr>
          <w:ilvl w:val="0"/>
          <w:numId w:val="97"/>
        </w:numPr>
        <w:rPr>
          <w:del w:author="Wasi, Raiyan (SBICard)" w:date="2025-12-30T15:25:00Z" w:id="152"/>
          <w:lang w:val="en-IN"/>
        </w:rPr>
      </w:pPr>
      <w:del w:author="Wasi, Raiyan (SBICard)" w:date="2025-12-30T15:25:00Z" w:id="153">
        <w:r w:rsidRPr="00B2066F" w:rsidDel="00C85D7A">
          <w:rPr>
            <w:lang w:val="en-IN"/>
          </w:rPr>
          <w:delText>To know more about Visa Signature privileges, </w:delText>
        </w:r>
        <w:r w:rsidDel="00C85D7A">
          <w:fldChar w:fldCharType="begin"/>
        </w:r>
        <w:r w:rsidDel="00C85D7A">
          <w:delInstrText>HYPERLINK "https://www.visa.co.in/pay-with-visa/find-a-card/visa-signature.html" \t "_blank"</w:delInstrText>
        </w:r>
        <w:r w:rsidDel="00C85D7A">
          <w:fldChar w:fldCharType="separate"/>
        </w:r>
        <w:r w:rsidRPr="00B2066F" w:rsidDel="00C85D7A">
          <w:rPr>
            <w:rStyle w:val="Hyperlink"/>
            <w:lang w:val="en-IN"/>
          </w:rPr>
          <w:delText>click here</w:delText>
        </w:r>
        <w:r w:rsidDel="00C85D7A">
          <w:fldChar w:fldCharType="end"/>
        </w:r>
      </w:del>
    </w:p>
    <w:p w:rsidRPr="00B850D2" w:rsidR="00B2066F" w:rsidDel="00C85D7A" w:rsidP="00B2066F" w:rsidRDefault="00B2066F" w14:paraId="6748CDD8" w14:textId="77B62DB9">
      <w:pPr>
        <w:pStyle w:val="ListParagraph"/>
        <w:numPr>
          <w:ilvl w:val="0"/>
          <w:numId w:val="97"/>
        </w:numPr>
        <w:rPr>
          <w:del w:author="Wasi, Raiyan (SBICard)" w:date="2025-12-30T15:25:00Z" w:id="154"/>
          <w:color w:val="EE0000"/>
          <w:lang w:val="en-IN"/>
        </w:rPr>
      </w:pPr>
      <w:del w:author="Wasi, Raiyan (SBICard)" w:date="2025-12-30T15:25:00Z" w:id="155">
        <w:r w:rsidRPr="00B850D2" w:rsidDel="00C85D7A">
          <w:rPr>
            <w:color w:val="EE0000"/>
            <w:lang w:val="en-IN"/>
          </w:rPr>
          <w:delText>Listed offers are valid till 31 Dec ‘18</w:delText>
        </w:r>
        <w:commentRangeEnd w:id="139"/>
        <w:r w:rsidRPr="00B850D2" w:rsidDel="00C85D7A" w:rsidR="00B850D2">
          <w:rPr>
            <w:rStyle w:val="CommentReference"/>
            <w:color w:val="EE0000"/>
            <w:sz w:val="22"/>
            <w:szCs w:val="22"/>
            <w:lang w:val="en-IN"/>
          </w:rPr>
          <w:commentReference w:id="139"/>
        </w:r>
        <w:commentRangeEnd w:id="140"/>
        <w:r>
          <w:rPr>
            <w:rStyle w:val="CommentReference"/>
          </w:rPr>
          <w:commentReference w:id="140"/>
        </w:r>
      </w:del>
    </w:p>
    <w:p w:rsidRPr="00B850D2" w:rsidR="00B850D2" w:rsidP="00B850D2" w:rsidRDefault="00B850D2" w14:paraId="4D6B2AD4" w14:textId="77777777">
      <w:pPr>
        <w:rPr>
          <w:b/>
          <w:bCs/>
          <w:lang w:val="en-IN"/>
        </w:rPr>
      </w:pPr>
      <w:r w:rsidRPr="00B850D2">
        <w:rPr>
          <w:b/>
          <w:bCs/>
          <w:lang w:val="en-IN"/>
        </w:rPr>
        <w:t>Contactless Advantage</w:t>
      </w:r>
    </w:p>
    <w:p w:rsidRPr="00B850D2" w:rsidR="00B850D2" w:rsidP="00B850D2" w:rsidRDefault="00B850D2" w14:paraId="2356E8A6" w14:textId="3068774B">
      <w:pPr>
        <w:pStyle w:val="ListParagraph"/>
        <w:numPr>
          <w:ilvl w:val="0"/>
          <w:numId w:val="101"/>
        </w:numPr>
        <w:rPr>
          <w:lang w:val="en-IN"/>
        </w:rPr>
      </w:pPr>
      <w:r w:rsidRPr="00B850D2">
        <w:rPr>
          <w:lang w:val="en-IN"/>
        </w:rPr>
        <w:t xml:space="preserve">Tap &amp; Pay with Ease: </w:t>
      </w:r>
      <w:r w:rsidRPr="00B850D2">
        <w:t xml:space="preserve">Make everyday payments effortlessly with </w:t>
      </w:r>
      <w:r w:rsidRPr="00B850D2">
        <w:rPr>
          <w:lang w:val="en-IN"/>
        </w:rPr>
        <w:t>Doctor's SBI Card</w:t>
      </w:r>
      <w:r w:rsidRPr="00B850D2">
        <w:t>. Simply tap your card on a secure reader for instant transactions.</w:t>
      </w:r>
    </w:p>
    <w:p w:rsidRPr="00B850D2" w:rsidR="00B850D2" w:rsidP="00B850D2" w:rsidRDefault="00B850D2" w14:paraId="5827F5C8" w14:textId="77777777">
      <w:pPr>
        <w:pStyle w:val="ListParagraph"/>
        <w:numPr>
          <w:ilvl w:val="0"/>
          <w:numId w:val="100"/>
        </w:numPr>
        <w:rPr>
          <w:lang w:val="en-IN"/>
        </w:rPr>
      </w:pPr>
      <w:r w:rsidRPr="00B850D2">
        <w:rPr>
          <w:lang w:val="en-IN"/>
        </w:rPr>
        <w:t>Fast &amp; Convenient: No need to hand over your card or fumble for cash or coins. Tap and go for small, everyday payments in seconds.</w:t>
      </w:r>
    </w:p>
    <w:p w:rsidR="00B850D2" w:rsidP="00B850D2" w:rsidRDefault="00B850D2" w14:paraId="100CCC75" w14:textId="076E1565">
      <w:pPr>
        <w:pStyle w:val="ListParagraph"/>
        <w:numPr>
          <w:ilvl w:val="0"/>
          <w:numId w:val="100"/>
        </w:numPr>
        <w:rPr>
          <w:ins w:author="Namita Salgiya" w:date="2026-01-02T18:46:00Z" w:id="156"/>
          <w:lang w:val="en-IN"/>
        </w:rPr>
      </w:pPr>
      <w:r w:rsidRPr="00B850D2">
        <w:rPr>
          <w:lang w:val="en-IN"/>
        </w:rPr>
        <w:t xml:space="preserve">Secure Transactions: Your card stays in your hand during the transaction, reducing the risk of loss or fraud. </w:t>
      </w:r>
      <w:commentRangeStart w:id="157"/>
      <w:r w:rsidRPr="00B850D2">
        <w:rPr>
          <w:lang w:val="en-IN"/>
        </w:rPr>
        <w:t xml:space="preserve">Visa </w:t>
      </w:r>
      <w:r w:rsidRPr="00B850D2" w:rsidR="00B45407">
        <w:rPr>
          <w:lang w:val="en-IN"/>
        </w:rPr>
        <w:t>P</w:t>
      </w:r>
      <w:r w:rsidRPr="00B850D2">
        <w:rPr>
          <w:lang w:val="en-IN"/>
        </w:rPr>
        <w:t xml:space="preserve">ayWave’s </w:t>
      </w:r>
      <w:commentRangeEnd w:id="157"/>
      <w:r w:rsidRPr="00B850D2" w:rsidR="009A3EC7">
        <w:rPr>
          <w:rStyle w:val="CommentReference"/>
          <w:sz w:val="22"/>
          <w:szCs w:val="22"/>
          <w:lang w:val="en-IN"/>
        </w:rPr>
        <w:commentReference w:id="157"/>
      </w:r>
      <w:r w:rsidRPr="00B850D2">
        <w:rPr>
          <w:lang w:val="en-IN"/>
        </w:rPr>
        <w:t>unique security key ensures that even if the card is tapped multiple times, only one transaction is processed.</w:t>
      </w:r>
    </w:p>
    <w:p w:rsidRPr="002B5E9C" w:rsidR="00B5038A" w:rsidP="00B5038A" w:rsidRDefault="00B5038A" w14:paraId="6F4D80B3" w14:textId="77777777">
      <w:pPr>
        <w:pStyle w:val="ListParagraph"/>
        <w:numPr>
          <w:ilvl w:val="0"/>
          <w:numId w:val="100"/>
        </w:numPr>
        <w:rPr>
          <w:ins w:author="Namita Salgiya" w:date="2026-01-02T18:46:00Z" w:id="158"/>
        </w:rPr>
      </w:pPr>
      <w:ins w:author="Namita Salgiya" w:date="2026-01-02T18:46:00Z" w:id="159">
        <w:r w:rsidRPr="002B5E9C">
          <w:t>Please </w:t>
        </w:r>
        <w:r w:rsidRPr="002B5E9C">
          <w:fldChar w:fldCharType="begin"/>
        </w:r>
        <w:r w:rsidRPr="002B5E9C">
          <w:instrText>HYPERLINK "https://www.sbicard.com/sbi-card-en/assets/docs/pdf/personal/credit-cards/lifestyle/sbi-signature-contactless-card/Signature%20Contactless%20FAQ.pdf" \t "_blank"</w:instrText>
        </w:r>
        <w:r w:rsidRPr="002B5E9C">
          <w:fldChar w:fldCharType="separate"/>
        </w:r>
        <w:r>
          <w:rPr>
            <w:rStyle w:val="Hyperlink"/>
          </w:rPr>
          <w:t>click here</w:t>
        </w:r>
        <w:r w:rsidRPr="002B5E9C">
          <w:fldChar w:fldCharType="end"/>
        </w:r>
        <w:r w:rsidRPr="002B5E9C">
          <w:t> to download the FAQs.</w:t>
        </w:r>
      </w:ins>
    </w:p>
    <w:p w:rsidRPr="00B5038A" w:rsidR="00B5038A" w:rsidP="00B5038A" w:rsidRDefault="00B5038A" w14:paraId="2101A325" w14:textId="0CEDA047">
      <w:pPr>
        <w:pStyle w:val="ListParagraph"/>
        <w:numPr>
          <w:ilvl w:val="0"/>
          <w:numId w:val="100"/>
        </w:numPr>
        <w:rPr>
          <w:rPrChange w:author="Namita Salgiya" w:date="2026-01-02T18:46:00Z" w:id="160">
            <w:rPr>
              <w:lang w:val="en-IN"/>
            </w:rPr>
          </w:rPrChange>
        </w:rPr>
      </w:pPr>
      <w:ins w:author="Namita Salgiya" w:date="2026-01-02T18:46:00Z" w:id="161">
        <w:r w:rsidRPr="002B5E9C">
          <w:t>Please </w:t>
        </w:r>
        <w:r w:rsidRPr="002B5E9C">
          <w:fldChar w:fldCharType="begin"/>
        </w:r>
        <w:r w:rsidRPr="002B5E9C">
          <w:instrText>HYPERLINK "https://www.sbicard.com/sbi-card-en/assets/docs/pdf/personal/cards/list-of-stores.pdf" \t "_blank"</w:instrText>
        </w:r>
        <w:r w:rsidRPr="002B5E9C">
          <w:fldChar w:fldCharType="separate"/>
        </w:r>
        <w:r>
          <w:rPr>
            <w:rStyle w:val="Hyperlink"/>
          </w:rPr>
          <w:t>click here</w:t>
        </w:r>
        <w:r w:rsidRPr="002B5E9C">
          <w:fldChar w:fldCharType="end"/>
        </w:r>
        <w:r w:rsidRPr="002B5E9C">
          <w:t> to download the list of Merchants enabled for transactions.</w:t>
        </w:r>
      </w:ins>
    </w:p>
    <w:p w:rsidRPr="009164D7" w:rsidR="001D6345" w:rsidP="001D6345" w:rsidRDefault="001D6345" w14:paraId="2E5CF778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Pr="001D6345" w:rsidR="00B2066F" w:rsidP="004A5805" w:rsidRDefault="001D6345" w14:paraId="7747A111" w14:textId="5DD1E3B4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="004A5805" w:rsidP="004A5805" w:rsidRDefault="004A5805" w14:paraId="5C097B34" w14:textId="3427D5F3">
      <w:pPr>
        <w:rPr>
          <w:ins w:author="Singh, Vijaita (SBICard)" w:date="2026-01-21T11:36:00Z" w:id="162"/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9164D7" w:rsidR="00C4153F" w:rsidP="004A5805" w:rsidRDefault="00C4153F" w14:paraId="41B6C119" w14:textId="77777777">
      <w:pPr>
        <w:rPr>
          <w:b/>
          <w:bCs/>
          <w:lang w:val="en-IN"/>
        </w:rPr>
      </w:pPr>
    </w:p>
    <w:p w:rsidR="00C4153F" w:rsidP="00C4153F" w:rsidRDefault="00C4153F" w14:paraId="42C6AD88" w14:textId="77777777">
      <w:pPr>
        <w:pStyle w:val="ListParagraph"/>
        <w:numPr>
          <w:ilvl w:val="0"/>
          <w:numId w:val="49"/>
        </w:numPr>
        <w:spacing w:line="254" w:lineRule="auto"/>
        <w:rPr>
          <w:ins w:author="Singh, Vijaita (SBICard)" w:date="2026-01-21T11:36:00Z" w:id="163"/>
          <w:lang w:val="en-IN" w:eastAsia="en-IN"/>
        </w:rPr>
      </w:pPr>
      <w:ins w:author="Singh, Vijaita (SBICard)" w:date="2026-01-21T11:36:00Z" w:id="164">
        <w:r>
          <w:rPr>
            <w:lang w:val="en-IN" w:eastAsia="en-IN"/>
          </w:rPr>
          <w:t>Withdraw cash from over 1 million Visa or MasterCard ATMs across the globe</w:t>
        </w:r>
      </w:ins>
    </w:p>
    <w:p w:rsidRPr="004A5805" w:rsidR="004A5805" w:rsidDel="00C4153F" w:rsidP="004A5805" w:rsidRDefault="004A5805" w14:paraId="72C8542D" w14:textId="64AFAE82">
      <w:pPr>
        <w:pStyle w:val="ListParagraph"/>
        <w:numPr>
          <w:ilvl w:val="0"/>
          <w:numId w:val="49"/>
        </w:numPr>
        <w:rPr>
          <w:del w:author="Singh, Vijaita (SBICard)" w:date="2026-01-21T11:36:00Z" w:id="165"/>
          <w:lang w:val="en-IN" w:eastAsia="en-IN"/>
        </w:rPr>
      </w:pPr>
      <w:del w:author="Singh, Vijaita (SBICard)" w:date="2026-01-21T11:36:00Z" w:id="166">
        <w:r w:rsidRPr="004A5805" w:rsidDel="00C4153F">
          <w:rPr>
            <w:lang w:val="en-IN" w:eastAsia="en-IN"/>
          </w:rPr>
          <w:delText xml:space="preserve">Withdraw cash from over 1 million </w:delText>
        </w:r>
        <w:r w:rsidRPr="004A5805" w:rsidDel="00C4153F" w:rsidR="00555A8B">
          <w:rPr>
            <w:lang w:val="en-IN" w:eastAsia="en-IN"/>
          </w:rPr>
          <w:delText>Visa</w:delText>
        </w:r>
      </w:del>
      <w:ins w:author="Upadhyay , Shubham (SBICard)" w:date="2026-01-15T18:43:00Z" w:id="167">
        <w:del w:author="Singh, Vijaita (SBICard)" w:date="2026-01-21T11:36:00Z" w:id="168">
          <w:r w:rsidDel="00C4153F" w:rsidR="006C509C">
            <w:rPr>
              <w:lang w:val="en-IN" w:eastAsia="en-IN"/>
            </w:rPr>
            <w:delText xml:space="preserve"> </w:delText>
          </w:r>
        </w:del>
      </w:ins>
      <w:ins w:author="Arun Kaushal" w:date="2026-01-02T20:21:00Z" w:id="169">
        <w:del w:author="Singh, Vijaita (SBICard)" w:date="2026-01-21T11:36:00Z" w:id="170">
          <w:r w:rsidDel="00C4153F" w:rsidR="003F5E36">
            <w:rPr>
              <w:lang w:val="en-IN" w:eastAsia="en-IN"/>
            </w:rPr>
            <w:delText>/</w:delText>
          </w:r>
        </w:del>
      </w:ins>
      <w:ins w:author="Upadhyay , Shubham (SBICard)" w:date="2026-01-15T18:43:00Z" w:id="171">
        <w:del w:author="Singh, Vijaita (SBICard)" w:date="2026-01-21T11:36:00Z" w:id="172">
          <w:r w:rsidDel="00C4153F" w:rsidR="006C509C">
            <w:rPr>
              <w:lang w:val="en-IN" w:eastAsia="en-IN"/>
            </w:rPr>
            <w:delText xml:space="preserve"> </w:delText>
          </w:r>
        </w:del>
      </w:ins>
      <w:ins w:author="Arun Kaushal" w:date="2026-01-02T20:21:00Z" w:id="173">
        <w:del w:author="Singh, Vijaita (SBICard)" w:date="2026-01-21T11:36:00Z" w:id="174">
          <w:r w:rsidDel="00C4153F" w:rsidR="003F5E36">
            <w:rPr>
              <w:lang w:val="en-IN" w:eastAsia="en-IN"/>
            </w:rPr>
            <w:delText>Rupay</w:delText>
          </w:r>
        </w:del>
      </w:ins>
      <w:del w:author="Singh, Vijaita (SBICard)" w:date="2026-01-21T11:36:00Z" w:id="175">
        <w:r w:rsidRPr="004A5805" w:rsidDel="00C4153F" w:rsidR="00555A8B">
          <w:rPr>
            <w:lang w:val="en-IN" w:eastAsia="en-IN"/>
          </w:rPr>
          <w:delText xml:space="preserve"> </w:delText>
        </w:r>
      </w:del>
      <w:ins w:author="Upadhyay , Shubham (SBICard)" w:date="2026-01-15T18:43:00Z" w:id="176">
        <w:del w:author="Singh, Vijaita (SBICard)" w:date="2026-01-21T11:36:00Z" w:id="177">
          <w:r w:rsidDel="00C4153F" w:rsidR="006C509C">
            <w:rPr>
              <w:lang w:val="en-IN" w:eastAsia="en-IN"/>
            </w:rPr>
            <w:delText>/</w:delText>
          </w:r>
        </w:del>
      </w:ins>
      <w:del w:author="Singh, Vijaita (SBICard)" w:date="2026-01-21T11:36:00Z" w:id="178">
        <w:r w:rsidDel="00C4153F" w:rsidR="001D6345">
          <w:rPr>
            <w:lang w:val="en-IN" w:eastAsia="en-IN"/>
          </w:rPr>
          <w:delText xml:space="preserve">or </w:delText>
        </w:r>
        <w:r w:rsidRPr="004A5805" w:rsidDel="00C4153F" w:rsidR="00555A8B">
          <w:rPr>
            <w:lang w:val="en-IN" w:eastAsia="en-IN"/>
          </w:rPr>
          <w:delText>Mastercard</w:delText>
        </w:r>
        <w:r w:rsidDel="00C4153F" w:rsidR="001D6345">
          <w:rPr>
            <w:lang w:val="en-IN" w:eastAsia="en-IN"/>
          </w:rPr>
          <w:delText xml:space="preserve"> </w:delText>
        </w:r>
        <w:r w:rsidRPr="004A5805" w:rsidDel="00C4153F">
          <w:rPr>
            <w:lang w:val="en-IN" w:eastAsia="en-IN"/>
          </w:rPr>
          <w:delText>ATMs across the globe</w:delText>
        </w:r>
      </w:del>
    </w:p>
    <w:p w:rsidRPr="004A5805" w:rsidR="004A5805" w:rsidP="004A5805" w:rsidRDefault="004A5805" w14:paraId="7435F394" w14:textId="16D58F3A">
      <w:pPr>
        <w:rPr>
          <w:b/>
          <w:bCs/>
          <w:lang w:val="en-IN"/>
        </w:rPr>
      </w:pPr>
      <w:proofErr w:type="spellStart"/>
      <w:r w:rsidRPr="004A5805">
        <w:rPr>
          <w:b/>
          <w:bCs/>
          <w:lang w:val="en-IN"/>
        </w:rPr>
        <w:t>Flexipay</w:t>
      </w:r>
      <w:proofErr w:type="spellEnd"/>
      <w:ins w:author="Upadhyay , Shubham (SBICard)" w:date="2026-01-15T18:43:00Z" w:id="179">
        <w:r w:rsidR="006C509C">
          <w:rPr>
            <w:b/>
            <w:bCs/>
            <w:lang w:val="en-IN"/>
          </w:rPr>
          <w:t xml:space="preserve"> EMI </w:t>
        </w:r>
      </w:ins>
    </w:p>
    <w:p w:rsidRPr="004A5805" w:rsidR="004A5805" w:rsidP="004A5805" w:rsidRDefault="004A5805" w14:paraId="037EB0CB" w14:textId="5D622C22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4A5805" w:rsidP="004A5805" w:rsidRDefault="004A5805" w14:paraId="4D90663A" w14:textId="05FD318A">
      <w:pPr>
        <w:pStyle w:val="ListParagraph"/>
        <w:numPr>
          <w:ilvl w:val="0"/>
          <w:numId w:val="49"/>
        </w:numPr>
        <w:rPr>
          <w:ins w:author="Namita Salgiya" w:date="2026-01-02T18:46:00Z" w:id="180"/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2B5E9C" w:rsidR="00B5038A" w:rsidP="00B5038A" w:rsidRDefault="00B5038A" w14:paraId="64B80733" w14:textId="588115CD">
      <w:pPr>
        <w:pStyle w:val="ListParagraph"/>
        <w:numPr>
          <w:ilvl w:val="0"/>
          <w:numId w:val="49"/>
        </w:numPr>
        <w:rPr>
          <w:ins w:author="Namita Salgiya" w:date="2026-01-02T18:46:00Z" w:id="181"/>
        </w:rPr>
      </w:pPr>
      <w:ins w:author="Namita Salgiya" w:date="2026-01-02T18:46:00Z" w:id="182">
        <w:r w:rsidRPr="002B5E9C">
          <w:t>Click </w:t>
        </w:r>
        <w:r w:rsidRPr="002B5E9C">
          <w:fldChar w:fldCharType="begin"/>
        </w:r>
        <w:r w:rsidRPr="002B5E9C">
          <w:instrText>HYPERLINK "https://www.sbicard.com/en/personal/benefits/lower-interest-option/flexi-pay.page"</w:instrText>
        </w:r>
        <w:r w:rsidRPr="002B5E9C">
          <w:fldChar w:fldCharType="separate"/>
        </w:r>
        <w:r w:rsidRPr="002B5E9C">
          <w:rPr>
            <w:rStyle w:val="Hyperlink"/>
          </w:rPr>
          <w:t>here </w:t>
        </w:r>
        <w:r w:rsidRPr="002B5E9C">
          <w:fldChar w:fldCharType="end"/>
        </w:r>
        <w:r w:rsidRPr="002B5E9C">
          <w:t xml:space="preserve">to learn how to apply for </w:t>
        </w:r>
        <w:proofErr w:type="spellStart"/>
        <w:r w:rsidRPr="002B5E9C">
          <w:t>Flexipay</w:t>
        </w:r>
      </w:ins>
      <w:proofErr w:type="spellEnd"/>
      <w:ins w:author="Upadhyay , Shubham (SBICard)" w:date="2026-01-15T18:43:00Z" w:id="183">
        <w:r w:rsidR="006C509C">
          <w:t xml:space="preserve"> EMI </w:t>
        </w:r>
      </w:ins>
    </w:p>
    <w:p w:rsidRPr="00F534F3" w:rsidR="00A67462" w:rsidP="00A67462" w:rsidRDefault="00A67462" w14:paraId="5BFEE33C" w14:textId="77777777">
      <w:pPr>
        <w:rPr>
          <w:ins w:author="Namita Salgiya" w:date="2026-01-15T11:35:00Z" w:id="184"/>
          <w:b/>
          <w:bCs/>
          <w:lang w:val="en-IN"/>
        </w:rPr>
      </w:pPr>
      <w:ins w:author="Namita Salgiya" w:date="2026-01-15T11:35:00Z" w:id="185">
        <w:r w:rsidRPr="00F534F3">
          <w:rPr>
            <w:b/>
            <w:bCs/>
            <w:lang w:val="en-IN"/>
          </w:rPr>
          <w:t>Emergency Card Replacement</w:t>
        </w:r>
      </w:ins>
    </w:p>
    <w:p w:rsidR="00C4153F" w:rsidP="00C4153F" w:rsidRDefault="00C4153F" w14:paraId="110EEC32" w14:textId="77777777">
      <w:pPr>
        <w:pStyle w:val="ListParagraph"/>
        <w:numPr>
          <w:ilvl w:val="0"/>
          <w:numId w:val="104"/>
        </w:numPr>
        <w:spacing w:line="254" w:lineRule="auto"/>
        <w:rPr>
          <w:ins w:author="Singh, Vijaita (SBICard)" w:date="2026-01-21T11:37:00Z" w:id="186"/>
        </w:rPr>
      </w:pPr>
      <w:ins w:author="Singh, Vijaita (SBICard)" w:date="2026-01-21T11:37:00Z" w:id="187">
        <w:r>
          <w:t xml:space="preserve">Get your </w:t>
        </w:r>
        <w:r>
          <w:rPr>
            <w:lang w:val="en-IN"/>
          </w:rPr>
          <w:t xml:space="preserve">Doctor's SBI Card </w:t>
        </w:r>
        <w:r>
          <w:t>replaced anywhere in the world</w:t>
        </w:r>
      </w:ins>
    </w:p>
    <w:p w:rsidR="00C4153F" w:rsidP="00C4153F" w:rsidRDefault="00C4153F" w14:paraId="0487F450" w14:textId="77777777">
      <w:pPr>
        <w:pStyle w:val="ListParagraph"/>
        <w:numPr>
          <w:ilvl w:val="0"/>
          <w:numId w:val="104"/>
        </w:numPr>
        <w:spacing w:line="254" w:lineRule="auto"/>
        <w:rPr>
          <w:ins w:author="Singh, Vijaita (SBICard)" w:date="2026-01-21T11:37:00Z" w:id="188"/>
        </w:rPr>
      </w:pPr>
      <w:ins w:author="Singh, Vijaita (SBICard)" w:date="2026-01-21T11:37:00Z" w:id="189">
        <w:r>
          <w:t xml:space="preserve">24x7 Helpline for emergency card replacement even while travelling abroad. Click </w:t>
        </w:r>
        <w:r>
          <w:fldChar w:fldCharType="begin"/>
        </w:r>
        <w:r>
          <w:instrText>HYPERLINK "https://www.sbicard.com/sbi-card-en/assets/docs/pdf/personal/cards/gcas-numbers.pdf" \t "_blank"</w:instrText>
        </w:r>
        <w:r>
          <w:fldChar w:fldCharType="separate"/>
        </w:r>
        <w:r>
          <w:rPr>
            <w:rStyle w:val="Hyperlink"/>
          </w:rPr>
          <w:t>here</w:t>
        </w:r>
        <w:r>
          <w:fldChar w:fldCharType="end"/>
        </w:r>
        <w:r>
          <w:t xml:space="preserve"> for Visa Helpline Numbers</w:t>
        </w:r>
      </w:ins>
    </w:p>
    <w:p w:rsidR="00C4153F" w:rsidP="00C4153F" w:rsidRDefault="00C4153F" w14:paraId="6EB452BD" w14:textId="77777777">
      <w:pPr>
        <w:pStyle w:val="ListParagraph"/>
        <w:numPr>
          <w:ilvl w:val="0"/>
          <w:numId w:val="104"/>
        </w:numPr>
        <w:spacing w:line="254" w:lineRule="auto"/>
        <w:rPr>
          <w:ins w:author="Singh, Vijaita (SBICard)" w:date="2026-01-21T11:37:00Z" w:id="190"/>
        </w:rPr>
      </w:pPr>
      <w:ins w:author="Singh, Vijaita (SBICard)" w:date="2026-01-21T11:37:00Z" w:id="191">
        <w:r>
          <w:t>In case your card is lost in India, please call 39 02 02 02 (prefix local STD code) or 1860 180 1290</w:t>
        </w:r>
      </w:ins>
    </w:p>
    <w:p w:rsidRPr="00AC1ED4" w:rsidR="00A67462" w:rsidDel="00C4153F" w:rsidP="00A67462" w:rsidRDefault="00A67462" w14:paraId="5C606AE2" w14:textId="62C37A76">
      <w:pPr>
        <w:pStyle w:val="ListParagraph"/>
        <w:numPr>
          <w:ilvl w:val="0"/>
          <w:numId w:val="104"/>
        </w:numPr>
        <w:rPr>
          <w:ins w:author="Namita Salgiya" w:date="2026-01-15T11:35:00Z" w:id="192"/>
          <w:del w:author="Singh, Vijaita (SBICard)" w:date="2026-01-21T11:37:00Z" w:id="193"/>
        </w:rPr>
      </w:pPr>
      <w:ins w:author="Namita Salgiya" w:date="2026-01-15T11:35:00Z" w:id="194">
        <w:del w:author="Singh, Vijaita (SBICard)" w:date="2026-01-21T11:37:00Z" w:id="195">
          <w:r w:rsidRPr="00AC1ED4" w:rsidDel="00C4153F">
            <w:delText xml:space="preserve">Get your </w:delText>
          </w:r>
          <w:r w:rsidRPr="00B850D2" w:rsidDel="00C4153F">
            <w:rPr>
              <w:lang w:val="en-IN"/>
            </w:rPr>
            <w:delText xml:space="preserve">Doctor's SBI Card </w:delText>
          </w:r>
          <w:r w:rsidRPr="00AC1ED4" w:rsidDel="00C4153F">
            <w:delText xml:space="preserve">replaced anywhere in the world (available for </w:delText>
          </w:r>
          <w:r w:rsidRPr="008E78B3" w:rsidDel="00C4153F">
            <w:delText xml:space="preserve">Visa </w:delText>
          </w:r>
          <w:r w:rsidRPr="00AC1ED4" w:rsidDel="00C4153F">
            <w:delText>and Mastercard)</w:delText>
          </w:r>
        </w:del>
      </w:ins>
    </w:p>
    <w:p w:rsidRPr="00AC1ED4" w:rsidR="00A67462" w:rsidDel="00C4153F" w:rsidP="00A67462" w:rsidRDefault="00A67462" w14:paraId="79F14421" w14:textId="1754496E">
      <w:pPr>
        <w:pStyle w:val="ListParagraph"/>
        <w:numPr>
          <w:ilvl w:val="0"/>
          <w:numId w:val="104"/>
        </w:numPr>
        <w:rPr>
          <w:ins w:author="Namita Salgiya" w:date="2026-01-15T11:35:00Z" w:id="196"/>
          <w:del w:author="Singh, Vijaita (SBICard)" w:date="2026-01-21T11:37:00Z" w:id="197"/>
        </w:rPr>
      </w:pPr>
      <w:ins w:author="Namita Salgiya" w:date="2026-01-15T11:35:00Z" w:id="198">
        <w:del w:author="Singh, Vijaita (SBICard)" w:date="2026-01-21T11:37:00Z" w:id="199">
          <w:r w:rsidRPr="00AC1ED4" w:rsidDel="00C4153F">
            <w:delText xml:space="preserve">24x7 </w:delText>
          </w:r>
          <w:r w:rsidRPr="008E78B3" w:rsidDel="00C4153F">
            <w:delText xml:space="preserve">Helpline </w:delText>
          </w:r>
          <w:r w:rsidRPr="00AC1ED4" w:rsidDel="00C4153F">
            <w:delText>for emergency card replacement even while travelling abroad. Click</w:delText>
          </w:r>
          <w:r w:rsidDel="00C4153F">
            <w:delText xml:space="preserve"> </w:delText>
          </w:r>
          <w:r w:rsidRPr="00AC1ED4" w:rsidDel="00C4153F">
            <w:fldChar w:fldCharType="begin"/>
          </w:r>
          <w:r w:rsidRPr="00AC1ED4" w:rsidDel="00C4153F">
            <w:delInstrText>HYPERLINK "https://www.sbicard.com/sbi-card-en/assets/docs/pdf/personal/cards/gcas-numbers.pdf" \t "_blank"</w:delInstrText>
          </w:r>
          <w:r w:rsidRPr="00AC1ED4" w:rsidDel="00C4153F">
            <w:fldChar w:fldCharType="separate"/>
          </w:r>
          <w:r w:rsidRPr="00AC1ED4" w:rsidDel="00C4153F">
            <w:rPr>
              <w:rStyle w:val="Hyperlink"/>
            </w:rPr>
            <w:delText>here</w:delText>
          </w:r>
          <w:r w:rsidRPr="00AC1ED4" w:rsidDel="00C4153F">
            <w:fldChar w:fldCharType="end"/>
          </w:r>
          <w:r w:rsidDel="00C4153F">
            <w:delText xml:space="preserve"> </w:delText>
          </w:r>
          <w:r w:rsidRPr="00AC1ED4" w:rsidDel="00C4153F">
            <w:delText xml:space="preserve">for Visa </w:delText>
          </w:r>
          <w:r w:rsidRPr="008E78B3" w:rsidDel="00C4153F">
            <w:delText>Helpline Numbers</w:delText>
          </w:r>
        </w:del>
      </w:ins>
    </w:p>
    <w:p w:rsidRPr="00AC1ED4" w:rsidR="00A67462" w:rsidDel="00C4153F" w:rsidP="00A67462" w:rsidRDefault="00A67462" w14:paraId="37CF92A3" w14:textId="3B5D9AF8">
      <w:pPr>
        <w:pStyle w:val="ListParagraph"/>
        <w:numPr>
          <w:ilvl w:val="0"/>
          <w:numId w:val="104"/>
        </w:numPr>
        <w:rPr>
          <w:ins w:author="Namita Salgiya" w:date="2026-01-15T11:35:00Z" w:id="200"/>
          <w:del w:author="Singh, Vijaita (SBICard)" w:date="2026-01-21T11:37:00Z" w:id="201"/>
        </w:rPr>
      </w:pPr>
      <w:ins w:author="Namita Salgiya" w:date="2026-01-15T11:35:00Z" w:id="202">
        <w:del w:author="Singh, Vijaita (SBICard)" w:date="2026-01-21T11:37:00Z" w:id="203">
          <w:r w:rsidRPr="00AC1ED4" w:rsidDel="00C4153F">
            <w:delText>In case your card is lost in India, please call</w:delText>
          </w:r>
          <w:r w:rsidDel="00C4153F">
            <w:delText xml:space="preserve"> </w:delText>
          </w:r>
          <w:r w:rsidRPr="00AC1ED4" w:rsidDel="00C4153F">
            <w:delText>39 02 02 02 (prefix local STD code) or 1860 180 1290</w:delText>
          </w:r>
        </w:del>
      </w:ins>
    </w:p>
    <w:p w:rsidRPr="00AC1ED4" w:rsidR="00A67462" w:rsidP="00A67462" w:rsidRDefault="00A67462" w14:paraId="31393961" w14:textId="77777777">
      <w:pPr>
        <w:rPr>
          <w:ins w:author="Namita Salgiya" w:date="2026-01-15T11:35:00Z" w:id="204"/>
          <w:b/>
          <w:bCs/>
        </w:rPr>
      </w:pPr>
      <w:ins w:author="Namita Salgiya" w:date="2026-01-15T11:35:00Z" w:id="205">
        <w:r w:rsidRPr="00AC1ED4">
          <w:rPr>
            <w:b/>
            <w:bCs/>
          </w:rPr>
          <w:t>Safe and Secure</w:t>
        </w:r>
      </w:ins>
    </w:p>
    <w:p w:rsidRPr="00AC1ED4" w:rsidR="00A67462" w:rsidP="00A67462" w:rsidRDefault="00A67462" w14:paraId="7B5B009F" w14:textId="31E11989">
      <w:pPr>
        <w:pStyle w:val="ListParagraph"/>
        <w:numPr>
          <w:ilvl w:val="0"/>
          <w:numId w:val="105"/>
        </w:numPr>
        <w:rPr>
          <w:ins w:author="Namita Salgiya" w:date="2026-01-15T11:35:00Z" w:id="206"/>
        </w:rPr>
      </w:pPr>
      <w:ins w:author="Namita Salgiya" w:date="2026-01-15T11:35:00Z" w:id="207">
        <w:r w:rsidRPr="00AC1ED4">
          <w:t xml:space="preserve">Get enhanced security against counterfeiting and skimming with the chip and pin enabled </w:t>
        </w:r>
        <w:r w:rsidRPr="00B850D2">
          <w:rPr>
            <w:lang w:val="en-IN"/>
          </w:rPr>
          <w:t>Doctor's SBI Card</w:t>
        </w:r>
      </w:ins>
    </w:p>
    <w:p w:rsidRPr="00F534F3" w:rsidR="00A67462" w:rsidP="00A67462" w:rsidRDefault="00A67462" w14:paraId="6D33D16A" w14:textId="77777777">
      <w:pPr>
        <w:rPr>
          <w:ins w:author="Namita Salgiya" w:date="2026-01-15T11:35:00Z" w:id="208"/>
          <w:b/>
          <w:bCs/>
          <w:lang w:val="en-IN"/>
        </w:rPr>
      </w:pPr>
      <w:ins w:author="Namita Salgiya" w:date="2026-01-15T11:35:00Z" w:id="209">
        <w:r w:rsidRPr="00F534F3">
          <w:rPr>
            <w:b/>
            <w:bCs/>
            <w:lang w:val="en-IN"/>
          </w:rPr>
          <w:t>Add-on Cards</w:t>
        </w:r>
      </w:ins>
    </w:p>
    <w:p w:rsidRPr="00AC1ED4" w:rsidR="00A67462" w:rsidP="00A67462" w:rsidRDefault="00A67462" w14:paraId="77F5C0DF" w14:textId="77777777">
      <w:pPr>
        <w:pStyle w:val="ListParagraph"/>
        <w:numPr>
          <w:ilvl w:val="0"/>
          <w:numId w:val="105"/>
        </w:numPr>
        <w:rPr>
          <w:ins w:author="Namita Salgiya" w:date="2026-01-15T11:35:00Z" w:id="210"/>
        </w:rPr>
      </w:pPr>
      <w:ins w:author="Namita Salgiya" w:date="2026-01-15T11:35:00Z" w:id="211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A67462" w:rsidP="00A67462" w:rsidRDefault="00A67462" w14:paraId="29F52479" w14:textId="77777777">
      <w:pPr>
        <w:rPr>
          <w:ins w:author="Namita Salgiya" w:date="2026-01-15T11:35:00Z" w:id="212"/>
          <w:b/>
          <w:bCs/>
        </w:rPr>
      </w:pPr>
      <w:ins w:author="Namita Salgiya" w:date="2026-01-15T11:35:00Z" w:id="213">
        <w:r w:rsidRPr="00AC1ED4">
          <w:rPr>
            <w:b/>
            <w:bCs/>
          </w:rPr>
          <w:t>Easy Bill Pay Facility</w:t>
        </w:r>
      </w:ins>
    </w:p>
    <w:p w:rsidRPr="00AC1ED4" w:rsidR="00A67462" w:rsidP="00A67462" w:rsidRDefault="00A67462" w14:paraId="3C84FA5E" w14:textId="77777777">
      <w:pPr>
        <w:pStyle w:val="ListParagraph"/>
        <w:numPr>
          <w:ilvl w:val="0"/>
          <w:numId w:val="105"/>
        </w:numPr>
        <w:rPr>
          <w:ins w:author="Namita Salgiya" w:date="2026-01-15T11:35:00Z" w:id="214"/>
        </w:rPr>
      </w:pPr>
      <w:ins w:author="Namita Salgiya" w:date="2026-01-15T11:35:00Z" w:id="215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A67462" w:rsidP="00A67462" w:rsidRDefault="00A67462" w14:paraId="5485BBC4" w14:textId="77777777">
      <w:pPr>
        <w:rPr>
          <w:ins w:author="Namita Salgiya" w:date="2026-01-15T11:35:00Z" w:id="216"/>
          <w:b/>
          <w:bCs/>
        </w:rPr>
      </w:pPr>
      <w:ins w:author="Namita Salgiya" w:date="2026-01-15T11:35:00Z" w:id="217">
        <w:r w:rsidRPr="005E66AE">
          <w:rPr>
            <w:b/>
            <w:bCs/>
          </w:rPr>
          <w:t>Balance Transfer on EMI</w:t>
        </w:r>
      </w:ins>
    </w:p>
    <w:p w:rsidR="00A67462" w:rsidP="00A67462" w:rsidRDefault="00A67462" w14:paraId="3391A5A4" w14:textId="77777777">
      <w:pPr>
        <w:pStyle w:val="ListParagraph"/>
        <w:numPr>
          <w:ilvl w:val="0"/>
          <w:numId w:val="49"/>
        </w:numPr>
        <w:rPr>
          <w:ins w:author="Namita Salgiya" w:date="2026-01-15T11:36:00Z" w:id="218"/>
        </w:rPr>
      </w:pPr>
      <w:ins w:author="Namita Salgiya" w:date="2026-01-15T11:35:00Z" w:id="219">
        <w:r w:rsidRPr="005E66AE">
          <w:t xml:space="preserve">Save money </w:t>
        </w:r>
        <w:r w:rsidRPr="00377F55">
          <w:t>on your credit card repayments</w:t>
        </w:r>
        <w:r>
          <w:t>.</w:t>
        </w:r>
      </w:ins>
    </w:p>
    <w:p w:rsidRPr="005E66AE" w:rsidR="00A67462" w:rsidP="00A67462" w:rsidRDefault="00A67462" w14:paraId="4C1484CD" w14:textId="1D798B4D">
      <w:pPr>
        <w:pStyle w:val="ListParagraph"/>
        <w:numPr>
          <w:ilvl w:val="0"/>
          <w:numId w:val="49"/>
        </w:numPr>
        <w:rPr>
          <w:ins w:author="Namita Salgiya" w:date="2026-01-15T11:36:00Z" w:id="220"/>
        </w:rPr>
      </w:pPr>
      <w:ins w:author="Namita Salgiya" w:date="2026-01-15T11:36:00Z" w:id="221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</w:ins>
      <w:ins w:author="Namita Salgiya" w:date="2026-01-15T11:37:00Z" w:id="222">
        <w:r w:rsidRPr="00B850D2">
          <w:rPr>
            <w:lang w:val="en-IN"/>
          </w:rPr>
          <w:t>Doctor's SBI Card</w:t>
        </w:r>
        <w:r>
          <w:rPr>
            <w:lang w:val="en-IN"/>
          </w:rPr>
          <w:t xml:space="preserve"> </w:t>
        </w:r>
      </w:ins>
      <w:ins w:author="Namita Salgiya" w:date="2026-01-15T11:36:00Z" w:id="223"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A67462" w:rsidP="00A67462" w:rsidRDefault="00A67462" w14:paraId="29814351" w14:textId="340699B8">
      <w:pPr>
        <w:pStyle w:val="ListParagraph"/>
        <w:numPr>
          <w:ilvl w:val="0"/>
          <w:numId w:val="49"/>
        </w:numPr>
        <w:rPr>
          <w:ins w:author="Namita Salgiya" w:date="2026-01-15T11:35:00Z" w:id="224"/>
        </w:rPr>
      </w:pPr>
      <w:ins w:author="Namita Salgiya" w:date="2026-01-15T11:36:00Z" w:id="225">
        <w:r w:rsidRPr="00247784">
          <w:t>Login to your account to avail this facility.</w:t>
        </w:r>
      </w:ins>
    </w:p>
    <w:p w:rsidR="00B5038A" w:rsidP="00B5038A" w:rsidRDefault="00B5038A" w14:paraId="02F91B6E" w14:textId="77777777">
      <w:pPr>
        <w:rPr>
          <w:ins w:author="Namita Salgiya" w:date="2026-01-02T18:46:00Z" w:id="226"/>
          <w:lang w:val="en-IN"/>
        </w:rPr>
      </w:pPr>
    </w:p>
    <w:sectPr w:rsidRPr="00B5038A" w:rsidR="00B5038A">
      <w:footerReference w:type="even" r:id="rId24"/>
      <w:footerReference w:type="default" r:id="rId25"/>
      <w:footerReference w:type="first" r:id="rId2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NS" w:author="Namita Salgiya" w:date="2025-12-30T12:04:00Z" w:id="139">
    <w:p w:rsidR="00B850D2" w:rsidP="00B850D2" w:rsidRDefault="00B850D2" w14:paraId="555AB6CC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If this offer is no longer valid (as per the last bullet point), please remove this section.</w:t>
      </w:r>
    </w:p>
  </w:comment>
  <w:comment w:initials="RW" w:author="Wasi, Raiyan (SBICard)" w:date="2025-12-30T15:26:00Z" w:id="140">
    <w:p w:rsidR="00C85D7A" w:rsidP="00C85D7A" w:rsidRDefault="00C85D7A" w14:paraId="61443081" w14:textId="77777777">
      <w:pPr>
        <w:pStyle w:val="CommentText"/>
      </w:pPr>
      <w:r>
        <w:rPr>
          <w:rStyle w:val="CommentReference"/>
        </w:rPr>
        <w:annotationRef/>
      </w:r>
      <w:r>
        <w:t>Removed</w:t>
      </w:r>
    </w:p>
  </w:comment>
  <w:comment w:initials="US(" w:author="Upadhyay , Shubham (SBICard)" w:date="2026-01-02T12:08:00Z" w:id="157">
    <w:p w:rsidR="009A3EC7" w:rsidP="009A3EC7" w:rsidRDefault="009A3EC7" w14:paraId="3D4DC248" w14:textId="77777777">
      <w:pPr>
        <w:pStyle w:val="CommentText"/>
      </w:pPr>
      <w:r>
        <w:rPr>
          <w:rStyle w:val="CommentReference"/>
        </w:rPr>
        <w:annotationRef/>
      </w:r>
      <w:r>
        <w:t>Please evaluate...Why only Visa?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5AB6CC" w15:done="0"/>
  <w15:commentEx w15:paraId="61443081" w15:paraIdParent="555AB6CC" w15:done="0"/>
  <w15:commentEx w15:paraId="3D4DC2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799FDEE" w16cex:dateUtc="2025-12-30T06:34:00Z"/>
  <w16cex:commentExtensible w16cex:durableId="43AB1CB3" w16cex:dateUtc="2025-12-30T09:56:00Z"/>
  <w16cex:commentExtensible w16cex:durableId="08DFD0F7" w16cex:dateUtc="2026-01-02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5AB6CC" w16cid:durableId="0799FDEE"/>
  <w16cid:commentId w16cid:paraId="61443081" w16cid:durableId="43AB1CB3"/>
  <w16cid:commentId w16cid:paraId="3D4DC248" w16cid:durableId="08DFD0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37AA" w:rsidP="00C85D7A" w:rsidRDefault="00B337AA" w14:paraId="00DCA277" w14:textId="77777777">
      <w:pPr>
        <w:spacing w:after="0" w:line="240" w:lineRule="auto"/>
      </w:pPr>
      <w:r>
        <w:separator/>
      </w:r>
    </w:p>
  </w:endnote>
  <w:endnote w:type="continuationSeparator" w:id="0">
    <w:p w:rsidR="00B337AA" w:rsidP="00C85D7A" w:rsidRDefault="00B337AA" w14:paraId="6D867C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C85D7A" w:rsidRDefault="00C85D7A" w14:paraId="56E3A20D" w14:textId="451D7F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A1D5ED" wp14:editId="7E1407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44986189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85D7A" w:rsidR="00C85D7A" w:rsidP="00C85D7A" w:rsidRDefault="00C85D7A" w14:paraId="131AFD93" w14:textId="0D7E9B6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85D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538309F">
            <v:shapetype id="_x0000_t202" coordsize="21600,21600" o:spt="202" path="m,l,21600r21600,l21600,xe" w14:anchorId="17A1D5ED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AUK/ItPAIAAF4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C85D7A" w:rsidR="00C85D7A" w:rsidP="00C85D7A" w:rsidRDefault="00C85D7A" w14:paraId="21C2D885" w14:textId="0D7E9B6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85D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C85D7A" w:rsidRDefault="00C85D7A" w14:paraId="480D4940" w14:textId="3C2D3D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AA8FB1" wp14:editId="43F3680A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862427739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85D7A" w:rsidR="00C85D7A" w:rsidP="00C85D7A" w:rsidRDefault="00C85D7A" w14:paraId="3D29C7A8" w14:textId="06DD4A9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85D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6684937">
            <v:shapetype id="_x0000_t202" coordsize="21600,21600" o:spt="202" path="m,l,21600r21600,l21600,xe" w14:anchorId="2EAA8FB1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">
              <v:textbox style="mso-fit-shape-to-text:t" inset="0,0,0,15pt">
                <w:txbxContent>
                  <w:p w:rsidRPr="00C85D7A" w:rsidR="00C85D7A" w:rsidP="00C85D7A" w:rsidRDefault="00C85D7A" w14:paraId="5F3C1322" w14:textId="06DD4A9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85D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C85D7A" w:rsidRDefault="00C85D7A" w14:paraId="6F722052" w14:textId="51D877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77E9C0" wp14:editId="14C86E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567273530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85D7A" w:rsidR="00C85D7A" w:rsidP="00C85D7A" w:rsidRDefault="00C85D7A" w14:paraId="698F263B" w14:textId="33BA8B4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85D7A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8F8C238">
            <v:shapetype id="_x0000_t202" coordsize="21600,21600" o:spt="202" path="m,l,21600r21600,l21600,xe" w14:anchorId="7877E9C0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i2buR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C85D7A" w:rsidR="00C85D7A" w:rsidP="00C85D7A" w:rsidRDefault="00C85D7A" w14:paraId="5C5DC2C6" w14:textId="33BA8B4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85D7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37AA" w:rsidP="00C85D7A" w:rsidRDefault="00B337AA" w14:paraId="3BF827EC" w14:textId="77777777">
      <w:pPr>
        <w:spacing w:after="0" w:line="240" w:lineRule="auto"/>
      </w:pPr>
      <w:r>
        <w:separator/>
      </w:r>
    </w:p>
  </w:footnote>
  <w:footnote w:type="continuationSeparator" w:id="0">
    <w:p w:rsidR="00B337AA" w:rsidP="00C85D7A" w:rsidRDefault="00B337AA" w14:paraId="05C9063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962E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47655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09489A"/>
    <w:multiLevelType w:val="multilevel"/>
    <w:tmpl w:val="0E9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5C0117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6946EBD"/>
    <w:multiLevelType w:val="hybridMultilevel"/>
    <w:tmpl w:val="47AE5E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94A6CFF"/>
    <w:multiLevelType w:val="multilevel"/>
    <w:tmpl w:val="93A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9866DFA"/>
    <w:multiLevelType w:val="multilevel"/>
    <w:tmpl w:val="DFF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1EB7623"/>
    <w:multiLevelType w:val="multilevel"/>
    <w:tmpl w:val="CC5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289B0AA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9420AAC"/>
    <w:multiLevelType w:val="hybridMultilevel"/>
    <w:tmpl w:val="24FC5D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94D2FC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BB571E5"/>
    <w:multiLevelType w:val="multilevel"/>
    <w:tmpl w:val="7CB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3550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B8C18E2"/>
    <w:multiLevelType w:val="multilevel"/>
    <w:tmpl w:val="A89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CB65536"/>
    <w:multiLevelType w:val="hybridMultilevel"/>
    <w:tmpl w:val="37AE8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DD9652B"/>
    <w:multiLevelType w:val="multilevel"/>
    <w:tmpl w:val="D9B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F5C7E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0D906DD"/>
    <w:multiLevelType w:val="multilevel"/>
    <w:tmpl w:val="E59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433F1A7E"/>
    <w:multiLevelType w:val="multilevel"/>
    <w:tmpl w:val="1A1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6921330"/>
    <w:multiLevelType w:val="multilevel"/>
    <w:tmpl w:val="AA8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82C1434"/>
    <w:multiLevelType w:val="hybridMultilevel"/>
    <w:tmpl w:val="6C4C35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AF00FF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4C3F6514"/>
    <w:multiLevelType w:val="multilevel"/>
    <w:tmpl w:val="FFA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1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2152AE8"/>
    <w:multiLevelType w:val="multilevel"/>
    <w:tmpl w:val="666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9B81E35"/>
    <w:multiLevelType w:val="multilevel"/>
    <w:tmpl w:val="0FF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BA92BA6"/>
    <w:multiLevelType w:val="multilevel"/>
    <w:tmpl w:val="723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6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5F046AD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6CF718EA"/>
    <w:multiLevelType w:val="hybridMultilevel"/>
    <w:tmpl w:val="202470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703909E7"/>
    <w:multiLevelType w:val="multilevel"/>
    <w:tmpl w:val="32E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72CA0C41"/>
    <w:multiLevelType w:val="multilevel"/>
    <w:tmpl w:val="A3A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5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78E9531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7A97402B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AA14FC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7D3708DB"/>
    <w:multiLevelType w:val="hybridMultilevel"/>
    <w:tmpl w:val="D27EC2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69"/>
  </w:num>
  <w:num w:numId="3">
    <w:abstractNumId w:val="31"/>
  </w:num>
  <w:num w:numId="4">
    <w:abstractNumId w:val="11"/>
  </w:num>
  <w:num w:numId="5">
    <w:abstractNumId w:val="79"/>
  </w:num>
  <w:num w:numId="6">
    <w:abstractNumId w:val="72"/>
  </w:num>
  <w:num w:numId="7">
    <w:abstractNumId w:val="19"/>
  </w:num>
  <w:num w:numId="8">
    <w:abstractNumId w:val="41"/>
  </w:num>
  <w:num w:numId="9">
    <w:abstractNumId w:val="8"/>
  </w:num>
  <w:num w:numId="10">
    <w:abstractNumId w:val="83"/>
  </w:num>
  <w:num w:numId="11">
    <w:abstractNumId w:val="73"/>
  </w:num>
  <w:num w:numId="12">
    <w:abstractNumId w:val="38"/>
  </w:num>
  <w:num w:numId="13">
    <w:abstractNumId w:val="85"/>
  </w:num>
  <w:num w:numId="14">
    <w:abstractNumId w:val="7"/>
  </w:num>
  <w:num w:numId="15">
    <w:abstractNumId w:val="18"/>
  </w:num>
  <w:num w:numId="16">
    <w:abstractNumId w:val="63"/>
  </w:num>
  <w:num w:numId="17">
    <w:abstractNumId w:val="3"/>
  </w:num>
  <w:num w:numId="18">
    <w:abstractNumId w:val="81"/>
  </w:num>
  <w:num w:numId="19">
    <w:abstractNumId w:val="99"/>
  </w:num>
  <w:num w:numId="20">
    <w:abstractNumId w:val="58"/>
  </w:num>
  <w:num w:numId="21">
    <w:abstractNumId w:val="84"/>
  </w:num>
  <w:num w:numId="22">
    <w:abstractNumId w:val="67"/>
  </w:num>
  <w:num w:numId="23">
    <w:abstractNumId w:val="80"/>
  </w:num>
  <w:num w:numId="24">
    <w:abstractNumId w:val="51"/>
  </w:num>
  <w:num w:numId="25">
    <w:abstractNumId w:val="94"/>
  </w:num>
  <w:num w:numId="26">
    <w:abstractNumId w:val="4"/>
  </w:num>
  <w:num w:numId="27">
    <w:abstractNumId w:val="12"/>
  </w:num>
  <w:num w:numId="28">
    <w:abstractNumId w:val="20"/>
  </w:num>
  <w:num w:numId="29">
    <w:abstractNumId w:val="53"/>
  </w:num>
  <w:num w:numId="30">
    <w:abstractNumId w:val="42"/>
  </w:num>
  <w:num w:numId="31">
    <w:abstractNumId w:val="44"/>
  </w:num>
  <w:num w:numId="32">
    <w:abstractNumId w:val="29"/>
  </w:num>
  <w:num w:numId="33">
    <w:abstractNumId w:val="1"/>
  </w:num>
  <w:num w:numId="34">
    <w:abstractNumId w:val="34"/>
  </w:num>
  <w:num w:numId="35">
    <w:abstractNumId w:val="50"/>
  </w:num>
  <w:num w:numId="36">
    <w:abstractNumId w:val="66"/>
  </w:num>
  <w:num w:numId="37">
    <w:abstractNumId w:val="6"/>
  </w:num>
  <w:num w:numId="38">
    <w:abstractNumId w:val="28"/>
  </w:num>
  <w:num w:numId="39">
    <w:abstractNumId w:val="82"/>
  </w:num>
  <w:num w:numId="40">
    <w:abstractNumId w:val="47"/>
  </w:num>
  <w:num w:numId="41">
    <w:abstractNumId w:val="64"/>
  </w:num>
  <w:num w:numId="42">
    <w:abstractNumId w:val="88"/>
  </w:num>
  <w:num w:numId="43">
    <w:abstractNumId w:val="32"/>
  </w:num>
  <w:num w:numId="44">
    <w:abstractNumId w:val="22"/>
  </w:num>
  <w:num w:numId="45">
    <w:abstractNumId w:val="86"/>
  </w:num>
  <w:num w:numId="46">
    <w:abstractNumId w:val="78"/>
  </w:num>
  <w:num w:numId="47">
    <w:abstractNumId w:val="60"/>
  </w:num>
  <w:num w:numId="48">
    <w:abstractNumId w:val="10"/>
  </w:num>
  <w:num w:numId="49">
    <w:abstractNumId w:val="0"/>
  </w:num>
  <w:num w:numId="50">
    <w:abstractNumId w:val="75"/>
  </w:num>
  <w:num w:numId="51">
    <w:abstractNumId w:val="33"/>
  </w:num>
  <w:num w:numId="52">
    <w:abstractNumId w:val="95"/>
  </w:num>
  <w:num w:numId="53">
    <w:abstractNumId w:val="76"/>
  </w:num>
  <w:num w:numId="54">
    <w:abstractNumId w:val="65"/>
  </w:num>
  <w:num w:numId="55">
    <w:abstractNumId w:val="96"/>
  </w:num>
  <w:num w:numId="56">
    <w:abstractNumId w:val="57"/>
  </w:num>
  <w:num w:numId="57">
    <w:abstractNumId w:val="48"/>
  </w:num>
  <w:num w:numId="58">
    <w:abstractNumId w:val="70"/>
  </w:num>
  <w:num w:numId="59">
    <w:abstractNumId w:val="91"/>
  </w:num>
  <w:num w:numId="60">
    <w:abstractNumId w:val="97"/>
  </w:num>
  <w:num w:numId="61">
    <w:abstractNumId w:val="61"/>
  </w:num>
  <w:num w:numId="62">
    <w:abstractNumId w:val="89"/>
  </w:num>
  <w:num w:numId="63">
    <w:abstractNumId w:val="46"/>
  </w:num>
  <w:num w:numId="64">
    <w:abstractNumId w:val="68"/>
  </w:num>
  <w:num w:numId="65">
    <w:abstractNumId w:val="40"/>
  </w:num>
  <w:num w:numId="66">
    <w:abstractNumId w:val="23"/>
  </w:num>
  <w:num w:numId="67">
    <w:abstractNumId w:val="59"/>
  </w:num>
  <w:num w:numId="68">
    <w:abstractNumId w:val="9"/>
  </w:num>
  <w:num w:numId="69">
    <w:abstractNumId w:val="90"/>
  </w:num>
  <w:num w:numId="70">
    <w:abstractNumId w:val="74"/>
  </w:num>
  <w:num w:numId="71">
    <w:abstractNumId w:val="36"/>
  </w:num>
  <w:num w:numId="72">
    <w:abstractNumId w:val="49"/>
  </w:num>
  <w:num w:numId="73">
    <w:abstractNumId w:val="16"/>
  </w:num>
  <w:num w:numId="74">
    <w:abstractNumId w:val="54"/>
  </w:num>
  <w:num w:numId="75">
    <w:abstractNumId w:val="100"/>
  </w:num>
  <w:num w:numId="76">
    <w:abstractNumId w:val="2"/>
  </w:num>
  <w:num w:numId="77">
    <w:abstractNumId w:val="5"/>
  </w:num>
  <w:num w:numId="78">
    <w:abstractNumId w:val="30"/>
  </w:num>
  <w:num w:numId="79">
    <w:abstractNumId w:val="24"/>
  </w:num>
  <w:num w:numId="80">
    <w:abstractNumId w:val="13"/>
  </w:num>
  <w:num w:numId="81">
    <w:abstractNumId w:val="92"/>
  </w:num>
  <w:num w:numId="82">
    <w:abstractNumId w:val="62"/>
  </w:num>
  <w:num w:numId="83">
    <w:abstractNumId w:val="35"/>
  </w:num>
  <w:num w:numId="84">
    <w:abstractNumId w:val="52"/>
  </w:num>
  <w:num w:numId="85">
    <w:abstractNumId w:val="93"/>
  </w:num>
  <w:num w:numId="86">
    <w:abstractNumId w:val="43"/>
  </w:num>
  <w:num w:numId="87">
    <w:abstractNumId w:val="102"/>
  </w:num>
  <w:num w:numId="88">
    <w:abstractNumId w:val="37"/>
  </w:num>
  <w:num w:numId="89">
    <w:abstractNumId w:val="71"/>
  </w:num>
  <w:num w:numId="90">
    <w:abstractNumId w:val="14"/>
  </w:num>
  <w:num w:numId="91">
    <w:abstractNumId w:val="21"/>
  </w:num>
  <w:num w:numId="92">
    <w:abstractNumId w:val="45"/>
  </w:num>
  <w:num w:numId="93">
    <w:abstractNumId w:val="25"/>
  </w:num>
  <w:num w:numId="94">
    <w:abstractNumId w:val="56"/>
  </w:num>
  <w:num w:numId="95">
    <w:abstractNumId w:val="26"/>
  </w:num>
  <w:num w:numId="96">
    <w:abstractNumId w:val="27"/>
  </w:num>
  <w:num w:numId="97">
    <w:abstractNumId w:val="101"/>
  </w:num>
  <w:num w:numId="98">
    <w:abstractNumId w:val="1"/>
  </w:num>
  <w:num w:numId="99">
    <w:abstractNumId w:val="86"/>
  </w:num>
  <w:num w:numId="100">
    <w:abstractNumId w:val="39"/>
  </w:num>
  <w:num w:numId="101">
    <w:abstractNumId w:val="98"/>
  </w:num>
  <w:num w:numId="102">
    <w:abstractNumId w:val="17"/>
  </w:num>
  <w:num w:numId="103">
    <w:abstractNumId w:val="77"/>
  </w:num>
  <w:num w:numId="104">
    <w:abstractNumId w:val="87"/>
  </w:num>
  <w:num w:numId="105">
    <w:abstractNumId w:val="55"/>
  </w:num>
  <w:num w:numId="106">
    <w:abstractNumId w:val="0"/>
  </w:num>
  <w:num w:numId="107">
    <w:abstractNumId w:val="87"/>
  </w:num>
  <w:numIdMacAtCleanup w:val="10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un Kaushal">
    <w15:presenceInfo w15:providerId="None" w15:userId="Arun Kaushal"/>
  </w15:person>
  <w15:person w15:author="Namita Salgiya">
    <w15:presenceInfo w15:providerId="Windows Live" w15:userId="4e5e558c91ea66bf"/>
  </w15:person>
  <w15:person w15:author="Singh, Vijaita (SBICard)">
    <w15:presenceInfo w15:providerId="AD" w15:userId="S::vijaita.singh@sbicard.com::dd49b732-6158-484b-8de9-5f3ea56aaa99"/>
  </w15:person>
  <w15:person w15:author="Upadhyay , Shubham (SBICard)">
    <w15:presenceInfo w15:providerId="AD" w15:userId="S-1-5-21-1521157601-2888471106-1901687981-65808"/>
  </w15:person>
  <w15:person w15:author="Wasi, Raiyan (SBICard)">
    <w15:presenceInfo w15:providerId="AD" w15:userId="S::raiyan.wasi@sbicard.com::7bc746b4-e88e-47a6-992b-68865658f83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07BF8"/>
    <w:rsid w:val="00061D4B"/>
    <w:rsid w:val="00066BFA"/>
    <w:rsid w:val="0009775C"/>
    <w:rsid w:val="000B34BB"/>
    <w:rsid w:val="0011231A"/>
    <w:rsid w:val="00122BDC"/>
    <w:rsid w:val="00144A33"/>
    <w:rsid w:val="001535C0"/>
    <w:rsid w:val="001573BC"/>
    <w:rsid w:val="0016334A"/>
    <w:rsid w:val="00172B63"/>
    <w:rsid w:val="001C5B69"/>
    <w:rsid w:val="001D6345"/>
    <w:rsid w:val="00211D52"/>
    <w:rsid w:val="00217F8A"/>
    <w:rsid w:val="0029715F"/>
    <w:rsid w:val="002D38D6"/>
    <w:rsid w:val="00311B56"/>
    <w:rsid w:val="0034371F"/>
    <w:rsid w:val="00345E13"/>
    <w:rsid w:val="003465A7"/>
    <w:rsid w:val="00351411"/>
    <w:rsid w:val="00397F9C"/>
    <w:rsid w:val="003D715C"/>
    <w:rsid w:val="003E5D0A"/>
    <w:rsid w:val="003F5E36"/>
    <w:rsid w:val="0041023F"/>
    <w:rsid w:val="0042325B"/>
    <w:rsid w:val="0046696E"/>
    <w:rsid w:val="00472A16"/>
    <w:rsid w:val="004A5805"/>
    <w:rsid w:val="004D7712"/>
    <w:rsid w:val="00513A0B"/>
    <w:rsid w:val="00524A79"/>
    <w:rsid w:val="005310B6"/>
    <w:rsid w:val="00555A8B"/>
    <w:rsid w:val="005643BE"/>
    <w:rsid w:val="00592C2E"/>
    <w:rsid w:val="005A1760"/>
    <w:rsid w:val="005B4E27"/>
    <w:rsid w:val="005E5098"/>
    <w:rsid w:val="00626B82"/>
    <w:rsid w:val="00633BFD"/>
    <w:rsid w:val="00635119"/>
    <w:rsid w:val="006818F3"/>
    <w:rsid w:val="00681931"/>
    <w:rsid w:val="006938F5"/>
    <w:rsid w:val="006A2631"/>
    <w:rsid w:val="006C509C"/>
    <w:rsid w:val="006E42F3"/>
    <w:rsid w:val="00704F53"/>
    <w:rsid w:val="007275A2"/>
    <w:rsid w:val="007550F8"/>
    <w:rsid w:val="00775A73"/>
    <w:rsid w:val="007D1F95"/>
    <w:rsid w:val="007E6A3E"/>
    <w:rsid w:val="0083076E"/>
    <w:rsid w:val="00832A62"/>
    <w:rsid w:val="00834B4F"/>
    <w:rsid w:val="00893FB5"/>
    <w:rsid w:val="008B33B9"/>
    <w:rsid w:val="008E4E96"/>
    <w:rsid w:val="0090374C"/>
    <w:rsid w:val="009164D7"/>
    <w:rsid w:val="00931386"/>
    <w:rsid w:val="009445F5"/>
    <w:rsid w:val="00995FCF"/>
    <w:rsid w:val="009A176A"/>
    <w:rsid w:val="009A3EC7"/>
    <w:rsid w:val="009C0D9E"/>
    <w:rsid w:val="009F0BEF"/>
    <w:rsid w:val="00A150C5"/>
    <w:rsid w:val="00A27FC1"/>
    <w:rsid w:val="00A579B5"/>
    <w:rsid w:val="00A67462"/>
    <w:rsid w:val="00A80E72"/>
    <w:rsid w:val="00A82157"/>
    <w:rsid w:val="00A90630"/>
    <w:rsid w:val="00AC2D69"/>
    <w:rsid w:val="00AF4A2A"/>
    <w:rsid w:val="00B2066F"/>
    <w:rsid w:val="00B2334D"/>
    <w:rsid w:val="00B337AA"/>
    <w:rsid w:val="00B45407"/>
    <w:rsid w:val="00B5038A"/>
    <w:rsid w:val="00B74F63"/>
    <w:rsid w:val="00B850D2"/>
    <w:rsid w:val="00B95199"/>
    <w:rsid w:val="00BE1E8A"/>
    <w:rsid w:val="00C37A02"/>
    <w:rsid w:val="00C4153F"/>
    <w:rsid w:val="00C42307"/>
    <w:rsid w:val="00C63C91"/>
    <w:rsid w:val="00C66F71"/>
    <w:rsid w:val="00C712F6"/>
    <w:rsid w:val="00C74138"/>
    <w:rsid w:val="00C85D7A"/>
    <w:rsid w:val="00CA5965"/>
    <w:rsid w:val="00CD511F"/>
    <w:rsid w:val="00D00240"/>
    <w:rsid w:val="00D34CF6"/>
    <w:rsid w:val="00D41563"/>
    <w:rsid w:val="00D651FB"/>
    <w:rsid w:val="00DB479D"/>
    <w:rsid w:val="00DB606B"/>
    <w:rsid w:val="00DB690D"/>
    <w:rsid w:val="00DC1E35"/>
    <w:rsid w:val="00E04AA6"/>
    <w:rsid w:val="00E40FC4"/>
    <w:rsid w:val="00E56665"/>
    <w:rsid w:val="00E569E3"/>
    <w:rsid w:val="00E62FE6"/>
    <w:rsid w:val="00ED6C60"/>
    <w:rsid w:val="00F23D00"/>
    <w:rsid w:val="00F318DC"/>
    <w:rsid w:val="00F31F00"/>
    <w:rsid w:val="00FB78C6"/>
    <w:rsid w:val="32DE8AE1"/>
    <w:rsid w:val="338C2EC7"/>
    <w:rsid w:val="5025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C85D7A"/>
    <w:pPr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85D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5D7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en/personal/credit-cards/lifestyle/sbi-card-elite.page" TargetMode="External" Id="rId18" /><Relationship Type="http://schemas.openxmlformats.org/officeDocument/2006/relationships/footer" Target="footer3.xml" Id="rId26" /><Relationship Type="http://schemas.openxmlformats.org/officeDocument/2006/relationships/styles" Target="styles.xml" Id="rId3" /><Relationship Type="http://schemas.microsoft.com/office/2011/relationships/commentsExtended" Target="commentsExtended.xml" Id="rId21" /><Relationship Type="http://schemas.openxmlformats.org/officeDocument/2006/relationships/endnotes" Target="endnotes.xml" Id="rId7" /><Relationship Type="http://schemas.openxmlformats.org/officeDocument/2006/relationships/footer" Target="footer2.xml" Id="rId25" /><Relationship Type="http://schemas.openxmlformats.org/officeDocument/2006/relationships/numbering" Target="numbering.xml" Id="rId2" /><Relationship Type="http://schemas.openxmlformats.org/officeDocument/2006/relationships/hyperlink" Target="https://www.sbicard.com/sbi-card-en/assets/docs/pdf/personal/credit-cards/lifestyle/doctors-sbi-card/non-ima-tnc.pdf" TargetMode="External" Id="rId16" /><Relationship Type="http://schemas.openxmlformats.org/officeDocument/2006/relationships/comments" Target="comments.xml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24" /><Relationship Type="http://schemas.openxmlformats.org/officeDocument/2006/relationships/webSettings" Target="webSettings.xml" Id="rId5" /><Relationship Type="http://schemas.microsoft.com/office/2018/08/relationships/commentsExtensible" Target="commentsExtensible.xml" Id="rId23" /><Relationship Type="http://schemas.microsoft.com/office/2011/relationships/people" Target="people.xml" Id="rId28" /><Relationship Type="http://schemas.openxmlformats.org/officeDocument/2006/relationships/hyperlink" Target="https://www.sbicard.com/en/most-important-terms-and-conditions.page" TargetMode="External" Id="rId19" /><Relationship Type="http://schemas.openxmlformats.org/officeDocument/2006/relationships/settings" Target="settings.xml" Id="rId4" /><Relationship Type="http://schemas.microsoft.com/office/2016/09/relationships/commentsIds" Target="commentsIds.xml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7</revision>
  <dcterms:created xsi:type="dcterms:W3CDTF">2026-01-21T06:07:00.0000000Z</dcterms:created>
  <dcterms:modified xsi:type="dcterms:W3CDTF">2026-03-19T06:00:58.3870797Z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5d6ab23a,566b2309,33679a5b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2025-12-30T09:56:09Z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13fa0a4e-055b-4774-b42b-2d1833ad13fe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