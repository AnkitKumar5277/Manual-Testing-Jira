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A14FF" w:rsidR="00524A79" w:rsidP="003D715C" w:rsidRDefault="00EC0499" w14:paraId="094695B5" w14:textId="6FA454E1">
      <w:pPr>
        <w:jc w:val="center"/>
        <w:rPr>
          <w:rFonts w:ascii="Sari Offc" w:hAnsi="Sari Offc"/>
          <w:b/>
          <w:bCs/>
          <w:caps/>
          <w:sz w:val="24"/>
          <w:szCs w:val="24"/>
          <w:lang w:val="en-IN"/>
          <w:rPrChange w:author="Arun Kaushal" w:date="2026-01-02T20:22:00Z" w:id="0">
            <w:rPr>
              <w:rFonts w:ascii="Sari Offc" w:hAnsi="Sari Offc"/>
              <w:b/>
              <w:bCs/>
              <w:sz w:val="24"/>
              <w:szCs w:val="24"/>
              <w:lang w:val="en-IN"/>
            </w:rPr>
          </w:rPrChange>
        </w:rPr>
      </w:pPr>
      <w:ins w:author="Namita Salgiya" w:date="2026-01-02T18:15:00Z" w:id="1">
        <w:r w:rsidRPr="00FA14FF">
          <w:rPr>
            <w:rFonts w:ascii="Sari Offc" w:hAnsi="Sari Offc"/>
            <w:b/>
            <w:bCs/>
            <w:caps/>
            <w:sz w:val="24"/>
            <w:szCs w:val="24"/>
            <w:lang w:val="en-IN"/>
            <w:rPrChange w:author="Arun Kaushal" w:date="2026-01-02T20:22:00Z" w:id="2">
              <w:rPr>
                <w:rFonts w:ascii="Sari Offc" w:hAnsi="Sari Offc"/>
                <w:b/>
                <w:bCs/>
                <w:sz w:val="24"/>
                <w:szCs w:val="24"/>
                <w:lang w:val="en-IN"/>
              </w:rPr>
            </w:rPrChange>
          </w:rPr>
          <w:fldChar w:fldCharType="begin"/>
        </w:r>
        <w:r w:rsidRPr="00FA14FF">
          <w:rPr>
            <w:rFonts w:ascii="Sari Offc" w:hAnsi="Sari Offc"/>
            <w:b/>
            <w:bCs/>
            <w:caps/>
            <w:sz w:val="24"/>
            <w:szCs w:val="24"/>
            <w:lang w:val="en-IN"/>
            <w:rPrChange w:author="Arun Kaushal" w:date="2026-01-02T20:22:00Z" w:id="3">
              <w:rPr>
                <w:rFonts w:ascii="Sari Offc" w:hAnsi="Sari Offc"/>
                <w:b/>
                <w:bCs/>
                <w:sz w:val="24"/>
                <w:szCs w:val="24"/>
                <w:lang w:val="en-IN"/>
              </w:rPr>
            </w:rPrChange>
          </w:rPr>
          <w:instrText>HYPERLINK "https://www.sbicard.com/en/personal/credit-cards/lifestyle/tata-neu-infinity-sbi-card.page"</w:instrText>
        </w:r>
        <w:r w:rsidRPr="00FA14FF">
          <w:rPr>
            <w:rFonts w:ascii="Sari Offc" w:hAnsi="Sari Offc"/>
            <w:b/>
            <w:bCs/>
            <w:caps/>
            <w:sz w:val="24"/>
            <w:szCs w:val="24"/>
            <w:lang w:val="en-IN"/>
            <w:rPrChange w:author="Arun Kaushal" w:date="2026-01-02T20:22:00Z" w:id="4">
              <w:rPr>
                <w:rFonts w:ascii="Sari Offc" w:hAnsi="Sari Offc"/>
                <w:b/>
                <w:bCs/>
                <w:caps/>
                <w:sz w:val="24"/>
                <w:szCs w:val="24"/>
                <w:lang w:val="en-IN"/>
              </w:rPr>
            </w:rPrChange>
          </w:rPr>
        </w:r>
        <w:r w:rsidRPr="00FA14FF">
          <w:rPr>
            <w:rFonts w:ascii="Sari Offc" w:hAnsi="Sari Offc"/>
            <w:b/>
            <w:bCs/>
            <w:caps/>
            <w:sz w:val="24"/>
            <w:szCs w:val="24"/>
            <w:lang w:val="en-IN"/>
            <w:rPrChange w:author="Arun Kaushal" w:date="2026-01-02T20:22:00Z" w:id="5">
              <w:rPr>
                <w:rFonts w:ascii="Sari Offc" w:hAnsi="Sari Offc"/>
                <w:b/>
                <w:bCs/>
                <w:sz w:val="24"/>
                <w:szCs w:val="24"/>
                <w:lang w:val="en-IN"/>
              </w:rPr>
            </w:rPrChange>
          </w:rPr>
          <w:fldChar w:fldCharType="separate"/>
        </w:r>
        <w:r w:rsidRPr="00FA14FF" w:rsidR="00524A79">
          <w:rPr>
            <w:rStyle w:val="Hyperlink"/>
            <w:rFonts w:ascii="Sari Offc" w:hAnsi="Sari Offc"/>
            <w:b/>
            <w:bCs/>
            <w:caps/>
            <w:sz w:val="24"/>
            <w:szCs w:val="24"/>
            <w:lang w:val="en-IN"/>
            <w:rPrChange w:author="Arun Kaushal" w:date="2026-01-02T20:22:00Z" w:id="6">
              <w:rPr>
                <w:rStyle w:val="Hyperlink"/>
                <w:rFonts w:ascii="Sari Offc" w:hAnsi="Sari Offc"/>
                <w:b/>
                <w:bCs/>
                <w:sz w:val="24"/>
                <w:szCs w:val="24"/>
                <w:lang w:val="en-IN"/>
              </w:rPr>
            </w:rPrChange>
          </w:rPr>
          <w:t>Tata Neu Infinity SBI Card</w:t>
        </w:r>
        <w:r w:rsidRPr="00FA14FF">
          <w:rPr>
            <w:rFonts w:ascii="Sari Offc" w:hAnsi="Sari Offc"/>
            <w:b/>
            <w:bCs/>
            <w:caps/>
            <w:sz w:val="24"/>
            <w:szCs w:val="24"/>
            <w:lang w:val="en-IN"/>
            <w:rPrChange w:author="Arun Kaushal" w:date="2026-01-02T20:22:00Z" w:id="7">
              <w:rPr>
                <w:rFonts w:ascii="Sari Offc" w:hAnsi="Sari Offc"/>
                <w:b/>
                <w:bCs/>
                <w:sz w:val="24"/>
                <w:szCs w:val="24"/>
                <w:lang w:val="en-IN"/>
              </w:rPr>
            </w:rPrChange>
          </w:rPr>
          <w:fldChar w:fldCharType="end"/>
        </w:r>
      </w:ins>
    </w:p>
    <w:p w:rsidR="003D715C" w:rsidDel="00EC0499" w:rsidP="004A5805" w:rsidRDefault="00EC0499" w14:paraId="60D743C5" w14:textId="24F7A04A">
      <w:pPr>
        <w:jc w:val="center"/>
        <w:rPr>
          <w:del w:author="Namita Salgiya" w:date="2026-01-02T18:16:00Z" w:id="8"/>
          <w:rFonts w:ascii="Sari Offc" w:hAnsi="Sari Offc"/>
          <w:sz w:val="24"/>
          <w:szCs w:val="24"/>
          <w:lang w:val="en-IN"/>
        </w:rPr>
      </w:pPr>
      <w:ins w:author="Namita Salgiya" w:date="2026-01-02T18:16:00Z" w:id="9">
        <w:r w:rsidRPr="00357D94">
          <w:rPr>
            <w:rFonts w:ascii="Sari Offc" w:hAnsi="Sari Offc"/>
            <w:sz w:val="24"/>
            <w:szCs w:val="24"/>
            <w:lang w:val="en-IN"/>
          </w:rPr>
          <w:t xml:space="preserve">Shopping </w:t>
        </w:r>
        <w:r w:rsidRPr="00357D94" w:rsidR="00BE175C">
          <w:rPr>
            <w:rFonts w:ascii="Sari Offc" w:hAnsi="Sari Offc"/>
            <w:sz w:val="24"/>
            <w:szCs w:val="24"/>
            <w:lang w:val="en-IN"/>
          </w:rPr>
          <w:t xml:space="preserve">Just Got </w:t>
        </w:r>
        <w:r w:rsidRPr="00357D94">
          <w:rPr>
            <w:rFonts w:ascii="Sari Offc" w:hAnsi="Sari Offc"/>
            <w:sz w:val="24"/>
            <w:szCs w:val="24"/>
            <w:lang w:val="en-IN"/>
          </w:rPr>
          <w:t xml:space="preserve">a </w:t>
        </w:r>
        <w:r w:rsidRPr="00357D94" w:rsidR="00BE175C">
          <w:rPr>
            <w:rFonts w:ascii="Sari Offc" w:hAnsi="Sari Offc"/>
            <w:sz w:val="24"/>
            <w:szCs w:val="24"/>
            <w:lang w:val="en-IN"/>
          </w:rPr>
          <w:t>Rewarding B</w:t>
        </w:r>
        <w:r w:rsidRPr="00357D94">
          <w:rPr>
            <w:rFonts w:ascii="Sari Offc" w:hAnsi="Sari Offc"/>
            <w:sz w:val="24"/>
            <w:szCs w:val="24"/>
            <w:lang w:val="en-IN"/>
          </w:rPr>
          <w:t>oost</w:t>
        </w:r>
      </w:ins>
      <w:del w:author="Namita Salgiya" w:date="2026-01-02T18:16:00Z" w:id="10">
        <w:r w:rsidRPr="00357D94" w:rsidDel="00EC0499" w:rsidR="003D715C">
          <w:rPr>
            <w:rFonts w:ascii="Sari Offc" w:hAnsi="Sari Offc"/>
            <w:b/>
            <w:bCs/>
            <w:sz w:val="24"/>
            <w:szCs w:val="24"/>
            <w:lang w:val="en-IN"/>
          </w:rPr>
          <w:delText xml:space="preserve">Privileges on Your </w:delText>
        </w:r>
        <w:r w:rsidRPr="00357D94" w:rsidDel="00EC0499" w:rsidR="00524A79">
          <w:rPr>
            <w:rFonts w:ascii="Sari Offc" w:hAnsi="Sari Offc"/>
            <w:b/>
            <w:bCs/>
            <w:sz w:val="24"/>
            <w:szCs w:val="24"/>
            <w:lang w:val="en-IN"/>
          </w:rPr>
          <w:delText>Tata Neu Infinity SBI Card</w:delText>
        </w:r>
      </w:del>
    </w:p>
    <w:p w:rsidRPr="00357D94" w:rsidR="00EC0499" w:rsidP="003D715C" w:rsidRDefault="00EC0499" w14:paraId="365D779E" w14:textId="77777777">
      <w:pPr>
        <w:jc w:val="center"/>
        <w:rPr>
          <w:ins w:author="Namita Salgiya" w:date="2026-01-02T18:16:00Z" w:id="11"/>
          <w:rFonts w:ascii="Sari Offc" w:hAnsi="Sari Offc"/>
          <w:b/>
          <w:bCs/>
          <w:sz w:val="24"/>
          <w:szCs w:val="24"/>
          <w:lang w:val="en-IN"/>
        </w:rPr>
      </w:pPr>
    </w:p>
    <w:p w:rsidRPr="00EC0499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Namita Salgiya" w:date="2026-01-02T18:16:00Z" w:id="12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</w:pPr>
      <w:r w:rsidRPr="00EC0499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  <w:rPrChange w:author="Namita Salgiya" w:date="2026-01-02T18:16:00Z" w:id="13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  <w:t>Best For</w:t>
      </w:r>
    </w:p>
    <w:p w:rsidRPr="00357D94" w:rsidR="00DB479D" w:rsidP="00DB479D" w:rsidRDefault="00DB479D" w14:paraId="09D34D25" w14:textId="77777777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 w:eastAsia="en-IN"/>
        </w:rPr>
      </w:pPr>
      <w:r w:rsidRPr="00357D94">
        <w:rPr>
          <w:rFonts w:ascii="Sari Offc" w:hAnsi="Sari Offc"/>
          <w:sz w:val="24"/>
          <w:szCs w:val="24"/>
          <w:lang w:val="en-IN" w:eastAsia="en-IN"/>
        </w:rPr>
        <w:t>Lowest Forex Markup</w:t>
      </w:r>
    </w:p>
    <w:p w:rsidRPr="00357D94" w:rsidR="00DB479D" w:rsidP="00DB479D" w:rsidRDefault="00DB479D" w14:paraId="278BCE59" w14:textId="74CDED16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 w:eastAsia="en-IN"/>
        </w:rPr>
      </w:pPr>
      <w:r w:rsidRPr="00357D94">
        <w:rPr>
          <w:rFonts w:ascii="Sari Offc" w:hAnsi="Sari Offc"/>
          <w:sz w:val="24"/>
          <w:szCs w:val="24"/>
          <w:lang w:val="en-IN" w:eastAsia="en-IN"/>
        </w:rPr>
        <w:t>Reward Benefits</w:t>
      </w:r>
    </w:p>
    <w:p w:rsidRPr="00357D94" w:rsidR="00345E13" w:rsidP="00345E13" w:rsidRDefault="00345E13" w14:paraId="3FD5BFD9" w14:textId="2457D61B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</w:rPr>
        <w:t>Lounge Access</w:t>
      </w:r>
    </w:p>
    <w:p w:rsidR="003939E4" w:rsidP="001C5B69" w:rsidRDefault="003939E4" w14:paraId="0F72D687" w14:textId="03850862">
      <w:pPr>
        <w:rPr>
          <w:ins w:author="Namita Salgiya" w:date="2026-01-15T09:47:00Z" w16du:dateUtc="2026-01-15T04:17:00Z" w:id="14"/>
          <w:rFonts w:ascii="Sari Offc" w:hAnsi="Sari Offc"/>
          <w:sz w:val="24"/>
          <w:szCs w:val="24"/>
          <w:lang w:val="en-IN"/>
        </w:rPr>
      </w:pPr>
      <w:ins w:author="Namita Salgiya" w:date="2026-01-15T09:47:00Z" w16du:dateUtc="2026-01-15T04:17:00Z" w:id="15">
        <w:r>
          <w:rPr>
            <w:rFonts w:ascii="Sari Offc" w:hAnsi="Sari Offc"/>
            <w:sz w:val="24"/>
            <w:szCs w:val="24"/>
            <w:lang w:val="en-IN"/>
          </w:rPr>
          <w:t xml:space="preserve">Your </w:t>
        </w:r>
        <w:r w:rsidR="00BE175C">
          <w:rPr>
            <w:rFonts w:ascii="Sari Offc" w:hAnsi="Sari Offc"/>
            <w:sz w:val="24"/>
            <w:szCs w:val="24"/>
            <w:lang w:val="en-IN"/>
          </w:rPr>
          <w:t>Spend</w:t>
        </w:r>
      </w:ins>
      <w:ins w:author="Namita Salgiya" w:date="2026-01-15T09:48:00Z" w16du:dateUtc="2026-01-15T04:18:00Z" w:id="16">
        <w:r w:rsidR="00BE175C">
          <w:rPr>
            <w:rFonts w:ascii="Sari Offc" w:hAnsi="Sari Offc"/>
            <w:sz w:val="24"/>
            <w:szCs w:val="24"/>
            <w:lang w:val="en-IN"/>
          </w:rPr>
          <w:t xml:space="preserve">s Earn You </w:t>
        </w:r>
        <w:r w:rsidRPr="00357D94">
          <w:rPr>
            <w:rFonts w:ascii="Sari Offc" w:hAnsi="Sari Offc"/>
            <w:sz w:val="24"/>
            <w:szCs w:val="24"/>
            <w:lang w:eastAsia="en-IN"/>
          </w:rPr>
          <w:t>NeuCoins</w:t>
        </w:r>
        <w:r>
          <w:rPr>
            <w:rFonts w:ascii="Sari Offc" w:hAnsi="Sari Offc"/>
            <w:sz w:val="24"/>
            <w:szCs w:val="24"/>
            <w:lang w:eastAsia="en-IN"/>
          </w:rPr>
          <w:t xml:space="preserve">, </w:t>
        </w:r>
        <w:r w:rsidR="00BE175C">
          <w:rPr>
            <w:rFonts w:ascii="Sari Offc" w:hAnsi="Sari Offc"/>
            <w:sz w:val="24"/>
            <w:szCs w:val="24"/>
            <w:lang w:eastAsia="en-IN"/>
          </w:rPr>
          <w:t>Turning Your Purchases Into Savings</w:t>
        </w:r>
        <w:r>
          <w:rPr>
            <w:rFonts w:ascii="Sari Offc" w:hAnsi="Sari Offc"/>
            <w:sz w:val="24"/>
            <w:szCs w:val="24"/>
            <w:lang w:eastAsia="en-IN"/>
          </w:rPr>
          <w:t xml:space="preserve">. </w:t>
        </w:r>
      </w:ins>
    </w:p>
    <w:p w:rsidRPr="00EC0499" w:rsidR="001C5B69" w:rsidP="001C5B69" w:rsidRDefault="00DB479D" w14:paraId="1EA2C6D9" w14:textId="269A43D2">
      <w:pPr>
        <w:rPr>
          <w:rFonts w:ascii="Sari Offc" w:hAnsi="Sari Offc"/>
          <w:sz w:val="24"/>
          <w:szCs w:val="24"/>
          <w:rPrChange w:author="Namita Salgiya" w:date="2026-01-02T18:16:00Z" w:id="17">
            <w:rPr>
              <w:rFonts w:ascii="Sari Offc" w:hAnsi="Sari Offc"/>
              <w:sz w:val="24"/>
              <w:szCs w:val="24"/>
              <w:lang w:val="en-IN"/>
            </w:rPr>
          </w:rPrChange>
        </w:rPr>
      </w:pPr>
      <w:del w:author="Namita Salgiya" w:date="2026-01-15T09:48:00Z" w16du:dateUtc="2026-01-15T04:18:00Z" w:id="18">
        <w:r w:rsidRPr="00357D94" w:rsidDel="003939E4">
          <w:rPr>
            <w:rFonts w:ascii="Sari Offc" w:hAnsi="Sari Offc"/>
            <w:sz w:val="24"/>
            <w:szCs w:val="24"/>
            <w:lang w:val="en-IN"/>
          </w:rPr>
          <w:delText xml:space="preserve">Shopping </w:delText>
        </w:r>
      </w:del>
      <w:r w:rsidRPr="00357D94" w:rsidDel="00EC0499">
        <w:rPr>
          <w:rFonts w:ascii="Sari Offc" w:hAnsi="Sari Offc"/>
          <w:sz w:val="24"/>
          <w:szCs w:val="24"/>
          <w:lang w:val="en-IN"/>
        </w:rPr>
        <w:t>just got a rewarding boost</w:t>
      </w:r>
    </w:p>
    <w:p w:rsidRPr="00EC0499" w:rsidR="00345E13" w:rsidP="00EC0499" w:rsidRDefault="00EC0499" w14:paraId="011E8CF5" w14:textId="5E06FC60">
      <w:pPr>
        <w:jc w:val="center"/>
        <w:rPr>
          <w:b/>
          <w:bCs/>
          <w:u w:val="single"/>
          <w:lang w:val="en-IN"/>
          <w:rPrChange w:author="Namita Salgiya" w:date="2026-01-02T18:17:00Z" w:id="19">
            <w:rPr>
              <w:rFonts w:ascii="Sari Offc" w:hAnsi="Sari Offc"/>
              <w:b/>
              <w:bCs/>
              <w:sz w:val="24"/>
              <w:szCs w:val="24"/>
              <w:u w:val="single"/>
              <w:lang w:val="en-IN"/>
            </w:rPr>
          </w:rPrChange>
        </w:rPr>
      </w:pPr>
      <w:ins w:author="Namita Salgiya" w:date="2026-01-02T18:17:00Z" w:id="20">
        <w:r w:rsidRPr="00BD5D9E">
          <w:rPr>
            <w:b/>
            <w:bCs/>
            <w:i/>
            <w:iCs/>
            <w:u w:val="single"/>
            <w:lang w:val="en-IN"/>
          </w:rPr>
          <w:t>Key</w:t>
        </w:r>
        <w:r w:rsidRPr="00BD5D9E">
          <w:rPr>
            <w:b/>
            <w:bCs/>
            <w:u w:val="single"/>
            <w:lang w:val="en-IN"/>
          </w:rPr>
          <w:t xml:space="preserve"> BENEFITS</w:t>
        </w:r>
      </w:ins>
      <w:del w:author="Namita Salgiya" w:date="2026-01-02T18:17:00Z" w:id="21">
        <w:r w:rsidRPr="00357D94" w:rsidDel="00EC0499" w:rsidR="003D715C">
          <w:rPr>
            <w:rFonts w:ascii="Sari Offc" w:hAnsi="Sari Offc"/>
            <w:b/>
            <w:bCs/>
            <w:sz w:val="24"/>
            <w:szCs w:val="24"/>
            <w:u w:val="single"/>
            <w:lang w:val="en-IN"/>
          </w:rPr>
          <w:delText>Key Benefits</w:delText>
        </w:r>
      </w:del>
    </w:p>
    <w:p w:rsidRPr="00C92F6B" w:rsidR="00DB479D" w:rsidP="00C92F6B" w:rsidRDefault="00DB479D" w14:paraId="5D511A82" w14:textId="39AD636D">
      <w:pPr>
        <w:pStyle w:val="ListParagraph"/>
        <w:numPr>
          <w:ilvl w:val="0"/>
          <w:numId w:val="69"/>
        </w:numPr>
        <w:rPr>
          <w:rFonts w:ascii="Calibri" w:hAnsi="Calibri" w:eastAsia="Calibri" w:cs="Calibri"/>
          <w:color w:val="498205"/>
          <w:sz w:val="12"/>
          <w:szCs w:val="12"/>
          <w:lang w:val="en-IN"/>
          <w:rPrChange w:author="Arun Kaushal" w:date="2026-01-02T19:09:00Z" w:id="425111169">
            <w:rPr>
              <w:lang w:val="en-IN" w:eastAsia="en-IN"/>
            </w:rPr>
          </w:rPrChange>
        </w:rPr>
      </w:pPr>
      <w:r w:rsidRPr="549273CC" w:rsidR="00DB479D">
        <w:rPr>
          <w:rFonts w:ascii="Sari Offc" w:hAnsi="Sari Offc"/>
          <w:sz w:val="24"/>
          <w:szCs w:val="24"/>
          <w:lang w:val="en-IN" w:eastAsia="en-IN"/>
        </w:rPr>
        <w:t xml:space="preserve">Lowest Foreign Currency Mark-up </w:t>
      </w:r>
      <w:del w:author="Namita Salgiya" w:date="2026-01-15T09:49:00Z" w16du:dateUtc="2026-01-15T04:19:00Z" w:id="1389865469">
        <w:r w:rsidRPr="549273CC" w:rsidDel="00DB479D">
          <w:rPr>
            <w:rFonts w:ascii="Sari Offc" w:hAnsi="Sari Offc"/>
            <w:sz w:val="24"/>
            <w:szCs w:val="24"/>
            <w:lang w:val="en-IN" w:eastAsia="en-IN"/>
          </w:rPr>
          <w:delText>Charge of 1.99% on international usage</w:delText>
        </w:r>
      </w:del>
    </w:p>
    <w:p w:rsidRPr="00C92F6B" w:rsidR="00DB479D" w:rsidP="00C92F6B" w:rsidRDefault="00DB479D" w14:paraId="78DFCA95" w14:textId="188D7F63">
      <w:pPr>
        <w:pStyle w:val="ListParagraph"/>
        <w:numPr>
          <w:ilvl w:val="0"/>
          <w:numId w:val="69"/>
        </w:numPr>
        <w:rPr>
          <w:rFonts w:ascii="Calibri" w:hAnsi="Calibri" w:eastAsia="Calibri" w:cs="Calibri"/>
          <w:color w:val="498205"/>
          <w:sz w:val="12"/>
          <w:szCs w:val="12"/>
          <w:lang w:val="en-IN"/>
          <w:rPrChange w:author="Arun Kaushal" w:date="2026-01-02T19:11:00Z" w:id="591631325">
            <w:rPr/>
          </w:rPrChange>
        </w:rPr>
      </w:pPr>
      <w:del w:author="Namita Salgiya" w:date="2026-01-15T09:49:00Z" w16du:dateUtc="2026-01-15T04:19:00Z" w:id="876974996">
        <w:r w:rsidRPr="549273CC" w:rsidDel="00DB479D">
          <w:rPr>
            <w:rFonts w:ascii="Sari Offc" w:hAnsi="Sari Offc"/>
            <w:sz w:val="24"/>
            <w:szCs w:val="24"/>
            <w:lang w:eastAsia="en-IN"/>
          </w:rPr>
          <w:delText xml:space="preserve">Earn </w:delText>
        </w:r>
      </w:del>
      <w:r w:rsidRPr="549273CC" w:rsidR="00DB479D">
        <w:rPr>
          <w:rFonts w:ascii="Sari Offc" w:hAnsi="Sari Offc"/>
          <w:sz w:val="24"/>
          <w:szCs w:val="24"/>
          <w:lang w:eastAsia="en-IN"/>
        </w:rPr>
        <w:t xml:space="preserve">5% </w:t>
      </w:r>
      <w:r w:rsidRPr="549273CC" w:rsidR="00DB479D">
        <w:rPr>
          <w:rFonts w:ascii="Sari Offc" w:hAnsi="Sari Offc"/>
          <w:sz w:val="24"/>
          <w:szCs w:val="24"/>
          <w:lang w:eastAsia="en-IN"/>
        </w:rPr>
        <w:t>NeuCoins</w:t>
      </w:r>
      <w:r w:rsidRPr="549273CC" w:rsidR="00DB479D">
        <w:rPr>
          <w:rFonts w:ascii="Sari Offc" w:hAnsi="Sari Offc"/>
          <w:sz w:val="24"/>
          <w:szCs w:val="24"/>
          <w:lang w:eastAsia="en-IN"/>
        </w:rPr>
        <w:t xml:space="preserve"> on spends </w:t>
      </w:r>
      <w:del w:author="Namita Salgiya" w:date="2026-01-15T09:49:00Z" w16du:dateUtc="2026-01-15T04:19:00Z" w:id="698702173">
        <w:r w:rsidRPr="549273CC" w:rsidDel="00DB479D">
          <w:rPr>
            <w:rFonts w:ascii="Sari Offc" w:hAnsi="Sari Offc"/>
            <w:sz w:val="24"/>
            <w:szCs w:val="24"/>
            <w:lang w:eastAsia="en-IN"/>
          </w:rPr>
          <w:delText>at the Tata Neu App</w:delText>
        </w:r>
      </w:del>
      <w:ins w:author="Upadhyay , Shubham (SBICard)" w:date="2026-01-02T12:19:00Z" w16du:dateUtc="2026-01-02T12:19:00Z" w:id="550471665">
        <w:del w:author="Namita Salgiya" w:date="2026-01-15T09:49:00Z" w16du:dateUtc="2026-01-15T04:19:00Z" w:id="1005946944">
          <w:r w:rsidRPr="549273CC" w:rsidDel="00357D94">
            <w:rPr>
              <w:rFonts w:ascii="Sari Offc" w:hAnsi="Sari Offc"/>
              <w:sz w:val="24"/>
              <w:szCs w:val="24"/>
              <w:lang w:eastAsia="en-IN"/>
            </w:rPr>
            <w:delText xml:space="preserve"> </w:delText>
          </w:r>
        </w:del>
      </w:ins>
      <w:del w:author="Namita Salgiya" w:date="2026-01-15T09:49:00Z" w16du:dateUtc="2026-01-15T04:19:00Z" w:id="912244189">
        <w:r w:rsidRPr="549273CC" w:rsidDel="00DB479D">
          <w:rPr>
            <w:rFonts w:ascii="Sari Offc" w:hAnsi="Sari Offc"/>
            <w:sz w:val="24"/>
            <w:szCs w:val="24"/>
            <w:lang w:eastAsia="en-IN"/>
          </w:rPr>
          <w:delText>/</w:delText>
        </w:r>
      </w:del>
      <w:ins w:author="Upadhyay , Shubham (SBICard)" w:date="2026-01-02T12:19:00Z" w16du:dateUtc="2026-01-02T12:19:00Z" w:id="629706950">
        <w:del w:author="Namita Salgiya" w:date="2026-01-15T09:49:00Z" w16du:dateUtc="2026-01-15T04:19:00Z" w:id="1350762866">
          <w:r w:rsidRPr="549273CC" w:rsidDel="00357D94">
            <w:rPr>
              <w:rFonts w:ascii="Sari Offc" w:hAnsi="Sari Offc"/>
              <w:sz w:val="24"/>
              <w:szCs w:val="24"/>
              <w:lang w:eastAsia="en-IN"/>
            </w:rPr>
            <w:delText xml:space="preserve"> </w:delText>
          </w:r>
        </w:del>
      </w:ins>
      <w:del w:author="Namita Salgiya" w:date="2026-01-15T09:49:00Z" w16du:dateUtc="2026-01-15T04:19:00Z" w:id="132138905">
        <w:r w:rsidRPr="549273CC" w:rsidDel="00DB479D">
          <w:rPr>
            <w:rFonts w:ascii="Sari Offc" w:hAnsi="Sari Offc"/>
            <w:sz w:val="24"/>
            <w:szCs w:val="24"/>
            <w:lang w:eastAsia="en-IN"/>
          </w:rPr>
          <w:delText xml:space="preserve">Website and partner Tata brands </w:delText>
        </w:r>
        <w:r w:rsidRPr="549273CC" w:rsidDel="00DB690D">
          <w:rPr>
            <w:rFonts w:ascii="Sari Offc" w:hAnsi="Sari Offc"/>
            <w:sz w:val="24"/>
            <w:szCs w:val="24"/>
            <w:lang w:eastAsia="en-IN"/>
          </w:rPr>
          <w:delText xml:space="preserve">+ </w:delText>
        </w:r>
        <w:r w:rsidRPr="549273CC" w:rsidDel="00DB479D">
          <w:rPr>
            <w:rFonts w:ascii="Sari Offc" w:hAnsi="Sari Offc"/>
            <w:sz w:val="24"/>
            <w:szCs w:val="24"/>
            <w:lang w:eastAsia="en-IN"/>
          </w:rPr>
          <w:delText>5% NeuCoins on select categories on the Tata Neu App</w:delText>
        </w:r>
      </w:del>
      <w:ins w:author="Upadhyay , Shubham (SBICard)" w:date="2026-01-02T12:19:00Z" w16du:dateUtc="2026-01-02T12:19:00Z" w:id="257629006">
        <w:del w:author="Namita Salgiya" w:date="2026-01-15T09:49:00Z" w16du:dateUtc="2026-01-15T04:19:00Z" w:id="1894382262">
          <w:r w:rsidRPr="549273CC" w:rsidDel="00357D94">
            <w:rPr>
              <w:rFonts w:ascii="Sari Offc" w:hAnsi="Sari Offc"/>
              <w:sz w:val="24"/>
              <w:szCs w:val="24"/>
              <w:lang w:eastAsia="en-IN"/>
            </w:rPr>
            <w:delText xml:space="preserve"> </w:delText>
          </w:r>
        </w:del>
      </w:ins>
      <w:del w:author="Namita Salgiya" w:date="2026-01-15T09:49:00Z" w16du:dateUtc="2026-01-15T04:19:00Z" w:id="1901079374">
        <w:r w:rsidRPr="549273CC" w:rsidDel="00DB479D">
          <w:rPr>
            <w:rFonts w:ascii="Sari Offc" w:hAnsi="Sari Offc"/>
            <w:sz w:val="24"/>
            <w:szCs w:val="24"/>
            <w:lang w:eastAsia="en-IN"/>
          </w:rPr>
          <w:delText>/</w:delText>
        </w:r>
      </w:del>
      <w:ins w:author="Upadhyay , Shubham (SBICard)" w:date="2026-01-02T12:19:00Z" w16du:dateUtc="2026-01-02T12:19:00Z" w:id="1126351626">
        <w:del w:author="Namita Salgiya" w:date="2026-01-15T09:49:00Z" w16du:dateUtc="2026-01-15T04:19:00Z" w:id="263273490">
          <w:r w:rsidRPr="549273CC" w:rsidDel="00357D94">
            <w:rPr>
              <w:rFonts w:ascii="Sari Offc" w:hAnsi="Sari Offc"/>
              <w:sz w:val="24"/>
              <w:szCs w:val="24"/>
              <w:lang w:eastAsia="en-IN"/>
            </w:rPr>
            <w:delText xml:space="preserve"> </w:delText>
          </w:r>
        </w:del>
      </w:ins>
      <w:del w:author="Namita Salgiya" w:date="2026-01-15T09:49:00Z" w16du:dateUtc="2026-01-15T04:19:00Z" w:id="389505958">
        <w:r w:rsidRPr="549273CC" w:rsidDel="00DB479D">
          <w:rPr>
            <w:rFonts w:ascii="Sari Offc" w:hAnsi="Sari Offc"/>
            <w:sz w:val="24"/>
            <w:szCs w:val="24"/>
            <w:lang w:eastAsia="en-IN"/>
          </w:rPr>
          <w:delText>Website</w:delText>
        </w:r>
      </w:del>
    </w:p>
    <w:p w:rsidRPr="00C92F6B" w:rsidR="00DB479D" w:rsidP="00C92F6B" w:rsidRDefault="003939E4" w14:paraId="366EB744" w14:textId="3A934D8E">
      <w:pPr>
        <w:pStyle w:val="ListParagraph"/>
        <w:numPr>
          <w:ilvl w:val="0"/>
          <w:numId w:val="69"/>
        </w:numPr>
        <w:rPr>
          <w:rFonts w:ascii="Calibri" w:hAnsi="Calibri" w:eastAsia="Calibri" w:cs="Calibri"/>
          <w:color w:val="498205"/>
          <w:sz w:val="12"/>
          <w:szCs w:val="12"/>
          <w:lang w:val="en-IN"/>
          <w:rPrChange w:author="Arun Kaushal" w:date="2026-01-02T19:12:00Z" w:id="256353130">
            <w:rPr/>
          </w:rPrChange>
        </w:rPr>
      </w:pPr>
      <w:ins w:author="Namita Salgiya" w:date="2026-01-15T09:49:00Z" w16du:dateUtc="2026-01-15T04:19:00Z" w:id="42911899">
        <w:r w:rsidRPr="549273CC" w:rsidR="003939E4">
          <w:rPr>
            <w:rFonts w:ascii="Sari Offc" w:hAnsi="Sari Offc"/>
            <w:sz w:val="24"/>
            <w:szCs w:val="24"/>
          </w:rPr>
          <w:t>D</w:t>
        </w:r>
      </w:ins>
      <w:del w:author="Namita Salgiya" w:date="2026-01-15T09:49:00Z" w16du:dateUtc="2026-01-15T04:19:00Z" w:id="788948046">
        <w:r w:rsidRPr="549273CC" w:rsidDel="00DB690D">
          <w:rPr>
            <w:rFonts w:ascii="Sari Offc" w:hAnsi="Sari Offc"/>
            <w:sz w:val="24"/>
            <w:szCs w:val="24"/>
          </w:rPr>
          <w:delText>8 d</w:delText>
        </w:r>
      </w:del>
      <w:r w:rsidRPr="549273CC" w:rsidR="00DB690D">
        <w:rPr>
          <w:rFonts w:ascii="Sari Offc" w:hAnsi="Sari Offc"/>
          <w:sz w:val="24"/>
          <w:szCs w:val="24"/>
        </w:rPr>
        <w:t xml:space="preserve">omestic and </w:t>
      </w:r>
      <w:del w:author="Namita Salgiya" w:date="2026-01-15T09:49:00Z" w16du:dateUtc="2026-01-15T04:19:00Z" w:id="789589922">
        <w:r w:rsidRPr="549273CC" w:rsidDel="00DB690D">
          <w:rPr>
            <w:rFonts w:ascii="Sari Offc" w:hAnsi="Sari Offc"/>
            <w:sz w:val="24"/>
            <w:szCs w:val="24"/>
          </w:rPr>
          <w:delText xml:space="preserve">4 </w:delText>
        </w:r>
      </w:del>
      <w:r w:rsidRPr="549273CC" w:rsidR="00BE175C">
        <w:rPr>
          <w:rFonts w:ascii="Sari Offc" w:hAnsi="Sari Offc"/>
          <w:sz w:val="24"/>
          <w:szCs w:val="24"/>
        </w:rPr>
        <w:t xml:space="preserve">International </w:t>
      </w:r>
      <w:r w:rsidRPr="549273CC" w:rsidR="003939E4">
        <w:rPr>
          <w:rFonts w:ascii="Sari Offc" w:hAnsi="Sari Offc"/>
          <w:sz w:val="24"/>
          <w:szCs w:val="24"/>
        </w:rPr>
        <w:t>Airport Lounge Access</w:t>
      </w:r>
      <w:ins w:author="Upadhyay , Shubham (SBICard)" w:date="2026-01-02T12:20:00Z" w16du:dateUtc="2026-01-02T12:20:00Z" w:id="72632172">
        <w:r w:rsidRPr="549273CC" w:rsidR="003939E4">
          <w:rPr>
            <w:rFonts w:ascii="Sari Offc" w:hAnsi="Sari Offc"/>
            <w:sz w:val="24"/>
            <w:szCs w:val="24"/>
          </w:rPr>
          <w:t>es</w:t>
        </w:r>
      </w:ins>
      <w:del w:author="Namita Salgiya" w:date="2026-01-15T09:49:00Z" w16du:dateUtc="2026-01-15T04:19:00Z" w:id="2137028649">
        <w:r w:rsidRPr="549273CC" w:rsidDel="00DB690D">
          <w:rPr>
            <w:rFonts w:ascii="Sari Offc" w:hAnsi="Sari Offc"/>
            <w:sz w:val="24"/>
            <w:szCs w:val="24"/>
          </w:rPr>
          <w:delText>/</w:delText>
        </w:r>
      </w:del>
      <w:ins w:author="Upadhyay , Shubham (SBICard)" w:date="2026-01-02T12:19:00Z" w16du:dateUtc="2026-01-02T12:19:00Z" w:id="1906166881">
        <w:del w:author="Namita Salgiya" w:date="2026-01-15T09:49:00Z" w16du:dateUtc="2026-01-15T04:19:00Z" w:id="2046369179">
          <w:r w:rsidRPr="549273CC" w:rsidDel="00357D94">
            <w:rPr>
              <w:rFonts w:ascii="Sari Offc" w:hAnsi="Sari Offc"/>
              <w:sz w:val="24"/>
              <w:szCs w:val="24"/>
            </w:rPr>
            <w:delText xml:space="preserve"> every </w:delText>
          </w:r>
        </w:del>
      </w:ins>
      <w:del w:author="Namita Salgiya" w:date="2026-01-15T09:49:00Z" w16du:dateUtc="2026-01-15T04:19:00Z" w:id="930787058">
        <w:r w:rsidRPr="549273CC" w:rsidDel="00DB690D">
          <w:rPr>
            <w:rFonts w:ascii="Sari Offc" w:hAnsi="Sari Offc"/>
            <w:sz w:val="24"/>
            <w:szCs w:val="24"/>
          </w:rPr>
          <w:delText>year</w:delText>
        </w:r>
      </w:del>
    </w:p>
    <w:p w:rsidRPr="00357D94" w:rsidR="00DB479D" w:rsidP="00DB479D" w:rsidRDefault="00DB479D" w14:paraId="2C1AC222" w14:textId="77777777">
      <w:pPr>
        <w:pStyle w:val="ListParagraph"/>
        <w:rPr>
          <w:rFonts w:ascii="Sari Offc" w:hAnsi="Sari Offc"/>
          <w:sz w:val="24"/>
          <w:szCs w:val="24"/>
        </w:rPr>
      </w:pPr>
    </w:p>
    <w:p w:rsidRPr="00357D94" w:rsidR="00CD511F" w:rsidP="004A5805" w:rsidRDefault="00EC0499" w14:paraId="5970C5BD" w14:textId="02A271CB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ins w:author="Namita Salgiya" w:date="2026-01-02T18:17:00Z" w:id="52">
        <w:r w:rsidRPr="00AD11D6">
          <w:rPr>
            <w:b/>
            <w:bCs/>
            <w:i/>
            <w:iCs/>
            <w:u w:val="single"/>
          </w:rPr>
          <w:t xml:space="preserve">Exclusive </w:t>
        </w:r>
        <w:r w:rsidRPr="007E6A3E">
          <w:rPr>
            <w:b/>
            <w:bCs/>
            <w:u w:val="single"/>
          </w:rPr>
          <w:t>PRIVILEGES</w:t>
        </w:r>
      </w:ins>
      <w:del w:author="Namita Salgiya" w:date="2026-01-02T18:17:00Z" w:id="53">
        <w:r w:rsidRPr="00357D94" w:rsidDel="00EC0499" w:rsidR="00CD511F">
          <w:rPr>
            <w:rFonts w:ascii="Sari Offc" w:hAnsi="Sari Offc"/>
            <w:b/>
            <w:bCs/>
            <w:sz w:val="24"/>
            <w:szCs w:val="24"/>
            <w:u w:val="single"/>
          </w:rPr>
          <w:delText>Exclusive Privileges</w:delText>
        </w:r>
      </w:del>
    </w:p>
    <w:p w:rsidRPr="00357D94" w:rsidR="00CD511F" w:rsidP="549273CC" w:rsidRDefault="00CD511F" w14:paraId="6A2B893A" w14:textId="33B63C04">
      <w:pPr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549273CC" w:rsidR="00CD511F">
        <w:rPr>
          <w:rFonts w:ascii="Sari Offc" w:hAnsi="Sari Offc"/>
          <w:b w:val="1"/>
          <w:bCs w:val="1"/>
          <w:sz w:val="24"/>
          <w:szCs w:val="24"/>
          <w:lang w:val="en-IN"/>
        </w:rPr>
        <w:t>Welcome Gift</w:t>
      </w:r>
      <w:ins w:author="Upadhyay , Shubham (SBICard)" w:date="2026-01-15T18:46:00Z" w16du:dateUtc="2026-01-15T13:16:00Z" w:id="1483070674">
        <w:r w:rsidRPr="549273CC" w:rsidR="00BE175C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357D94" w:rsidR="00DB690D" w:rsidP="00DB690D" w:rsidRDefault="00DB690D" w14:paraId="6CB2A6CA" w14:textId="757AE7FF">
      <w:pPr>
        <w:pStyle w:val="ListParagraph"/>
        <w:numPr>
          <w:ilvl w:val="0"/>
          <w:numId w:val="71"/>
        </w:numPr>
        <w:rPr>
          <w:rFonts w:ascii="Sari Offc" w:hAnsi="Sari Offc"/>
          <w:sz w:val="24"/>
          <w:szCs w:val="24"/>
          <w:lang w:val="en-IN" w:eastAsia="en-IN"/>
        </w:rPr>
      </w:pPr>
      <w:r w:rsidRPr="00357D94">
        <w:rPr>
          <w:rFonts w:ascii="Sari Offc" w:hAnsi="Sari Offc"/>
          <w:sz w:val="24"/>
          <w:szCs w:val="24"/>
          <w:lang w:eastAsia="en-IN"/>
        </w:rPr>
        <w:t>Get 1,499 NeuCoins (</w:t>
      </w:r>
      <w:r w:rsidRPr="00357D94">
        <w:rPr>
          <w:rFonts w:ascii="Sari Offc" w:hAnsi="Sari Offc"/>
          <w:sz w:val="24"/>
          <w:szCs w:val="24"/>
          <w:lang w:val="en-IN" w:eastAsia="en-IN"/>
        </w:rPr>
        <w:t>1 NeuCoin = R</w:t>
      </w:r>
      <w:del w:author="Upadhyay , Shubham (SBICard)" w:date="2026-01-02T12:20:00Z" w:id="56">
        <w:r w:rsidRPr="00357D94" w:rsidDel="00357D94">
          <w:rPr>
            <w:rFonts w:ascii="Sari Offc" w:hAnsi="Sari Offc"/>
            <w:sz w:val="24"/>
            <w:szCs w:val="24"/>
            <w:lang w:val="en-IN" w:eastAsia="en-IN"/>
          </w:rPr>
          <w:delText>s</w:delText>
        </w:r>
      </w:del>
      <w:ins w:author="Upadhyay , Shubham (SBICard)" w:date="2026-01-02T12:20:00Z" w:id="57">
        <w:r w:rsidR="00357D94">
          <w:rPr>
            <w:rFonts w:ascii="Sari Offc" w:hAnsi="Sari Offc"/>
            <w:sz w:val="24"/>
            <w:szCs w:val="24"/>
            <w:lang w:val="en-IN" w:eastAsia="en-IN"/>
          </w:rPr>
          <w:t>e</w:t>
        </w:r>
      </w:ins>
      <w:r w:rsidRPr="00357D94">
        <w:rPr>
          <w:rFonts w:ascii="Sari Offc" w:hAnsi="Sari Offc"/>
          <w:sz w:val="24"/>
          <w:szCs w:val="24"/>
          <w:lang w:val="en-IN" w:eastAsia="en-IN"/>
        </w:rPr>
        <w:t>. 1 savings</w:t>
      </w:r>
      <w:r w:rsidRPr="00357D94">
        <w:rPr>
          <w:rFonts w:ascii="Sari Offc" w:hAnsi="Sari Offc"/>
          <w:sz w:val="24"/>
          <w:szCs w:val="24"/>
          <w:lang w:eastAsia="en-IN"/>
        </w:rPr>
        <w:t xml:space="preserve">) within 15 days of </w:t>
      </w:r>
      <w:r w:rsidRPr="00357D94" w:rsidR="00357D94">
        <w:rPr>
          <w:rFonts w:ascii="Sari Offc" w:hAnsi="Sari Offc"/>
          <w:sz w:val="24"/>
          <w:szCs w:val="24"/>
          <w:lang w:eastAsia="en-IN"/>
        </w:rPr>
        <w:t xml:space="preserve">Joining Fee </w:t>
      </w:r>
      <w:r w:rsidRPr="00357D94">
        <w:rPr>
          <w:rFonts w:ascii="Sari Offc" w:hAnsi="Sari Offc"/>
          <w:sz w:val="24"/>
          <w:szCs w:val="24"/>
          <w:lang w:eastAsia="en-IN"/>
        </w:rPr>
        <w:t>realisation.</w:t>
      </w:r>
    </w:p>
    <w:p w:rsidRPr="00357D94" w:rsidR="00D00240" w:rsidP="00D00240" w:rsidRDefault="00D00240" w14:paraId="42E3EB1F" w14:textId="2C998BF8">
      <w:pPr>
        <w:pStyle w:val="ListParagraph"/>
        <w:numPr>
          <w:ilvl w:val="0"/>
          <w:numId w:val="71"/>
        </w:numPr>
        <w:rPr>
          <w:rFonts w:ascii="Sari Offc" w:hAnsi="Sari Offc"/>
          <w:sz w:val="24"/>
          <w:szCs w:val="24"/>
          <w:lang w:val="en-IN" w:eastAsia="en-IN"/>
        </w:rPr>
      </w:pPr>
      <w:r w:rsidRPr="00357D94">
        <w:rPr>
          <w:rFonts w:ascii="Sari Offc" w:hAnsi="Sari Offc"/>
          <w:sz w:val="24"/>
          <w:szCs w:val="24"/>
          <w:lang w:val="en-IN" w:eastAsia="en-IN"/>
        </w:rPr>
        <w:t>Redeem NeuCoins on Tata Neu App</w:t>
      </w:r>
      <w:ins w:author="Upadhyay , Shubham (SBICard)" w:date="2026-01-02T12:20:00Z" w:id="58">
        <w:r w:rsidR="00357D94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r w:rsidRPr="00357D94">
        <w:rPr>
          <w:rFonts w:ascii="Sari Offc" w:hAnsi="Sari Offc"/>
          <w:sz w:val="24"/>
          <w:szCs w:val="24"/>
          <w:lang w:val="en-IN" w:eastAsia="en-IN"/>
        </w:rPr>
        <w:t>/</w:t>
      </w:r>
      <w:ins w:author="Upadhyay , Shubham (SBICard)" w:date="2026-01-02T12:20:00Z" w:id="59">
        <w:r w:rsidR="00357D94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r w:rsidRPr="00357D94">
        <w:rPr>
          <w:rFonts w:ascii="Sari Offc" w:hAnsi="Sari Offc"/>
          <w:sz w:val="24"/>
          <w:szCs w:val="24"/>
          <w:lang w:val="en-IN" w:eastAsia="en-IN"/>
        </w:rPr>
        <w:t>Website and partner Tata Brands</w:t>
      </w:r>
    </w:p>
    <w:p w:rsidRPr="00357D94" w:rsidR="007E6A3E" w:rsidP="549273CC" w:rsidRDefault="00D41563" w14:paraId="3A985292" w14:textId="123E435B">
      <w:pPr>
        <w:spacing w:after="0"/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549273CC" w:rsidR="00D41563">
        <w:rPr>
          <w:rFonts w:ascii="Sari Offc" w:hAnsi="Sari Offc"/>
          <w:b w:val="1"/>
          <w:bCs w:val="1"/>
          <w:sz w:val="24"/>
          <w:szCs w:val="24"/>
          <w:lang w:val="en-IN"/>
        </w:rPr>
        <w:t>Reward</w:t>
      </w:r>
      <w:r w:rsidRPr="549273CC" w:rsidR="00DB690D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Benefits</w:t>
      </w:r>
      <w:ins w:author="Upadhyay , Shubham (SBICard)" w:date="2026-01-15T18:46:00Z" w16du:dateUtc="2026-01-15T13:16:00Z" w:id="1262803222">
        <w:r w:rsidRPr="549273CC" w:rsidR="00BE175C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357D94" w:rsidR="00D00240" w:rsidP="00D651FB" w:rsidRDefault="00D651FB" w14:paraId="3EA4CBE0" w14:textId="75951C54">
      <w:pPr>
        <w:pStyle w:val="ListParagraph"/>
        <w:numPr>
          <w:ilvl w:val="0"/>
          <w:numId w:val="57"/>
        </w:numPr>
        <w:rPr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</w:rPr>
        <w:t xml:space="preserve">Get 5% </w:t>
      </w:r>
      <w:r w:rsidRPr="00357D94" w:rsidR="00357D94">
        <w:rPr>
          <w:rFonts w:ascii="Sari Offc" w:hAnsi="Sari Offc"/>
          <w:sz w:val="24"/>
          <w:szCs w:val="24"/>
        </w:rPr>
        <w:t xml:space="preserve">Value Back </w:t>
      </w:r>
      <w:r w:rsidRPr="00357D94">
        <w:rPr>
          <w:rFonts w:ascii="Sari Offc" w:hAnsi="Sari Offc"/>
          <w:sz w:val="24"/>
          <w:szCs w:val="24"/>
        </w:rPr>
        <w:t xml:space="preserve">as NeuCoins on </w:t>
      </w:r>
      <w:del w:author="Upadhyay , Shubham (SBICard)" w:date="2026-01-02T12:20:00Z" w:id="62">
        <w:r w:rsidRPr="00357D94" w:rsidDel="00357D94" w:rsidR="00D00240">
          <w:rPr>
            <w:rFonts w:ascii="Sari Offc" w:hAnsi="Sari Offc"/>
            <w:sz w:val="24"/>
            <w:szCs w:val="24"/>
          </w:rPr>
          <w:delText>N</w:delText>
        </w:r>
      </w:del>
      <w:ins w:author="Upadhyay , Shubham (SBICard)" w:date="2026-01-02T12:20:00Z" w:id="63">
        <w:r w:rsidR="00357D94">
          <w:rPr>
            <w:rFonts w:ascii="Sari Offc" w:hAnsi="Sari Offc"/>
            <w:sz w:val="24"/>
            <w:szCs w:val="24"/>
          </w:rPr>
          <w:t>n</w:t>
        </w:r>
      </w:ins>
      <w:r w:rsidRPr="00357D94" w:rsidR="00D00240">
        <w:rPr>
          <w:rFonts w:ascii="Sari Offc" w:hAnsi="Sari Offc"/>
          <w:sz w:val="24"/>
          <w:szCs w:val="24"/>
        </w:rPr>
        <w:t xml:space="preserve">on-EMI </w:t>
      </w:r>
      <w:r w:rsidRPr="00357D94">
        <w:rPr>
          <w:rFonts w:ascii="Sari Offc" w:hAnsi="Sari Offc"/>
          <w:sz w:val="24"/>
          <w:szCs w:val="24"/>
        </w:rPr>
        <w:t xml:space="preserve">spends at </w:t>
      </w:r>
      <w:del w:author="Upadhyay , Shubham (SBICard)" w:date="2026-01-02T12:20:00Z" w:id="64">
        <w:r w:rsidRPr="00357D94" w:rsidDel="00357D94">
          <w:rPr>
            <w:rFonts w:ascii="Sari Offc" w:hAnsi="Sari Offc"/>
            <w:sz w:val="24"/>
            <w:szCs w:val="24"/>
          </w:rPr>
          <w:delText xml:space="preserve">the </w:delText>
        </w:r>
      </w:del>
      <w:r w:rsidRPr="00357D94">
        <w:rPr>
          <w:rFonts w:ascii="Sari Offc" w:hAnsi="Sari Offc"/>
          <w:sz w:val="24"/>
          <w:szCs w:val="24"/>
        </w:rPr>
        <w:t>Tata Neu App</w:t>
      </w:r>
      <w:ins w:author="Upadhyay , Shubham (SBICard)" w:date="2026-01-02T12:20:00Z" w:id="65">
        <w:r w:rsidR="00357D94">
          <w:rPr>
            <w:rFonts w:ascii="Sari Offc" w:hAnsi="Sari Offc"/>
            <w:sz w:val="24"/>
            <w:szCs w:val="24"/>
          </w:rPr>
          <w:t xml:space="preserve"> </w:t>
        </w:r>
      </w:ins>
      <w:r w:rsidRPr="00357D94">
        <w:rPr>
          <w:rFonts w:ascii="Sari Offc" w:hAnsi="Sari Offc"/>
          <w:sz w:val="24"/>
          <w:szCs w:val="24"/>
        </w:rPr>
        <w:t>/</w:t>
      </w:r>
      <w:ins w:author="Upadhyay , Shubham (SBICard)" w:date="2026-01-02T12:20:00Z" w:id="66">
        <w:r w:rsidR="00357D94">
          <w:rPr>
            <w:rFonts w:ascii="Sari Offc" w:hAnsi="Sari Offc"/>
            <w:sz w:val="24"/>
            <w:szCs w:val="24"/>
          </w:rPr>
          <w:t xml:space="preserve"> </w:t>
        </w:r>
      </w:ins>
      <w:r w:rsidRPr="00357D94">
        <w:rPr>
          <w:rFonts w:ascii="Sari Offc" w:hAnsi="Sari Offc"/>
          <w:sz w:val="24"/>
          <w:szCs w:val="24"/>
        </w:rPr>
        <w:t xml:space="preserve">Website and partner Tata brands. </w:t>
      </w:r>
    </w:p>
    <w:p w:rsidRPr="00357D94" w:rsidR="00D00240" w:rsidP="00D00240" w:rsidRDefault="00D00240" w14:paraId="7DC3355E" w14:textId="20F91B07">
      <w:pPr>
        <w:pStyle w:val="ListParagraph"/>
        <w:numPr>
          <w:ilvl w:val="0"/>
          <w:numId w:val="57"/>
        </w:numPr>
        <w:rPr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</w:rPr>
        <w:t xml:space="preserve">Extra </w:t>
      </w:r>
      <w:r w:rsidRPr="00357D94" w:rsidR="00D651FB">
        <w:rPr>
          <w:rFonts w:ascii="Sari Offc" w:hAnsi="Sari Offc"/>
          <w:sz w:val="24"/>
          <w:szCs w:val="24"/>
        </w:rPr>
        <w:t xml:space="preserve">5% </w:t>
      </w:r>
      <w:r w:rsidRPr="00357D94" w:rsidR="00357D94">
        <w:rPr>
          <w:rFonts w:ascii="Sari Offc" w:hAnsi="Sari Offc"/>
          <w:sz w:val="24"/>
          <w:szCs w:val="24"/>
        </w:rPr>
        <w:t xml:space="preserve">Value Back </w:t>
      </w:r>
      <w:r w:rsidRPr="00357D94" w:rsidR="00D651FB">
        <w:rPr>
          <w:rFonts w:ascii="Sari Offc" w:hAnsi="Sari Offc"/>
          <w:sz w:val="24"/>
          <w:szCs w:val="24"/>
        </w:rPr>
        <w:t xml:space="preserve">as NeuCoins on select category spends </w:t>
      </w:r>
      <w:r w:rsidRPr="00357D94">
        <w:rPr>
          <w:rFonts w:ascii="Sari Offc" w:hAnsi="Sari Offc"/>
          <w:sz w:val="24"/>
          <w:szCs w:val="24"/>
        </w:rPr>
        <w:t xml:space="preserve">at </w:t>
      </w:r>
      <w:del w:author="Upadhyay , Shubham (SBICard)" w:date="2026-01-02T12:20:00Z" w:id="67">
        <w:r w:rsidRPr="00357D94" w:rsidDel="00357D94" w:rsidR="00D651FB">
          <w:rPr>
            <w:rFonts w:ascii="Sari Offc" w:hAnsi="Sari Offc"/>
            <w:sz w:val="24"/>
            <w:szCs w:val="24"/>
          </w:rPr>
          <w:delText xml:space="preserve">the </w:delText>
        </w:r>
      </w:del>
      <w:r w:rsidRPr="00357D94" w:rsidR="00D651FB">
        <w:rPr>
          <w:rFonts w:ascii="Sari Offc" w:hAnsi="Sari Offc"/>
          <w:sz w:val="24"/>
          <w:szCs w:val="24"/>
        </w:rPr>
        <w:t>Tata Neu App</w:t>
      </w:r>
      <w:ins w:author="Upadhyay , Shubham (SBICard)" w:date="2026-01-02T12:20:00Z" w:id="68">
        <w:r w:rsidR="00357D94">
          <w:rPr>
            <w:rFonts w:ascii="Sari Offc" w:hAnsi="Sari Offc"/>
            <w:sz w:val="24"/>
            <w:szCs w:val="24"/>
          </w:rPr>
          <w:t xml:space="preserve"> </w:t>
        </w:r>
      </w:ins>
      <w:r w:rsidRPr="00357D94" w:rsidR="00D651FB">
        <w:rPr>
          <w:rFonts w:ascii="Sari Offc" w:hAnsi="Sari Offc"/>
          <w:sz w:val="24"/>
          <w:szCs w:val="24"/>
        </w:rPr>
        <w:t>/</w:t>
      </w:r>
      <w:ins w:author="Upadhyay , Shubham (SBICard)" w:date="2026-01-02T12:20:00Z" w:id="69">
        <w:r w:rsidR="00357D94">
          <w:rPr>
            <w:rFonts w:ascii="Sari Offc" w:hAnsi="Sari Offc"/>
            <w:sz w:val="24"/>
            <w:szCs w:val="24"/>
          </w:rPr>
          <w:t xml:space="preserve"> </w:t>
        </w:r>
      </w:ins>
      <w:r w:rsidRPr="00357D94" w:rsidR="00D651FB">
        <w:rPr>
          <w:rFonts w:ascii="Sari Offc" w:hAnsi="Sari Offc"/>
          <w:sz w:val="24"/>
          <w:szCs w:val="24"/>
        </w:rPr>
        <w:t>Website.</w:t>
      </w:r>
    </w:p>
    <w:p w:rsidRPr="00357D94" w:rsidR="00D651FB" w:rsidP="00D651FB" w:rsidRDefault="00D651FB" w14:paraId="1BA91362" w14:textId="7B1A017E">
      <w:pPr>
        <w:pStyle w:val="ListParagraph"/>
        <w:numPr>
          <w:ilvl w:val="0"/>
          <w:numId w:val="57"/>
        </w:numPr>
        <w:rPr>
          <w:rFonts w:ascii="Sari Offc" w:hAnsi="Sari Offc"/>
          <w:sz w:val="24"/>
          <w:szCs w:val="24"/>
          <w:lang w:val="en-IN" w:eastAsia="en-IN"/>
        </w:rPr>
      </w:pPr>
      <w:r w:rsidRPr="00357D94">
        <w:rPr>
          <w:rFonts w:ascii="Sari Offc" w:hAnsi="Sari Offc"/>
          <w:sz w:val="24"/>
          <w:szCs w:val="24"/>
          <w:lang w:val="en-IN" w:eastAsia="en-IN"/>
        </w:rPr>
        <w:t xml:space="preserve">1.5% </w:t>
      </w:r>
      <w:r w:rsidRPr="00357D94" w:rsidR="00357D94">
        <w:rPr>
          <w:rFonts w:ascii="Sari Offc" w:hAnsi="Sari Offc"/>
          <w:sz w:val="24"/>
          <w:szCs w:val="24"/>
          <w:lang w:val="en-IN" w:eastAsia="en-IN"/>
        </w:rPr>
        <w:t xml:space="preserve">Value Back </w:t>
      </w:r>
      <w:r w:rsidRPr="00357D94">
        <w:rPr>
          <w:rFonts w:ascii="Sari Offc" w:hAnsi="Sari Offc"/>
          <w:sz w:val="24"/>
          <w:szCs w:val="24"/>
          <w:lang w:val="en-IN" w:eastAsia="en-IN"/>
        </w:rPr>
        <w:t>as NeuCoins on other spends, including UPI transactions</w:t>
      </w:r>
    </w:p>
    <w:p w:rsidRPr="00357D94" w:rsidR="005E5098" w:rsidP="00D651FB" w:rsidRDefault="00D651FB" w14:paraId="1C447683" w14:textId="0F4CD639">
      <w:pPr>
        <w:pStyle w:val="ListParagraph"/>
        <w:numPr>
          <w:ilvl w:val="0"/>
          <w:numId w:val="57"/>
        </w:numPr>
        <w:rPr>
          <w:rFonts w:ascii="Sari Offc" w:hAnsi="Sari Offc"/>
          <w:sz w:val="24"/>
          <w:szCs w:val="24"/>
          <w:lang w:val="en-IN" w:eastAsia="en-IN"/>
        </w:rPr>
      </w:pPr>
      <w:r w:rsidRPr="00357D94">
        <w:rPr>
          <w:rFonts w:ascii="Sari Offc" w:hAnsi="Sari Offc"/>
          <w:sz w:val="24"/>
          <w:szCs w:val="24"/>
          <w:lang w:val="en-IN" w:eastAsia="en-IN"/>
        </w:rPr>
        <w:t>1 NeuCoin = R</w:t>
      </w:r>
      <w:del w:author="Upadhyay , Shubham (SBICard)" w:date="2026-01-02T12:21:00Z" w:id="70">
        <w:r w:rsidRPr="00357D94" w:rsidDel="00357D94">
          <w:rPr>
            <w:rFonts w:ascii="Sari Offc" w:hAnsi="Sari Offc"/>
            <w:sz w:val="24"/>
            <w:szCs w:val="24"/>
            <w:lang w:val="en-IN" w:eastAsia="en-IN"/>
          </w:rPr>
          <w:delText>s</w:delText>
        </w:r>
      </w:del>
      <w:ins w:author="Upadhyay , Shubham (SBICard)" w:date="2026-01-02T12:21:00Z" w:id="71">
        <w:r w:rsidR="00357D94">
          <w:rPr>
            <w:rFonts w:ascii="Sari Offc" w:hAnsi="Sari Offc"/>
            <w:sz w:val="24"/>
            <w:szCs w:val="24"/>
            <w:lang w:val="en-IN" w:eastAsia="en-IN"/>
          </w:rPr>
          <w:t>e</w:t>
        </w:r>
      </w:ins>
      <w:r w:rsidRPr="00357D94">
        <w:rPr>
          <w:rFonts w:ascii="Sari Offc" w:hAnsi="Sari Offc"/>
          <w:sz w:val="24"/>
          <w:szCs w:val="24"/>
          <w:lang w:val="en-IN" w:eastAsia="en-IN"/>
        </w:rPr>
        <w:t>. 1 savings</w:t>
      </w:r>
    </w:p>
    <w:p w:rsidRPr="00357D94" w:rsidR="00A80E72" w:rsidP="549273CC" w:rsidRDefault="00D651FB" w14:paraId="683D80AC" w14:textId="71EA91BD">
      <w:pPr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549273CC" w:rsidR="00D651FB">
        <w:rPr>
          <w:rFonts w:ascii="Sari Offc" w:hAnsi="Sari Offc"/>
          <w:b w:val="1"/>
          <w:bCs w:val="1"/>
          <w:sz w:val="24"/>
          <w:szCs w:val="24"/>
          <w:lang w:val="en-IN" w:eastAsia="en-IN"/>
        </w:rPr>
        <w:t xml:space="preserve">Domestic </w:t>
      </w:r>
      <w:r w:rsidRPr="549273CC" w:rsidR="00A80E72">
        <w:rPr>
          <w:rFonts w:ascii="Sari Offc" w:hAnsi="Sari Offc"/>
          <w:b w:val="1"/>
          <w:bCs w:val="1"/>
          <w:sz w:val="24"/>
          <w:szCs w:val="24"/>
          <w:lang w:val="en-IN" w:eastAsia="en-IN"/>
        </w:rPr>
        <w:t>Lounge Benefits</w:t>
      </w:r>
      <w:ins w:author="Upadhyay , Shubham (SBICard)" w:date="2026-01-15T18:46:00Z" w16du:dateUtc="2026-01-15T13:16:00Z" w:id="1754946957">
        <w:r w:rsidRPr="549273CC" w:rsidR="00BE175C">
          <w:rPr>
            <w:rFonts w:ascii="Sari Offc" w:hAnsi="Sari Offc"/>
            <w:b w:val="1"/>
            <w:bCs w:val="1"/>
            <w:sz w:val="24"/>
            <w:szCs w:val="24"/>
            <w:lang w:val="en-IN" w:eastAsia="en-IN"/>
          </w:rPr>
          <w:t xml:space="preserve"> </w:t>
        </w:r>
      </w:ins>
    </w:p>
    <w:p w:rsidRPr="00357D94" w:rsidR="00D651FB" w:rsidP="00D651FB" w:rsidRDefault="00D651FB" w14:paraId="238CE7E8" w14:textId="6157F6EB">
      <w:pPr>
        <w:pStyle w:val="ListParagraph"/>
        <w:numPr>
          <w:ilvl w:val="0"/>
          <w:numId w:val="75"/>
        </w:numPr>
        <w:rPr>
          <w:rFonts w:ascii="Sari Offc" w:hAnsi="Sari Offc"/>
          <w:sz w:val="24"/>
          <w:szCs w:val="24"/>
          <w:lang w:val="en-IN" w:eastAsia="en-IN"/>
        </w:rPr>
      </w:pPr>
      <w:r w:rsidRPr="00357D94">
        <w:rPr>
          <w:rFonts w:ascii="Sari Offc" w:hAnsi="Sari Offc"/>
          <w:sz w:val="24"/>
          <w:szCs w:val="24"/>
          <w:lang w:val="en-IN" w:eastAsia="en-IN"/>
        </w:rPr>
        <w:t xml:space="preserve">8 </w:t>
      </w:r>
      <w:r w:rsidRPr="00357D94" w:rsidR="00BE175C">
        <w:rPr>
          <w:rFonts w:ascii="Sari Offc" w:hAnsi="Sari Offc"/>
          <w:sz w:val="24"/>
          <w:szCs w:val="24"/>
          <w:lang w:val="en-IN" w:eastAsia="en-IN"/>
        </w:rPr>
        <w:t xml:space="preserve">Domestic </w:t>
      </w:r>
      <w:r w:rsidRPr="00357D94" w:rsidR="003939E4">
        <w:rPr>
          <w:rFonts w:ascii="Sari Offc" w:hAnsi="Sari Offc"/>
          <w:sz w:val="24"/>
          <w:szCs w:val="24"/>
          <w:lang w:val="en-IN" w:eastAsia="en-IN"/>
        </w:rPr>
        <w:t xml:space="preserve">Airport Lounge </w:t>
      </w:r>
      <w:r w:rsidRPr="00357D94" w:rsidR="00BE175C">
        <w:rPr>
          <w:rFonts w:ascii="Sari Offc" w:hAnsi="Sari Offc"/>
          <w:sz w:val="24"/>
          <w:szCs w:val="24"/>
          <w:lang w:val="en-IN" w:eastAsia="en-IN"/>
        </w:rPr>
        <w:t>access</w:t>
      </w:r>
      <w:ins w:author="Upadhyay , Shubham (SBICard)" w:date="2026-01-02T12:21:00Z" w:id="74">
        <w:r w:rsidR="00BE175C">
          <w:rPr>
            <w:rFonts w:ascii="Sari Offc" w:hAnsi="Sari Offc"/>
            <w:sz w:val="24"/>
            <w:szCs w:val="24"/>
            <w:lang w:val="en-IN" w:eastAsia="en-IN"/>
          </w:rPr>
          <w:t>es</w:t>
        </w:r>
      </w:ins>
      <w:del w:author="Upadhyay , Shubham (SBICard)" w:date="2026-01-02T12:21:00Z" w:id="75">
        <w:r w:rsidRPr="00357D94" w:rsidDel="00357D94">
          <w:rPr>
            <w:rFonts w:ascii="Sari Offc" w:hAnsi="Sari Offc"/>
            <w:sz w:val="24"/>
            <w:szCs w:val="24"/>
            <w:lang w:val="en-IN" w:eastAsia="en-IN"/>
          </w:rPr>
          <w:delText>/</w:delText>
        </w:r>
      </w:del>
      <w:ins w:author="Upadhyay , Shubham (SBICard)" w:date="2026-01-02T12:21:00Z" w:id="76">
        <w:r w:rsidR="00BE175C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  <w:r w:rsidR="00357D94">
          <w:rPr>
            <w:rFonts w:ascii="Sari Offc" w:hAnsi="Sari Offc"/>
            <w:sz w:val="24"/>
            <w:szCs w:val="24"/>
            <w:lang w:val="en-IN" w:eastAsia="en-IN"/>
          </w:rPr>
          <w:t xml:space="preserve">every </w:t>
        </w:r>
      </w:ins>
      <w:r w:rsidRPr="00357D94">
        <w:rPr>
          <w:rFonts w:ascii="Sari Offc" w:hAnsi="Sari Offc"/>
          <w:sz w:val="24"/>
          <w:szCs w:val="24"/>
          <w:lang w:val="en-IN" w:eastAsia="en-IN"/>
        </w:rPr>
        <w:t>year (2 per quarter, applicable on achieving Rs. 75,000 spends in previous quarter)</w:t>
      </w:r>
    </w:p>
    <w:p w:rsidRPr="00357D94" w:rsidR="00066BFA" w:rsidP="549273CC" w:rsidRDefault="00066BFA" w14:paraId="2293A08B" w14:textId="66656F40">
      <w:pPr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549273CC" w:rsidR="00066BFA">
        <w:rPr>
          <w:rFonts w:ascii="Sari Offc" w:hAnsi="Sari Offc"/>
          <w:b w:val="1"/>
          <w:bCs w:val="1"/>
          <w:sz w:val="24"/>
          <w:szCs w:val="24"/>
          <w:lang w:val="en-IN" w:eastAsia="en-IN"/>
        </w:rPr>
        <w:t>International Lounge Benefits</w:t>
      </w:r>
      <w:ins w:author="Upadhyay , Shubham (SBICard)" w:date="2026-01-15T18:46:00Z" w16du:dateUtc="2026-01-15T13:16:00Z" w:id="1304118481">
        <w:r w:rsidRPr="549273CC" w:rsidR="00BE175C">
          <w:rPr>
            <w:rFonts w:ascii="Sari Offc" w:hAnsi="Sari Offc"/>
            <w:b w:val="1"/>
            <w:bCs w:val="1"/>
            <w:sz w:val="24"/>
            <w:szCs w:val="24"/>
            <w:lang w:val="en-IN" w:eastAsia="en-IN"/>
          </w:rPr>
          <w:t xml:space="preserve"> </w:t>
        </w:r>
      </w:ins>
    </w:p>
    <w:p w:rsidRPr="00357D94" w:rsidR="00995FCF" w:rsidP="00995FCF" w:rsidRDefault="00995FCF" w14:paraId="4D9FF52B" w14:textId="19C5CF5C">
      <w:pPr>
        <w:numPr>
          <w:ilvl w:val="0"/>
          <w:numId w:val="76"/>
        </w:numPr>
        <w:spacing w:after="0"/>
        <w:rPr>
          <w:rFonts w:ascii="Sari Offc" w:hAnsi="Sari Offc"/>
          <w:sz w:val="24"/>
          <w:szCs w:val="24"/>
          <w:lang w:val="en-IN" w:eastAsia="en-IN"/>
        </w:rPr>
      </w:pPr>
      <w:r w:rsidRPr="00357D94">
        <w:rPr>
          <w:rFonts w:ascii="Sari Offc" w:hAnsi="Sari Offc"/>
          <w:sz w:val="24"/>
          <w:szCs w:val="24"/>
          <w:lang w:val="en-IN" w:eastAsia="en-IN"/>
        </w:rPr>
        <w:t xml:space="preserve">Complimentary </w:t>
      </w:r>
      <w:r w:rsidRPr="00357D94" w:rsidR="00BE175C">
        <w:rPr>
          <w:rFonts w:ascii="Sari Offc" w:hAnsi="Sari Offc"/>
          <w:sz w:val="24"/>
          <w:szCs w:val="24"/>
          <w:lang w:val="en-IN" w:eastAsia="en-IN"/>
        </w:rPr>
        <w:t xml:space="preserve">Membership </w:t>
      </w:r>
      <w:r w:rsidRPr="00357D94">
        <w:rPr>
          <w:rFonts w:ascii="Sari Offc" w:hAnsi="Sari Offc"/>
          <w:sz w:val="24"/>
          <w:szCs w:val="24"/>
          <w:lang w:val="en-IN" w:eastAsia="en-IN"/>
        </w:rPr>
        <w:t xml:space="preserve">to </w:t>
      </w:r>
      <w:del w:author="Upadhyay , Shubham (SBICard)" w:date="2026-01-02T12:21:00Z" w:id="79">
        <w:r w:rsidRPr="00357D94" w:rsidDel="00357D94">
          <w:rPr>
            <w:rFonts w:ascii="Sari Offc" w:hAnsi="Sari Offc"/>
            <w:sz w:val="24"/>
            <w:szCs w:val="24"/>
            <w:lang w:val="en-IN" w:eastAsia="en-IN"/>
          </w:rPr>
          <w:delText xml:space="preserve">the </w:delText>
        </w:r>
      </w:del>
      <w:r w:rsidRPr="00357D94">
        <w:rPr>
          <w:rFonts w:ascii="Sari Offc" w:hAnsi="Sari Offc"/>
          <w:sz w:val="24"/>
          <w:szCs w:val="24"/>
          <w:lang w:val="en-IN" w:eastAsia="en-IN"/>
        </w:rPr>
        <w:t>Priority Pass Program worth $99</w:t>
      </w:r>
    </w:p>
    <w:p w:rsidRPr="00357D94" w:rsidR="00995FCF" w:rsidP="00995FCF" w:rsidRDefault="00995FCF" w14:paraId="0C8D5E72" w14:textId="46AF13B7">
      <w:pPr>
        <w:numPr>
          <w:ilvl w:val="0"/>
          <w:numId w:val="76"/>
        </w:numPr>
        <w:spacing w:after="0"/>
        <w:rPr>
          <w:rFonts w:ascii="Sari Offc" w:hAnsi="Sari Offc"/>
          <w:sz w:val="24"/>
          <w:szCs w:val="24"/>
          <w:lang w:val="en-IN" w:eastAsia="en-IN"/>
        </w:rPr>
      </w:pPr>
      <w:r w:rsidRPr="00357D94">
        <w:rPr>
          <w:rFonts w:ascii="Sari Offc" w:hAnsi="Sari Offc"/>
          <w:sz w:val="24"/>
          <w:szCs w:val="24"/>
          <w:lang w:val="en-IN" w:eastAsia="en-IN"/>
        </w:rPr>
        <w:t xml:space="preserve">4 complimentary </w:t>
      </w:r>
      <w:r w:rsidRPr="00357D94" w:rsidR="00BE175C">
        <w:rPr>
          <w:rFonts w:ascii="Sari Offc" w:hAnsi="Sari Offc"/>
          <w:sz w:val="24"/>
          <w:szCs w:val="24"/>
          <w:lang w:val="en-IN" w:eastAsia="en-IN"/>
        </w:rPr>
        <w:t xml:space="preserve">International Airport Lounge </w:t>
      </w:r>
      <w:r w:rsidRPr="00357D94">
        <w:rPr>
          <w:rFonts w:ascii="Sari Offc" w:hAnsi="Sari Offc"/>
          <w:sz w:val="24"/>
          <w:szCs w:val="24"/>
          <w:lang w:val="en-IN" w:eastAsia="en-IN"/>
        </w:rPr>
        <w:t>access</w:t>
      </w:r>
      <w:ins w:author="Upadhyay , Shubham (SBICard)" w:date="2026-01-02T12:21:00Z" w:id="80">
        <w:r w:rsidR="00357D94">
          <w:rPr>
            <w:rFonts w:ascii="Sari Offc" w:hAnsi="Sari Offc"/>
            <w:sz w:val="24"/>
            <w:szCs w:val="24"/>
            <w:lang w:val="en-IN" w:eastAsia="en-IN"/>
          </w:rPr>
          <w:t>es</w:t>
        </w:r>
      </w:ins>
      <w:r w:rsidRPr="00357D94">
        <w:rPr>
          <w:rFonts w:ascii="Sari Offc" w:hAnsi="Sari Offc"/>
          <w:sz w:val="24"/>
          <w:szCs w:val="24"/>
          <w:lang w:val="en-IN" w:eastAsia="en-IN"/>
        </w:rPr>
        <w:t xml:space="preserve"> per year (1 per quarter)</w:t>
      </w:r>
    </w:p>
    <w:p w:rsidRPr="00357D94" w:rsidR="00D651FB" w:rsidP="00995FCF" w:rsidRDefault="00995FCF" w14:paraId="342440F8" w14:textId="1ED1061D">
      <w:pPr>
        <w:pStyle w:val="ListParagraph"/>
        <w:numPr>
          <w:ilvl w:val="0"/>
          <w:numId w:val="76"/>
        </w:numPr>
        <w:spacing w:after="0"/>
        <w:rPr>
          <w:rFonts w:ascii="Sari Offc" w:hAnsi="Sari Offc"/>
          <w:sz w:val="24"/>
          <w:szCs w:val="24"/>
        </w:rPr>
      </w:pPr>
      <w:r w:rsidRPr="00357D94">
        <w:rPr>
          <w:rFonts w:ascii="Sari Offc" w:hAnsi="Sari Offc"/>
          <w:sz w:val="24"/>
          <w:szCs w:val="24"/>
        </w:rPr>
        <w:t xml:space="preserve">Post complimentary visits, a usage fee of $27 + applicable taxes will be charged per Priority Pass </w:t>
      </w:r>
      <w:r w:rsidRPr="00357D94" w:rsidR="00BE175C">
        <w:rPr>
          <w:rFonts w:ascii="Sari Offc" w:hAnsi="Sari Offc"/>
          <w:sz w:val="24"/>
          <w:szCs w:val="24"/>
        </w:rPr>
        <w:t xml:space="preserve">Lounge </w:t>
      </w:r>
      <w:r w:rsidRPr="00357D94">
        <w:rPr>
          <w:rFonts w:ascii="Sari Offc" w:hAnsi="Sari Offc"/>
          <w:sz w:val="24"/>
          <w:szCs w:val="24"/>
        </w:rPr>
        <w:t>visit.</w:t>
      </w:r>
    </w:p>
    <w:p w:rsidR="00995FCF" w:rsidP="00066BFA" w:rsidRDefault="00995FCF" w14:paraId="18CFE361" w14:textId="4C385F7A">
      <w:pPr>
        <w:pStyle w:val="ListParagraph"/>
        <w:numPr>
          <w:ilvl w:val="0"/>
          <w:numId w:val="20"/>
        </w:numPr>
        <w:spacing w:after="0"/>
        <w:rPr>
          <w:ins w:author="Namita Salgiya" w:date="2026-01-02T18:19:00Z" w:id="81"/>
          <w:rFonts w:ascii="Sari Offc" w:hAnsi="Sari Offc"/>
          <w:sz w:val="24"/>
          <w:szCs w:val="24"/>
        </w:rPr>
      </w:pPr>
      <w:r w:rsidRPr="00357D94">
        <w:rPr>
          <w:rFonts w:ascii="Sari Offc" w:hAnsi="Sari Offc"/>
          <w:sz w:val="24"/>
          <w:szCs w:val="24"/>
        </w:rPr>
        <w:t>Priority Pass and complimentary membership will be valid for 2 years only.</w:t>
      </w:r>
    </w:p>
    <w:p w:rsidRPr="00EC0499" w:rsidR="00EC0499" w:rsidRDefault="00EC0499" w14:paraId="0672B257" w14:textId="74A44ADF">
      <w:pPr>
        <w:pStyle w:val="ListParagraph"/>
        <w:numPr>
          <w:ilvl w:val="0"/>
          <w:numId w:val="20"/>
        </w:numPr>
        <w:pPrChange w:author="Namita Salgiya" w:date="2026-01-02T18:19:00Z" w:id="82">
          <w:pPr>
            <w:pStyle w:val="ListParagraph"/>
            <w:numPr>
              <w:numId w:val="20"/>
            </w:numPr>
            <w:tabs>
              <w:tab w:val="num" w:pos="720"/>
            </w:tabs>
            <w:spacing w:after="0"/>
            <w:ind w:hanging="360"/>
          </w:pPr>
        </w:pPrChange>
      </w:pPr>
      <w:ins w:author="Namita Salgiya" w:date="2026-01-02T18:19:00Z" w:id="83">
        <w:r w:rsidRPr="00EC0499">
          <w:rPr>
            <w:rPrChange w:author="Namita Salgiya" w:date="2026-01-02T18:19:00Z" w:id="84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begin"/>
        </w:r>
        <w:r w:rsidRPr="00EC0499">
          <w:rPr>
            <w:rPrChange w:author="Namita Salgiya" w:date="2026-01-02T18:19:00Z" w:id="85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instrText>HYPERLINK "https://www.prioritypass.com/" \t "_blank"</w:instrText>
        </w:r>
        <w:r w:rsidRPr="00EC0499">
          <w:rPr>
            <w:rPrChange w:author="Namita Salgiya" w:date="2026-01-02T18:19:00Z" w:id="86">
              <w:rPr/>
            </w:rPrChange>
          </w:rPr>
        </w:r>
        <w:r w:rsidRPr="00EC0499">
          <w:rPr>
            <w:rPrChange w:author="Namita Salgiya" w:date="2026-01-02T18:19:00Z" w:id="87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separate"/>
        </w:r>
        <w:r w:rsidRPr="00EC0499">
          <w:rPr>
            <w:rStyle w:val="Hyperlink"/>
            <w:rPrChange w:author="Namita Salgiya" w:date="2026-01-02T18:19:00Z" w:id="88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Click here</w:t>
        </w:r>
        <w:r w:rsidRPr="00EC0499">
          <w:rPr>
            <w:rPrChange w:author="Namita Salgiya" w:date="2026-01-02T18:19:00Z" w:id="89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end"/>
        </w:r>
        <w:r>
          <w:t xml:space="preserve"> </w:t>
        </w:r>
        <w:r w:rsidRPr="00EC0499">
          <w:rPr>
            <w:rPrChange w:author="Namita Salgiya" w:date="2026-01-02T18:19:00Z" w:id="90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to know more about Priority Pass member Lounges</w:t>
        </w:r>
      </w:ins>
    </w:p>
    <w:p w:rsidRPr="00357D94" w:rsidR="00995FCF" w:rsidP="00995FCF" w:rsidRDefault="00995FCF" w14:paraId="59A15895" w14:textId="77777777">
      <w:pPr>
        <w:spacing w:after="0"/>
        <w:rPr>
          <w:rFonts w:ascii="Sari Offc" w:hAnsi="Sari Offc"/>
          <w:sz w:val="24"/>
          <w:szCs w:val="24"/>
        </w:rPr>
      </w:pPr>
    </w:p>
    <w:p w:rsidRPr="00357D94" w:rsidR="00995FCF" w:rsidP="549273CC" w:rsidRDefault="00995FCF" w14:paraId="42294482" w14:textId="1F8D607A">
      <w:pPr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549273CC" w:rsidR="00995FCF">
        <w:rPr>
          <w:rFonts w:ascii="Sari Offc" w:hAnsi="Sari Offc"/>
          <w:b w:val="1"/>
          <w:bCs w:val="1"/>
          <w:sz w:val="24"/>
          <w:szCs w:val="24"/>
          <w:lang w:val="en-IN"/>
        </w:rPr>
        <w:t>Fuel Surcharge Waiver</w:t>
      </w:r>
      <w:ins w:author="Upadhyay , Shubham (SBICard)" w:date="2026-01-15T18:47:00Z" w16du:dateUtc="2026-01-15T13:17:00Z" w:id="683280811">
        <w:r w:rsidRPr="549273CC" w:rsidR="00BE175C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357D94" w:rsidR="00995FCF" w:rsidP="00995FCF" w:rsidRDefault="00995FCF" w14:paraId="30A7F3BF" w14:textId="77D748DE">
      <w:pPr>
        <w:pStyle w:val="ListParagraph"/>
        <w:numPr>
          <w:ilvl w:val="0"/>
          <w:numId w:val="45"/>
        </w:numPr>
        <w:rPr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  <w:lang w:val="en-IN"/>
        </w:rPr>
        <w:t>Enjoy a 1% fuel surcharge waiver on every transaction between Rs. 500 and Rs. 4,000 at all petrol pumps across India.</w:t>
      </w:r>
    </w:p>
    <w:p w:rsidRPr="00357D94" w:rsidR="00995FCF" w:rsidP="00995FCF" w:rsidRDefault="00995FCF" w14:paraId="363EB344" w14:textId="76D0E14B">
      <w:pPr>
        <w:pStyle w:val="ListParagraph"/>
        <w:numPr>
          <w:ilvl w:val="0"/>
          <w:numId w:val="45"/>
        </w:numPr>
        <w:rPr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  <w:lang w:val="en-IN"/>
        </w:rPr>
        <w:t>Maximum waiver of Rs. 500 per statement cycle.</w:t>
      </w:r>
    </w:p>
    <w:p w:rsidRPr="00357D94" w:rsidR="00995FCF" w:rsidP="549273CC" w:rsidRDefault="00995FCF" w14:paraId="63073004" w14:textId="2023D4C2">
      <w:pPr>
        <w:spacing w:after="0"/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549273CC" w:rsidR="00995FCF">
        <w:rPr>
          <w:rFonts w:ascii="Sari Offc" w:hAnsi="Sari Offc"/>
          <w:b w:val="1"/>
          <w:bCs w:val="1"/>
          <w:sz w:val="24"/>
          <w:szCs w:val="24"/>
          <w:lang w:val="en-IN"/>
        </w:rPr>
        <w:t>Spend Based Reversal</w:t>
      </w:r>
      <w:ins w:author="Upadhyay , Shubham (SBICard)" w:date="2026-01-15T18:47:00Z" w16du:dateUtc="2026-01-15T13:17:00Z" w:id="1947703692">
        <w:r w:rsidRPr="549273CC" w:rsidR="00BE175C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357D94" w:rsidR="00995FCF" w:rsidP="00995FCF" w:rsidRDefault="00995FCF" w14:paraId="25C9FF04" w14:textId="5BBFA8A4">
      <w:pPr>
        <w:pStyle w:val="ListParagraph"/>
        <w:numPr>
          <w:ilvl w:val="0"/>
          <w:numId w:val="20"/>
        </w:numPr>
        <w:rPr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  <w:lang w:val="en-IN"/>
        </w:rPr>
        <w:t xml:space="preserve">Annual Fee reversal on annual spends of 3 </w:t>
      </w:r>
      <w:r w:rsidRPr="00357D94" w:rsidR="00357D94">
        <w:rPr>
          <w:rFonts w:ascii="Sari Offc" w:hAnsi="Sari Offc"/>
          <w:sz w:val="24"/>
          <w:szCs w:val="24"/>
          <w:lang w:val="en-IN"/>
        </w:rPr>
        <w:t>l</w:t>
      </w:r>
      <w:r w:rsidRPr="00357D94">
        <w:rPr>
          <w:rFonts w:ascii="Sari Offc" w:hAnsi="Sari Offc"/>
          <w:sz w:val="24"/>
          <w:szCs w:val="24"/>
          <w:lang w:val="en-IN"/>
        </w:rPr>
        <w:t>akh</w:t>
      </w:r>
      <w:ins w:author="Upadhyay , Shubham (SBICard)" w:date="2026-01-02T12:22:00Z" w:id="95">
        <w:r w:rsidR="00357D94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357D94">
        <w:rPr>
          <w:rFonts w:ascii="Sari Offc" w:hAnsi="Sari Offc"/>
          <w:sz w:val="24"/>
          <w:szCs w:val="24"/>
          <w:lang w:val="en-IN"/>
        </w:rPr>
        <w:t xml:space="preserve"> or more</w:t>
      </w:r>
    </w:p>
    <w:p w:rsidRPr="00357D94" w:rsidR="00995FCF" w:rsidP="549273CC" w:rsidRDefault="00995FCF" w14:paraId="61389DFD" w14:textId="55AF8CFD">
      <w:pPr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549273CC" w:rsidR="00995FCF">
        <w:rPr>
          <w:rFonts w:ascii="Sari Offc" w:hAnsi="Sari Offc"/>
          <w:b w:val="1"/>
          <w:bCs w:val="1"/>
          <w:sz w:val="24"/>
          <w:szCs w:val="24"/>
          <w:lang w:val="en-IN"/>
        </w:rPr>
        <w:t>Lowest Forex Markup</w:t>
      </w:r>
      <w:ins w:author="Upadhyay , Shubham (SBICard)" w:date="2026-01-15T18:47:00Z" w16du:dateUtc="2026-01-15T13:17:00Z" w:id="83899975">
        <w:r w:rsidRPr="549273CC" w:rsidR="00BE175C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357D94" w:rsidR="00995FCF" w:rsidP="00995FCF" w:rsidRDefault="00995FCF" w14:paraId="534AC271" w14:textId="6477FDDE">
      <w:pPr>
        <w:numPr>
          <w:ilvl w:val="0"/>
          <w:numId w:val="80"/>
        </w:numPr>
        <w:rPr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  <w:lang w:val="en-IN"/>
        </w:rPr>
        <w:t>Lowest Foreign Currency Mark-up Charge of 1.99% on international usage</w:t>
      </w:r>
    </w:p>
    <w:p w:rsidR="00EC0499" w:rsidP="00A80E72" w:rsidRDefault="00EC0499" w14:paraId="136B8659" w14:textId="77777777">
      <w:pPr>
        <w:jc w:val="center"/>
        <w:rPr>
          <w:ins w:author="Namita Salgiya" w:date="2026-01-02T18:17:00Z" w:id="98"/>
          <w:b/>
          <w:bCs/>
          <w:u w:val="single"/>
          <w:lang w:val="en-IN"/>
        </w:rPr>
      </w:pPr>
      <w:ins w:author="Namita Salgiya" w:date="2026-01-02T18:17:00Z" w:id="99">
        <w:r w:rsidRPr="00AD11D6">
          <w:rPr>
            <w:b/>
            <w:bCs/>
            <w:i/>
            <w:iCs/>
            <w:u w:val="single"/>
            <w:lang w:val="en-IN"/>
          </w:rPr>
          <w:t>Explore</w:t>
        </w:r>
        <w:r w:rsidRPr="00166BEB">
          <w:rPr>
            <w:b/>
            <w:bCs/>
            <w:u w:val="single"/>
            <w:lang w:val="en-IN"/>
          </w:rPr>
          <w:t xml:space="preserve"> REWARDS</w:t>
        </w:r>
      </w:ins>
    </w:p>
    <w:p w:rsidRPr="00357D94" w:rsidR="00EC0499" w:rsidP="00EC0499" w:rsidRDefault="00EC0499" w14:paraId="77B8048B" w14:textId="77777777">
      <w:pPr>
        <w:spacing w:after="0"/>
        <w:rPr>
          <w:ins w:author="Namita Salgiya" w:date="2026-01-02T18:17:00Z" w:id="100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02T18:17:00Z" w:id="101">
        <w:r w:rsidRPr="00357D94">
          <w:rPr>
            <w:rFonts w:ascii="Sari Offc" w:hAnsi="Sari Offc"/>
            <w:b/>
            <w:bCs/>
            <w:sz w:val="24"/>
            <w:szCs w:val="24"/>
            <w:lang w:val="en-IN"/>
          </w:rPr>
          <w:t>Reward Benefits</w:t>
        </w:r>
      </w:ins>
    </w:p>
    <w:p w:rsidRPr="00357D94" w:rsidR="00EC0499" w:rsidP="00EC0499" w:rsidRDefault="00EC0499" w14:paraId="69932D7F" w14:textId="07F78C5B">
      <w:pPr>
        <w:pStyle w:val="ListParagraph"/>
        <w:numPr>
          <w:ilvl w:val="0"/>
          <w:numId w:val="57"/>
        </w:numPr>
        <w:rPr>
          <w:ins w:author="Namita Salgiya" w:date="2026-01-02T18:17:00Z" w:id="102"/>
          <w:rFonts w:ascii="Sari Offc" w:hAnsi="Sari Offc"/>
          <w:sz w:val="24"/>
          <w:szCs w:val="24"/>
          <w:lang w:val="en-IN"/>
        </w:rPr>
      </w:pPr>
      <w:ins w:author="Namita Salgiya" w:date="2026-01-02T18:17:00Z" w:id="103">
        <w:r w:rsidRPr="00357D94">
          <w:rPr>
            <w:rFonts w:ascii="Sari Offc" w:hAnsi="Sari Offc"/>
            <w:sz w:val="24"/>
            <w:szCs w:val="24"/>
          </w:rPr>
          <w:t>Value Back on spends at Tata Neu App</w:t>
        </w:r>
      </w:ins>
      <w:ins w:author="Upadhyay , Shubham (SBICard)" w:date="2026-01-15T18:47:00Z" w16du:dateUtc="2026-01-15T13:17:00Z" w:id="104">
        <w:r w:rsidR="00BE175C">
          <w:rPr>
            <w:rFonts w:ascii="Sari Offc" w:hAnsi="Sari Offc"/>
            <w:sz w:val="24"/>
            <w:szCs w:val="24"/>
          </w:rPr>
          <w:t xml:space="preserve"> </w:t>
        </w:r>
      </w:ins>
      <w:ins w:author="Namita Salgiya" w:date="2026-01-02T18:17:00Z" w:id="105">
        <w:r w:rsidRPr="00357D94">
          <w:rPr>
            <w:rFonts w:ascii="Sari Offc" w:hAnsi="Sari Offc"/>
            <w:sz w:val="24"/>
            <w:szCs w:val="24"/>
          </w:rPr>
          <w:t>/</w:t>
        </w:r>
      </w:ins>
      <w:ins w:author="Upadhyay , Shubham (SBICard)" w:date="2026-01-15T18:47:00Z" w16du:dateUtc="2026-01-15T13:17:00Z" w:id="106">
        <w:r w:rsidR="00BE175C">
          <w:rPr>
            <w:rFonts w:ascii="Sari Offc" w:hAnsi="Sari Offc"/>
            <w:sz w:val="24"/>
            <w:szCs w:val="24"/>
          </w:rPr>
          <w:t xml:space="preserve"> </w:t>
        </w:r>
      </w:ins>
      <w:ins w:author="Namita Salgiya" w:date="2026-01-02T18:17:00Z" w:id="107">
        <w:r w:rsidRPr="00357D94">
          <w:rPr>
            <w:rFonts w:ascii="Sari Offc" w:hAnsi="Sari Offc"/>
            <w:sz w:val="24"/>
            <w:szCs w:val="24"/>
          </w:rPr>
          <w:t xml:space="preserve">Website and partner Tata brands. </w:t>
        </w:r>
      </w:ins>
    </w:p>
    <w:p w:rsidRPr="00357D94" w:rsidR="00EC0499" w:rsidP="00EC0499" w:rsidRDefault="00EC0499" w14:paraId="4E455BA5" w14:textId="6E9E70C9">
      <w:pPr>
        <w:pStyle w:val="ListParagraph"/>
        <w:numPr>
          <w:ilvl w:val="0"/>
          <w:numId w:val="57"/>
        </w:numPr>
        <w:rPr>
          <w:ins w:author="Namita Salgiya" w:date="2026-01-02T18:17:00Z" w:id="108"/>
          <w:rFonts w:ascii="Sari Offc" w:hAnsi="Sari Offc"/>
          <w:sz w:val="24"/>
          <w:szCs w:val="24"/>
          <w:lang w:val="en-IN"/>
        </w:rPr>
      </w:pPr>
      <w:ins w:author="Namita Salgiya" w:date="2026-01-02T18:17:00Z" w:id="109">
        <w:r w:rsidRPr="00357D94">
          <w:rPr>
            <w:rFonts w:ascii="Sari Offc" w:hAnsi="Sari Offc"/>
            <w:sz w:val="24"/>
            <w:szCs w:val="24"/>
          </w:rPr>
          <w:t>Extra</w:t>
        </w:r>
      </w:ins>
      <w:ins w:author="Namita Salgiya" w:date="2026-01-15T09:51:00Z" w16du:dateUtc="2026-01-15T04:21:00Z" w:id="110">
        <w:r w:rsidR="003939E4">
          <w:rPr>
            <w:rFonts w:ascii="Sari Offc" w:hAnsi="Sari Offc"/>
            <w:sz w:val="24"/>
            <w:szCs w:val="24"/>
          </w:rPr>
          <w:t xml:space="preserve"> </w:t>
        </w:r>
      </w:ins>
      <w:ins w:author="Namita Salgiya" w:date="2026-01-02T18:17:00Z" w:id="111">
        <w:r w:rsidRPr="00357D94">
          <w:rPr>
            <w:rFonts w:ascii="Sari Offc" w:hAnsi="Sari Offc"/>
            <w:sz w:val="24"/>
            <w:szCs w:val="24"/>
          </w:rPr>
          <w:t>Value Back on select category spends at Tata Neu App</w:t>
        </w:r>
      </w:ins>
      <w:ins w:author="Upadhyay , Shubham (SBICard)" w:date="2026-01-15T18:47:00Z" w16du:dateUtc="2026-01-15T13:17:00Z" w:id="112">
        <w:r w:rsidR="00BE175C">
          <w:rPr>
            <w:rFonts w:ascii="Sari Offc" w:hAnsi="Sari Offc"/>
            <w:sz w:val="24"/>
            <w:szCs w:val="24"/>
          </w:rPr>
          <w:t xml:space="preserve"> </w:t>
        </w:r>
      </w:ins>
      <w:ins w:author="Namita Salgiya" w:date="2026-01-02T18:17:00Z" w:id="113">
        <w:r w:rsidRPr="00357D94">
          <w:rPr>
            <w:rFonts w:ascii="Sari Offc" w:hAnsi="Sari Offc"/>
            <w:sz w:val="24"/>
            <w:szCs w:val="24"/>
          </w:rPr>
          <w:t>/</w:t>
        </w:r>
      </w:ins>
      <w:ins w:author="Upadhyay , Shubham (SBICard)" w:date="2026-01-15T18:47:00Z" w16du:dateUtc="2026-01-15T13:17:00Z" w:id="114">
        <w:r w:rsidR="00BE175C">
          <w:rPr>
            <w:rFonts w:ascii="Sari Offc" w:hAnsi="Sari Offc"/>
            <w:sz w:val="24"/>
            <w:szCs w:val="24"/>
          </w:rPr>
          <w:t xml:space="preserve"> </w:t>
        </w:r>
      </w:ins>
      <w:ins w:author="Namita Salgiya" w:date="2026-01-02T18:17:00Z" w:id="115">
        <w:r w:rsidRPr="00357D94">
          <w:rPr>
            <w:rFonts w:ascii="Sari Offc" w:hAnsi="Sari Offc"/>
            <w:sz w:val="24"/>
            <w:szCs w:val="24"/>
          </w:rPr>
          <w:t>Website.</w:t>
        </w:r>
      </w:ins>
    </w:p>
    <w:p w:rsidR="003939E4" w:rsidP="003939E4" w:rsidRDefault="00EC0499" w14:paraId="78A02BD6" w14:textId="44E95C23">
      <w:pPr>
        <w:pStyle w:val="ListParagraph"/>
        <w:numPr>
          <w:ilvl w:val="0"/>
          <w:numId w:val="57"/>
        </w:numPr>
        <w:rPr>
          <w:ins w:author="Namita Salgiya" w:date="2026-01-15T09:52:00Z" w16du:dateUtc="2026-01-15T04:22:00Z" w:id="116"/>
          <w:rFonts w:ascii="Sari Offc" w:hAnsi="Sari Offc"/>
          <w:sz w:val="24"/>
          <w:szCs w:val="24"/>
          <w:lang w:val="en-IN" w:eastAsia="en-IN"/>
        </w:rPr>
      </w:pPr>
      <w:ins w:author="Namita Salgiya" w:date="2026-01-02T18:17:00Z" w:id="117">
        <w:r w:rsidRPr="003939E4">
          <w:rPr>
            <w:rFonts w:ascii="Sari Offc" w:hAnsi="Sari Offc"/>
            <w:sz w:val="24"/>
            <w:szCs w:val="24"/>
            <w:lang w:val="en-IN" w:eastAsia="en-IN"/>
          </w:rPr>
          <w:t>Value Back on other spends</w:t>
        </w:r>
      </w:ins>
    </w:p>
    <w:p w:rsidRPr="00357D94" w:rsidR="002D38D6" w:rsidP="00A80E72" w:rsidRDefault="00E56665" w14:paraId="5605250A" w14:textId="6BCD5133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hyperlink w:history="1" r:id="rId15">
        <w:r w:rsidRPr="00357D94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br/>
        </w:r>
      </w:hyperlink>
      <w:ins w:author="Namita Salgiya" w:date="2026-01-02T18:18:00Z" w:id="118">
        <w:r w:rsidRPr="00130F13" w:rsidR="00EC0499">
          <w:rPr>
            <w:b/>
            <w:bCs/>
            <w:i/>
            <w:iCs/>
            <w:u w:val="single"/>
            <w:lang w:val="en-IN"/>
          </w:rPr>
          <w:t>Credit Card</w:t>
        </w:r>
        <w:r w:rsidRPr="00130F13" w:rsidR="00EC0499">
          <w:rPr>
            <w:b/>
            <w:bCs/>
            <w:u w:val="single"/>
            <w:lang w:val="en-IN"/>
          </w:rPr>
          <w:t xml:space="preserve"> </w:t>
        </w:r>
        <w:r w:rsidRPr="002D38D6" w:rsidR="00EC0499">
          <w:rPr>
            <w:b/>
            <w:bCs/>
            <w:u w:val="single"/>
            <w:lang w:val="en-IN"/>
          </w:rPr>
          <w:t>FEE &amp; CHARGES</w:t>
        </w:r>
      </w:ins>
      <w:del w:author="Namita Salgiya" w:date="2026-01-02T18:18:00Z" w:id="119">
        <w:r w:rsidRPr="00357D94" w:rsidDel="00EC0499" w:rsidR="002D38D6">
          <w:rPr>
            <w:rFonts w:ascii="Sari Offc" w:hAnsi="Sari Offc"/>
            <w:b/>
            <w:bCs/>
            <w:sz w:val="24"/>
            <w:szCs w:val="24"/>
            <w:u w:val="single"/>
            <w:lang w:val="en-IN"/>
          </w:rPr>
          <w:delText>Fee &amp; Charges</w:delText>
        </w:r>
      </w:del>
    </w:p>
    <w:p w:rsidRPr="00357D94" w:rsidR="002D38D6" w:rsidP="002D38D6" w:rsidRDefault="002D38D6" w14:paraId="07E865B8" w14:textId="2844C851">
      <w:pPr>
        <w:pStyle w:val="ListParagraph"/>
        <w:numPr>
          <w:ilvl w:val="0"/>
          <w:numId w:val="30"/>
        </w:numPr>
        <w:rPr>
          <w:rFonts w:ascii="Sari Offc" w:hAnsi="Sari Offc"/>
          <w:sz w:val="24"/>
          <w:szCs w:val="24"/>
        </w:rPr>
      </w:pPr>
      <w:r w:rsidRPr="00357D94">
        <w:rPr>
          <w:rFonts w:ascii="Sari Offc" w:hAnsi="Sari Offc"/>
          <w:sz w:val="24"/>
          <w:szCs w:val="24"/>
        </w:rPr>
        <w:t xml:space="preserve">Annual Fee (one-time): Rs. </w:t>
      </w:r>
      <w:r w:rsidRPr="00357D94" w:rsidR="00A80E72">
        <w:rPr>
          <w:rFonts w:ascii="Sari Offc" w:hAnsi="Sari Offc"/>
          <w:sz w:val="24"/>
          <w:szCs w:val="24"/>
        </w:rPr>
        <w:t>1</w:t>
      </w:r>
      <w:r w:rsidRPr="00357D94">
        <w:rPr>
          <w:rFonts w:ascii="Sari Offc" w:hAnsi="Sari Offc"/>
          <w:sz w:val="24"/>
          <w:szCs w:val="24"/>
        </w:rPr>
        <w:t>,</w:t>
      </w:r>
      <w:r w:rsidRPr="00357D94" w:rsidR="00A80E72">
        <w:rPr>
          <w:rFonts w:ascii="Sari Offc" w:hAnsi="Sari Offc"/>
          <w:sz w:val="24"/>
          <w:szCs w:val="24"/>
        </w:rPr>
        <w:t>4</w:t>
      </w:r>
      <w:r w:rsidRPr="00357D94">
        <w:rPr>
          <w:rFonts w:ascii="Sari Offc" w:hAnsi="Sari Offc"/>
          <w:sz w:val="24"/>
          <w:szCs w:val="24"/>
        </w:rPr>
        <w:t>99 + taxes </w:t>
      </w:r>
    </w:p>
    <w:p w:rsidRPr="00357D94" w:rsidR="002D38D6" w:rsidP="002D38D6" w:rsidRDefault="002D38D6" w14:paraId="3CCA290E" w14:textId="0222609B">
      <w:pPr>
        <w:pStyle w:val="ListParagraph"/>
        <w:numPr>
          <w:ilvl w:val="0"/>
          <w:numId w:val="30"/>
        </w:numPr>
        <w:rPr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</w:rPr>
        <w:t xml:space="preserve">Renewal Fee (per annum): Rs. </w:t>
      </w:r>
      <w:r w:rsidRPr="00357D94" w:rsidR="00A80E72">
        <w:rPr>
          <w:rFonts w:ascii="Sari Offc" w:hAnsi="Sari Offc"/>
          <w:sz w:val="24"/>
          <w:szCs w:val="24"/>
        </w:rPr>
        <w:t>1,499</w:t>
      </w:r>
      <w:r w:rsidRPr="00357D94">
        <w:rPr>
          <w:rFonts w:ascii="Sari Offc" w:hAnsi="Sari Offc"/>
          <w:sz w:val="24"/>
          <w:szCs w:val="24"/>
        </w:rPr>
        <w:t xml:space="preserve"> + taxes</w:t>
      </w:r>
    </w:p>
    <w:p w:rsidRPr="00357D94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357D94">
        <w:rPr>
          <w:rFonts w:ascii="Sari Offc" w:hAnsi="Sari Offc"/>
          <w:b/>
          <w:bCs/>
          <w:sz w:val="24"/>
          <w:szCs w:val="24"/>
        </w:rPr>
        <w:t>Fees</w:t>
      </w:r>
    </w:p>
    <w:p w:rsidRPr="00357D94" w:rsidR="00A579B5" w:rsidP="00A579B5" w:rsidRDefault="00A579B5" w14:paraId="7060F76E" w14:textId="258165C9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  <w:lang w:val="en-IN"/>
        </w:rPr>
        <w:t xml:space="preserve">Annual Fee (one-time): </w:t>
      </w:r>
      <w:r w:rsidRPr="00357D94" w:rsidR="00A80E72">
        <w:rPr>
          <w:rFonts w:ascii="Sari Offc" w:hAnsi="Sari Offc"/>
          <w:sz w:val="24"/>
          <w:szCs w:val="24"/>
        </w:rPr>
        <w:t>Rs. 1,499 + taxes</w:t>
      </w:r>
    </w:p>
    <w:p w:rsidRPr="00357D94" w:rsidR="00A579B5" w:rsidP="00A579B5" w:rsidRDefault="00A579B5" w14:paraId="5301376D" w14:textId="2A5F6CAC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  <w:lang w:val="en-IN"/>
        </w:rPr>
        <w:t>Renewal Fee (per annum): </w:t>
      </w:r>
      <w:r w:rsidRPr="00357D94" w:rsidR="00A80E72">
        <w:rPr>
          <w:rFonts w:ascii="Sari Offc" w:hAnsi="Sari Offc"/>
          <w:sz w:val="24"/>
          <w:szCs w:val="24"/>
        </w:rPr>
        <w:t xml:space="preserve">Rs. 1,499 + taxes </w:t>
      </w:r>
      <w:r w:rsidRPr="00357D94">
        <w:rPr>
          <w:rFonts w:ascii="Sari Offc" w:hAnsi="Sari Offc"/>
          <w:sz w:val="24"/>
          <w:szCs w:val="24"/>
          <w:lang w:val="en-IN"/>
        </w:rPr>
        <w:t>from second year onwards</w:t>
      </w:r>
    </w:p>
    <w:p w:rsidRPr="00357D94" w:rsidR="00A579B5" w:rsidP="00E56665" w:rsidRDefault="00A579B5" w14:paraId="099A0E29" w14:textId="2C4DDD85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  <w:lang w:val="en-IN"/>
        </w:rPr>
        <w:t xml:space="preserve">Add-on </w:t>
      </w:r>
      <w:ins w:author="Namita Salgiya" w:date="2026-01-15T09:50:00Z" w16du:dateUtc="2026-01-15T04:20:00Z" w:id="120">
        <w:r w:rsidR="003939E4">
          <w:rPr>
            <w:rFonts w:ascii="Sari Offc" w:hAnsi="Sari Offc"/>
            <w:sz w:val="24"/>
            <w:szCs w:val="24"/>
            <w:lang w:val="en-IN"/>
          </w:rPr>
          <w:t xml:space="preserve">Card </w:t>
        </w:r>
      </w:ins>
      <w:r w:rsidRPr="00357D94">
        <w:rPr>
          <w:rFonts w:ascii="Sari Offc" w:hAnsi="Sari Offc"/>
          <w:sz w:val="24"/>
          <w:szCs w:val="24"/>
          <w:lang w:val="en-IN"/>
        </w:rPr>
        <w:t>Fee (per annum): Nil</w:t>
      </w:r>
    </w:p>
    <w:p w:rsidRPr="00357D94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357D94">
        <w:rPr>
          <w:rFonts w:ascii="Sari Offc" w:hAnsi="Sari Offc"/>
          <w:b/>
          <w:bCs/>
          <w:sz w:val="24"/>
          <w:szCs w:val="24"/>
        </w:rPr>
        <w:t>Fees and Charges</w:t>
      </w:r>
    </w:p>
    <w:p w:rsidR="00D11D99" w:rsidP="00D11D99" w:rsidRDefault="009164D7" w14:paraId="4A8ACF3D" w14:textId="547FFB05">
      <w:pPr>
        <w:numPr>
          <w:ilvl w:val="0"/>
          <w:numId w:val="33"/>
        </w:numPr>
        <w:rPr>
          <w:ins w:author="Arun Kaushal" w:date="2026-01-02T19:16:00Z" w:id="121"/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</w:pPr>
      <w:r w:rsidRPr="00357D94">
        <w:rPr>
          <w:rFonts w:ascii="Sari Offc" w:hAnsi="Sari Offc"/>
          <w:sz w:val="24"/>
          <w:szCs w:val="24"/>
          <w:lang w:val="en-IN"/>
        </w:rPr>
        <w:t xml:space="preserve">For information regarding fees and other applicable charges, please refer to the </w:t>
      </w:r>
      <w:hyperlink w:tgtFrame="_blank" w:history="1" r:id="rId16">
        <w:r w:rsidRPr="00357D94">
          <w:rPr>
            <w:rStyle w:val="Hyperlink"/>
            <w:rFonts w:ascii="Sari Offc" w:hAnsi="Sari Offc"/>
            <w:sz w:val="24"/>
            <w:szCs w:val="24"/>
            <w:lang w:val="en-IN"/>
          </w:rPr>
          <w:t>Most Important Terms &amp; Conditions</w:t>
        </w:r>
      </w:hyperlink>
    </w:p>
    <w:p w:rsidR="00D11D99" w:rsidRDefault="00D11D99" w14:paraId="4CCDD385" w14:textId="679E6D09">
      <w:pPr>
        <w:rPr>
          <w:ins w:author="Arun Kaushal" w:date="2026-01-02T19:16:00Z" w:id="122"/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  <w:pPrChange w:author="Arun Kaushal" w:date="2026-01-02T19:16:00Z" w:id="123">
          <w:pPr>
            <w:ind w:left="360"/>
          </w:pPr>
        </w:pPrChange>
      </w:pPr>
      <w:ins w:author="Arun Kaushal" w:date="2026-01-02T19:16:00Z" w:id="124">
        <w:r>
          <w:rPr>
            <w:rStyle w:val="Hyperlink"/>
            <w:rFonts w:ascii="Sari Offc" w:hAnsi="Sari Offc"/>
            <w:color w:val="auto"/>
            <w:sz w:val="24"/>
            <w:szCs w:val="24"/>
            <w:u w:val="none"/>
            <w:lang w:val="en-IN"/>
          </w:rPr>
          <w:t>FAQs</w:t>
        </w:r>
      </w:ins>
    </w:p>
    <w:p w:rsidR="00D11D99" w:rsidDel="00C20979" w:rsidRDefault="00D11D99" w14:paraId="43C9DEC4" w14:textId="18C0297F">
      <w:pPr>
        <w:ind w:left="360"/>
        <w:rPr>
          <w:del w:author="Namita Salgiya" w:date="2026-01-15T09:52:00Z" w16du:dateUtc="2026-01-15T04:22:00Z" w:id="125"/>
          <w:rFonts w:ascii="Sari Offc" w:hAnsi="Sari Offc"/>
          <w:sz w:val="24"/>
          <w:szCs w:val="24"/>
          <w:lang w:val="en-IN"/>
        </w:rPr>
      </w:pPr>
      <w:ins w:author="Arun Kaushal" w:date="2026-01-02T19:16:00Z" w:id="126">
        <w:del w:author="Namita Salgiya" w:date="2026-01-15T09:52:00Z" w16du:dateUtc="2026-01-15T04:22:00Z" w:id="127">
          <w:r w:rsidRPr="00D11D99" w:rsidDel="00C20979">
            <w:rPr>
              <w:rFonts w:ascii="Sari Offc" w:hAnsi="Sari Offc"/>
              <w:sz w:val="24"/>
              <w:szCs w:val="24"/>
              <w:lang w:val="en-IN"/>
            </w:rPr>
            <w:delText>https://www.sbicard.com/en/faq.page</w:delText>
          </w:r>
        </w:del>
      </w:ins>
    </w:p>
    <w:p w:rsidRPr="00E60433" w:rsidR="00C20979" w:rsidP="00C20979" w:rsidRDefault="00C20979" w14:paraId="0B082466" w14:textId="77777777">
      <w:pPr>
        <w:rPr>
          <w:ins w:author="Namita Salgiya" w:date="2026-01-15T09:52:00Z" w16du:dateUtc="2026-01-15T04:22:00Z" w:id="128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5T09:52:00Z" w16du:dateUtc="2026-01-15T04:22:00Z" w:id="129"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What is </w:t>
        </w:r>
        <w:r>
          <w:rPr>
            <w:rFonts w:ascii="Sari Offc" w:hAnsi="Sari Offc"/>
            <w:b/>
            <w:bCs/>
            <w:sz w:val="24"/>
            <w:szCs w:val="24"/>
            <w:lang w:val="en-IN"/>
          </w:rPr>
          <w:t>Annual</w:t>
        </w:r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</w:t>
        </w:r>
        <w:r>
          <w:rPr>
            <w:rFonts w:ascii="Sari Offc" w:hAnsi="Sari Offc"/>
            <w:b/>
            <w:bCs/>
            <w:sz w:val="24"/>
            <w:szCs w:val="24"/>
            <w:lang w:val="en-IN"/>
          </w:rPr>
          <w:t xml:space="preserve">Fee </w:t>
        </w:r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and Renewal Fee of </w:t>
        </w:r>
        <w:r>
          <w:rPr>
            <w:rFonts w:ascii="Sari Offc" w:hAnsi="Sari Offc"/>
            <w:b/>
            <w:bCs/>
            <w:sz w:val="24"/>
            <w:szCs w:val="24"/>
            <w:lang w:val="en-IN"/>
          </w:rPr>
          <w:t>the card</w:t>
        </w:r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>?</w:t>
        </w:r>
      </w:ins>
    </w:p>
    <w:p w:rsidRPr="005E66AE" w:rsidR="00C20979" w:rsidP="00C20979" w:rsidRDefault="00C20979" w14:paraId="52690FB5" w14:textId="3B65A19E">
      <w:pPr>
        <w:rPr>
          <w:ins w:author="Namita Salgiya" w:date="2026-01-15T09:52:00Z" w16du:dateUtc="2026-01-15T04:22:00Z" w:id="130"/>
          <w:rFonts w:ascii="Sari Offc" w:hAnsi="Sari Offc"/>
          <w:sz w:val="24"/>
          <w:szCs w:val="24"/>
          <w:lang w:val="en-IN"/>
        </w:rPr>
      </w:pPr>
      <w:ins w:author="Namita Salgiya" w:date="2026-01-15T09:52:00Z" w16du:dateUtc="2026-01-15T04:22:00Z" w:id="131">
        <w:r>
          <w:rPr>
            <w:rFonts w:ascii="Sari Offc" w:hAnsi="Sari Offc"/>
            <w:sz w:val="24"/>
            <w:szCs w:val="24"/>
            <w:lang w:val="en-IN"/>
          </w:rPr>
          <w:t xml:space="preserve">The Annual Fee of the card is </w:t>
        </w:r>
        <w:r w:rsidRPr="00AF67E5">
          <w:rPr>
            <w:rFonts w:ascii="Sari Offc" w:hAnsi="Sari Offc"/>
            <w:sz w:val="24"/>
            <w:szCs w:val="24"/>
          </w:rPr>
          <w:t xml:space="preserve">Rs. </w:t>
        </w:r>
      </w:ins>
      <w:ins w:author="Namita Salgiya" w:date="2026-01-15T09:53:00Z" w16du:dateUtc="2026-01-15T04:23:00Z" w:id="132">
        <w:r>
          <w:rPr>
            <w:rFonts w:ascii="Sari Offc" w:hAnsi="Sari Offc"/>
            <w:sz w:val="24"/>
            <w:szCs w:val="24"/>
          </w:rPr>
          <w:t>1</w:t>
        </w:r>
      </w:ins>
      <w:ins w:author="Upadhyay , Shubham (SBICard)" w:date="2026-01-15T18:47:00Z" w16du:dateUtc="2026-01-15T13:17:00Z" w:id="133">
        <w:r w:rsidR="00BE175C">
          <w:rPr>
            <w:rFonts w:ascii="Sari Offc" w:hAnsi="Sari Offc"/>
            <w:sz w:val="24"/>
            <w:szCs w:val="24"/>
          </w:rPr>
          <w:t>,</w:t>
        </w:r>
      </w:ins>
      <w:ins w:author="Namita Salgiya" w:date="2026-01-15T09:53:00Z" w16du:dateUtc="2026-01-15T04:23:00Z" w:id="134">
        <w:r>
          <w:rPr>
            <w:rFonts w:ascii="Sari Offc" w:hAnsi="Sari Offc"/>
            <w:sz w:val="24"/>
            <w:szCs w:val="24"/>
          </w:rPr>
          <w:t>4</w:t>
        </w:r>
      </w:ins>
      <w:ins w:author="Namita Salgiya" w:date="2026-01-15T09:52:00Z" w16du:dateUtc="2026-01-15T04:22:00Z" w:id="135">
        <w:r w:rsidRPr="00AF67E5">
          <w:rPr>
            <w:rFonts w:ascii="Sari Offc" w:hAnsi="Sari Offc"/>
            <w:sz w:val="24"/>
            <w:szCs w:val="24"/>
          </w:rPr>
          <w:t>99 + taxes</w:t>
        </w:r>
        <w:r>
          <w:rPr>
            <w:rFonts w:ascii="Sari Offc" w:hAnsi="Sari Offc"/>
            <w:sz w:val="24"/>
            <w:szCs w:val="24"/>
            <w:lang w:val="en-IN"/>
          </w:rPr>
          <w:t xml:space="preserve">. </w:t>
        </w:r>
        <w:r w:rsidRPr="005E66AE">
          <w:rPr>
            <w:rFonts w:ascii="Sari Offc" w:hAnsi="Sari Offc"/>
            <w:sz w:val="24"/>
            <w:szCs w:val="24"/>
            <w:lang w:val="en-IN"/>
          </w:rPr>
          <w:t xml:space="preserve">The </w:t>
        </w:r>
        <w:r w:rsidRPr="00CF51F6">
          <w:rPr>
            <w:rFonts w:ascii="Sari Offc" w:hAnsi="Sari Offc"/>
            <w:sz w:val="24"/>
            <w:szCs w:val="24"/>
            <w:lang w:val="en-IN"/>
          </w:rPr>
          <w:t xml:space="preserve">Renewal Fee </w:t>
        </w:r>
        <w:r w:rsidRPr="005E66AE">
          <w:rPr>
            <w:rFonts w:ascii="Sari Offc" w:hAnsi="Sari Offc"/>
            <w:sz w:val="24"/>
            <w:szCs w:val="24"/>
            <w:lang w:val="en-IN"/>
          </w:rPr>
          <w:t xml:space="preserve">is </w:t>
        </w:r>
        <w:r w:rsidRPr="005E66AE">
          <w:rPr>
            <w:rFonts w:ascii="Sari Offc" w:hAnsi="Sari Offc"/>
            <w:sz w:val="24"/>
            <w:szCs w:val="24"/>
          </w:rPr>
          <w:t xml:space="preserve">Rs. </w:t>
        </w:r>
      </w:ins>
      <w:ins w:author="Namita Salgiya" w:date="2026-01-15T09:53:00Z" w16du:dateUtc="2026-01-15T04:23:00Z" w:id="136">
        <w:r>
          <w:rPr>
            <w:rFonts w:ascii="Sari Offc" w:hAnsi="Sari Offc"/>
            <w:sz w:val="24"/>
            <w:szCs w:val="24"/>
          </w:rPr>
          <w:t>1</w:t>
        </w:r>
      </w:ins>
      <w:ins w:author="Upadhyay , Shubham (SBICard)" w:date="2026-01-15T18:47:00Z" w16du:dateUtc="2026-01-15T13:17:00Z" w:id="137">
        <w:r w:rsidR="00BE175C">
          <w:rPr>
            <w:rFonts w:ascii="Sari Offc" w:hAnsi="Sari Offc"/>
            <w:sz w:val="24"/>
            <w:szCs w:val="24"/>
          </w:rPr>
          <w:t>,</w:t>
        </w:r>
      </w:ins>
      <w:ins w:author="Namita Salgiya" w:date="2026-01-15T09:53:00Z" w16du:dateUtc="2026-01-15T04:23:00Z" w:id="138">
        <w:r>
          <w:rPr>
            <w:rFonts w:ascii="Sari Offc" w:hAnsi="Sari Offc"/>
            <w:sz w:val="24"/>
            <w:szCs w:val="24"/>
          </w:rPr>
          <w:t>4</w:t>
        </w:r>
        <w:r w:rsidRPr="00AF67E5">
          <w:rPr>
            <w:rFonts w:ascii="Sari Offc" w:hAnsi="Sari Offc"/>
            <w:sz w:val="24"/>
            <w:szCs w:val="24"/>
          </w:rPr>
          <w:t xml:space="preserve">99 </w:t>
        </w:r>
      </w:ins>
      <w:ins w:author="Namita Salgiya" w:date="2026-01-15T09:52:00Z" w16du:dateUtc="2026-01-15T04:22:00Z" w:id="139">
        <w:del w:author="Upadhyay , Shubham (SBICard)" w:date="2026-01-15T18:47:00Z" w16du:dateUtc="2026-01-15T13:17:00Z" w:id="140">
          <w:r w:rsidRPr="005E66AE" w:rsidDel="00BE175C">
            <w:rPr>
              <w:rFonts w:ascii="Sari Offc" w:hAnsi="Sari Offc"/>
              <w:sz w:val="24"/>
              <w:szCs w:val="24"/>
            </w:rPr>
            <w:delText xml:space="preserve"> </w:delText>
          </w:r>
        </w:del>
        <w:r w:rsidRPr="005E66AE">
          <w:rPr>
            <w:rFonts w:ascii="Sari Offc" w:hAnsi="Sari Offc"/>
            <w:sz w:val="24"/>
            <w:szCs w:val="24"/>
          </w:rPr>
          <w:t xml:space="preserve">+ taxes </w:t>
        </w:r>
        <w:r w:rsidRPr="005E66AE">
          <w:rPr>
            <w:rFonts w:ascii="Sari Offc" w:hAnsi="Sari Offc"/>
            <w:sz w:val="24"/>
            <w:szCs w:val="24"/>
            <w:lang w:val="en-IN"/>
          </w:rPr>
          <w:t>from second year onwards.</w:t>
        </w:r>
      </w:ins>
    </w:p>
    <w:p w:rsidRPr="005E66AE" w:rsidR="00C20979" w:rsidP="00C20979" w:rsidRDefault="00C20979" w14:paraId="238C6481" w14:textId="77777777">
      <w:pPr>
        <w:rPr>
          <w:ins w:author="Namita Salgiya" w:date="2026-01-15T09:52:00Z" w16du:dateUtc="2026-01-15T04:22:00Z" w:id="141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5T09:52:00Z" w16du:dateUtc="2026-01-15T04:22:00Z" w:id="142">
        <w:r w:rsidRPr="005E66AE">
          <w:rPr>
            <w:rFonts w:ascii="Sari Offc" w:hAnsi="Sari Offc"/>
            <w:b/>
            <w:bCs/>
            <w:sz w:val="24"/>
            <w:szCs w:val="24"/>
            <w:lang w:val="en-IN"/>
          </w:rPr>
          <w:t>Can I use my card internationally?</w:t>
        </w:r>
      </w:ins>
    </w:p>
    <w:p w:rsidR="00EF2786" w:rsidP="00EF2786" w:rsidRDefault="00EF2786" w14:paraId="7FF85BC9" w14:textId="77777777">
      <w:pPr>
        <w:rPr>
          <w:ins w:author="Singh, Vijaita (SBICard)" w:date="2026-01-21T11:30:00Z" w16du:dateUtc="2026-01-21T06:00:00Z" w:id="143"/>
          <w:rFonts w:ascii="Sari Offc" w:hAnsi="Sari Offc"/>
          <w:sz w:val="24"/>
          <w:szCs w:val="24"/>
          <w:lang w:val="en-IN" w:eastAsia="en-IN"/>
        </w:rPr>
      </w:pPr>
      <w:ins w:author="Singh, Vijaita (SBICard)" w:date="2026-01-21T11:30:00Z" w16du:dateUtc="2026-01-21T06:00:00Z" w:id="144">
        <w:r>
          <w:rPr>
            <w:rFonts w:ascii="Sari Offc" w:hAnsi="Sari Offc"/>
            <w:sz w:val="24"/>
            <w:szCs w:val="24"/>
            <w:lang w:val="en-IN"/>
          </w:rPr>
          <w:t xml:space="preserve">Yes, you can withdraw cash from over </w:t>
        </w:r>
        <w:r>
          <w:rPr>
            <w:rFonts w:ascii="Sari Offc" w:hAnsi="Sari Offc"/>
            <w:sz w:val="24"/>
            <w:szCs w:val="24"/>
            <w:lang w:val="en-IN" w:eastAsia="en-IN"/>
          </w:rPr>
          <w:t xml:space="preserve">1 million </w:t>
        </w:r>
        <w:r w:rsidRPr="00965220">
          <w:rPr>
            <w:rFonts w:ascii="Sari Offc" w:hAnsi="Sari Offc"/>
            <w:sz w:val="24"/>
            <w:szCs w:val="24"/>
            <w:lang w:eastAsia="en-IN"/>
          </w:rPr>
          <w:t>Visa or Mastercard or American Express </w:t>
        </w:r>
        <w:r>
          <w:rPr>
            <w:rFonts w:ascii="Sari Offc" w:hAnsi="Sari Offc"/>
            <w:sz w:val="24"/>
            <w:szCs w:val="24"/>
            <w:lang w:val="en-IN" w:eastAsia="en-IN"/>
          </w:rPr>
          <w:t>ATMs across the globe.</w:t>
        </w:r>
      </w:ins>
    </w:p>
    <w:p w:rsidRPr="00C20979" w:rsidR="00C20979" w:rsidDel="00EF2786" w:rsidP="00C20979" w:rsidRDefault="00C20979" w14:paraId="6869A604" w14:textId="2A79066D">
      <w:pPr>
        <w:rPr>
          <w:ins w:author="Namita Salgiya" w:date="2026-01-15T09:52:00Z" w16du:dateUtc="2026-01-15T04:22:00Z" w:id="145"/>
          <w:del w:author="Singh, Vijaita (SBICard)" w:date="2026-01-21T11:30:00Z" w16du:dateUtc="2026-01-21T06:00:00Z" w:id="146"/>
          <w:rFonts w:ascii="Sari Offc" w:hAnsi="Sari Offc"/>
          <w:sz w:val="24"/>
          <w:szCs w:val="24"/>
          <w:lang w:val="en-IN" w:eastAsia="en-IN"/>
          <w:rPrChange w:author="Namita Salgiya" w:date="2026-01-15T09:54:00Z" w16du:dateUtc="2026-01-15T04:24:00Z" w:id="147">
            <w:rPr>
              <w:ins w:author="Namita Salgiya" w:date="2026-01-15T09:52:00Z" w16du:dateUtc="2026-01-15T04:22:00Z" w:id="148"/>
              <w:del w:author="Singh, Vijaita (SBICard)" w:date="2026-01-21T11:30:00Z" w16du:dateUtc="2026-01-21T06:00:00Z" w:id="149"/>
              <w:rFonts w:ascii="Sari Offc" w:hAnsi="Sari Offc"/>
              <w:sz w:val="24"/>
              <w:szCs w:val="24"/>
              <w:lang w:val="en-IN"/>
            </w:rPr>
          </w:rPrChange>
        </w:rPr>
      </w:pPr>
      <w:ins w:author="Namita Salgiya" w:date="2026-01-15T09:52:00Z" w16du:dateUtc="2026-01-15T04:22:00Z" w:id="150">
        <w:del w:author="Singh, Vijaita (SBICard)" w:date="2026-01-21T11:30:00Z" w16du:dateUtc="2026-01-21T06:00:00Z" w:id="151">
          <w:r w:rsidDel="00EF2786">
            <w:rPr>
              <w:rFonts w:ascii="Sari Offc" w:hAnsi="Sari Offc"/>
              <w:sz w:val="24"/>
              <w:szCs w:val="24"/>
              <w:lang w:val="en-IN"/>
            </w:rPr>
            <w:delText xml:space="preserve">Yes, </w:delText>
          </w:r>
        </w:del>
      </w:ins>
      <w:ins w:author="Namita Salgiya" w:date="2026-01-15T09:54:00Z" w16du:dateUtc="2026-01-15T04:24:00Z" w:id="152">
        <w:del w:author="Singh, Vijaita (SBICard)" w:date="2026-01-21T11:30:00Z" w16du:dateUtc="2026-01-21T06:00:00Z" w:id="153">
          <w:r w:rsidDel="00EF2786">
            <w:rPr>
              <w:rFonts w:ascii="Sari Offc" w:hAnsi="Sari Offc"/>
              <w:sz w:val="24"/>
              <w:szCs w:val="24"/>
              <w:lang w:val="en-IN"/>
            </w:rPr>
            <w:delText>y</w:delText>
          </w:r>
        </w:del>
      </w:ins>
      <w:ins w:author="Namita Salgiya" w:date="2026-01-15T09:52:00Z" w16du:dateUtc="2026-01-15T04:22:00Z" w:id="154">
        <w:del w:author="Singh, Vijaita (SBICard)" w:date="2026-01-21T11:30:00Z" w16du:dateUtc="2026-01-21T06:00:00Z" w:id="155">
          <w:r w:rsidDel="00EF2786">
            <w:rPr>
              <w:rFonts w:ascii="Sari Offc" w:hAnsi="Sari Offc"/>
              <w:sz w:val="24"/>
              <w:szCs w:val="24"/>
              <w:lang w:val="en-IN"/>
            </w:rPr>
            <w:delText>ou can w</w:delText>
          </w:r>
          <w:r w:rsidRPr="009C753C" w:rsidDel="00EF2786">
            <w:rPr>
              <w:rFonts w:ascii="Sari Offc" w:hAnsi="Sari Offc"/>
              <w:sz w:val="24"/>
              <w:szCs w:val="24"/>
              <w:lang w:val="en-IN"/>
            </w:rPr>
            <w:delText xml:space="preserve">ithdraw cash from over </w:delText>
          </w:r>
        </w:del>
      </w:ins>
      <w:ins w:author="Namita Salgiya" w:date="2026-01-15T09:53:00Z" w16du:dateUtc="2026-01-15T04:23:00Z" w:id="156">
        <w:del w:author="Singh, Vijaita (SBICard)" w:date="2026-01-21T11:30:00Z" w16du:dateUtc="2026-01-21T06:00:00Z" w:id="157">
          <w:r w:rsidRPr="00357D94" w:rsidDel="00EF2786">
            <w:rPr>
              <w:rFonts w:ascii="Sari Offc" w:hAnsi="Sari Offc"/>
              <w:sz w:val="24"/>
              <w:szCs w:val="24"/>
              <w:lang w:val="en-IN" w:eastAsia="en-IN"/>
            </w:rPr>
            <w:delText>1 million Visa</w:delText>
          </w:r>
          <w:r w:rsidDel="00EF2786">
            <w:rPr>
              <w:rFonts w:ascii="Sari Offc" w:hAnsi="Sari Offc"/>
              <w:sz w:val="24"/>
              <w:szCs w:val="24"/>
              <w:lang w:val="en-IN" w:eastAsia="en-IN"/>
            </w:rPr>
            <w:delText>, Rupay</w:delText>
          </w:r>
          <w:r w:rsidRPr="00357D94" w:rsidDel="00EF2786">
            <w:rPr>
              <w:rFonts w:ascii="Sari Offc" w:hAnsi="Sari Offc"/>
              <w:sz w:val="24"/>
              <w:szCs w:val="24"/>
              <w:lang w:val="en-IN" w:eastAsia="en-IN"/>
            </w:rPr>
            <w:delText>, Mastercard, and American Express ATMs across the globe</w:delText>
          </w:r>
        </w:del>
      </w:ins>
      <w:ins w:author="Namita Salgiya" w:date="2026-01-15T09:54:00Z" w16du:dateUtc="2026-01-15T04:24:00Z" w:id="158">
        <w:del w:author="Singh, Vijaita (SBICard)" w:date="2026-01-21T11:30:00Z" w16du:dateUtc="2026-01-21T06:00:00Z" w:id="159">
          <w:r w:rsidDel="00EF2786">
            <w:rPr>
              <w:rFonts w:ascii="Sari Offc" w:hAnsi="Sari Offc"/>
              <w:sz w:val="24"/>
              <w:szCs w:val="24"/>
              <w:lang w:val="en-IN" w:eastAsia="en-IN"/>
            </w:rPr>
            <w:delText>.</w:delText>
          </w:r>
        </w:del>
      </w:ins>
    </w:p>
    <w:p w:rsidRPr="005E66AE" w:rsidR="00C20979" w:rsidP="00C20979" w:rsidRDefault="00C20979" w14:paraId="62F55C06" w14:textId="77777777">
      <w:pPr>
        <w:rPr>
          <w:ins w:author="Namita Salgiya" w:date="2026-01-15T09:52:00Z" w16du:dateUtc="2026-01-15T04:22:00Z" w:id="160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5T09:52:00Z" w16du:dateUtc="2026-01-15T04:22:00Z" w:id="161">
        <w:r w:rsidRPr="005E66AE">
          <w:rPr>
            <w:rFonts w:ascii="Sari Offc" w:hAnsi="Sari Offc"/>
            <w:b/>
            <w:bCs/>
            <w:sz w:val="24"/>
            <w:szCs w:val="24"/>
            <w:lang w:val="en-IN"/>
          </w:rPr>
          <w:t>How can I apply for the card?</w:t>
        </w:r>
      </w:ins>
    </w:p>
    <w:p w:rsidR="00C20979" w:rsidP="00C20979" w:rsidRDefault="00C20979" w14:paraId="79D844AB" w14:textId="77777777">
      <w:pPr>
        <w:rPr>
          <w:ins w:author="Namita Salgiya" w:date="2026-01-15T09:52:00Z" w16du:dateUtc="2026-01-15T04:22:00Z" w:id="162"/>
          <w:rFonts w:ascii="Sari Offc" w:hAnsi="Sari Offc"/>
          <w:sz w:val="24"/>
          <w:szCs w:val="24"/>
          <w:lang w:val="en-IN"/>
        </w:rPr>
      </w:pPr>
      <w:ins w:author="Namita Salgiya" w:date="2026-01-15T09:52:00Z" w16du:dateUtc="2026-01-15T04:22:00Z" w:id="163">
        <w:r>
          <w:rPr>
            <w:rFonts w:ascii="Sari Offc" w:hAnsi="Sari Offc"/>
            <w:sz w:val="24"/>
            <w:szCs w:val="24"/>
          </w:rPr>
          <w:t>You can a</w:t>
        </w:r>
        <w:r w:rsidRPr="00E60433">
          <w:rPr>
            <w:rFonts w:ascii="Sari Offc" w:hAnsi="Sari Offc"/>
            <w:sz w:val="24"/>
            <w:szCs w:val="24"/>
          </w:rPr>
          <w:t xml:space="preserve">pply for </w:t>
        </w:r>
        <w:r>
          <w:rPr>
            <w:rFonts w:ascii="Sari Offc" w:hAnsi="Sari Offc"/>
            <w:sz w:val="24"/>
            <w:szCs w:val="24"/>
          </w:rPr>
          <w:t>an</w:t>
        </w:r>
        <w:r w:rsidRPr="00E60433">
          <w:rPr>
            <w:rFonts w:ascii="Sari Offc" w:hAnsi="Sari Offc"/>
            <w:sz w:val="24"/>
            <w:szCs w:val="24"/>
          </w:rPr>
          <w:t xml:space="preserve"> SBI </w:t>
        </w:r>
        <w:r>
          <w:rPr>
            <w:rFonts w:ascii="Sari Offc" w:hAnsi="Sari Offc"/>
            <w:sz w:val="24"/>
            <w:szCs w:val="24"/>
          </w:rPr>
          <w:t xml:space="preserve">Credit </w:t>
        </w:r>
        <w:r w:rsidRPr="00E60433">
          <w:rPr>
            <w:rFonts w:ascii="Sari Offc" w:hAnsi="Sari Offc"/>
            <w:sz w:val="24"/>
            <w:szCs w:val="24"/>
          </w:rPr>
          <w:t xml:space="preserve">Card </w:t>
        </w:r>
        <w:r w:rsidRPr="00E60433">
          <w:rPr>
            <w:rFonts w:ascii="Sari Offc" w:hAnsi="Sari Offc"/>
            <w:sz w:val="24"/>
            <w:szCs w:val="24"/>
            <w:lang w:val="en-IN"/>
          </w:rPr>
          <w:t>through our Website </w:t>
        </w:r>
        <w:r w:rsidRPr="00E60433">
          <w:rPr>
            <w:rFonts w:ascii="Sari Offc" w:hAnsi="Sari Offc"/>
            <w:sz w:val="24"/>
            <w:szCs w:val="24"/>
            <w:lang w:val="en-IN"/>
          </w:rPr>
          <w:fldChar w:fldCharType="begin"/>
        </w:r>
        <w:r w:rsidRPr="00E60433">
          <w:rPr>
            <w:rFonts w:ascii="Sari Offc" w:hAnsi="Sari Offc"/>
            <w:sz w:val="24"/>
            <w:szCs w:val="24"/>
            <w:lang w:val="en-IN"/>
          </w:rPr>
          <w:instrText>HYPERLINK "https://www.sbicard.com/en/eapply.page" \t "_blank"</w:instrText>
        </w:r>
        <w:r w:rsidRPr="00E60433">
          <w:rPr>
            <w:rFonts w:ascii="Sari Offc" w:hAnsi="Sari Offc"/>
            <w:sz w:val="24"/>
            <w:szCs w:val="24"/>
            <w:lang w:val="en-IN"/>
          </w:rPr>
        </w:r>
        <w:r w:rsidRPr="00E60433">
          <w:rPr>
            <w:rFonts w:ascii="Sari Offc" w:hAnsi="Sari Offc"/>
            <w:sz w:val="24"/>
            <w:szCs w:val="24"/>
            <w:lang w:val="en-IN"/>
          </w:rPr>
          <w:fldChar w:fldCharType="separate"/>
        </w:r>
        <w:r w:rsidRPr="00E60433">
          <w:rPr>
            <w:rStyle w:val="Hyperlink"/>
            <w:rFonts w:ascii="Sari Offc" w:hAnsi="Sari Offc"/>
            <w:sz w:val="24"/>
            <w:szCs w:val="24"/>
            <w:lang w:val="en-IN"/>
          </w:rPr>
          <w:t>sbicard.com</w:t>
        </w:r>
        <w:r w:rsidRPr="00E60433">
          <w:rPr>
            <w:rFonts w:ascii="Sari Offc" w:hAnsi="Sari Offc"/>
            <w:sz w:val="24"/>
            <w:szCs w:val="24"/>
            <w:lang w:val="en-IN"/>
          </w:rPr>
          <w:fldChar w:fldCharType="end"/>
        </w:r>
        <w:r>
          <w:rPr>
            <w:rFonts w:ascii="Sari Offc" w:hAnsi="Sari Offc"/>
            <w:sz w:val="24"/>
            <w:szCs w:val="24"/>
          </w:rPr>
          <w:t xml:space="preserve"> or</w:t>
        </w:r>
        <w:r w:rsidRPr="00E60433">
          <w:rPr>
            <w:rFonts w:ascii="Sari Offc" w:hAnsi="Sari Offc"/>
            <w:sz w:val="24"/>
            <w:szCs w:val="24"/>
          </w:rPr>
          <w:t xml:space="preserve"> via our Chatbot </w:t>
        </w:r>
        <w:r>
          <w:rPr>
            <w:rFonts w:ascii="Sari Offc" w:hAnsi="Sari Offc"/>
            <w:sz w:val="24"/>
            <w:szCs w:val="24"/>
          </w:rPr>
          <w:t>I</w:t>
        </w:r>
        <w:r w:rsidRPr="00E60433">
          <w:rPr>
            <w:rFonts w:ascii="Sari Offc" w:hAnsi="Sari Offc"/>
            <w:sz w:val="24"/>
            <w:szCs w:val="24"/>
          </w:rPr>
          <w:t>LA</w:t>
        </w:r>
        <w:r>
          <w:rPr>
            <w:rFonts w:ascii="Sari Offc" w:hAnsi="Sari Offc"/>
            <w:sz w:val="24"/>
            <w:szCs w:val="24"/>
          </w:rPr>
          <w:t xml:space="preserve">. </w:t>
        </w:r>
        <w:r w:rsidRPr="00E60433">
          <w:rPr>
            <w:rFonts w:ascii="Sari Offc" w:hAnsi="Sari Offc"/>
            <w:sz w:val="24"/>
            <w:szCs w:val="24"/>
            <w:lang w:val="en-IN"/>
          </w:rPr>
          <w:t xml:space="preserve">Alternatively, you can </w:t>
        </w:r>
        <w:r>
          <w:rPr>
            <w:rFonts w:ascii="Sari Offc" w:hAnsi="Sari Offc"/>
            <w:sz w:val="24"/>
            <w:szCs w:val="24"/>
            <w:lang w:val="en-IN"/>
          </w:rPr>
          <w:t>c</w:t>
        </w:r>
        <w:r w:rsidRPr="00E60433">
          <w:rPr>
            <w:rFonts w:ascii="Sari Offc" w:hAnsi="Sari Offc"/>
            <w:sz w:val="24"/>
            <w:szCs w:val="24"/>
            <w:lang w:val="en-IN"/>
          </w:rPr>
          <w:t>all SBI Card Helpline 39 02 02 02</w:t>
        </w:r>
        <w:r>
          <w:rPr>
            <w:rFonts w:ascii="Sari Offc" w:hAnsi="Sari Offc"/>
            <w:sz w:val="24"/>
            <w:szCs w:val="24"/>
            <w:lang w:val="en-IN"/>
          </w:rPr>
          <w:t xml:space="preserve"> </w:t>
        </w:r>
        <w:r w:rsidRPr="00E60433">
          <w:rPr>
            <w:rFonts w:ascii="Sari Offc" w:hAnsi="Sari Offc"/>
            <w:sz w:val="24"/>
            <w:szCs w:val="24"/>
          </w:rPr>
          <w:t>(</w:t>
        </w:r>
        <w:r w:rsidRPr="00E60433">
          <w:rPr>
            <w:rFonts w:ascii="Sari Offc" w:hAnsi="Sari Offc"/>
            <w:sz w:val="24"/>
            <w:szCs w:val="24"/>
            <w:lang w:val="en-IN"/>
          </w:rPr>
          <w:t>prefix</w:t>
        </w:r>
        <w:r w:rsidRPr="00E60433">
          <w:rPr>
            <w:rFonts w:ascii="Sari Offc" w:hAnsi="Sari Offc"/>
            <w:sz w:val="24"/>
            <w:szCs w:val="24"/>
          </w:rPr>
          <w:t xml:space="preserve"> your city STD code)</w:t>
        </w:r>
        <w:r>
          <w:rPr>
            <w:rFonts w:ascii="Sari Offc" w:hAnsi="Sari Offc"/>
            <w:sz w:val="24"/>
            <w:szCs w:val="24"/>
          </w:rPr>
          <w:t xml:space="preserve"> </w:t>
        </w:r>
        <w:r w:rsidRPr="00E60433">
          <w:rPr>
            <w:rFonts w:ascii="Sari Offc" w:hAnsi="Sari Offc"/>
            <w:sz w:val="24"/>
            <w:szCs w:val="24"/>
            <w:lang w:val="en-IN"/>
          </w:rPr>
          <w:t>or visit the nearest SBI branch.</w:t>
        </w:r>
      </w:ins>
    </w:p>
    <w:p w:rsidRPr="00D11D99" w:rsidR="00C20979" w:rsidRDefault="00C20979" w14:paraId="6A600670" w14:textId="77777777">
      <w:pPr>
        <w:rPr>
          <w:ins w:author="Namita Salgiya" w:date="2026-01-15T09:52:00Z" w16du:dateUtc="2026-01-15T04:22:00Z" w:id="164"/>
          <w:rFonts w:ascii="Sari Offc" w:hAnsi="Sari Offc"/>
          <w:sz w:val="24"/>
          <w:szCs w:val="24"/>
          <w:lang w:val="en-IN"/>
        </w:rPr>
        <w:pPrChange w:author="Namita Salgiya" w:date="2026-01-15T09:54:00Z" w16du:dateUtc="2026-01-15T04:24:00Z" w:id="165">
          <w:pPr>
            <w:numPr>
              <w:numId w:val="33"/>
            </w:numPr>
            <w:tabs>
              <w:tab w:val="num" w:pos="720"/>
            </w:tabs>
            <w:ind w:left="720" w:hanging="360"/>
          </w:pPr>
        </w:pPrChange>
      </w:pPr>
    </w:p>
    <w:p w:rsidRPr="00357D94" w:rsidR="009164D7" w:rsidP="004A5805" w:rsidRDefault="00EC0499" w14:paraId="7415B9E1" w14:textId="090EB681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ins w:author="Namita Salgiya" w:date="2026-01-02T18:18:00Z" w:id="166">
        <w:r w:rsidRPr="005401DB">
          <w:rPr>
            <w:b/>
            <w:bCs/>
            <w:i/>
            <w:iCs/>
            <w:u w:val="single"/>
            <w:lang w:val="en-IN"/>
          </w:rPr>
          <w:t xml:space="preserve">Other </w:t>
        </w:r>
        <w:r w:rsidRPr="005401DB">
          <w:rPr>
            <w:b/>
            <w:bCs/>
            <w:u w:val="single"/>
            <w:lang w:val="en-IN"/>
          </w:rPr>
          <w:t>FEATURES</w:t>
        </w:r>
      </w:ins>
      <w:del w:author="Namita Salgiya" w:date="2026-01-02T18:18:00Z" w:id="167">
        <w:r w:rsidRPr="00357D94" w:rsidDel="00EC0499" w:rsidR="009164D7">
          <w:rPr>
            <w:rFonts w:ascii="Sari Offc" w:hAnsi="Sari Offc"/>
            <w:b/>
            <w:bCs/>
            <w:sz w:val="24"/>
            <w:szCs w:val="24"/>
            <w:u w:val="single"/>
            <w:lang w:val="en-IN"/>
          </w:rPr>
          <w:delText>Other Features</w:delText>
        </w:r>
      </w:del>
    </w:p>
    <w:p w:rsidRPr="00357D94" w:rsidR="004A5805" w:rsidP="004A5805" w:rsidRDefault="004A5805" w14:paraId="5C097B34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357D94">
        <w:rPr>
          <w:rFonts w:ascii="Sari Offc" w:hAnsi="Sari Offc"/>
          <w:b/>
          <w:bCs/>
          <w:sz w:val="24"/>
          <w:szCs w:val="24"/>
          <w:lang w:val="en-IN"/>
        </w:rPr>
        <w:t>Cash Access Across the World</w:t>
      </w:r>
    </w:p>
    <w:p w:rsidRPr="00357D94" w:rsidR="00EF2786" w:rsidP="00EF2786" w:rsidRDefault="00EF2786" w14:paraId="5EEEF3A8" w14:textId="77777777">
      <w:pPr>
        <w:pStyle w:val="ListParagraph"/>
        <w:numPr>
          <w:ilvl w:val="0"/>
          <w:numId w:val="49"/>
        </w:numPr>
        <w:rPr>
          <w:ins w:author="Singh, Vijaita (SBICard)" w:date="2026-01-21T11:31:00Z" w16du:dateUtc="2026-01-21T06:01:00Z" w:id="168"/>
          <w:rFonts w:ascii="Sari Offc" w:hAnsi="Sari Offc"/>
          <w:sz w:val="24"/>
          <w:szCs w:val="24"/>
          <w:lang w:val="en-IN" w:eastAsia="en-IN"/>
        </w:rPr>
      </w:pPr>
      <w:ins w:author="Singh, Vijaita (SBICard)" w:date="2026-01-21T11:31:00Z" w16du:dateUtc="2026-01-21T06:01:00Z" w:id="169">
        <w:r w:rsidRPr="00357D94">
          <w:rPr>
            <w:rFonts w:ascii="Sari Offc" w:hAnsi="Sari Offc"/>
            <w:sz w:val="24"/>
            <w:szCs w:val="24"/>
            <w:lang w:val="en-IN" w:eastAsia="en-IN"/>
          </w:rPr>
          <w:t xml:space="preserve">Withdraw cash from over 1 million </w:t>
        </w:r>
        <w:r w:rsidRPr="0069205B">
          <w:rPr>
            <w:rFonts w:ascii="Sari Offc" w:hAnsi="Sari Offc"/>
            <w:sz w:val="24"/>
            <w:szCs w:val="24"/>
            <w:lang w:eastAsia="en-IN"/>
          </w:rPr>
          <w:t>Visa or Mastercard or American Express </w:t>
        </w:r>
        <w:r w:rsidRPr="00357D94">
          <w:rPr>
            <w:rFonts w:ascii="Sari Offc" w:hAnsi="Sari Offc"/>
            <w:sz w:val="24"/>
            <w:szCs w:val="24"/>
            <w:lang w:val="en-IN" w:eastAsia="en-IN"/>
          </w:rPr>
          <w:t>ATMs across the globe</w:t>
        </w:r>
      </w:ins>
    </w:p>
    <w:p w:rsidRPr="00357D94" w:rsidR="004A5805" w:rsidDel="00EF2786" w:rsidP="004A5805" w:rsidRDefault="004A5805" w14:paraId="72C8542D" w14:textId="520D2FC8">
      <w:pPr>
        <w:pStyle w:val="ListParagraph"/>
        <w:numPr>
          <w:ilvl w:val="0"/>
          <w:numId w:val="49"/>
        </w:numPr>
        <w:rPr>
          <w:del w:author="Singh, Vijaita (SBICard)" w:date="2026-01-21T11:31:00Z" w16du:dateUtc="2026-01-21T06:01:00Z" w:id="170"/>
          <w:rFonts w:ascii="Sari Offc" w:hAnsi="Sari Offc"/>
          <w:sz w:val="24"/>
          <w:szCs w:val="24"/>
          <w:lang w:val="en-IN" w:eastAsia="en-IN"/>
        </w:rPr>
      </w:pPr>
      <w:del w:author="Singh, Vijaita (SBICard)" w:date="2026-01-21T11:31:00Z" w16du:dateUtc="2026-01-21T06:01:00Z" w:id="171">
        <w:r w:rsidRPr="00357D94" w:rsidDel="00EF2786">
          <w:rPr>
            <w:rFonts w:ascii="Sari Offc" w:hAnsi="Sari Offc"/>
            <w:sz w:val="24"/>
            <w:szCs w:val="24"/>
            <w:lang w:val="en-IN" w:eastAsia="en-IN"/>
          </w:rPr>
          <w:delText xml:space="preserve">Withdraw cash from over 1 million </w:delText>
        </w:r>
        <w:r w:rsidRPr="00357D94" w:rsidDel="00EF2786" w:rsidR="00555A8B">
          <w:rPr>
            <w:rFonts w:ascii="Sari Offc" w:hAnsi="Sari Offc"/>
            <w:sz w:val="24"/>
            <w:szCs w:val="24"/>
            <w:lang w:val="en-IN" w:eastAsia="en-IN"/>
          </w:rPr>
          <w:delText>Visa</w:delText>
        </w:r>
      </w:del>
      <w:ins w:author="Arun Kaushal" w:date="2026-01-02T20:23:00Z" w:id="172">
        <w:del w:author="Singh, Vijaita (SBICard)" w:date="2026-01-21T11:31:00Z" w16du:dateUtc="2026-01-21T06:01:00Z" w:id="173">
          <w:r w:rsidDel="00EF2786" w:rsidR="00FA14FF">
            <w:rPr>
              <w:rFonts w:ascii="Sari Offc" w:hAnsi="Sari Offc"/>
              <w:sz w:val="24"/>
              <w:szCs w:val="24"/>
              <w:lang w:val="en-IN" w:eastAsia="en-IN"/>
            </w:rPr>
            <w:delText>, Rupay</w:delText>
          </w:r>
        </w:del>
      </w:ins>
      <w:del w:author="Singh, Vijaita (SBICard)" w:date="2026-01-21T11:31:00Z" w16du:dateUtc="2026-01-21T06:01:00Z" w:id="174">
        <w:r w:rsidRPr="00357D94" w:rsidDel="00EF2786" w:rsidR="00555A8B">
          <w:rPr>
            <w:rFonts w:ascii="Sari Offc" w:hAnsi="Sari Offc"/>
            <w:sz w:val="24"/>
            <w:szCs w:val="24"/>
            <w:lang w:val="en-IN" w:eastAsia="en-IN"/>
          </w:rPr>
          <w:delText>, Mastercard, and American Express</w:delText>
        </w:r>
        <w:r w:rsidRPr="00357D94" w:rsidDel="00EF2786" w:rsidR="00F318DC">
          <w:rPr>
            <w:rFonts w:ascii="Sari Offc" w:hAnsi="Sari Offc"/>
            <w:sz w:val="24"/>
            <w:szCs w:val="24"/>
            <w:lang w:val="en-IN" w:eastAsia="en-IN"/>
          </w:rPr>
          <w:delText xml:space="preserve"> </w:delText>
        </w:r>
        <w:r w:rsidRPr="00357D94" w:rsidDel="00EF2786">
          <w:rPr>
            <w:rFonts w:ascii="Sari Offc" w:hAnsi="Sari Offc"/>
            <w:sz w:val="24"/>
            <w:szCs w:val="24"/>
            <w:lang w:val="en-IN" w:eastAsia="en-IN"/>
          </w:rPr>
          <w:delText>ATMs across the globe</w:delText>
        </w:r>
      </w:del>
    </w:p>
    <w:p w:rsidRPr="00357D94" w:rsidR="004A5805" w:rsidP="004A5805" w:rsidRDefault="004A5805" w14:paraId="7435F394" w14:textId="23C49D28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357D94">
        <w:rPr>
          <w:rFonts w:ascii="Sari Offc" w:hAnsi="Sari Offc"/>
          <w:b/>
          <w:bCs/>
          <w:sz w:val="24"/>
          <w:szCs w:val="24"/>
          <w:lang w:val="en-IN"/>
        </w:rPr>
        <w:t>Flexipay</w:t>
      </w:r>
      <w:ins w:author="Upadhyay , Shubham (SBICard)" w:date="2026-01-15T18:48:00Z" w16du:dateUtc="2026-01-15T13:18:00Z" w:id="175">
        <w:r w:rsidR="00BE175C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EMI </w:t>
        </w:r>
      </w:ins>
    </w:p>
    <w:p w:rsidRPr="00357D94" w:rsidR="004A5805" w:rsidP="004A5805" w:rsidRDefault="004A5805" w14:paraId="037EB0CB" w14:textId="5D622C22">
      <w:pPr>
        <w:pStyle w:val="ListParagraph"/>
        <w:numPr>
          <w:ilvl w:val="0"/>
          <w:numId w:val="49"/>
        </w:numPr>
        <w:rPr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  <w:lang w:val="en-IN"/>
        </w:rPr>
        <w:t>Convert eligible purchases into easy monthly EMIs</w:t>
      </w:r>
    </w:p>
    <w:p w:rsidR="00EC0499" w:rsidP="00EC0499" w:rsidRDefault="004A5805" w14:paraId="5B6786AD" w14:textId="1C757486">
      <w:pPr>
        <w:pStyle w:val="ListParagraph"/>
        <w:numPr>
          <w:ilvl w:val="0"/>
          <w:numId w:val="49"/>
        </w:numPr>
        <w:rPr>
          <w:ins w:author="Namita Salgiya" w:date="2026-01-02T18:18:00Z" w:id="176"/>
          <w:rFonts w:ascii="Sari Offc" w:hAnsi="Sari Offc"/>
          <w:sz w:val="24"/>
          <w:szCs w:val="24"/>
          <w:lang w:val="en-IN"/>
        </w:rPr>
      </w:pPr>
      <w:r w:rsidRPr="00357D94">
        <w:rPr>
          <w:rFonts w:ascii="Sari Offc" w:hAnsi="Sari Offc"/>
          <w:sz w:val="24"/>
          <w:szCs w:val="24"/>
          <w:lang w:val="en-IN"/>
        </w:rPr>
        <w:t>Applicable on transactions of Rs. 2,500 or more</w:t>
      </w:r>
    </w:p>
    <w:p w:rsidR="00EC0499" w:rsidRDefault="00EC0499" w14:paraId="13738036" w14:textId="343448D9">
      <w:pPr>
        <w:pStyle w:val="ListParagraph"/>
        <w:numPr>
          <w:ilvl w:val="0"/>
          <w:numId w:val="49"/>
        </w:numPr>
        <w:rPr>
          <w:ins w:author="Namita Salgiya" w:date="2026-01-15T09:55:00Z" w16du:dateUtc="2026-01-15T04:25:00Z" w:id="177"/>
        </w:rPr>
      </w:pPr>
      <w:ins w:author="Namita Salgiya" w:date="2026-01-02T18:18:00Z" w:id="178">
        <w:r w:rsidRPr="005401DB">
          <w:t>Click </w:t>
        </w:r>
        <w:r w:rsidRPr="005401DB">
          <w:fldChar w:fldCharType="begin"/>
        </w:r>
        <w:r w:rsidRPr="005401DB">
          <w:instrText>HYPERLINK "https://www.sbicard.com/en/personal/benefits/lower-interest-option/flexi-pay.page"</w:instrText>
        </w:r>
        <w:r w:rsidRPr="005401DB">
          <w:fldChar w:fldCharType="separate"/>
        </w:r>
        <w:r w:rsidRPr="005401DB">
          <w:rPr>
            <w:rStyle w:val="Hyperlink"/>
          </w:rPr>
          <w:t>here </w:t>
        </w:r>
        <w:r w:rsidRPr="005401DB">
          <w:fldChar w:fldCharType="end"/>
        </w:r>
        <w:r w:rsidRPr="005401DB">
          <w:t>to learn how to apply for Flexipay</w:t>
        </w:r>
      </w:ins>
      <w:ins w:author="Upadhyay , Shubham (SBICard)" w:date="2026-01-15T18:48:00Z" w16du:dateUtc="2026-01-15T13:18:00Z" w:id="179">
        <w:r w:rsidR="00BE175C">
          <w:t xml:space="preserve"> EMI </w:t>
        </w:r>
      </w:ins>
    </w:p>
    <w:p w:rsidRPr="00F534F3" w:rsidR="00C20979" w:rsidP="00C20979" w:rsidRDefault="00C20979" w14:paraId="4900AF93" w14:textId="77777777">
      <w:pPr>
        <w:rPr>
          <w:ins w:author="Namita Salgiya" w:date="2026-01-15T09:55:00Z" w16du:dateUtc="2026-01-15T04:25:00Z" w:id="180"/>
          <w:b/>
          <w:bCs/>
          <w:lang w:val="en-IN"/>
        </w:rPr>
      </w:pPr>
      <w:ins w:author="Namita Salgiya" w:date="2026-01-15T09:55:00Z" w16du:dateUtc="2026-01-15T04:25:00Z" w:id="181">
        <w:r w:rsidRPr="00F534F3">
          <w:rPr>
            <w:b/>
            <w:bCs/>
            <w:lang w:val="en-IN"/>
          </w:rPr>
          <w:t>Add-on Cards</w:t>
        </w:r>
      </w:ins>
    </w:p>
    <w:p w:rsidRPr="00AC1ED4" w:rsidR="00C20979" w:rsidP="00C20979" w:rsidRDefault="00C20979" w14:paraId="3A5C7FB5" w14:textId="77777777">
      <w:pPr>
        <w:pStyle w:val="ListParagraph"/>
        <w:numPr>
          <w:ilvl w:val="0"/>
          <w:numId w:val="84"/>
        </w:numPr>
        <w:rPr>
          <w:ins w:author="Namita Salgiya" w:date="2026-01-15T09:55:00Z" w16du:dateUtc="2026-01-15T04:25:00Z" w:id="182"/>
        </w:rPr>
      </w:pPr>
      <w:ins w:author="Namita Salgiya" w:date="2026-01-15T09:55:00Z" w16du:dateUtc="2026-01-15T04:25:00Z" w:id="183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C20979" w:rsidP="00C20979" w:rsidRDefault="00C20979" w14:paraId="099C0C69" w14:textId="77777777">
      <w:pPr>
        <w:rPr>
          <w:ins w:author="Namita Salgiya" w:date="2026-01-15T09:55:00Z" w16du:dateUtc="2026-01-15T04:25:00Z" w:id="184"/>
          <w:b/>
          <w:bCs/>
        </w:rPr>
      </w:pPr>
      <w:ins w:author="Namita Salgiya" w:date="2026-01-15T09:55:00Z" w16du:dateUtc="2026-01-15T04:25:00Z" w:id="185">
        <w:r w:rsidRPr="00AC1ED4">
          <w:rPr>
            <w:b/>
            <w:bCs/>
          </w:rPr>
          <w:t>Safe and Secure</w:t>
        </w:r>
      </w:ins>
    </w:p>
    <w:p w:rsidRPr="00AC1ED4" w:rsidR="00C20979" w:rsidP="00C20979" w:rsidRDefault="00C20979" w14:paraId="4294E0D3" w14:textId="0ACF9170">
      <w:pPr>
        <w:pStyle w:val="ListParagraph"/>
        <w:numPr>
          <w:ilvl w:val="0"/>
          <w:numId w:val="84"/>
        </w:numPr>
        <w:rPr>
          <w:ins w:author="Namita Salgiya" w:date="2026-01-15T09:55:00Z" w16du:dateUtc="2026-01-15T04:25:00Z" w:id="186"/>
        </w:rPr>
      </w:pPr>
      <w:ins w:author="Namita Salgiya" w:date="2026-01-15T09:55:00Z" w16du:dateUtc="2026-01-15T04:25:00Z" w:id="187">
        <w:r w:rsidRPr="00AC1ED4">
          <w:t xml:space="preserve">Get enhanced security against counterfeiting and skimming with the chip and pin enabled </w:t>
        </w:r>
      </w:ins>
      <w:ins w:author="Namita Salgiya" w:date="2026-01-15T09:55:00Z" w:id="188">
        <w:r w:rsidRPr="00C20979">
          <w:t>Tata Neu Infinity SBI Card</w:t>
        </w:r>
      </w:ins>
    </w:p>
    <w:p w:rsidRPr="00AC1ED4" w:rsidR="00C20979" w:rsidP="00C20979" w:rsidRDefault="00C20979" w14:paraId="4386BC99" w14:textId="77777777">
      <w:pPr>
        <w:rPr>
          <w:ins w:author="Namita Salgiya" w:date="2026-01-15T09:56:00Z" w16du:dateUtc="2026-01-15T04:26:00Z" w:id="189"/>
          <w:b/>
          <w:bCs/>
        </w:rPr>
      </w:pPr>
      <w:ins w:author="Namita Salgiya" w:date="2026-01-15T09:56:00Z" w16du:dateUtc="2026-01-15T04:26:00Z" w:id="190">
        <w:r w:rsidRPr="00AC1ED4">
          <w:rPr>
            <w:b/>
            <w:bCs/>
          </w:rPr>
          <w:t>Easy Bill Pay Facility</w:t>
        </w:r>
      </w:ins>
    </w:p>
    <w:p w:rsidRPr="00AC1ED4" w:rsidR="00C20979" w:rsidP="00C20979" w:rsidRDefault="00C20979" w14:paraId="22FE16CC" w14:textId="77777777">
      <w:pPr>
        <w:pStyle w:val="ListParagraph"/>
        <w:numPr>
          <w:ilvl w:val="0"/>
          <w:numId w:val="84"/>
        </w:numPr>
        <w:rPr>
          <w:ins w:author="Namita Salgiya" w:date="2026-01-15T09:56:00Z" w16du:dateUtc="2026-01-15T04:26:00Z" w:id="191"/>
        </w:rPr>
      </w:pPr>
      <w:ins w:author="Namita Salgiya" w:date="2026-01-15T09:56:00Z" w16du:dateUtc="2026-01-15T04:26:00Z" w:id="192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C20979" w:rsidP="00C20979" w:rsidRDefault="00C20979" w14:paraId="08BD4217" w14:textId="77777777">
      <w:pPr>
        <w:rPr>
          <w:ins w:author="Namita Salgiya" w:date="2026-01-15T09:56:00Z" w16du:dateUtc="2026-01-15T04:26:00Z" w:id="193"/>
          <w:b/>
          <w:bCs/>
        </w:rPr>
      </w:pPr>
      <w:ins w:author="Namita Salgiya" w:date="2026-01-15T09:56:00Z" w16du:dateUtc="2026-01-15T04:26:00Z" w:id="194">
        <w:r w:rsidRPr="005E66AE">
          <w:rPr>
            <w:b/>
            <w:bCs/>
          </w:rPr>
          <w:t>Balance Transfer on EMI</w:t>
        </w:r>
      </w:ins>
    </w:p>
    <w:p w:rsidRPr="005E66AE" w:rsidR="00C20979" w:rsidP="00C20979" w:rsidRDefault="00C20979" w14:paraId="5F9D25C0" w14:textId="77777777">
      <w:pPr>
        <w:pStyle w:val="ListParagraph"/>
        <w:numPr>
          <w:ilvl w:val="0"/>
          <w:numId w:val="49"/>
        </w:numPr>
        <w:rPr>
          <w:ins w:author="Namita Salgiya" w:date="2026-01-15T09:56:00Z" w16du:dateUtc="2026-01-15T04:26:00Z" w:id="195"/>
        </w:rPr>
      </w:pPr>
      <w:ins w:author="Namita Salgiya" w:date="2026-01-15T09:56:00Z" w16du:dateUtc="2026-01-15T04:26:00Z" w:id="196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C20979" w:rsidP="00C20979" w:rsidRDefault="00C20979" w14:paraId="2ABE15D6" w14:textId="460F9E43">
      <w:pPr>
        <w:pStyle w:val="ListParagraph"/>
        <w:numPr>
          <w:ilvl w:val="0"/>
          <w:numId w:val="49"/>
        </w:numPr>
        <w:rPr>
          <w:ins w:author="Namita Salgiya" w:date="2026-01-15T09:56:00Z" w16du:dateUtc="2026-01-15T04:26:00Z" w:id="197"/>
        </w:rPr>
      </w:pPr>
      <w:ins w:author="Namita Salgiya" w:date="2026-01-15T09:56:00Z" w16du:dateUtc="2026-01-15T04:26:00Z" w:id="198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C20979">
          <w:t>Tata Neu Infinity SBI Card</w:t>
        </w:r>
        <w:r>
          <w:t xml:space="preserve"> </w:t>
        </w:r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C20979" w:rsidP="00C20979" w:rsidRDefault="00C20979" w14:paraId="59587979" w14:textId="77777777">
      <w:pPr>
        <w:pStyle w:val="ListParagraph"/>
        <w:numPr>
          <w:ilvl w:val="0"/>
          <w:numId w:val="49"/>
        </w:numPr>
        <w:rPr>
          <w:ins w:author="Namita Salgiya" w:date="2026-01-15T09:56:00Z" w16du:dateUtc="2026-01-15T04:26:00Z" w:id="199"/>
        </w:rPr>
      </w:pPr>
      <w:ins w:author="Namita Salgiya" w:date="2026-01-15T09:56:00Z" w16du:dateUtc="2026-01-15T04:26:00Z" w:id="200">
        <w:r w:rsidRPr="00247784">
          <w:t>Login to your account to avail this facility.</w:t>
        </w:r>
      </w:ins>
    </w:p>
    <w:p w:rsidRPr="00EC0499" w:rsidR="00EC0499" w:rsidP="549273CC" w:rsidRDefault="00EC0499" w14:paraId="049A2776" w14:textId="3C8362CD">
      <w:pPr>
        <w:pStyle w:val="Normal"/>
        <w:rPr>
          <w:rPrChange w:author="Namita Salgiya" w:date="2026-01-02T18:18:00Z" w:id="1965915526">
            <w:rPr>
              <w:lang w:val="en-IN"/>
            </w:rPr>
          </w:rPrChange>
        </w:rPr>
      </w:pPr>
    </w:p>
    <w:sectPr w:rsidRPr="00EC0499" w:rsidR="00EC0499">
      <w:footerReference w:type="even" r:id="rId17"/>
      <w:footerReference w:type="default" r:id="rId18"/>
      <w:footerReference w:type="first" r:id="rId1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7167" w:rsidP="00EF2786" w:rsidRDefault="00667167" w14:paraId="2A0DB0D4" w14:textId="77777777">
      <w:pPr>
        <w:spacing w:after="0" w:line="240" w:lineRule="auto"/>
      </w:pPr>
      <w:r>
        <w:separator/>
      </w:r>
    </w:p>
  </w:endnote>
  <w:endnote w:type="continuationSeparator" w:id="0">
    <w:p w:rsidR="00667167" w:rsidP="00EF2786" w:rsidRDefault="00667167" w14:paraId="074A32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F2786" w:rsidRDefault="00EF2786" w14:paraId="00A8C957" w14:textId="34408A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FDADA1" wp14:editId="16AEAF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42082140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F2786" w:rsidR="00EF2786" w:rsidP="00EF2786" w:rsidRDefault="00EF2786" w14:paraId="02554979" w14:textId="1CF0493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F278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38BB6480">
            <v:shapetype id="_x0000_t202" coordsize="21600,21600" o:spt="202" path="m,l,21600r21600,l21600,xe" w14:anchorId="2AFDADA1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fill o:detectmouseclick="t"/>
              <v:textbox style="mso-fit-shape-to-text:t" inset="0,0,0,15pt">
                <w:txbxContent>
                  <w:p w:rsidRPr="00EF2786" w:rsidR="00EF2786" w:rsidP="00EF2786" w:rsidRDefault="00EF2786" w14:paraId="5F3C1322" w14:textId="1CF0493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F2786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F2786" w:rsidRDefault="00EF2786" w14:paraId="5D73B086" w14:textId="058446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840EEC" wp14:editId="42535996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333983456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F2786" w:rsidR="00EF2786" w:rsidP="00EF2786" w:rsidRDefault="00EF2786" w14:paraId="5171FD7C" w14:textId="1D164E1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F278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5C8AAE35">
            <v:shapetype id="_x0000_t202" coordsize="21600,21600" o:spt="202" path="m,l,21600r21600,l21600,xe" w14:anchorId="3E840EEC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fill o:detectmouseclick="t"/>
              <v:textbox style="mso-fit-shape-to-text:t" inset="0,0,0,15pt">
                <w:txbxContent>
                  <w:p w:rsidRPr="00EF2786" w:rsidR="00EF2786" w:rsidP="00EF2786" w:rsidRDefault="00EF2786" w14:paraId="5C5DC2C6" w14:textId="1D164E1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F2786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F2786" w:rsidRDefault="00EF2786" w14:paraId="1AA55323" w14:textId="7E438A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1E8F10" wp14:editId="13EBE49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500202547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F2786" w:rsidR="00EF2786" w:rsidP="00EF2786" w:rsidRDefault="00EF2786" w14:paraId="7B46DEBB" w14:textId="68DB9B2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F278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2ECBBBC3">
            <v:shapetype id="_x0000_t202" coordsize="21600,21600" o:spt="202" path="m,l,21600r21600,l21600,xe" w14:anchorId="001E8F10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fill o:detectmouseclick="t"/>
              <v:textbox style="mso-fit-shape-to-text:t" inset="0,0,0,15pt">
                <w:txbxContent>
                  <w:p w:rsidRPr="00EF2786" w:rsidR="00EF2786" w:rsidP="00EF2786" w:rsidRDefault="00EF2786" w14:paraId="21C2D885" w14:textId="68DB9B2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F2786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7167" w:rsidP="00EF2786" w:rsidRDefault="00667167" w14:paraId="5EF60136" w14:textId="77777777">
      <w:pPr>
        <w:spacing w:after="0" w:line="240" w:lineRule="auto"/>
      </w:pPr>
      <w:r>
        <w:separator/>
      </w:r>
    </w:p>
  </w:footnote>
  <w:footnote w:type="continuationSeparator" w:id="0">
    <w:p w:rsidR="00667167" w:rsidP="00EF2786" w:rsidRDefault="00667167" w14:paraId="7AA8AD1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962E6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31417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273581"/>
    <w:multiLevelType w:val="hybridMultilevel"/>
    <w:tmpl w:val="CD2242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47655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B7E116A"/>
    <w:multiLevelType w:val="multilevel"/>
    <w:tmpl w:val="A70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B864E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CFE2A6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D09489A"/>
    <w:multiLevelType w:val="multilevel"/>
    <w:tmpl w:val="0E9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F0B43D8"/>
    <w:multiLevelType w:val="hybridMultilevel"/>
    <w:tmpl w:val="FEE060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2224C2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59B1B91"/>
    <w:multiLevelType w:val="hybridMultilevel"/>
    <w:tmpl w:val="A48AC1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5C0117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8A24178"/>
    <w:multiLevelType w:val="hybridMultilevel"/>
    <w:tmpl w:val="1DDE3F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94A6CFF"/>
    <w:multiLevelType w:val="multilevel"/>
    <w:tmpl w:val="93AA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A086D8C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B5C5F1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1A449DE"/>
    <w:multiLevelType w:val="hybridMultilevel"/>
    <w:tmpl w:val="26CCE9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3C85F5A"/>
    <w:multiLevelType w:val="multilevel"/>
    <w:tmpl w:val="7DA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60B30E8"/>
    <w:multiLevelType w:val="multilevel"/>
    <w:tmpl w:val="EB6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289B0AA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C197741"/>
    <w:multiLevelType w:val="multilevel"/>
    <w:tmpl w:val="A00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3550E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36E3434"/>
    <w:multiLevelType w:val="multilevel"/>
    <w:tmpl w:val="FD8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6756B79"/>
    <w:multiLevelType w:val="multilevel"/>
    <w:tmpl w:val="AAD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7EE5CDF"/>
    <w:multiLevelType w:val="hybridMultilevel"/>
    <w:tmpl w:val="5F7470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F475C2"/>
    <w:multiLevelType w:val="multilevel"/>
    <w:tmpl w:val="C15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CB65536"/>
    <w:multiLevelType w:val="hybridMultilevel"/>
    <w:tmpl w:val="37AE84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DDC6ED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F9B5709"/>
    <w:multiLevelType w:val="multilevel"/>
    <w:tmpl w:val="8B5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3FFE458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2794AF9"/>
    <w:multiLevelType w:val="multilevel"/>
    <w:tmpl w:val="026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446171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5BD1A97"/>
    <w:multiLevelType w:val="multilevel"/>
    <w:tmpl w:val="9E1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633638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6921330"/>
    <w:multiLevelType w:val="multilevel"/>
    <w:tmpl w:val="AA8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46D939BC"/>
    <w:multiLevelType w:val="multilevel"/>
    <w:tmpl w:val="370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7CD54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9905734"/>
    <w:multiLevelType w:val="hybridMultilevel"/>
    <w:tmpl w:val="62E080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4AF00FF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4C9C360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E722D9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F326529"/>
    <w:multiLevelType w:val="multilevel"/>
    <w:tmpl w:val="5F7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" w15:restartNumberingAfterBreak="0">
    <w:nsid w:val="51904C24"/>
    <w:multiLevelType w:val="hybridMultilevel"/>
    <w:tmpl w:val="A130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8" w15:restartNumberingAfterBreak="0">
    <w:nsid w:val="51DD584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2152AE8"/>
    <w:multiLevelType w:val="multilevel"/>
    <w:tmpl w:val="666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522E6BB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2763398"/>
    <w:multiLevelType w:val="multilevel"/>
    <w:tmpl w:val="1D5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3011CB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5124C18"/>
    <w:multiLevelType w:val="multilevel"/>
    <w:tmpl w:val="CEC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6757FF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6A3753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72C73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9474EA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9D5116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AAC4DE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5BA92BA6"/>
    <w:multiLevelType w:val="multilevel"/>
    <w:tmpl w:val="7230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5BAE64E6"/>
    <w:multiLevelType w:val="multilevel"/>
    <w:tmpl w:val="2E4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5EAE06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2897C6B"/>
    <w:multiLevelType w:val="hybridMultilevel"/>
    <w:tmpl w:val="C2FAA9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6318660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51C33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7BC6364"/>
    <w:multiLevelType w:val="multilevel"/>
    <w:tmpl w:val="5C6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6823433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6A8D687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6AB4570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6AF049FF"/>
    <w:multiLevelType w:val="hybridMultilevel"/>
    <w:tmpl w:val="1D14E6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6B4F7E1B"/>
    <w:multiLevelType w:val="multilevel"/>
    <w:tmpl w:val="2B3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6C2A5BE4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6CF718EA"/>
    <w:multiLevelType w:val="hybridMultilevel"/>
    <w:tmpl w:val="75B41D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6FE97C6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703909E7"/>
    <w:multiLevelType w:val="multilevel"/>
    <w:tmpl w:val="32E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7" w15:restartNumberingAfterBreak="0">
    <w:nsid w:val="72CA131D"/>
    <w:multiLevelType w:val="multilevel"/>
    <w:tmpl w:val="ECC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8" w15:restartNumberingAfterBreak="0">
    <w:nsid w:val="73EF7733"/>
    <w:multiLevelType w:val="multilevel"/>
    <w:tmpl w:val="5D5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41A583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78036A2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790E4FA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7A97402B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7AA73011"/>
    <w:multiLevelType w:val="multilevel"/>
    <w:tmpl w:val="4F24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55480182">
    <w:abstractNumId w:val="14"/>
  </w:num>
  <w:num w:numId="2" w16cid:durableId="1506625074">
    <w:abstractNumId w:val="56"/>
  </w:num>
  <w:num w:numId="3" w16cid:durableId="1941448744">
    <w:abstractNumId w:val="25"/>
  </w:num>
  <w:num w:numId="4" w16cid:durableId="1534415815">
    <w:abstractNumId w:val="11"/>
  </w:num>
  <w:num w:numId="5" w16cid:durableId="2090809956">
    <w:abstractNumId w:val="64"/>
  </w:num>
  <w:num w:numId="6" w16cid:durableId="1253584859">
    <w:abstractNumId w:val="58"/>
  </w:num>
  <w:num w:numId="7" w16cid:durableId="583993468">
    <w:abstractNumId w:val="17"/>
  </w:num>
  <w:num w:numId="8" w16cid:durableId="306864455">
    <w:abstractNumId w:val="32"/>
  </w:num>
  <w:num w:numId="9" w16cid:durableId="1581451979">
    <w:abstractNumId w:val="8"/>
  </w:num>
  <w:num w:numId="10" w16cid:durableId="1621496097">
    <w:abstractNumId w:val="68"/>
  </w:num>
  <w:num w:numId="11" w16cid:durableId="1658145525">
    <w:abstractNumId w:val="59"/>
  </w:num>
  <w:num w:numId="12" w16cid:durableId="541403389">
    <w:abstractNumId w:val="30"/>
  </w:num>
  <w:num w:numId="13" w16cid:durableId="763763351">
    <w:abstractNumId w:val="70"/>
  </w:num>
  <w:num w:numId="14" w16cid:durableId="2080713447">
    <w:abstractNumId w:val="7"/>
  </w:num>
  <w:num w:numId="15" w16cid:durableId="2080327218">
    <w:abstractNumId w:val="16"/>
  </w:num>
  <w:num w:numId="16" w16cid:durableId="490754225">
    <w:abstractNumId w:val="50"/>
  </w:num>
  <w:num w:numId="17" w16cid:durableId="1015618317">
    <w:abstractNumId w:val="3"/>
  </w:num>
  <w:num w:numId="18" w16cid:durableId="2050953107">
    <w:abstractNumId w:val="66"/>
  </w:num>
  <w:num w:numId="19" w16cid:durableId="38435494">
    <w:abstractNumId w:val="81"/>
  </w:num>
  <w:num w:numId="20" w16cid:durableId="141502750">
    <w:abstractNumId w:val="45"/>
  </w:num>
  <w:num w:numId="21" w16cid:durableId="1245921082">
    <w:abstractNumId w:val="69"/>
  </w:num>
  <w:num w:numId="22" w16cid:durableId="1905212008">
    <w:abstractNumId w:val="54"/>
  </w:num>
  <w:num w:numId="23" w16cid:durableId="290134590">
    <w:abstractNumId w:val="65"/>
  </w:num>
  <w:num w:numId="24" w16cid:durableId="1275093914">
    <w:abstractNumId w:val="40"/>
  </w:num>
  <w:num w:numId="25" w16cid:durableId="1470434440">
    <w:abstractNumId w:val="77"/>
  </w:num>
  <w:num w:numId="26" w16cid:durableId="112552888">
    <w:abstractNumId w:val="4"/>
  </w:num>
  <w:num w:numId="27" w16cid:durableId="471211887">
    <w:abstractNumId w:val="12"/>
  </w:num>
  <w:num w:numId="28" w16cid:durableId="1219979764">
    <w:abstractNumId w:val="18"/>
  </w:num>
  <w:num w:numId="29" w16cid:durableId="1015225802">
    <w:abstractNumId w:val="41"/>
  </w:num>
  <w:num w:numId="30" w16cid:durableId="855072335">
    <w:abstractNumId w:val="33"/>
  </w:num>
  <w:num w:numId="31" w16cid:durableId="89816140">
    <w:abstractNumId w:val="34"/>
  </w:num>
  <w:num w:numId="32" w16cid:durableId="1932856377">
    <w:abstractNumId w:val="23"/>
  </w:num>
  <w:num w:numId="33" w16cid:durableId="1000736845">
    <w:abstractNumId w:val="1"/>
  </w:num>
  <w:num w:numId="34" w16cid:durableId="79911344">
    <w:abstractNumId w:val="28"/>
  </w:num>
  <w:num w:numId="35" w16cid:durableId="397753949">
    <w:abstractNumId w:val="39"/>
  </w:num>
  <w:num w:numId="36" w16cid:durableId="753235583">
    <w:abstractNumId w:val="53"/>
  </w:num>
  <w:num w:numId="37" w16cid:durableId="2049908214">
    <w:abstractNumId w:val="6"/>
  </w:num>
  <w:num w:numId="38" w16cid:durableId="832719623">
    <w:abstractNumId w:val="22"/>
  </w:num>
  <w:num w:numId="39" w16cid:durableId="1329407097">
    <w:abstractNumId w:val="67"/>
  </w:num>
  <w:num w:numId="40" w16cid:durableId="1437871207">
    <w:abstractNumId w:val="36"/>
  </w:num>
  <w:num w:numId="41" w16cid:durableId="228466962">
    <w:abstractNumId w:val="51"/>
  </w:num>
  <w:num w:numId="42" w16cid:durableId="1305114621">
    <w:abstractNumId w:val="72"/>
  </w:num>
  <w:num w:numId="43" w16cid:durableId="1504541167">
    <w:abstractNumId w:val="26"/>
  </w:num>
  <w:num w:numId="44" w16cid:durableId="1392729775">
    <w:abstractNumId w:val="19"/>
  </w:num>
  <w:num w:numId="45" w16cid:durableId="1080178739">
    <w:abstractNumId w:val="71"/>
  </w:num>
  <w:num w:numId="46" w16cid:durableId="571307175">
    <w:abstractNumId w:val="63"/>
  </w:num>
  <w:num w:numId="47" w16cid:durableId="730812697">
    <w:abstractNumId w:val="47"/>
  </w:num>
  <w:num w:numId="48" w16cid:durableId="1534146809">
    <w:abstractNumId w:val="10"/>
  </w:num>
  <w:num w:numId="49" w16cid:durableId="1100370434">
    <w:abstractNumId w:val="0"/>
  </w:num>
  <w:num w:numId="50" w16cid:durableId="702904498">
    <w:abstractNumId w:val="61"/>
  </w:num>
  <w:num w:numId="51" w16cid:durableId="90661058">
    <w:abstractNumId w:val="27"/>
  </w:num>
  <w:num w:numId="52" w16cid:durableId="758254410">
    <w:abstractNumId w:val="78"/>
  </w:num>
  <w:num w:numId="53" w16cid:durableId="616520984">
    <w:abstractNumId w:val="62"/>
  </w:num>
  <w:num w:numId="54" w16cid:durableId="708408431">
    <w:abstractNumId w:val="52"/>
  </w:num>
  <w:num w:numId="55" w16cid:durableId="126819501">
    <w:abstractNumId w:val="79"/>
  </w:num>
  <w:num w:numId="56" w16cid:durableId="414475882">
    <w:abstractNumId w:val="44"/>
  </w:num>
  <w:num w:numId="57" w16cid:durableId="1635989780">
    <w:abstractNumId w:val="37"/>
  </w:num>
  <w:num w:numId="58" w16cid:durableId="1419060506">
    <w:abstractNumId w:val="57"/>
  </w:num>
  <w:num w:numId="59" w16cid:durableId="991913767">
    <w:abstractNumId w:val="75"/>
  </w:num>
  <w:num w:numId="60" w16cid:durableId="1008600670">
    <w:abstractNumId w:val="80"/>
  </w:num>
  <w:num w:numId="61" w16cid:durableId="2117745119">
    <w:abstractNumId w:val="48"/>
  </w:num>
  <w:num w:numId="62" w16cid:durableId="1499342201">
    <w:abstractNumId w:val="73"/>
  </w:num>
  <w:num w:numId="63" w16cid:durableId="508718435">
    <w:abstractNumId w:val="35"/>
  </w:num>
  <w:num w:numId="64" w16cid:durableId="1678462542">
    <w:abstractNumId w:val="55"/>
  </w:num>
  <w:num w:numId="65" w16cid:durableId="190455631">
    <w:abstractNumId w:val="31"/>
  </w:num>
  <w:num w:numId="66" w16cid:durableId="1339426947">
    <w:abstractNumId w:val="20"/>
  </w:num>
  <w:num w:numId="67" w16cid:durableId="148985783">
    <w:abstractNumId w:val="46"/>
  </w:num>
  <w:num w:numId="68" w16cid:durableId="1493182984">
    <w:abstractNumId w:val="9"/>
  </w:num>
  <w:num w:numId="69" w16cid:durableId="713042148">
    <w:abstractNumId w:val="74"/>
  </w:num>
  <w:num w:numId="70" w16cid:durableId="1842505674">
    <w:abstractNumId w:val="60"/>
  </w:num>
  <w:num w:numId="71" w16cid:durableId="1793161311">
    <w:abstractNumId w:val="29"/>
  </w:num>
  <w:num w:numId="72" w16cid:durableId="832643770">
    <w:abstractNumId w:val="38"/>
  </w:num>
  <w:num w:numId="73" w16cid:durableId="1611233503">
    <w:abstractNumId w:val="15"/>
  </w:num>
  <w:num w:numId="74" w16cid:durableId="933317592">
    <w:abstractNumId w:val="42"/>
  </w:num>
  <w:num w:numId="75" w16cid:durableId="1407648803">
    <w:abstractNumId w:val="82"/>
  </w:num>
  <w:num w:numId="76" w16cid:durableId="121772658">
    <w:abstractNumId w:val="2"/>
  </w:num>
  <w:num w:numId="77" w16cid:durableId="844318319">
    <w:abstractNumId w:val="5"/>
  </w:num>
  <w:num w:numId="78" w16cid:durableId="1785685663">
    <w:abstractNumId w:val="24"/>
  </w:num>
  <w:num w:numId="79" w16cid:durableId="1996454168">
    <w:abstractNumId w:val="21"/>
  </w:num>
  <w:num w:numId="80" w16cid:durableId="1735741078">
    <w:abstractNumId w:val="13"/>
  </w:num>
  <w:num w:numId="81" w16cid:durableId="225072463">
    <w:abstractNumId w:val="76"/>
  </w:num>
  <w:num w:numId="82" w16cid:durableId="414473524">
    <w:abstractNumId w:val="49"/>
  </w:num>
  <w:num w:numId="83" w16cid:durableId="402292197">
    <w:abstractNumId w:val="83"/>
  </w:num>
  <w:num w:numId="84" w16cid:durableId="2140219596">
    <w:abstractNumId w:val="43"/>
  </w:num>
  <w:numIdMacAtCleanup w:val="8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un Kaushal">
    <w15:presenceInfo w15:providerId="None" w15:userId="Arun Kaushal"/>
  </w15:person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  <w15:person w15:author="Singh, Vijaita (SBICard)">
    <w15:presenceInfo w15:providerId="AD" w15:userId="S::vijaita.singh@sbicard.com::dd49b732-6158-484b-8de9-5f3ea56aaa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61D4B"/>
    <w:rsid w:val="00066BFA"/>
    <w:rsid w:val="0009775C"/>
    <w:rsid w:val="00122BDC"/>
    <w:rsid w:val="00144A33"/>
    <w:rsid w:val="001535C0"/>
    <w:rsid w:val="001573BC"/>
    <w:rsid w:val="001C5B69"/>
    <w:rsid w:val="00217F8A"/>
    <w:rsid w:val="0029715F"/>
    <w:rsid w:val="002D38D6"/>
    <w:rsid w:val="00311B56"/>
    <w:rsid w:val="00345E13"/>
    <w:rsid w:val="00357D94"/>
    <w:rsid w:val="003939E4"/>
    <w:rsid w:val="003D715C"/>
    <w:rsid w:val="003E5D0A"/>
    <w:rsid w:val="0041023F"/>
    <w:rsid w:val="0042325B"/>
    <w:rsid w:val="004A5805"/>
    <w:rsid w:val="00513A0B"/>
    <w:rsid w:val="00524A79"/>
    <w:rsid w:val="005266FF"/>
    <w:rsid w:val="005310B6"/>
    <w:rsid w:val="00555A8B"/>
    <w:rsid w:val="005643BE"/>
    <w:rsid w:val="005E5098"/>
    <w:rsid w:val="00667167"/>
    <w:rsid w:val="00681931"/>
    <w:rsid w:val="006938F5"/>
    <w:rsid w:val="006A2631"/>
    <w:rsid w:val="006E42F3"/>
    <w:rsid w:val="007275A2"/>
    <w:rsid w:val="007550F8"/>
    <w:rsid w:val="007A6FA8"/>
    <w:rsid w:val="007E6A3E"/>
    <w:rsid w:val="00811172"/>
    <w:rsid w:val="0083076E"/>
    <w:rsid w:val="00832A62"/>
    <w:rsid w:val="008E4E96"/>
    <w:rsid w:val="009164D7"/>
    <w:rsid w:val="00931386"/>
    <w:rsid w:val="00995FCF"/>
    <w:rsid w:val="009A176A"/>
    <w:rsid w:val="009C0D9E"/>
    <w:rsid w:val="00A150C5"/>
    <w:rsid w:val="00A27FC1"/>
    <w:rsid w:val="00A579B5"/>
    <w:rsid w:val="00A80E72"/>
    <w:rsid w:val="00AC2D69"/>
    <w:rsid w:val="00AF4A2A"/>
    <w:rsid w:val="00B74F63"/>
    <w:rsid w:val="00BE175C"/>
    <w:rsid w:val="00C20979"/>
    <w:rsid w:val="00C37A02"/>
    <w:rsid w:val="00C42307"/>
    <w:rsid w:val="00C63C91"/>
    <w:rsid w:val="00C66F71"/>
    <w:rsid w:val="00C712F6"/>
    <w:rsid w:val="00C74138"/>
    <w:rsid w:val="00C92F6B"/>
    <w:rsid w:val="00CA5965"/>
    <w:rsid w:val="00CD511F"/>
    <w:rsid w:val="00D00240"/>
    <w:rsid w:val="00D11D99"/>
    <w:rsid w:val="00D34CF6"/>
    <w:rsid w:val="00D41563"/>
    <w:rsid w:val="00D651FB"/>
    <w:rsid w:val="00DB479D"/>
    <w:rsid w:val="00DB606B"/>
    <w:rsid w:val="00DB690D"/>
    <w:rsid w:val="00E56665"/>
    <w:rsid w:val="00E62FE6"/>
    <w:rsid w:val="00EA3D1A"/>
    <w:rsid w:val="00EC0499"/>
    <w:rsid w:val="00EE383C"/>
    <w:rsid w:val="00EF2786"/>
    <w:rsid w:val="00F23D00"/>
    <w:rsid w:val="00F318DC"/>
    <w:rsid w:val="00F31F00"/>
    <w:rsid w:val="00FA14FF"/>
    <w:rsid w:val="00FB78C6"/>
    <w:rsid w:val="00FD0BA9"/>
    <w:rsid w:val="34E93413"/>
    <w:rsid w:val="5492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357D94"/>
    <w:pPr>
      <w:spacing w:after="0" w:line="240" w:lineRule="auto"/>
    </w:pPr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F278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278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8" /><Relationship Type="http://schemas.openxmlformats.org/officeDocument/2006/relationships/settings" Target="settings.xml" Id="rId3" /><Relationship Type="http://schemas.microsoft.com/office/2011/relationships/people" Target="people.xml" Id="rId21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yperlink" Target="https://www.sbicard.com/en/most-important-terms-and-conditions.page" TargetMode="External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hyperlink" Target="https://www.sbicard.com/en/personal/credit-cards/lifestyle/sbi-card-elite.page" TargetMode="External" Id="rId15" /><Relationship Type="http://schemas.openxmlformats.org/officeDocument/2006/relationships/footer" Target="footer3.xml" Id="rId19" /><Relationship Type="http://schemas.openxmlformats.org/officeDocument/2006/relationships/webSettings" Target="webSettings.xml" Id="rId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2026-03-19T07:03:00.0000000Z</dcterms:created>
  <dcterms:modified xsi:type="dcterms:W3CDTF">2026-03-19T07:04:57.4203462Z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1dd07c33,e6de15c,4f82f8e0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2026-01-21T06:03:01Z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317b8ed8-a618-4b24-907c-5996e49c003f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