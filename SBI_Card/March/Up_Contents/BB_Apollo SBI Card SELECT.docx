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Pr="00010B6E" w:rsidR="00F711A7" w:rsidP="003D715C" w:rsidRDefault="00F711A7" w14:paraId="798B83F1" w14:textId="08FDFAB9">
      <w:pPr>
        <w:jc w:val="center"/>
        <w:rPr>
          <w:rFonts w:ascii="Sari Offc" w:hAnsi="Sari Offc"/>
          <w:b/>
          <w:bCs/>
          <w:lang w:val="en-IN"/>
          <w:rPrChange w:author="Upadhyay , Shubham (SBICard)" w:date="2026-01-16T14:24:00Z" w:id="0">
            <w:rPr>
              <w:b/>
              <w:bCs/>
              <w:sz w:val="24"/>
              <w:szCs w:val="24"/>
              <w:lang w:val="en-IN"/>
            </w:rPr>
          </w:rPrChange>
        </w:rPr>
      </w:pPr>
      <w:r w:rsidRPr="00010B6E">
        <w:rPr>
          <w:rFonts w:ascii="Sari Offc" w:hAnsi="Sari Offc"/>
          <w:rPrChange w:author="Upadhyay , Shubham (SBICard)" w:date="2026-01-16T14:24:00Z" w:id="1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2">
            <w:rPr/>
          </w:rPrChange>
        </w:rPr>
        <w:instrText>HYPERLINK "https://www.sbicard.com/en/personal/credit-cards/rewards/apollo-sbi-card-select.page"</w:instrText>
      </w:r>
      <w:r w:rsidRPr="00010B6E">
        <w:rPr>
          <w:rFonts w:ascii="Sari Offc" w:hAnsi="Sari Offc"/>
          <w:rPrChange w:author="Upadhyay , Shubham (SBICard)" w:date="2026-01-16T14:24:00Z" w:id="3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b/>
          <w:bCs/>
          <w:lang w:val="en-IN"/>
          <w:rPrChange w:author="Upadhyay , Shubham (SBICard)" w:date="2026-01-16T14:24:00Z" w:id="4">
            <w:rPr>
              <w:rStyle w:val="Hyperlink"/>
              <w:b/>
              <w:bCs/>
              <w:sz w:val="24"/>
              <w:szCs w:val="24"/>
              <w:lang w:val="en-IN"/>
            </w:rPr>
          </w:rPrChange>
        </w:rPr>
        <w:t>Apollo SBI Card SELECT</w:t>
      </w:r>
      <w:r w:rsidRPr="00010B6E">
        <w:rPr>
          <w:rFonts w:ascii="Sari Offc" w:hAnsi="Sari Offc"/>
          <w:rPrChange w:author="Upadhyay , Shubham (SBICard)" w:date="2026-01-16T14:24:00Z" w:id="5">
            <w:rPr/>
          </w:rPrChange>
        </w:rPr>
        <w:fldChar w:fldCharType="end"/>
      </w:r>
    </w:p>
    <w:p w:rsidRPr="00010B6E" w:rsidR="001266EC" w:rsidP="001266EC" w:rsidRDefault="001266EC" w14:paraId="20754095" w14:textId="2F2B4BEC">
      <w:pPr>
        <w:jc w:val="center"/>
        <w:rPr>
          <w:rFonts w:ascii="Sari Offc" w:hAnsi="Sari Offc"/>
          <w:lang w:val="en-IN"/>
          <w:rPrChange w:author="Upadhyay , Shubham (SBICard)" w:date="2026-01-16T14:24:00Z" w:id="6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7">
            <w:rPr>
              <w:lang w:val="en-IN"/>
            </w:rPr>
          </w:rPrChange>
        </w:rPr>
        <w:t xml:space="preserve">Up </w:t>
      </w:r>
      <w:r w:rsidRPr="00010B6E" w:rsidR="00010B6E">
        <w:rPr>
          <w:rFonts w:ascii="Sari Offc" w:hAnsi="Sari Offc"/>
          <w:lang w:val="en-IN"/>
        </w:rPr>
        <w:t xml:space="preserve">To </w:t>
      </w:r>
      <w:r w:rsidRPr="00010B6E">
        <w:rPr>
          <w:rFonts w:ascii="Sari Offc" w:hAnsi="Sari Offc"/>
          <w:lang w:val="en-IN"/>
          <w:rPrChange w:author="Upadhyay , Shubham (SBICard)" w:date="2026-01-16T14:24:00Z" w:id="8">
            <w:rPr>
              <w:lang w:val="en-IN"/>
            </w:rPr>
          </w:rPrChange>
        </w:rPr>
        <w:t xml:space="preserve">25% </w:t>
      </w:r>
      <w:r w:rsidRPr="00010B6E" w:rsidR="00010B6E">
        <w:rPr>
          <w:rFonts w:ascii="Sari Offc" w:hAnsi="Sari Offc"/>
          <w:lang w:val="en-IN"/>
        </w:rPr>
        <w:t xml:space="preserve">Value Back </w:t>
      </w:r>
      <w:r w:rsidRPr="00010B6E">
        <w:rPr>
          <w:rFonts w:ascii="Sari Offc" w:hAnsi="Sari Offc"/>
          <w:lang w:val="en-IN"/>
          <w:rPrChange w:author="Upadhyay , Shubham (SBICard)" w:date="2026-01-16T14:24:00Z" w:id="9">
            <w:rPr>
              <w:lang w:val="en-IN"/>
            </w:rPr>
          </w:rPrChange>
        </w:rPr>
        <w:t xml:space="preserve">on </w:t>
      </w:r>
      <w:r w:rsidRPr="00010B6E">
        <w:rPr>
          <w:rFonts w:ascii="Sari Offc" w:hAnsi="Sari Offc"/>
          <w:rPrChange w:author="Upadhyay , Shubham (SBICard)" w:date="2026-01-16T14:24:00Z" w:id="10">
            <w:rPr/>
          </w:rPrChange>
        </w:rPr>
        <w:t>Apollo 24|7 and Apollo Pharmacy</w:t>
      </w:r>
    </w:p>
    <w:p w:rsidRPr="00010B6E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11">
            <w:rPr>
              <w:b/>
              <w:bCs/>
              <w:u w:val="single"/>
              <w:lang w:val="en-IN"/>
            </w:rPr>
          </w:rPrChange>
        </w:rPr>
      </w:pPr>
      <w:r w:rsidRPr="00010B6E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16T14:24:00Z" w:id="12">
            <w:rPr>
              <w:b/>
              <w:bCs/>
              <w:i/>
              <w:iCs/>
              <w:u w:val="single"/>
              <w:lang w:val="en-IN"/>
            </w:rPr>
          </w:rPrChange>
        </w:rPr>
        <w:t>Best</w:t>
      </w:r>
      <w:r w:rsidRPr="00010B6E"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13">
            <w:rPr>
              <w:b/>
              <w:bCs/>
              <w:u w:val="single"/>
              <w:lang w:val="en-IN"/>
            </w:rPr>
          </w:rPrChange>
        </w:rPr>
        <w:t xml:space="preserve"> </w:t>
      </w:r>
      <w:r w:rsidRPr="00010B6E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16T14:24:00Z" w:id="14">
            <w:rPr>
              <w:b/>
              <w:bCs/>
              <w:i/>
              <w:iCs/>
              <w:u w:val="single"/>
              <w:lang w:val="en-IN"/>
            </w:rPr>
          </w:rPrChange>
        </w:rPr>
        <w:t>For</w:t>
      </w:r>
    </w:p>
    <w:p w:rsidRPr="00010B6E" w:rsidR="00F711A7" w:rsidP="009445F5" w:rsidRDefault="00F711A7" w14:paraId="494962FD" w14:textId="005FC998">
      <w:pPr>
        <w:pStyle w:val="ListParagraph"/>
        <w:numPr>
          <w:ilvl w:val="0"/>
          <w:numId w:val="1"/>
        </w:numPr>
        <w:rPr>
          <w:rFonts w:ascii="Sari Offc" w:hAnsi="Sari Offc"/>
          <w:lang w:val="en-IN" w:eastAsia="en-IN"/>
          <w:rPrChange w:author="Upadhyay , Shubham (SBICard)" w:date="2026-01-16T14:24:00Z" w:id="15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6">
            <w:rPr>
              <w:lang w:val="en-IN" w:eastAsia="en-IN"/>
            </w:rPr>
          </w:rPrChange>
        </w:rPr>
        <w:t>Health Benefits</w:t>
      </w:r>
    </w:p>
    <w:p w:rsidRPr="00010B6E" w:rsidR="00F711A7" w:rsidP="00F711A7" w:rsidRDefault="00F711A7" w14:paraId="52403991" w14:textId="77777777">
      <w:pPr>
        <w:pStyle w:val="ListParagraph"/>
        <w:numPr>
          <w:ilvl w:val="0"/>
          <w:numId w:val="1"/>
        </w:numPr>
        <w:rPr>
          <w:rFonts w:ascii="Sari Offc" w:hAnsi="Sari Offc"/>
          <w:lang w:val="en-IN" w:eastAsia="en-IN"/>
          <w:rPrChange w:author="Upadhyay , Shubham (SBICard)" w:date="2026-01-16T14:24:00Z" w:id="17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8">
            <w:rPr>
              <w:lang w:val="en-IN" w:eastAsia="en-IN"/>
            </w:rPr>
          </w:rPrChange>
        </w:rPr>
        <w:t>Milestone Benefits</w:t>
      </w:r>
    </w:p>
    <w:p w:rsidRPr="00010B6E" w:rsidR="00F711A7" w:rsidP="009445F5" w:rsidRDefault="00F711A7" w14:paraId="32FA75C6" w14:textId="5838F9B8">
      <w:pPr>
        <w:pStyle w:val="ListParagraph"/>
        <w:numPr>
          <w:ilvl w:val="0"/>
          <w:numId w:val="1"/>
        </w:numPr>
        <w:rPr>
          <w:rFonts w:ascii="Sari Offc" w:hAnsi="Sari Offc"/>
          <w:lang w:val="en-IN" w:eastAsia="en-IN"/>
          <w:rPrChange w:author="Upadhyay , Shubham (SBICard)" w:date="2026-01-16T14:24:00Z" w:id="19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20">
            <w:rPr>
              <w:lang w:val="en-IN" w:eastAsia="en-IN"/>
            </w:rPr>
          </w:rPrChange>
        </w:rPr>
        <w:t>Lounge Benefits</w:t>
      </w:r>
    </w:p>
    <w:p w:rsidRPr="00010B6E" w:rsidR="005C3274" w:rsidRDefault="005C3274" w14:paraId="52EF88E2" w14:textId="77777777">
      <w:pPr>
        <w:rPr>
          <w:ins w:author="Namita Salgiya" w:date="2026-01-15T18:58:00Z" w:id="21"/>
          <w:rFonts w:ascii="Sari Offc" w:hAnsi="Sari Offc"/>
          <w:lang w:val="en-IN"/>
          <w:rPrChange w:author="Upadhyay , Shubham (SBICard)" w:date="2026-01-16T14:24:00Z" w:id="22">
            <w:rPr>
              <w:ins w:author="Namita Salgiya" w:date="2026-01-15T18:58:00Z" w:id="23"/>
              <w:lang w:val="en-IN"/>
            </w:rPr>
          </w:rPrChange>
        </w:rPr>
        <w:pPrChange w:author="Namita Salgiya" w:date="2026-01-15T18:58:00Z" w:id="24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15T18:58:00Z" w:id="25">
        <w:r w:rsidRPr="00010B6E">
          <w:rPr>
            <w:rFonts w:ascii="Sari Offc" w:hAnsi="Sari Offc"/>
            <w:lang w:val="en-IN"/>
            <w:rPrChange w:author="Upadhyay , Shubham (SBICard)" w:date="2026-01-16T14:24:00Z" w:id="26">
              <w:rPr>
                <w:lang w:val="en-IN"/>
              </w:rPr>
            </w:rPrChange>
          </w:rPr>
          <w:t>Apollo SBI Card SELECT offers you the best benefits on healthcare, so that you live a healthier and happier life.</w:t>
        </w:r>
        <w:r w:rsidRPr="00010B6E">
          <w:rPr>
            <w:rFonts w:ascii="Sari Offc" w:hAnsi="Sari Offc"/>
            <w:lang w:val="en-IN"/>
            <w:rPrChange w:author="Upadhyay , Shubham (SBICard)" w:date="2026-01-16T14:24:00Z" w:id="27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 xml:space="preserve"> </w:t>
        </w:r>
      </w:ins>
    </w:p>
    <w:p w:rsidRPr="00010B6E" w:rsidR="005C3274" w:rsidDel="005C3274" w:rsidP="00ED07FC" w:rsidRDefault="005C3274" w14:paraId="12FB6D3F" w14:textId="6E3E19A0">
      <w:pPr>
        <w:ind w:left="360"/>
        <w:rPr>
          <w:del w:author="Namita Salgiya" w:date="2026-01-15T18:58:00Z" w:id="28"/>
          <w:rFonts w:ascii="Sari Offc" w:hAnsi="Sari Offc"/>
          <w:lang w:val="en-IN"/>
          <w:rPrChange w:author="Upadhyay , Shubham (SBICard)" w:date="2026-01-16T14:24:00Z" w:id="29">
            <w:rPr>
              <w:del w:author="Namita Salgiya" w:date="2026-01-15T18:58:00Z" w:id="30"/>
              <w:rFonts w:ascii="Sari Offc" w:hAnsi="Sari Offc"/>
              <w:sz w:val="24"/>
              <w:szCs w:val="24"/>
              <w:lang w:val="en-IN"/>
            </w:rPr>
          </w:rPrChange>
        </w:rPr>
      </w:pPr>
    </w:p>
    <w:p w:rsidRPr="00010B6E" w:rsidR="00FF3E77" w:rsidDel="005C3274" w:rsidP="00ED07FC" w:rsidRDefault="00FF3E77" w14:paraId="417129E2" w14:textId="32225CA4">
      <w:pPr>
        <w:ind w:left="360"/>
        <w:rPr>
          <w:del w:author="Namita Salgiya" w:date="2026-01-15T18:58:00Z" w:id="31"/>
          <w:rFonts w:ascii="Sari Offc" w:hAnsi="Sari Offc"/>
          <w:lang w:val="en-IN"/>
          <w:rPrChange w:author="Upadhyay , Shubham (SBICard)" w:date="2026-01-16T14:24:00Z" w:id="32">
            <w:rPr>
              <w:del w:author="Namita Salgiya" w:date="2026-01-15T18:58:00Z" w:id="33"/>
              <w:rFonts w:ascii="Sari Offc" w:hAnsi="Sari Offc"/>
              <w:sz w:val="24"/>
              <w:szCs w:val="24"/>
              <w:lang w:val="en-IN"/>
            </w:rPr>
          </w:rPrChange>
        </w:rPr>
      </w:pPr>
      <w:del w:author="Namita Salgiya" w:date="2026-01-15T18:58:00Z" w:id="34">
        <w:r w:rsidRPr="00010B6E" w:rsidDel="005C3274">
          <w:rPr>
            <w:rFonts w:ascii="Sari Offc" w:hAnsi="Sari Offc"/>
            <w:lang w:val="en-IN"/>
            <w:rPrChange w:author="Upadhyay , Shubham (SBICard)" w:date="2026-01-16T14:24:00Z" w:id="35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delText xml:space="preserve">Earn up to 25% Value Back on </w:delText>
        </w:r>
        <w:r w:rsidRPr="00010B6E" w:rsidDel="005C3274">
          <w:rPr>
            <w:rFonts w:ascii="Sari Offc" w:hAnsi="Sari Offc"/>
            <w:rPrChange w:author="Upadhyay , Shubham (SBICard)" w:date="2026-01-16T14:24:00Z" w:id="36">
              <w:rPr>
                <w:rFonts w:ascii="Sari Offc" w:hAnsi="Sari Offc"/>
                <w:sz w:val="24"/>
                <w:szCs w:val="24"/>
              </w:rPr>
            </w:rPrChange>
          </w:rPr>
          <w:delText>Apollo 24|7 and Apollo Pharmacy</w:delText>
        </w:r>
      </w:del>
    </w:p>
    <w:p w:rsidRPr="00010B6E" w:rsidR="00345E13" w:rsidP="004A5805" w:rsidRDefault="003D715C" w14:paraId="011E8CF5" w14:textId="69D700C3">
      <w:pPr>
        <w:jc w:val="center"/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37">
            <w:rPr>
              <w:b/>
              <w:bCs/>
              <w:u w:val="single"/>
              <w:lang w:val="en-IN"/>
            </w:rPr>
          </w:rPrChange>
        </w:rPr>
      </w:pPr>
      <w:r w:rsidRPr="00010B6E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16T14:24:00Z" w:id="38">
            <w:rPr>
              <w:b/>
              <w:bCs/>
              <w:i/>
              <w:iCs/>
              <w:u w:val="single"/>
              <w:lang w:val="en-IN"/>
            </w:rPr>
          </w:rPrChange>
        </w:rPr>
        <w:t>Key</w:t>
      </w:r>
      <w:r w:rsidRPr="00010B6E"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39">
            <w:rPr>
              <w:b/>
              <w:bCs/>
              <w:u w:val="single"/>
              <w:lang w:val="en-IN"/>
            </w:rPr>
          </w:rPrChange>
        </w:rPr>
        <w:t xml:space="preserve"> </w:t>
      </w:r>
      <w:r w:rsidRPr="00010B6E">
        <w:rPr>
          <w:rFonts w:ascii="Sari Offc" w:hAnsi="Sari Offc"/>
          <w:b/>
          <w:bCs/>
          <w:caps/>
          <w:u w:val="single"/>
          <w:lang w:val="en-IN"/>
          <w:rPrChange w:author="Upadhyay , Shubham (SBICard)" w:date="2026-01-16T14:24:00Z" w:id="40">
            <w:rPr>
              <w:b/>
              <w:bCs/>
              <w:caps/>
              <w:u w:val="single"/>
              <w:lang w:val="en-IN"/>
            </w:rPr>
          </w:rPrChange>
        </w:rPr>
        <w:t>Benefits</w:t>
      </w:r>
    </w:p>
    <w:p w:rsidRPr="00010B6E" w:rsidR="00F711A7" w:rsidP="00DF7C1A" w:rsidRDefault="00F711A7" w14:paraId="2D22695F" w14:textId="2B0C4760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2081493321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F711A7">
        <w:rPr>
          <w:rFonts w:ascii="Sari Offc" w:hAnsi="Sari Offc"/>
          <w:lang w:eastAsia="en-IN"/>
          <w:rPrChange w:author="Upadhyay , Shubham (SBICard)" w:date="2026-01-16T14:24:00Z" w16du:dateUtc="2026-01-16T14:24:00Z" w:id="62996460">
            <w:rPr>
              <w:lang w:eastAsia="en-IN"/>
            </w:rPr>
          </w:rPrChange>
        </w:rPr>
        <w:t>1-year</w:t>
      </w:r>
      <w:del w:author="Namita Salgiya" w:date="2026-01-15T18:58:00Z" w16du:dateUtc="2026-01-15T18:58:00Z" w:id="662200148">
        <w:r w:rsidRPr="1DCEB059" w:rsidDel="00F711A7">
          <w:rPr>
            <w:rFonts w:ascii="Sari Offc" w:hAnsi="Sari Offc"/>
            <w:lang w:eastAsia="en-IN"/>
            <w:rPrChange w:author="Upadhyay , Shubham (SBICard)" w:date="2026-01-16T14:24:00Z" w16du:dateUtc="2026-01-16T14:24:00Z" w:id="1006157004">
              <w:rPr>
                <w:lang w:eastAsia="en-IN"/>
              </w:rPr>
            </w:rPrChange>
          </w:rPr>
          <w:delText xml:space="preserve"> complimentary</w:delText>
        </w:r>
      </w:del>
      <w:r w:rsidRPr="1DCEB059" w:rsidR="00F711A7">
        <w:rPr>
          <w:rFonts w:ascii="Sari Offc" w:hAnsi="Sari Offc"/>
          <w:lang w:eastAsia="en-IN"/>
          <w:rPrChange w:author="Upadhyay , Shubham (SBICard)" w:date="2026-01-16T14:24:00Z" w16du:dateUtc="2026-01-16T14:24:00Z" w:id="1809246377">
            <w:rPr>
              <w:lang w:eastAsia="en-IN"/>
            </w:rPr>
          </w:rPrChange>
        </w:rPr>
        <w:t xml:space="preserve"> FITPASS PRO Membership</w:t>
      </w:r>
      <w:r w:rsidRPr="1DCEB059" w:rsidR="485E3B97">
        <w:rPr>
          <w:rFonts w:ascii="Sari Offc" w:hAnsi="Sari Offc" w:eastAsia="Calibri" w:cs="Calibri"/>
          <w:b w:val="1"/>
          <w:bCs w:val="1"/>
          <w:color w:val="881798"/>
          <w:lang w:val="en-IN"/>
          <w:rPrChange w:author="Upadhyay , Shubham (SBICard)" w:date="2026-01-16T14:24:00Z" w16du:dateUtc="2026-01-16T14:24:00Z" w:id="1397963388">
            <w:rPr>
              <w:rFonts w:ascii="Calibri" w:hAnsi="Calibri" w:eastAsia="Calibri" w:cs="Calibri"/>
              <w:b w:val="1"/>
              <w:bCs w:val="1"/>
              <w:color w:val="881798"/>
              <w:lang w:val="en-IN"/>
            </w:rPr>
          </w:rPrChange>
        </w:rPr>
        <w:t xml:space="preserve"> </w:t>
      </w:r>
    </w:p>
    <w:p w:rsidRPr="00010B6E" w:rsidR="00F711A7" w:rsidP="00DF7C1A" w:rsidRDefault="00F711A7" w14:paraId="253ADA57" w14:textId="4157A685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color w:val="881798"/>
          <w:rPrChange w:author="Upadhyay , Shubham (SBICard)" w:date="2026-01-16T14:24:00Z" w:id="1336860088">
            <w:rPr>
              <w:rFonts w:ascii="Calibri" w:hAnsi="Calibri" w:eastAsia="Calibri" w:cs="Calibri"/>
              <w:color w:val="881798"/>
              <w:sz w:val="12"/>
              <w:szCs w:val="12"/>
            </w:rPr>
          </w:rPrChange>
        </w:rPr>
      </w:pPr>
      <w:del w:author="Namita Salgiya" w:date="2026-01-15T18:58:00Z" w16du:dateUtc="2026-01-15T18:58:00Z" w:id="1488173883">
        <w:r w:rsidRPr="1DCEB059" w:rsidDel="00F711A7">
          <w:rPr>
            <w:rFonts w:ascii="Sari Offc" w:hAnsi="Sari Offc"/>
            <w:lang w:eastAsia="en-IN"/>
            <w:rPrChange w:author="Upadhyay , Shubham (SBICard)" w:date="2026-01-16T14:24:00Z" w16du:dateUtc="2026-01-16T14:24:00Z" w:id="1985215941">
              <w:rPr>
                <w:lang w:eastAsia="en-IN"/>
              </w:rPr>
            </w:rPrChange>
          </w:rPr>
          <w:delText xml:space="preserve">Complimentary </w:delText>
        </w:r>
      </w:del>
      <w:r w:rsidRPr="1DCEB059" w:rsidR="00F711A7">
        <w:rPr>
          <w:rFonts w:ascii="Sari Offc" w:hAnsi="Sari Offc"/>
          <w:lang w:eastAsia="en-IN"/>
          <w:rPrChange w:author="Upadhyay , Shubham (SBICard)" w:date="2026-01-16T14:24:00Z" w16du:dateUtc="2026-01-16T14:24:00Z" w:id="415285532">
            <w:rPr>
              <w:lang w:eastAsia="en-IN"/>
            </w:rPr>
          </w:rPrChange>
        </w:rPr>
        <w:t>Comprehensive Health Check-up Package</w:t>
      </w:r>
      <w:ins w:author="Namita Salgiya" w:date="2026-01-15T18:58:00Z" w16du:dateUtc="2026-01-15T18:58:00Z" w:id="315198011">
        <w:r w:rsidRPr="1DCEB059" w:rsidR="005C3274">
          <w:rPr>
            <w:rFonts w:ascii="Sari Offc" w:hAnsi="Sari Offc"/>
            <w:lang w:eastAsia="en-IN"/>
            <w:rPrChange w:author="Upadhyay , Shubham (SBICard)" w:date="2026-01-16T14:24:00Z" w16du:dateUtc="2026-01-16T14:24:00Z" w:id="1175222899">
              <w:rPr>
                <w:lang w:eastAsia="en-IN"/>
              </w:rPr>
            </w:rPrChange>
          </w:rPr>
          <w:t xml:space="preserve"> </w:t>
        </w:r>
      </w:ins>
      <w:del w:author="Namita Salgiya" w:date="2026-01-15T18:58:00Z" w16du:dateUtc="2026-01-15T18:58:00Z" w:id="1829830099">
        <w:r w:rsidRPr="1DCEB059" w:rsidDel="00F711A7">
          <w:rPr>
            <w:rFonts w:ascii="Sari Offc" w:hAnsi="Sari Offc"/>
            <w:lang w:eastAsia="en-IN"/>
            <w:rPrChange w:author="Upadhyay , Shubham (SBICard)" w:date="2026-01-16T14:24:00Z" w16du:dateUtc="2026-01-16T14:24:00Z" w:id="427576530">
              <w:rPr>
                <w:lang w:eastAsia="en-IN"/>
              </w:rPr>
            </w:rPrChange>
          </w:rPr>
          <w:delText xml:space="preserve"> on spending Rs. 50,000</w:delText>
        </w:r>
        <w:r w:rsidRPr="1DCEB059" w:rsidDel="340AA1F4">
          <w:rPr>
            <w:rFonts w:ascii="Sari Offc" w:hAnsi="Sari Offc"/>
            <w:lang w:eastAsia="en-IN"/>
            <w:rPrChange w:author="Upadhyay , Shubham (SBICard)" w:date="2026-01-16T14:24:00Z" w16du:dateUtc="2026-01-16T14:24:00Z" w:id="315959505">
              <w:rPr>
                <w:lang w:eastAsia="en-IN"/>
              </w:rPr>
            </w:rPrChange>
          </w:rPr>
          <w:delText xml:space="preserve"> </w:delText>
        </w:r>
      </w:del>
    </w:p>
    <w:p w:rsidRPr="00010B6E" w:rsidR="00BF0F11" w:rsidP="00BF0F11" w:rsidRDefault="001E5C5F" w14:paraId="0287A291" w14:textId="1922BF27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color w:val="881798"/>
          <w:rPrChange w:author="Upadhyay , Shubham (SBICard)" w:date="2026-01-16T14:24:00Z" w:id="60">
            <w:rPr>
              <w:rFonts w:ascii="Calibri" w:hAnsi="Calibri" w:eastAsia="Calibri" w:cs="Calibri"/>
              <w:color w:val="881798"/>
              <w:sz w:val="12"/>
              <w:szCs w:val="12"/>
            </w:rPr>
          </w:rPrChange>
        </w:rPr>
      </w:pPr>
      <w:r w:rsidRPr="00010B6E">
        <w:rPr>
          <w:rFonts w:ascii="Sari Offc" w:hAnsi="Sari Offc" w:eastAsia="Calibri" w:cs="Calibri"/>
          <w:color w:val="881798"/>
          <w:rPrChange w:author="Upadhyay , Shubham (SBICard)" w:date="2026-01-16T14:24:00Z" w:id="61">
            <w:rPr>
              <w:rFonts w:ascii="Calibri" w:hAnsi="Calibri" w:eastAsia="Calibri" w:cs="Calibri"/>
              <w:color w:val="881798"/>
            </w:rPr>
          </w:rPrChange>
        </w:rPr>
        <w:t xml:space="preserve">4 </w:t>
      </w:r>
      <w:del w:author="Namita Salgiya" w:date="2026-01-15T18:58:00Z" w:id="62">
        <w:r w:rsidRPr="00010B6E" w:rsidDel="005C3274">
          <w:rPr>
            <w:rFonts w:ascii="Sari Offc" w:hAnsi="Sari Offc" w:eastAsia="Calibri" w:cs="Calibri"/>
            <w:color w:val="881798"/>
            <w:rPrChange w:author="Upadhyay , Shubham (SBICard)" w:date="2026-01-16T14:24:00Z" w:id="63">
              <w:rPr>
                <w:rFonts w:ascii="Calibri" w:hAnsi="Calibri" w:eastAsia="Calibri" w:cs="Calibri"/>
                <w:color w:val="881798"/>
              </w:rPr>
            </w:rPrChange>
          </w:rPr>
          <w:delText xml:space="preserve">Complimentary </w:delText>
        </w:r>
      </w:del>
      <w:r w:rsidRPr="00010B6E" w:rsidR="00BF0F11">
        <w:rPr>
          <w:rFonts w:ascii="Sari Offc" w:hAnsi="Sari Offc" w:eastAsia="Calibri" w:cs="Calibri"/>
          <w:color w:val="881798"/>
          <w:rPrChange w:author="Upadhyay , Shubham (SBICard)" w:date="2026-01-16T14:24:00Z" w:id="64">
            <w:rPr>
              <w:rFonts w:ascii="Calibri" w:hAnsi="Calibri" w:eastAsia="Calibri" w:cs="Calibri"/>
              <w:color w:val="881798"/>
            </w:rPr>
          </w:rPrChange>
        </w:rPr>
        <w:t xml:space="preserve">Domestic Lounge </w:t>
      </w:r>
      <w:r w:rsidRPr="00010B6E" w:rsidR="00010B6E">
        <w:rPr>
          <w:rFonts w:ascii="Sari Offc" w:hAnsi="Sari Offc" w:eastAsia="Calibri" w:cs="Calibri"/>
          <w:color w:val="881798"/>
        </w:rPr>
        <w:t>Visits Every Year</w:t>
      </w:r>
    </w:p>
    <w:p w:rsidRPr="00010B6E" w:rsidR="00F711A7" w:rsidP="00DF7C1A" w:rsidRDefault="00F711A7" w14:paraId="059E9006" w14:textId="104F79E1">
      <w:pPr>
        <w:pStyle w:val="ListParagraph"/>
        <w:numPr>
          <w:ilvl w:val="0"/>
          <w:numId w:val="7"/>
        </w:num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1913635746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F711A7">
        <w:rPr>
          <w:rFonts w:ascii="Sari Offc" w:hAnsi="Sari Offc"/>
          <w:lang w:eastAsia="en-IN"/>
          <w:rPrChange w:author="Upadhyay , Shubham (SBICard)" w:date="2026-01-16T14:24:00Z" w16du:dateUtc="2026-01-16T14:24:00Z" w:id="1727071217">
            <w:rPr>
              <w:lang w:eastAsia="en-IN"/>
            </w:rPr>
          </w:rPrChange>
        </w:rPr>
        <w:t xml:space="preserve">Get Apollo 24|7 e-Gift Voucher </w:t>
      </w:r>
      <w:del w:author="Namita Salgiya" w:date="2026-01-15T18:59:00Z" w16du:dateUtc="2026-01-15T18:59:00Z" w:id="842226467">
        <w:r w:rsidRPr="1DCEB059" w:rsidDel="00F711A7">
          <w:rPr>
            <w:rFonts w:ascii="Sari Offc" w:hAnsi="Sari Offc"/>
            <w:lang w:eastAsia="en-IN"/>
            <w:rPrChange w:author="Upadhyay , Shubham (SBICard)" w:date="2026-01-16T14:24:00Z" w16du:dateUtc="2026-01-16T14:24:00Z" w:id="1385784649">
              <w:rPr>
                <w:lang w:eastAsia="en-IN"/>
              </w:rPr>
            </w:rPrChange>
          </w:rPr>
          <w:delText>worth Rs. 1,500</w:delText>
        </w:r>
      </w:del>
      <w:r w:rsidRPr="1DCEB059" w:rsidR="02F53229">
        <w:rPr>
          <w:rFonts w:ascii="Sari Offc" w:hAnsi="Sari Offc"/>
          <w:lang w:eastAsia="en-IN"/>
          <w:rPrChange w:author="Upadhyay , Shubham (SBICard)" w:date="2026-01-16T14:24:00Z" w16du:dateUtc="2026-01-16T14:24:00Z" w:id="186003633">
            <w:rPr>
              <w:lang w:eastAsia="en-IN"/>
            </w:rPr>
          </w:rPrChange>
        </w:rPr>
        <w:t xml:space="preserve"> </w:t>
      </w:r>
    </w:p>
    <w:p w:rsidRPr="00010B6E" w:rsidR="00DB479D" w:rsidP="00DB479D" w:rsidRDefault="00DB479D" w14:paraId="2C1AC222" w14:textId="77777777">
      <w:pPr>
        <w:pStyle w:val="ListParagraph"/>
        <w:rPr>
          <w:rFonts w:ascii="Sari Offc" w:hAnsi="Sari Offc"/>
          <w:rPrChange w:author="Upadhyay , Shubham (SBICard)" w:date="2026-01-16T14:24:00Z" w:id="72">
            <w:rPr/>
          </w:rPrChange>
        </w:rPr>
      </w:pPr>
    </w:p>
    <w:p w:rsidRPr="00010B6E" w:rsidR="00CD511F" w:rsidP="004A5805" w:rsidRDefault="00CD511F" w14:paraId="5970C5BD" w14:textId="114421C9">
      <w:pPr>
        <w:jc w:val="center"/>
        <w:rPr>
          <w:rFonts w:ascii="Sari Offc" w:hAnsi="Sari Offc"/>
          <w:b/>
          <w:bCs/>
          <w:u w:val="single"/>
          <w:rPrChange w:author="Upadhyay , Shubham (SBICard)" w:date="2026-01-16T14:24:00Z" w:id="73">
            <w:rPr>
              <w:b/>
              <w:bCs/>
              <w:u w:val="single"/>
            </w:rPr>
          </w:rPrChange>
        </w:rPr>
      </w:pPr>
      <w:r w:rsidRPr="00010B6E">
        <w:rPr>
          <w:rFonts w:ascii="Sari Offc" w:hAnsi="Sari Offc"/>
          <w:b/>
          <w:bCs/>
          <w:i/>
          <w:iCs/>
          <w:u w:val="single"/>
          <w:rPrChange w:author="Upadhyay , Shubham (SBICard)" w:date="2026-01-16T14:24:00Z" w:id="74">
            <w:rPr>
              <w:b/>
              <w:bCs/>
              <w:i/>
              <w:iCs/>
              <w:u w:val="single"/>
            </w:rPr>
          </w:rPrChange>
        </w:rPr>
        <w:t>Exclusive</w:t>
      </w:r>
      <w:r w:rsidRPr="00010B6E">
        <w:rPr>
          <w:rFonts w:ascii="Sari Offc" w:hAnsi="Sari Offc"/>
          <w:b/>
          <w:bCs/>
          <w:u w:val="single"/>
          <w:rPrChange w:author="Upadhyay , Shubham (SBICard)" w:date="2026-01-16T14:24:00Z" w:id="75">
            <w:rPr>
              <w:b/>
              <w:bCs/>
              <w:u w:val="single"/>
            </w:rPr>
          </w:rPrChange>
        </w:rPr>
        <w:t xml:space="preserve"> </w:t>
      </w:r>
      <w:r w:rsidRPr="00010B6E">
        <w:rPr>
          <w:rFonts w:ascii="Sari Offc" w:hAnsi="Sari Offc"/>
          <w:b/>
          <w:bCs/>
          <w:caps/>
          <w:u w:val="single"/>
          <w:rPrChange w:author="Upadhyay , Shubham (SBICard)" w:date="2026-01-16T14:24:00Z" w:id="76">
            <w:rPr>
              <w:b/>
              <w:bCs/>
              <w:caps/>
              <w:u w:val="single"/>
            </w:rPr>
          </w:rPrChange>
        </w:rPr>
        <w:t>Privileges</w:t>
      </w:r>
    </w:p>
    <w:p w:rsidRPr="00010B6E" w:rsidR="00F711A7" w:rsidP="69AD3432" w:rsidRDefault="00F711A7" w14:paraId="13471A09" w14:textId="1B578664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1690966648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F711A7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73856021">
            <w:rPr>
              <w:b w:val="1"/>
              <w:bCs w:val="1"/>
              <w:lang w:val="en-IN"/>
            </w:rPr>
          </w:rPrChange>
        </w:rPr>
        <w:t>Welcome Benefit</w:t>
      </w:r>
      <w:r w:rsidRPr="1DCEB059" w:rsidR="00B12900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719901397">
            <w:rPr>
              <w:b w:val="1"/>
              <w:bCs w:val="1"/>
              <w:lang w:val="en-IN"/>
            </w:rPr>
          </w:rPrChange>
        </w:rPr>
        <w:t>s</w:t>
      </w:r>
      <w:r w:rsidRPr="1DCEB059" w:rsidR="18616300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595384899">
            <w:rPr>
              <w:b w:val="1"/>
              <w:bCs w:val="1"/>
              <w:lang w:val="en-IN"/>
            </w:rPr>
          </w:rPrChange>
        </w:rPr>
        <w:t xml:space="preserve"> </w:t>
      </w:r>
    </w:p>
    <w:p w:rsidRPr="00010B6E" w:rsidR="00F711A7" w:rsidP="00DF7C1A" w:rsidRDefault="00F711A7" w14:paraId="29BE9573" w14:textId="06543D26">
      <w:pPr>
        <w:pStyle w:val="ListParagraph"/>
        <w:numPr>
          <w:ilvl w:val="0"/>
          <w:numId w:val="9"/>
        </w:numPr>
        <w:rPr>
          <w:rFonts w:ascii="Sari Offc" w:hAnsi="Sari Offc"/>
          <w:lang w:val="en-IN"/>
          <w:rPrChange w:author="Upadhyay , Shubham (SBICard)" w:date="2026-01-16T14:24:00Z" w:id="83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84">
            <w:rPr>
              <w:lang w:val="en-IN"/>
            </w:rPr>
          </w:rPrChange>
        </w:rPr>
        <w:t xml:space="preserve">Get Apollo 24|7 e-Gift Voucher worth Rs. 1,500 on payment of </w:t>
      </w:r>
      <w:r w:rsidRPr="00010B6E" w:rsidR="00B71D59">
        <w:rPr>
          <w:rFonts w:ascii="Sari Offc" w:hAnsi="Sari Offc"/>
          <w:lang w:val="en-IN"/>
          <w:rPrChange w:author="Upadhyay , Shubham (SBICard)" w:date="2026-01-16T14:24:00Z" w:id="85">
            <w:rPr>
              <w:lang w:val="en-IN"/>
            </w:rPr>
          </w:rPrChange>
        </w:rPr>
        <w:t>J</w:t>
      </w:r>
      <w:r w:rsidRPr="00010B6E">
        <w:rPr>
          <w:rFonts w:ascii="Sari Offc" w:hAnsi="Sari Offc"/>
          <w:lang w:val="en-IN"/>
          <w:rPrChange w:author="Upadhyay , Shubham (SBICard)" w:date="2026-01-16T14:24:00Z" w:id="86">
            <w:rPr>
              <w:lang w:val="en-IN"/>
            </w:rPr>
          </w:rPrChange>
        </w:rPr>
        <w:t xml:space="preserve">oining </w:t>
      </w:r>
      <w:r w:rsidRPr="00010B6E" w:rsidR="00B71D59">
        <w:rPr>
          <w:rFonts w:ascii="Sari Offc" w:hAnsi="Sari Offc"/>
          <w:lang w:val="en-IN"/>
          <w:rPrChange w:author="Upadhyay , Shubham (SBICard)" w:date="2026-01-16T14:24:00Z" w:id="87">
            <w:rPr>
              <w:lang w:val="en-IN"/>
            </w:rPr>
          </w:rPrChange>
        </w:rPr>
        <w:t>F</w:t>
      </w:r>
      <w:r w:rsidRPr="00010B6E">
        <w:rPr>
          <w:rFonts w:ascii="Sari Offc" w:hAnsi="Sari Offc"/>
          <w:lang w:val="en-IN"/>
          <w:rPrChange w:author="Upadhyay , Shubham (SBICard)" w:date="2026-01-16T14:24:00Z" w:id="88">
            <w:rPr>
              <w:lang w:val="en-IN"/>
            </w:rPr>
          </w:rPrChange>
        </w:rPr>
        <w:t>ee</w:t>
      </w:r>
    </w:p>
    <w:p w:rsidRPr="00010B6E" w:rsidR="00F711A7" w:rsidP="00DF7C1A" w:rsidRDefault="00F711A7" w14:paraId="0F782FE0" w14:textId="45FE76E0">
      <w:pPr>
        <w:pStyle w:val="ListParagraph"/>
        <w:numPr>
          <w:ilvl w:val="0"/>
          <w:numId w:val="9"/>
        </w:numPr>
        <w:rPr>
          <w:rFonts w:ascii="Sari Offc" w:hAnsi="Sari Offc"/>
          <w:lang w:val="en-IN"/>
          <w:rPrChange w:author="Upadhyay , Shubham (SBICard)" w:date="2026-01-16T14:24:00Z" w:id="89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90">
            <w:rPr>
              <w:lang w:val="en-IN"/>
            </w:rPr>
          </w:rPrChange>
        </w:rPr>
        <w:t>Compl</w:t>
      </w:r>
      <w:r w:rsidRPr="00010B6E" w:rsidR="00756777">
        <w:rPr>
          <w:rFonts w:ascii="Sari Offc" w:hAnsi="Sari Offc"/>
          <w:lang w:val="en-IN"/>
          <w:rPrChange w:author="Upadhyay , Shubham (SBICard)" w:date="2026-01-16T14:24:00Z" w:id="91">
            <w:rPr>
              <w:lang w:val="en-IN"/>
            </w:rPr>
          </w:rPrChange>
        </w:rPr>
        <w:t>i</w:t>
      </w:r>
      <w:r w:rsidRPr="00010B6E">
        <w:rPr>
          <w:rFonts w:ascii="Sari Offc" w:hAnsi="Sari Offc"/>
          <w:lang w:val="en-IN"/>
          <w:rPrChange w:author="Upadhyay , Shubham (SBICard)" w:date="2026-01-16T14:24:00Z" w:id="92">
            <w:rPr>
              <w:lang w:val="en-IN"/>
            </w:rPr>
          </w:rPrChange>
        </w:rPr>
        <w:t>mentary in-built Apollo Circle Benefits</w:t>
      </w:r>
    </w:p>
    <w:p w:rsidRPr="00010B6E" w:rsidR="00F711A7" w:rsidP="00DF7C1A" w:rsidRDefault="00F711A7" w14:paraId="1DA05EE7" w14:textId="5859C2F7">
      <w:pPr>
        <w:pStyle w:val="ListParagraph"/>
        <w:numPr>
          <w:ilvl w:val="0"/>
          <w:numId w:val="9"/>
        </w:numPr>
        <w:rPr>
          <w:rFonts w:ascii="Sari Offc" w:hAnsi="Sari Offc"/>
          <w:rPrChange w:author="Upadhyay , Shubham (SBICard)" w:date="2026-01-16T14:24:00Z" w:id="93">
            <w:rPr/>
          </w:rPrChange>
        </w:rPr>
      </w:pPr>
      <w:r w:rsidRPr="00010B6E">
        <w:rPr>
          <w:rFonts w:ascii="Sari Offc" w:hAnsi="Sari Offc"/>
          <w:rPrChange w:author="Upadhyay , Shubham (SBICard)" w:date="2026-01-16T14:24:00Z" w:id="94">
            <w:rPr/>
          </w:rPrChange>
        </w:rPr>
        <w:t xml:space="preserve">Circle Benefits include up to 25% </w:t>
      </w:r>
      <w:r w:rsidRPr="00010B6E" w:rsidR="00010B6E">
        <w:rPr>
          <w:rFonts w:ascii="Sari Offc" w:hAnsi="Sari Offc"/>
        </w:rPr>
        <w:t xml:space="preserve">Value Back </w:t>
      </w:r>
      <w:r w:rsidRPr="00010B6E">
        <w:rPr>
          <w:rFonts w:ascii="Sari Offc" w:hAnsi="Sari Offc"/>
          <w:rPrChange w:author="Upadhyay , Shubham (SBICard)" w:date="2026-01-16T14:24:00Z" w:id="95">
            <w:rPr/>
          </w:rPrChange>
        </w:rPr>
        <w:t>on medicine purchases at Apollo 24|7 and Apollo Pharmacy</w:t>
      </w:r>
    </w:p>
    <w:p w:rsidRPr="00010B6E" w:rsidR="00F711A7" w:rsidP="00DF7C1A" w:rsidRDefault="00F711A7" w14:paraId="2C6582EF" w14:textId="77777777">
      <w:pPr>
        <w:pStyle w:val="ListParagraph"/>
        <w:numPr>
          <w:ilvl w:val="0"/>
          <w:numId w:val="9"/>
        </w:numPr>
        <w:rPr>
          <w:rFonts w:ascii="Sari Offc" w:hAnsi="Sari Offc"/>
          <w:rPrChange w:author="Upadhyay , Shubham (SBICard)" w:date="2026-01-16T14:24:00Z" w:id="96">
            <w:rPr/>
          </w:rPrChange>
        </w:rPr>
      </w:pPr>
      <w:r w:rsidRPr="00010B6E">
        <w:rPr>
          <w:rFonts w:ascii="Sari Offc" w:hAnsi="Sari Offc"/>
          <w:rPrChange w:author="Upadhyay , Shubham (SBICard)" w:date="2026-01-16T14:24:00Z" w:id="97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98">
            <w:rPr/>
          </w:rPrChange>
        </w:rPr>
        <w:instrText>HYPERLINK "https://www.sbicard.com/sbi-card-en/assets/docs/pdf/tnc/B-tnc-Apollo-Vocuher.pdf" \h</w:instrText>
      </w:r>
      <w:r w:rsidRPr="00010B6E">
        <w:rPr>
          <w:rFonts w:ascii="Sari Offc" w:hAnsi="Sari Offc"/>
          <w:rPrChange w:author="Upadhyay , Shubham (SBICard)" w:date="2026-01-16T14:24:00Z" w:id="99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rPrChange w:author="Upadhyay , Shubham (SBICard)" w:date="2026-01-16T14:24:00Z" w:id="100">
            <w:rPr>
              <w:rStyle w:val="Hyperlink"/>
            </w:rPr>
          </w:rPrChange>
        </w:rPr>
        <w:t>Click here</w:t>
      </w:r>
      <w:r w:rsidRPr="00010B6E">
        <w:rPr>
          <w:rFonts w:ascii="Sari Offc" w:hAnsi="Sari Offc"/>
          <w:rPrChange w:author="Upadhyay , Shubham (SBICard)" w:date="2026-01-16T14:24:00Z" w:id="101">
            <w:rPr/>
          </w:rPrChange>
        </w:rPr>
        <w:fldChar w:fldCharType="end"/>
      </w:r>
      <w:r w:rsidRPr="00010B6E">
        <w:rPr>
          <w:rFonts w:ascii="Sari Offc" w:hAnsi="Sari Offc"/>
          <w:rPrChange w:author="Upadhyay , Shubham (SBICard)" w:date="2026-01-16T14:24:00Z" w:id="102">
            <w:rPr/>
          </w:rPrChange>
        </w:rPr>
        <w:t>  to know more</w:t>
      </w:r>
    </w:p>
    <w:p w:rsidRPr="00010B6E" w:rsidR="69AD3432" w:rsidP="69AD3432" w:rsidRDefault="69AD3432" w14:paraId="135ACBC3" w14:textId="4F11D039">
      <w:pPr>
        <w:pStyle w:val="ListParagraph"/>
        <w:rPr>
          <w:rFonts w:ascii="Sari Offc" w:hAnsi="Sari Offc"/>
          <w:rPrChange w:author="Upadhyay , Shubham (SBICard)" w:date="2026-01-16T14:24:00Z" w:id="103">
            <w:rPr/>
          </w:rPrChange>
        </w:rPr>
      </w:pPr>
    </w:p>
    <w:p w:rsidRPr="00010B6E" w:rsidR="00F711A7" w:rsidP="69AD3432" w:rsidRDefault="00F711A7" w14:paraId="6C058A7B" w14:textId="5460213C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278408081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F711A7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629390474">
            <w:rPr>
              <w:b w:val="1"/>
              <w:bCs w:val="1"/>
              <w:lang w:val="en-IN"/>
            </w:rPr>
          </w:rPrChange>
        </w:rPr>
        <w:t>Health Benefits</w:t>
      </w:r>
      <w:r w:rsidRPr="1DCEB059" w:rsidR="128A6A61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488100057">
            <w:rPr>
              <w:b w:val="1"/>
              <w:bCs w:val="1"/>
              <w:lang w:val="en-IN"/>
            </w:rPr>
          </w:rPrChange>
        </w:rPr>
        <w:t xml:space="preserve"> </w:t>
      </w:r>
    </w:p>
    <w:p w:rsidRPr="00010B6E" w:rsidR="00F711A7" w:rsidP="00DF7C1A" w:rsidRDefault="007D6825" w14:paraId="2B9E8BDE" w14:textId="792C0E12">
      <w:pPr>
        <w:pStyle w:val="ListParagraph"/>
        <w:numPr>
          <w:ilvl w:val="0"/>
          <w:numId w:val="10"/>
        </w:numPr>
        <w:rPr>
          <w:rFonts w:ascii="Sari Offc" w:hAnsi="Sari Offc"/>
          <w:lang w:val="en-IN"/>
          <w:rPrChange w:author="Upadhyay , Shubham (SBICard)" w:date="2026-01-16T14:24:00Z" w:id="109">
            <w:rPr>
              <w:lang w:val="en-IN"/>
            </w:rPr>
          </w:rPrChange>
        </w:rPr>
      </w:pPr>
      <w:r w:rsidRPr="00010B6E">
        <w:rPr>
          <w:rFonts w:ascii="Sari Offc" w:hAnsi="Sari Offc"/>
          <w:b/>
          <w:bCs/>
          <w:lang w:val="en-IN"/>
          <w:rPrChange w:author="Upadhyay , Shubham (SBICard)" w:date="2026-01-16T14:24:00Z" w:id="110">
            <w:rPr>
              <w:b/>
              <w:bCs/>
              <w:lang w:val="en-IN"/>
            </w:rPr>
          </w:rPrChange>
        </w:rPr>
        <w:t>Get Fit</w:t>
      </w:r>
      <w:r w:rsidRPr="00010B6E">
        <w:rPr>
          <w:rFonts w:ascii="Sari Offc" w:hAnsi="Sari Offc"/>
          <w:lang w:val="en-IN"/>
          <w:rPrChange w:author="Upadhyay , Shubham (SBICard)" w:date="2026-01-16T14:24:00Z" w:id="111">
            <w:rPr>
              <w:lang w:val="en-IN"/>
            </w:rPr>
          </w:rPrChange>
        </w:rPr>
        <w:t xml:space="preserve">: </w:t>
      </w:r>
      <w:r w:rsidRPr="00010B6E" w:rsidR="00F711A7">
        <w:rPr>
          <w:rFonts w:ascii="Sari Offc" w:hAnsi="Sari Offc"/>
          <w:lang w:val="en-IN"/>
          <w:rPrChange w:author="Upadhyay , Shubham (SBICard)" w:date="2026-01-16T14:24:00Z" w:id="112">
            <w:rPr>
              <w:lang w:val="en-IN"/>
            </w:rPr>
          </w:rPrChange>
        </w:rPr>
        <w:t xml:space="preserve">1-year complimentary FITPASS PRO Membership </w:t>
      </w:r>
      <w:r w:rsidRPr="00010B6E" w:rsidR="00ED42B1">
        <w:rPr>
          <w:rFonts w:ascii="Sari Offc" w:hAnsi="Sari Offc"/>
          <w:rPrChange w:author="Upadhyay , Shubham (SBICard)" w:date="2026-01-16T14:24:00Z" w:id="113">
            <w:rPr/>
          </w:rPrChange>
        </w:rPr>
        <w:t xml:space="preserve">on payment of </w:t>
      </w:r>
      <w:r w:rsidRPr="00010B6E" w:rsidR="00AD2ACD">
        <w:rPr>
          <w:rFonts w:ascii="Sari Offc" w:hAnsi="Sari Offc"/>
          <w:rPrChange w:author="Upadhyay , Shubham (SBICard)" w:date="2026-01-16T14:24:00Z" w:id="114">
            <w:rPr/>
          </w:rPrChange>
        </w:rPr>
        <w:t>J</w:t>
      </w:r>
      <w:r w:rsidRPr="00010B6E" w:rsidR="00ED42B1">
        <w:rPr>
          <w:rFonts w:ascii="Sari Offc" w:hAnsi="Sari Offc"/>
          <w:rPrChange w:author="Upadhyay , Shubham (SBICard)" w:date="2026-01-16T14:24:00Z" w:id="115">
            <w:rPr/>
          </w:rPrChange>
        </w:rPr>
        <w:t xml:space="preserve">oining </w:t>
      </w:r>
      <w:r w:rsidRPr="00010B6E" w:rsidR="00AD2ACD">
        <w:rPr>
          <w:rFonts w:ascii="Sari Offc" w:hAnsi="Sari Offc"/>
          <w:rPrChange w:author="Upadhyay , Shubham (SBICard)" w:date="2026-01-16T14:24:00Z" w:id="116">
            <w:rPr/>
          </w:rPrChange>
        </w:rPr>
        <w:t>F</w:t>
      </w:r>
      <w:r w:rsidRPr="00010B6E" w:rsidR="00ED42B1">
        <w:rPr>
          <w:rFonts w:ascii="Sari Offc" w:hAnsi="Sari Offc"/>
          <w:rPrChange w:author="Upadhyay , Shubham (SBICard)" w:date="2026-01-16T14:24:00Z" w:id="117">
            <w:rPr/>
          </w:rPrChange>
        </w:rPr>
        <w:t>ee and one retail transaction</w:t>
      </w:r>
    </w:p>
    <w:p w:rsidRPr="00010B6E" w:rsidR="00F711A7" w:rsidP="00DF7C1A" w:rsidRDefault="00847CF5" w14:paraId="7C688ECC" w14:textId="428686F4">
      <w:pPr>
        <w:pStyle w:val="ListParagraph"/>
        <w:numPr>
          <w:ilvl w:val="0"/>
          <w:numId w:val="10"/>
        </w:numPr>
        <w:rPr>
          <w:rFonts w:ascii="Sari Offc" w:hAnsi="Sari Offc"/>
          <w:lang w:val="en-IN"/>
          <w:rPrChange w:author="Upadhyay , Shubham (SBICard)" w:date="2026-01-16T14:24:00Z" w:id="118">
            <w:rPr>
              <w:lang w:val="en-IN"/>
            </w:rPr>
          </w:rPrChange>
        </w:rPr>
      </w:pPr>
      <w:r w:rsidRPr="00010B6E">
        <w:rPr>
          <w:rFonts w:ascii="Sari Offc" w:hAnsi="Sari Offc"/>
          <w:b/>
          <w:bCs/>
          <w:lang w:val="en-IN"/>
          <w:rPrChange w:author="Upadhyay , Shubham (SBICard)" w:date="2026-01-16T14:24:00Z" w:id="119">
            <w:rPr>
              <w:b/>
              <w:bCs/>
              <w:lang w:val="en-IN"/>
            </w:rPr>
          </w:rPrChange>
        </w:rPr>
        <w:t>Stay Healthy:</w:t>
      </w:r>
      <w:r w:rsidRPr="00010B6E">
        <w:rPr>
          <w:rFonts w:ascii="Sari Offc" w:hAnsi="Sari Offc"/>
          <w:lang w:val="en-IN"/>
          <w:rPrChange w:author="Upadhyay , Shubham (SBICard)" w:date="2026-01-16T14:24:00Z" w:id="120">
            <w:rPr>
              <w:lang w:val="en-IN"/>
            </w:rPr>
          </w:rPrChange>
        </w:rPr>
        <w:t xml:space="preserve"> </w:t>
      </w:r>
      <w:r w:rsidRPr="00010B6E" w:rsidR="00F711A7">
        <w:rPr>
          <w:rFonts w:ascii="Sari Offc" w:hAnsi="Sari Offc"/>
          <w:lang w:val="en-IN"/>
          <w:rPrChange w:author="Upadhyay , Shubham (SBICard)" w:date="2026-01-16T14:24:00Z" w:id="121">
            <w:rPr>
              <w:lang w:val="en-IN"/>
            </w:rPr>
          </w:rPrChange>
        </w:rPr>
        <w:t xml:space="preserve">Complimentary Comprehensive Health Check-up Package </w:t>
      </w:r>
      <w:r w:rsidRPr="00010B6E" w:rsidR="00ED42B1">
        <w:rPr>
          <w:rFonts w:ascii="Sari Offc" w:hAnsi="Sari Offc"/>
          <w:lang w:val="en-IN"/>
          <w:rPrChange w:author="Upadhyay , Shubham (SBICard)" w:date="2026-01-16T14:24:00Z" w:id="122">
            <w:rPr>
              <w:lang w:val="en-IN"/>
            </w:rPr>
          </w:rPrChange>
        </w:rPr>
        <w:t xml:space="preserve">on spending </w:t>
      </w:r>
      <w:r w:rsidRPr="00010B6E" w:rsidR="00F711A7">
        <w:rPr>
          <w:rFonts w:ascii="Sari Offc" w:hAnsi="Sari Offc"/>
          <w:lang w:val="en-IN"/>
          <w:rPrChange w:author="Upadhyay , Shubham (SBICard)" w:date="2026-01-16T14:24:00Z" w:id="123">
            <w:rPr>
              <w:lang w:val="en-IN"/>
            </w:rPr>
          </w:rPrChange>
        </w:rPr>
        <w:t>Rs. 50,000 within 90 days of joining</w:t>
      </w:r>
    </w:p>
    <w:p w:rsidRPr="00010B6E" w:rsidR="00F711A7" w:rsidP="00DF7C1A" w:rsidRDefault="00847CF5" w14:paraId="523B2F6E" w14:textId="191EE3E2">
      <w:pPr>
        <w:pStyle w:val="ListParagraph"/>
        <w:numPr>
          <w:ilvl w:val="0"/>
          <w:numId w:val="10"/>
        </w:numPr>
        <w:rPr>
          <w:rFonts w:ascii="Sari Offc" w:hAnsi="Sari Offc"/>
          <w:lang w:val="en-IN"/>
          <w:rPrChange w:author="Upadhyay , Shubham (SBICard)" w:date="2026-01-16T14:24:00Z" w:id="124">
            <w:rPr>
              <w:lang w:val="en-IN"/>
            </w:rPr>
          </w:rPrChange>
        </w:rPr>
      </w:pPr>
      <w:r w:rsidRPr="00010B6E">
        <w:rPr>
          <w:rFonts w:ascii="Sari Offc" w:hAnsi="Sari Offc"/>
          <w:b/>
          <w:bCs/>
          <w:lang w:val="en-IN"/>
          <w:rPrChange w:author="Upadhyay , Shubham (SBICard)" w:date="2026-01-16T14:24:00Z" w:id="125">
            <w:rPr>
              <w:b/>
              <w:bCs/>
              <w:lang w:val="en-IN"/>
            </w:rPr>
          </w:rPrChange>
        </w:rPr>
        <w:t xml:space="preserve">Keep </w:t>
      </w:r>
      <w:r w:rsidRPr="00010B6E" w:rsidR="00A812A6">
        <w:rPr>
          <w:rFonts w:ascii="Sari Offc" w:hAnsi="Sari Offc"/>
          <w:b/>
          <w:bCs/>
          <w:lang w:val="en-IN"/>
          <w:rPrChange w:author="Upadhyay , Shubham (SBICard)" w:date="2026-01-16T14:24:00Z" w:id="126">
            <w:rPr>
              <w:b/>
              <w:bCs/>
              <w:lang w:val="en-IN"/>
            </w:rPr>
          </w:rPrChange>
        </w:rPr>
        <w:t>I</w:t>
      </w:r>
      <w:r w:rsidRPr="00010B6E">
        <w:rPr>
          <w:rFonts w:ascii="Sari Offc" w:hAnsi="Sari Offc"/>
          <w:b/>
          <w:bCs/>
          <w:lang w:val="en-IN"/>
          <w:rPrChange w:author="Upadhyay , Shubham (SBICard)" w:date="2026-01-16T14:24:00Z" w:id="127">
            <w:rPr>
              <w:b/>
              <w:bCs/>
              <w:lang w:val="en-IN"/>
            </w:rPr>
          </w:rPrChange>
        </w:rPr>
        <w:t>t Going:</w:t>
      </w:r>
      <w:r w:rsidRPr="00010B6E">
        <w:rPr>
          <w:rFonts w:ascii="Sari Offc" w:hAnsi="Sari Offc"/>
          <w:lang w:val="en-IN"/>
          <w:rPrChange w:author="Upadhyay , Shubham (SBICard)" w:date="2026-01-16T14:24:00Z" w:id="128">
            <w:rPr>
              <w:lang w:val="en-IN"/>
            </w:rPr>
          </w:rPrChange>
        </w:rPr>
        <w:t xml:space="preserve"> </w:t>
      </w:r>
      <w:r w:rsidRPr="00010B6E" w:rsidR="00F711A7">
        <w:rPr>
          <w:rFonts w:ascii="Sari Offc" w:hAnsi="Sari Offc"/>
          <w:lang w:val="en-IN"/>
          <w:rPrChange w:author="Upadhyay , Shubham (SBICard)" w:date="2026-01-16T14:24:00Z" w:id="129">
            <w:rPr>
              <w:lang w:val="en-IN"/>
            </w:rPr>
          </w:rPrChange>
        </w:rPr>
        <w:t xml:space="preserve">Spend Rs. 50,000 within 90 days of your card anniversary every year </w:t>
      </w:r>
      <w:r w:rsidRPr="00010B6E" w:rsidR="00ED42B1">
        <w:rPr>
          <w:rFonts w:ascii="Sari Offc" w:hAnsi="Sari Offc"/>
          <w:lang w:val="en-IN"/>
          <w:rPrChange w:author="Upadhyay , Shubham (SBICard)" w:date="2026-01-16T14:24:00Z" w:id="130">
            <w:rPr>
              <w:lang w:val="en-IN"/>
            </w:rPr>
          </w:rPrChange>
        </w:rPr>
        <w:t>to</w:t>
      </w:r>
      <w:r w:rsidRPr="00010B6E" w:rsidR="00F711A7">
        <w:rPr>
          <w:rFonts w:ascii="Sari Offc" w:hAnsi="Sari Offc"/>
          <w:lang w:val="en-IN"/>
          <w:rPrChange w:author="Upadhyay , Shubham (SBICard)" w:date="2026-01-16T14:24:00Z" w:id="131">
            <w:rPr>
              <w:lang w:val="en-IN"/>
            </w:rPr>
          </w:rPrChange>
        </w:rPr>
        <w:t xml:space="preserve"> get complimentary Comprehensive Health Check-up </w:t>
      </w:r>
      <w:r w:rsidRPr="00010B6E" w:rsidR="00010B6E">
        <w:rPr>
          <w:rFonts w:ascii="Sari Offc" w:hAnsi="Sari Offc"/>
          <w:lang w:val="en-IN"/>
        </w:rPr>
        <w:t>Package</w:t>
      </w:r>
    </w:p>
    <w:p w:rsidRPr="00010B6E" w:rsidR="00F711A7" w:rsidP="00DF7C1A" w:rsidRDefault="00F711A7" w14:paraId="3C9DDFC2" w14:textId="4AE24DD0">
      <w:pPr>
        <w:pStyle w:val="ListParagraph"/>
        <w:numPr>
          <w:ilvl w:val="0"/>
          <w:numId w:val="10"/>
        </w:numPr>
        <w:rPr>
          <w:rFonts w:ascii="Sari Offc" w:hAnsi="Sari Offc"/>
          <w:rPrChange w:author="Upadhyay , Shubham (SBICard)" w:date="2026-01-16T14:24:00Z" w:id="132">
            <w:rPr/>
          </w:rPrChange>
        </w:rPr>
      </w:pPr>
      <w:r w:rsidRPr="00010B6E">
        <w:rPr>
          <w:rFonts w:ascii="Sari Offc" w:hAnsi="Sari Offc"/>
          <w:rPrChange w:author="Upadhyay , Shubham (SBICard)" w:date="2026-01-16T14:24:00Z" w:id="133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134">
            <w:rPr/>
          </w:rPrChange>
        </w:rPr>
        <w:instrText>HYPERLINK "https://www.sbicard.com/sbi-card-en/assets/docs/pdf/tnc/B-Health-Check-Up-Fitpass.pdf" \h</w:instrText>
      </w:r>
      <w:r w:rsidRPr="00010B6E">
        <w:rPr>
          <w:rFonts w:ascii="Sari Offc" w:hAnsi="Sari Offc"/>
          <w:rPrChange w:author="Upadhyay , Shubham (SBICard)" w:date="2026-01-16T14:24:00Z" w:id="135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rPrChange w:author="Upadhyay , Shubham (SBICard)" w:date="2026-01-16T14:24:00Z" w:id="136">
            <w:rPr>
              <w:rStyle w:val="Hyperlink"/>
            </w:rPr>
          </w:rPrChange>
        </w:rPr>
        <w:t>Click Here</w:t>
      </w:r>
      <w:r w:rsidRPr="00010B6E">
        <w:rPr>
          <w:rFonts w:ascii="Sari Offc" w:hAnsi="Sari Offc"/>
          <w:rPrChange w:author="Upadhyay , Shubham (SBICard)" w:date="2026-01-16T14:24:00Z" w:id="137">
            <w:rPr/>
          </w:rPrChange>
        </w:rPr>
        <w:fldChar w:fldCharType="end"/>
      </w:r>
      <w:r w:rsidRPr="00010B6E">
        <w:rPr>
          <w:rFonts w:ascii="Sari Offc" w:hAnsi="Sari Offc"/>
          <w:rPrChange w:author="Upadhyay , Shubham (SBICard)" w:date="2026-01-16T14:24:00Z" w:id="138">
            <w:rPr/>
          </w:rPrChange>
        </w:rPr>
        <w:t>  to learn more</w:t>
      </w:r>
    </w:p>
    <w:p w:rsidRPr="00010B6E" w:rsidR="69AD3432" w:rsidP="69AD3432" w:rsidRDefault="69AD3432" w14:paraId="2496F461" w14:textId="20071777">
      <w:pPr>
        <w:pStyle w:val="ListParagraph"/>
        <w:rPr>
          <w:rFonts w:ascii="Sari Offc" w:hAnsi="Sari Offc"/>
          <w:rPrChange w:author="Upadhyay , Shubham (SBICard)" w:date="2026-01-16T14:24:00Z" w:id="139">
            <w:rPr/>
          </w:rPrChange>
        </w:rPr>
      </w:pPr>
    </w:p>
    <w:p w:rsidRPr="00010B6E" w:rsidR="003465A7" w:rsidP="69AD3432" w:rsidRDefault="003465A7" w14:paraId="33058778" w14:textId="1E0F4285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182196211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3465A7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988869699">
            <w:rPr>
              <w:b w:val="1"/>
              <w:bCs w:val="1"/>
              <w:lang w:val="en-IN"/>
            </w:rPr>
          </w:rPrChange>
        </w:rPr>
        <w:t>Reward Points</w:t>
      </w:r>
      <w:r w:rsidRPr="1DCEB059" w:rsidR="6CCF9559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268613">
            <w:rPr>
              <w:b w:val="1"/>
              <w:bCs w:val="1"/>
              <w:lang w:val="en-IN"/>
            </w:rPr>
          </w:rPrChange>
        </w:rPr>
        <w:t xml:space="preserve"> </w:t>
      </w:r>
    </w:p>
    <w:p w:rsidRPr="00010B6E" w:rsidR="00ED42B1" w:rsidP="00DF7C1A" w:rsidRDefault="00ED42B1" w14:paraId="3F6B0BC9" w14:textId="05C15FD0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145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46">
            <w:rPr>
              <w:lang w:val="en-IN" w:eastAsia="en-IN"/>
            </w:rPr>
          </w:rPrChange>
        </w:rPr>
        <w:t>Earn 10 Reward Points per Rs. 100 spent on Apollo 24|7 and Apollo Pharmacy.</w:t>
      </w:r>
    </w:p>
    <w:p w:rsidRPr="00010B6E" w:rsidR="00ED42B1" w:rsidP="00DF7C1A" w:rsidRDefault="00ED42B1" w14:paraId="08AFEF18" w14:textId="668569D4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147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48">
            <w:rPr>
              <w:lang w:val="en-IN" w:eastAsia="en-IN"/>
            </w:rPr>
          </w:rPrChange>
        </w:rPr>
        <w:lastRenderedPageBreak/>
        <w:t>Earn 2 Reward Points per Rs. 100 spent on Dining, Movies &amp; Entertainment, and Travel.</w:t>
      </w:r>
    </w:p>
    <w:p w:rsidRPr="00010B6E" w:rsidR="00ED42B1" w:rsidP="00DF7C1A" w:rsidRDefault="00ED42B1" w14:paraId="607433B9" w14:textId="2739DDDB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149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50">
            <w:rPr>
              <w:lang w:val="en-IN" w:eastAsia="en-IN"/>
            </w:rPr>
          </w:rPrChange>
        </w:rPr>
        <w:t>Earn 1 Reward Point per Rs. 200 spent on other purchases.</w:t>
      </w:r>
    </w:p>
    <w:p w:rsidRPr="00010B6E" w:rsidR="00ED42B1" w:rsidP="00DF7C1A" w:rsidRDefault="00ED42B1" w14:paraId="3FA68F8F" w14:textId="36196BCD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151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52">
            <w:rPr>
              <w:lang w:val="en-IN" w:eastAsia="en-IN"/>
            </w:rPr>
          </w:rPrChange>
        </w:rPr>
        <w:t>1 Reward Point = 1 Heath Credits = R</w:t>
      </w:r>
      <w:r w:rsidRPr="00010B6E" w:rsidR="00BB753B">
        <w:rPr>
          <w:rFonts w:ascii="Sari Offc" w:hAnsi="Sari Offc"/>
          <w:lang w:val="en-IN" w:eastAsia="en-IN"/>
          <w:rPrChange w:author="Upadhyay , Shubham (SBICard)" w:date="2026-01-16T14:24:00Z" w:id="153">
            <w:rPr>
              <w:lang w:val="en-IN" w:eastAsia="en-IN"/>
            </w:rPr>
          </w:rPrChange>
        </w:rPr>
        <w:t>e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154">
            <w:rPr>
              <w:lang w:val="en-IN" w:eastAsia="en-IN"/>
            </w:rPr>
          </w:rPrChange>
        </w:rPr>
        <w:t>. 1</w:t>
      </w:r>
    </w:p>
    <w:p w:rsidRPr="00010B6E" w:rsidR="00ED42B1" w:rsidP="00DF7C1A" w:rsidRDefault="00ED42B1" w14:paraId="1BA4021C" w14:textId="5E43F408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155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56">
            <w:rPr>
              <w:lang w:val="en-IN" w:eastAsia="en-IN"/>
            </w:rPr>
          </w:rPrChange>
        </w:rPr>
        <w:t>You can redeem your Reward Points for Apollo Health Credits only.</w:t>
      </w:r>
    </w:p>
    <w:p w:rsidRPr="00010B6E" w:rsidR="003465A7" w:rsidP="69AD3432" w:rsidRDefault="003465A7" w14:paraId="61BEC3A2" w14:textId="039CCFA4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1758446120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3465A7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731783486">
            <w:rPr>
              <w:b w:val="1"/>
              <w:bCs w:val="1"/>
              <w:lang w:val="en-IN"/>
            </w:rPr>
          </w:rPrChange>
        </w:rPr>
        <w:t>Milestone Benefits</w:t>
      </w:r>
      <w:r w:rsidRPr="1DCEB059" w:rsidR="3C7788D3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552874862">
            <w:rPr>
              <w:b w:val="1"/>
              <w:bCs w:val="1"/>
              <w:lang w:val="en-IN"/>
            </w:rPr>
          </w:rPrChange>
        </w:rPr>
        <w:t xml:space="preserve"> </w:t>
      </w:r>
    </w:p>
    <w:p w:rsidRPr="00010B6E" w:rsidR="00ED42B1" w:rsidP="00DF7C1A" w:rsidRDefault="00ED42B1" w14:paraId="26C6C654" w14:textId="759FF934">
      <w:pPr>
        <w:pStyle w:val="ListParagraph"/>
        <w:numPr>
          <w:ilvl w:val="0"/>
          <w:numId w:val="12"/>
        </w:numPr>
        <w:rPr>
          <w:rFonts w:ascii="Sari Offc" w:hAnsi="Sari Offc"/>
          <w:lang w:val="en-IN" w:eastAsia="en-IN"/>
          <w:rPrChange w:author="Upadhyay , Shubham (SBICard)" w:date="2026-01-16T14:24:00Z" w:id="162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163">
            <w:rPr>
              <w:lang w:val="en-IN"/>
            </w:rPr>
          </w:rPrChange>
        </w:rPr>
        <w:t xml:space="preserve">Renewal </w:t>
      </w:r>
      <w:r w:rsidRPr="00010B6E" w:rsidR="00010B6E">
        <w:rPr>
          <w:rFonts w:ascii="Sari Offc" w:hAnsi="Sari Offc"/>
          <w:lang w:val="en-IN"/>
        </w:rPr>
        <w:t xml:space="preserve">Fee </w:t>
      </w:r>
      <w:r w:rsidRPr="00010B6E">
        <w:rPr>
          <w:rFonts w:ascii="Sari Offc" w:hAnsi="Sari Offc"/>
          <w:lang w:val="en-IN"/>
          <w:rPrChange w:author="Upadhyay , Shubham (SBICard)" w:date="2026-01-16T14:24:00Z" w:id="164">
            <w:rPr>
              <w:lang w:val="en-IN"/>
            </w:rPr>
          </w:rPrChange>
        </w:rPr>
        <w:t>reversal on annual spends of 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165">
            <w:rPr>
              <w:lang w:val="en-IN" w:eastAsia="en-IN"/>
            </w:rPr>
          </w:rPrChange>
        </w:rPr>
        <w:t xml:space="preserve">Rs. 3 </w:t>
      </w:r>
      <w:r w:rsidRPr="00010B6E" w:rsidR="00010B6E">
        <w:rPr>
          <w:rFonts w:ascii="Sari Offc" w:hAnsi="Sari Offc"/>
          <w:lang w:val="en-IN" w:eastAsia="en-IN"/>
        </w:rPr>
        <w:t>lakh</w:t>
      </w:r>
      <w:ins w:author="Upadhyay , Shubham (SBICard)" w:date="2026-01-16T14:26:00Z" w:id="166">
        <w:r w:rsidR="00010B6E">
          <w:rPr>
            <w:rFonts w:ascii="Sari Offc" w:hAnsi="Sari Offc"/>
            <w:lang w:val="en-IN" w:eastAsia="en-IN"/>
          </w:rPr>
          <w:t>s</w:t>
        </w:r>
      </w:ins>
    </w:p>
    <w:p w:rsidRPr="00010B6E" w:rsidR="00ED42B1" w:rsidP="00DF7C1A" w:rsidRDefault="00ED42B1" w14:paraId="32B33D2A" w14:textId="2F5BAEA7">
      <w:pPr>
        <w:pStyle w:val="ListParagraph"/>
        <w:numPr>
          <w:ilvl w:val="0"/>
          <w:numId w:val="12"/>
        </w:numPr>
        <w:rPr>
          <w:rFonts w:ascii="Sari Offc" w:hAnsi="Sari Offc"/>
          <w:lang w:val="en-IN" w:eastAsia="en-IN"/>
          <w:rPrChange w:author="Upadhyay , Shubham (SBICard)" w:date="2026-01-16T14:24:00Z" w:id="167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68">
            <w:rPr>
              <w:lang w:val="en-IN" w:eastAsia="en-IN"/>
            </w:rPr>
          </w:rPrChange>
        </w:rPr>
        <w:t xml:space="preserve">Complimentary Noise Smartwatch worth Rs. 7,999 on annual spends of Rs. 6 </w:t>
      </w:r>
      <w:r w:rsidRPr="00010B6E" w:rsidR="00010B6E">
        <w:rPr>
          <w:rFonts w:ascii="Sari Offc" w:hAnsi="Sari Offc"/>
          <w:lang w:val="en-IN" w:eastAsia="en-IN"/>
        </w:rPr>
        <w:t>lakh</w:t>
      </w:r>
      <w:ins w:author="Upadhyay , Shubham (SBICard)" w:date="2026-01-16T14:26:00Z" w:id="169">
        <w:r w:rsidR="00010B6E">
          <w:rPr>
            <w:rFonts w:ascii="Sari Offc" w:hAnsi="Sari Offc"/>
            <w:lang w:val="en-IN" w:eastAsia="en-IN"/>
          </w:rPr>
          <w:t>s</w:t>
        </w:r>
      </w:ins>
    </w:p>
    <w:p w:rsidRPr="00010B6E" w:rsidR="00ED42B1" w:rsidP="00DF7C1A" w:rsidRDefault="00ED42B1" w14:paraId="69015A24" w14:textId="61A897D2">
      <w:pPr>
        <w:pStyle w:val="ListParagraph"/>
        <w:numPr>
          <w:ilvl w:val="0"/>
          <w:numId w:val="12"/>
        </w:numPr>
        <w:rPr>
          <w:rFonts w:ascii="Sari Offc" w:hAnsi="Sari Offc"/>
          <w:rPrChange w:author="Upadhyay , Shubham (SBICard)" w:date="2026-01-16T14:24:00Z" w:id="170">
            <w:rPr/>
          </w:rPrChange>
        </w:rPr>
      </w:pPr>
      <w:r w:rsidRPr="00010B6E">
        <w:rPr>
          <w:rFonts w:ascii="Sari Offc" w:hAnsi="Sari Offc"/>
          <w:rPrChange w:author="Upadhyay , Shubham (SBICard)" w:date="2026-01-16T14:24:00Z" w:id="171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172">
            <w:rPr/>
          </w:rPrChange>
        </w:rPr>
        <w:instrText>HYPERLINK "https://www.sbicard.com/sbi-card-en/assets/docs/pdf/tnc/B-NOISE-ColorFit-Pulse-4-Pro-Smartwatch-tnc.pdf" \t "_blank"</w:instrText>
      </w:r>
      <w:r w:rsidRPr="00010B6E">
        <w:rPr>
          <w:rFonts w:ascii="Sari Offc" w:hAnsi="Sari Offc"/>
          <w:rPrChange w:author="Upadhyay , Shubham (SBICard)" w:date="2026-01-16T14:24:00Z" w:id="173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rPrChange w:author="Upadhyay , Shubham (SBICard)" w:date="2026-01-16T14:24:00Z" w:id="174">
            <w:rPr>
              <w:rStyle w:val="Hyperlink"/>
            </w:rPr>
          </w:rPrChange>
        </w:rPr>
        <w:t xml:space="preserve">Click </w:t>
      </w:r>
      <w:r w:rsidRPr="00010B6E" w:rsidR="0055656D">
        <w:rPr>
          <w:rStyle w:val="Hyperlink"/>
          <w:rFonts w:ascii="Sari Offc" w:hAnsi="Sari Offc"/>
          <w:rPrChange w:author="Upadhyay , Shubham (SBICard)" w:date="2026-01-16T14:24:00Z" w:id="175">
            <w:rPr>
              <w:rStyle w:val="Hyperlink"/>
            </w:rPr>
          </w:rPrChange>
        </w:rPr>
        <w:t>h</w:t>
      </w:r>
      <w:r w:rsidRPr="00010B6E">
        <w:rPr>
          <w:rStyle w:val="Hyperlink"/>
          <w:rFonts w:ascii="Sari Offc" w:hAnsi="Sari Offc"/>
          <w:rPrChange w:author="Upadhyay , Shubham (SBICard)" w:date="2026-01-16T14:24:00Z" w:id="176">
            <w:rPr>
              <w:rStyle w:val="Hyperlink"/>
            </w:rPr>
          </w:rPrChange>
        </w:rPr>
        <w:t>ere</w:t>
      </w:r>
      <w:r w:rsidRPr="00010B6E">
        <w:rPr>
          <w:rFonts w:ascii="Sari Offc" w:hAnsi="Sari Offc"/>
          <w:rPrChange w:author="Upadhyay , Shubham (SBICard)" w:date="2026-01-16T14:24:00Z" w:id="177">
            <w:rPr/>
          </w:rPrChange>
        </w:rPr>
        <w:fldChar w:fldCharType="end"/>
      </w:r>
      <w:r w:rsidRPr="00010B6E">
        <w:rPr>
          <w:rFonts w:ascii="Sari Offc" w:hAnsi="Sari Offc"/>
          <w:rPrChange w:author="Upadhyay , Shubham (SBICard)" w:date="2026-01-16T14:24:00Z" w:id="178">
            <w:rPr/>
          </w:rPrChange>
        </w:rPr>
        <w:t>  to learn more</w:t>
      </w:r>
    </w:p>
    <w:p w:rsidRPr="00010B6E" w:rsidR="00066BFA" w:rsidP="69AD3432" w:rsidRDefault="00066BFA" w14:paraId="2293A08B" w14:textId="7711F37A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386689169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066BFA">
        <w:rPr>
          <w:rFonts w:ascii="Sari Offc" w:hAnsi="Sari Offc"/>
          <w:b w:val="1"/>
          <w:bCs w:val="1"/>
          <w:lang w:val="en-IN" w:eastAsia="en-IN"/>
          <w:rPrChange w:author="Upadhyay , Shubham (SBICard)" w:date="2026-01-16T14:24:00Z" w16du:dateUtc="2026-01-16T14:24:00Z" w:id="581986614">
            <w:rPr>
              <w:b w:val="1"/>
              <w:bCs w:val="1"/>
              <w:lang w:val="en-IN" w:eastAsia="en-IN"/>
            </w:rPr>
          </w:rPrChange>
        </w:rPr>
        <w:t xml:space="preserve">Lounge </w:t>
      </w:r>
      <w:r w:rsidRPr="1DCEB059" w:rsidR="0055656D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806998402">
            <w:rPr>
              <w:b w:val="1"/>
              <w:bCs w:val="1"/>
              <w:lang w:val="en-IN"/>
            </w:rPr>
          </w:rPrChange>
        </w:rPr>
        <w:t>Benefit</w:t>
      </w:r>
      <w:r w:rsidRPr="1DCEB059" w:rsidR="41125898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144472750">
            <w:rPr>
              <w:b w:val="1"/>
              <w:bCs w:val="1"/>
              <w:lang w:val="en-IN"/>
            </w:rPr>
          </w:rPrChange>
        </w:rPr>
        <w:t xml:space="preserve"> </w:t>
      </w:r>
    </w:p>
    <w:p w:rsidRPr="00010B6E" w:rsidR="0055656D" w:rsidP="00DF7C1A" w:rsidRDefault="0055656D" w14:paraId="274D992E" w14:textId="1B6DF6B2">
      <w:pPr>
        <w:numPr>
          <w:ilvl w:val="0"/>
          <w:numId w:val="8"/>
        </w:numPr>
        <w:spacing w:after="0"/>
        <w:rPr>
          <w:rFonts w:ascii="Sari Offc" w:hAnsi="Sari Offc"/>
          <w:lang w:val="en-IN" w:eastAsia="en-IN"/>
          <w:rPrChange w:author="Upadhyay , Shubham (SBICard)" w:date="2026-01-16T14:24:00Z" w:id="185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86">
            <w:rPr>
              <w:lang w:val="en-IN" w:eastAsia="en-IN"/>
            </w:rPr>
          </w:rPrChange>
        </w:rPr>
        <w:t xml:space="preserve">4 complimentary </w:t>
      </w:r>
      <w:r w:rsidRPr="00010B6E" w:rsidR="00010B6E">
        <w:rPr>
          <w:rFonts w:ascii="Sari Offc" w:hAnsi="Sari Offc"/>
          <w:lang w:val="en-IN" w:eastAsia="en-IN"/>
        </w:rPr>
        <w:t xml:space="preserve">Domestic Airport Lounge 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187">
            <w:rPr>
              <w:lang w:val="en-IN" w:eastAsia="en-IN"/>
            </w:rPr>
          </w:rPrChange>
        </w:rPr>
        <w:t>access per year (max. 1 per quarter)</w:t>
      </w:r>
    </w:p>
    <w:p w:rsidR="00995FCF" w:rsidP="00DF7C1A" w:rsidRDefault="0055656D" w14:paraId="4D9FF52B" w14:textId="3B94F304">
      <w:pPr>
        <w:numPr>
          <w:ilvl w:val="0"/>
          <w:numId w:val="8"/>
        </w:numPr>
        <w:spacing w:after="0"/>
        <w:rPr>
          <w:rFonts w:ascii="Sari Offc" w:hAnsi="Sari Offc"/>
          <w:lang w:val="en-IN" w:eastAsia="en-IN"/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188">
            <w:rPr>
              <w:lang w:val="en-IN" w:eastAsia="en-IN"/>
            </w:rPr>
          </w:rPrChange>
        </w:rPr>
        <w:t>2</w:t>
      </w:r>
      <w:r w:rsidRPr="00010B6E" w:rsidR="004772B3">
        <w:rPr>
          <w:rFonts w:ascii="Sari Offc" w:hAnsi="Sari Offc"/>
          <w:lang w:val="en-IN" w:eastAsia="en-IN"/>
          <w:rPrChange w:author="Upadhyay , Shubham (SBICard)" w:date="2026-01-16T14:24:00Z" w:id="189">
            <w:rPr>
              <w:lang w:val="en-IN" w:eastAsia="en-IN"/>
            </w:rPr>
          </w:rPrChange>
        </w:rPr>
        <w:t>-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190">
            <w:rPr>
              <w:lang w:val="en-IN" w:eastAsia="en-IN"/>
            </w:rPr>
          </w:rPrChange>
        </w:rPr>
        <w:t>year c</w:t>
      </w:r>
      <w:r w:rsidRPr="00010B6E" w:rsidR="00995FCF">
        <w:rPr>
          <w:rFonts w:ascii="Sari Offc" w:hAnsi="Sari Offc"/>
          <w:lang w:val="en-IN" w:eastAsia="en-IN"/>
          <w:rPrChange w:author="Upadhyay , Shubham (SBICard)" w:date="2026-01-16T14:24:00Z" w:id="191">
            <w:rPr>
              <w:lang w:val="en-IN" w:eastAsia="en-IN"/>
            </w:rPr>
          </w:rPrChange>
        </w:rPr>
        <w:t xml:space="preserve">omplimentary Priority Pass 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192">
            <w:rPr>
              <w:lang w:val="en-IN" w:eastAsia="en-IN"/>
            </w:rPr>
          </w:rPrChange>
        </w:rPr>
        <w:t xml:space="preserve">Membership </w:t>
      </w:r>
      <w:r w:rsidRPr="00010B6E" w:rsidR="00995FCF">
        <w:rPr>
          <w:rFonts w:ascii="Sari Offc" w:hAnsi="Sari Offc"/>
          <w:lang w:val="en-IN" w:eastAsia="en-IN"/>
          <w:rPrChange w:author="Upadhyay , Shubham (SBICard)" w:date="2026-01-16T14:24:00Z" w:id="193">
            <w:rPr>
              <w:lang w:val="en-IN" w:eastAsia="en-IN"/>
            </w:rPr>
          </w:rPrChange>
        </w:rPr>
        <w:t>worth $99</w:t>
      </w:r>
    </w:p>
    <w:p w:rsidRPr="00010B6E" w:rsidR="000812FF" w:rsidP="00DF7C1A" w:rsidRDefault="000812FF" w14:paraId="04D87E1C" w14:textId="358B5243">
      <w:pPr>
        <w:numPr>
          <w:ilvl w:val="0"/>
          <w:numId w:val="8"/>
        </w:numPr>
        <w:spacing w:after="0"/>
        <w:rPr>
          <w:rFonts w:ascii="Sari Offc" w:hAnsi="Sari Offc"/>
          <w:lang w:val="en-IN" w:eastAsia="en-IN"/>
          <w:rPrChange w:author="Upadhyay , Shubham (SBICard)" w:date="2026-01-16T14:24:00Z" w:id="194">
            <w:rPr>
              <w:lang w:val="en-IN" w:eastAsia="en-IN"/>
            </w:rPr>
          </w:rPrChange>
        </w:rPr>
      </w:pPr>
      <w:r>
        <w:t xml:space="preserve">For the list of participating lounges, </w:t>
      </w:r>
      <w:hyperlink w:history="1" r:id="rId14">
        <w:r w:rsidRPr="002C0887">
          <w:rPr>
            <w:rStyle w:val="Hyperlink"/>
          </w:rPr>
          <w:t>click here</w:t>
        </w:r>
      </w:hyperlink>
    </w:p>
    <w:p w:rsidRPr="00010B6E" w:rsidR="00995FCF" w:rsidP="00995FCF" w:rsidRDefault="00995FCF" w14:paraId="59A15895" w14:textId="77777777">
      <w:pPr>
        <w:spacing w:after="0"/>
        <w:rPr>
          <w:rFonts w:ascii="Sari Offc" w:hAnsi="Sari Offc"/>
          <w:rPrChange w:author="Upadhyay , Shubham (SBICard)" w:date="2026-01-16T14:24:00Z" w:id="195">
            <w:rPr/>
          </w:rPrChange>
        </w:rPr>
      </w:pPr>
    </w:p>
    <w:p w:rsidRPr="00010B6E" w:rsidR="00995FCF" w:rsidP="69AD3432" w:rsidRDefault="00995FCF" w14:paraId="42294482" w14:textId="51273D72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1911329994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995FCF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751370633">
            <w:rPr>
              <w:b w:val="1"/>
              <w:bCs w:val="1"/>
              <w:lang w:val="en-IN"/>
            </w:rPr>
          </w:rPrChange>
        </w:rPr>
        <w:t>Fuel Surcharge Waiver</w:t>
      </w:r>
      <w:r w:rsidRPr="1DCEB059" w:rsidR="7EDC8A09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1311496387">
            <w:rPr>
              <w:b w:val="1"/>
              <w:bCs w:val="1"/>
              <w:lang w:val="en-IN"/>
            </w:rPr>
          </w:rPrChange>
        </w:rPr>
        <w:t xml:space="preserve"> </w:t>
      </w:r>
    </w:p>
    <w:p w:rsidRPr="00010B6E" w:rsidR="00995FCF" w:rsidP="00DF7C1A" w:rsidRDefault="00995FCF" w14:paraId="30A7F3BF" w14:textId="1514C797">
      <w:pPr>
        <w:pStyle w:val="ListParagraph"/>
        <w:numPr>
          <w:ilvl w:val="0"/>
          <w:numId w:val="5"/>
        </w:numPr>
        <w:rPr>
          <w:rFonts w:ascii="Sari Offc" w:hAnsi="Sari Offc"/>
          <w:lang w:val="en-IN"/>
          <w:rPrChange w:author="Upadhyay , Shubham (SBICard)" w:date="2026-01-16T14:24:00Z" w:id="201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202">
            <w:rPr>
              <w:lang w:val="en-IN"/>
            </w:rPr>
          </w:rPrChange>
        </w:rPr>
        <w:t>Enjoy a 1% fuel surcharge waiver on all petrol pumps across India.</w:t>
      </w:r>
    </w:p>
    <w:p w:rsidRPr="00010B6E" w:rsidR="00995FCF" w:rsidP="00DF7C1A" w:rsidRDefault="00995FCF" w14:paraId="363EB344" w14:textId="18AAC626">
      <w:pPr>
        <w:pStyle w:val="ListParagraph"/>
        <w:numPr>
          <w:ilvl w:val="0"/>
          <w:numId w:val="5"/>
        </w:numPr>
        <w:rPr>
          <w:rFonts w:ascii="Sari Offc" w:hAnsi="Sari Offc"/>
          <w:lang w:val="en-IN"/>
          <w:rPrChange w:author="Upadhyay , Shubham (SBICard)" w:date="2026-01-16T14:24:00Z" w:id="203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204">
            <w:rPr>
              <w:lang w:val="en-IN"/>
            </w:rPr>
          </w:rPrChange>
        </w:rPr>
        <w:t xml:space="preserve">Maximum waiver of Rs. </w:t>
      </w:r>
      <w:r w:rsidRPr="00010B6E" w:rsidR="0055656D">
        <w:rPr>
          <w:rFonts w:ascii="Sari Offc" w:hAnsi="Sari Offc"/>
          <w:lang w:val="en-IN"/>
          <w:rPrChange w:author="Upadhyay , Shubham (SBICard)" w:date="2026-01-16T14:24:00Z" w:id="205">
            <w:rPr>
              <w:lang w:val="en-IN"/>
            </w:rPr>
          </w:rPrChange>
        </w:rPr>
        <w:t>1</w:t>
      </w:r>
      <w:r w:rsidRPr="00010B6E">
        <w:rPr>
          <w:rFonts w:ascii="Sari Offc" w:hAnsi="Sari Offc"/>
          <w:lang w:val="en-IN"/>
          <w:rPrChange w:author="Upadhyay , Shubham (SBICard)" w:date="2026-01-16T14:24:00Z" w:id="206">
            <w:rPr>
              <w:lang w:val="en-IN"/>
            </w:rPr>
          </w:rPrChange>
        </w:rPr>
        <w:t>00 per statement cycle.</w:t>
      </w:r>
    </w:p>
    <w:p w:rsidRPr="00010B6E" w:rsidR="001266EC" w:rsidP="001266EC" w:rsidRDefault="00E56665" w14:paraId="14F7FA37" w14:textId="77777777">
      <w:pPr>
        <w:jc w:val="center"/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207">
            <w:rPr>
              <w:b/>
              <w:bCs/>
              <w:u w:val="single"/>
              <w:lang w:val="en-IN"/>
            </w:rPr>
          </w:rPrChange>
        </w:rPr>
      </w:pPr>
      <w:r w:rsidRPr="00010B6E">
        <w:rPr>
          <w:rFonts w:ascii="Sari Offc" w:hAnsi="Sari Offc"/>
          <w:rPrChange w:author="Upadhyay , Shubham (SBICard)" w:date="2026-01-16T14:24:00Z" w:id="208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209">
            <w:rPr/>
          </w:rPrChange>
        </w:rPr>
        <w:instrText>HYPERLINK "https://www.sbicard.com/en/personal/credit-cards/lifestyle/sbi-card-elite.page"</w:instrText>
      </w:r>
      <w:r w:rsidRPr="00010B6E">
        <w:rPr>
          <w:rFonts w:ascii="Sari Offc" w:hAnsi="Sari Offc"/>
          <w:rPrChange w:author="Upadhyay , Shubham (SBICard)" w:date="2026-01-16T14:24:00Z" w:id="210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b/>
          <w:bCs/>
          <w:lang w:val="en-IN"/>
          <w:rPrChange w:author="Upadhyay , Shubham (SBICard)" w:date="2026-01-16T14:24:00Z" w:id="211">
            <w:rPr>
              <w:rStyle w:val="Hyperlink"/>
              <w:b/>
              <w:bCs/>
              <w:lang w:val="en-IN"/>
            </w:rPr>
          </w:rPrChange>
        </w:rPr>
        <w:br/>
      </w:r>
      <w:r w:rsidRPr="00010B6E">
        <w:rPr>
          <w:rFonts w:ascii="Sari Offc" w:hAnsi="Sari Offc"/>
          <w:rPrChange w:author="Upadhyay , Shubham (SBICard)" w:date="2026-01-16T14:24:00Z" w:id="212">
            <w:rPr/>
          </w:rPrChange>
        </w:rPr>
        <w:fldChar w:fldCharType="end"/>
      </w:r>
      <w:r w:rsidRPr="00010B6E" w:rsidR="001266EC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16T14:24:00Z" w:id="213">
            <w:rPr>
              <w:b/>
              <w:bCs/>
              <w:i/>
              <w:iCs/>
              <w:u w:val="single"/>
              <w:lang w:val="en-IN"/>
            </w:rPr>
          </w:rPrChange>
        </w:rPr>
        <w:t>Explore</w:t>
      </w:r>
      <w:r w:rsidRPr="00010B6E" w:rsidR="001266EC"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214">
            <w:rPr>
              <w:b/>
              <w:bCs/>
              <w:u w:val="single"/>
              <w:lang w:val="en-IN"/>
            </w:rPr>
          </w:rPrChange>
        </w:rPr>
        <w:t xml:space="preserve"> REWARDS</w:t>
      </w:r>
    </w:p>
    <w:p w:rsidRPr="00010B6E" w:rsidR="001266EC" w:rsidP="001266EC" w:rsidRDefault="001266EC" w14:paraId="62A82C06" w14:textId="7F608398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505788320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1266EC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375903934">
            <w:rPr>
              <w:b w:val="1"/>
              <w:bCs w:val="1"/>
              <w:lang w:val="en-IN"/>
            </w:rPr>
          </w:rPrChange>
        </w:rPr>
        <w:t xml:space="preserve">Reward Points </w:t>
      </w:r>
    </w:p>
    <w:p w:rsidRPr="00010B6E" w:rsidR="001266EC" w:rsidP="001266EC" w:rsidRDefault="001266EC" w14:paraId="68ADCF46" w14:textId="454C32FE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219">
            <w:rPr>
              <w:lang w:val="en-IN" w:eastAsia="en-IN"/>
            </w:rPr>
          </w:rPrChange>
        </w:rPr>
      </w:pPr>
      <w:del w:author="Namita Salgiya" w:date="2026-01-15T18:59:00Z" w:id="220"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21">
              <w:rPr>
                <w:lang w:val="en-IN" w:eastAsia="en-IN"/>
              </w:rPr>
            </w:rPrChange>
          </w:rPr>
          <w:delText xml:space="preserve">Earn </w:delText>
        </w:r>
      </w:del>
      <w:r w:rsidRPr="00010B6E">
        <w:rPr>
          <w:rFonts w:ascii="Sari Offc" w:hAnsi="Sari Offc"/>
          <w:lang w:val="en-IN" w:eastAsia="en-IN"/>
          <w:rPrChange w:author="Upadhyay , Shubham (SBICard)" w:date="2026-01-16T14:24:00Z" w:id="222">
            <w:rPr>
              <w:lang w:val="en-IN" w:eastAsia="en-IN"/>
            </w:rPr>
          </w:rPrChange>
        </w:rPr>
        <w:t>10 Reward Points per Rs. 100 spent on Apollo 24|7 and Apollo Pharmacy.</w:t>
      </w:r>
    </w:p>
    <w:p w:rsidRPr="00010B6E" w:rsidR="001266EC" w:rsidP="001266EC" w:rsidRDefault="001266EC" w14:paraId="6EF59C40" w14:textId="06F4BE67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223">
            <w:rPr>
              <w:lang w:val="en-IN" w:eastAsia="en-IN"/>
            </w:rPr>
          </w:rPrChange>
        </w:rPr>
      </w:pPr>
      <w:del w:author="Namita Salgiya" w:date="2026-01-15T18:59:00Z" w:id="224"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25">
              <w:rPr>
                <w:lang w:val="en-IN" w:eastAsia="en-IN"/>
              </w:rPr>
            </w:rPrChange>
          </w:rPr>
          <w:delText xml:space="preserve">Earn </w:delText>
        </w:r>
      </w:del>
      <w:r w:rsidRPr="00010B6E">
        <w:rPr>
          <w:rFonts w:ascii="Sari Offc" w:hAnsi="Sari Offc"/>
          <w:lang w:val="en-IN" w:eastAsia="en-IN"/>
          <w:rPrChange w:author="Upadhyay , Shubham (SBICard)" w:date="2026-01-16T14:24:00Z" w:id="226">
            <w:rPr>
              <w:lang w:val="en-IN" w:eastAsia="en-IN"/>
            </w:rPr>
          </w:rPrChange>
        </w:rPr>
        <w:t>2 Reward Points per Rs. 100 spent on Dining, Movies &amp; Entertainment, and Travel.</w:t>
      </w:r>
    </w:p>
    <w:p w:rsidRPr="00010B6E" w:rsidR="001266EC" w:rsidP="001266EC" w:rsidRDefault="001266EC" w14:paraId="5F782BB3" w14:textId="3D0EF31A">
      <w:pPr>
        <w:pStyle w:val="ListParagraph"/>
        <w:numPr>
          <w:ilvl w:val="0"/>
          <w:numId w:val="11"/>
        </w:numPr>
        <w:rPr>
          <w:rFonts w:ascii="Sari Offc" w:hAnsi="Sari Offc"/>
          <w:lang w:val="en-IN" w:eastAsia="en-IN"/>
          <w:rPrChange w:author="Upadhyay , Shubham (SBICard)" w:date="2026-01-16T14:24:00Z" w:id="227">
            <w:rPr>
              <w:lang w:val="en-IN" w:eastAsia="en-IN"/>
            </w:rPr>
          </w:rPrChange>
        </w:rPr>
      </w:pPr>
      <w:del w:author="Namita Salgiya" w:date="2026-01-15T18:59:00Z" w:id="228"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29">
              <w:rPr>
                <w:lang w:val="en-IN" w:eastAsia="en-IN"/>
              </w:rPr>
            </w:rPrChange>
          </w:rPr>
          <w:delText xml:space="preserve">Earn </w:delText>
        </w:r>
      </w:del>
      <w:r w:rsidRPr="00010B6E">
        <w:rPr>
          <w:rFonts w:ascii="Sari Offc" w:hAnsi="Sari Offc"/>
          <w:lang w:val="en-IN" w:eastAsia="en-IN"/>
          <w:rPrChange w:author="Upadhyay , Shubham (SBICard)" w:date="2026-01-16T14:24:00Z" w:id="230">
            <w:rPr>
              <w:lang w:val="en-IN" w:eastAsia="en-IN"/>
            </w:rPr>
          </w:rPrChange>
        </w:rPr>
        <w:t>1 Reward Point per Rs. 200 spent on other purchases.</w:t>
      </w:r>
    </w:p>
    <w:p w:rsidRPr="00010B6E" w:rsidR="001266EC" w:rsidDel="005C3274" w:rsidP="001266EC" w:rsidRDefault="001266EC" w14:paraId="203153F6" w14:textId="5B5B23CF">
      <w:pPr>
        <w:pStyle w:val="ListParagraph"/>
        <w:numPr>
          <w:ilvl w:val="0"/>
          <w:numId w:val="11"/>
        </w:numPr>
        <w:rPr>
          <w:del w:author="Namita Salgiya" w:date="2026-01-15T18:59:00Z" w:id="231"/>
          <w:rFonts w:ascii="Sari Offc" w:hAnsi="Sari Offc"/>
          <w:lang w:val="en-IN" w:eastAsia="en-IN"/>
          <w:rPrChange w:author="Upadhyay , Shubham (SBICard)" w:date="2026-01-16T14:24:00Z" w:id="232">
            <w:rPr>
              <w:del w:author="Namita Salgiya" w:date="2026-01-15T18:59:00Z" w:id="233"/>
              <w:lang w:val="en-IN" w:eastAsia="en-IN"/>
            </w:rPr>
          </w:rPrChange>
        </w:rPr>
      </w:pPr>
      <w:del w:author="Namita Salgiya" w:date="2026-01-15T18:59:00Z" w:id="234"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35">
              <w:rPr>
                <w:lang w:val="en-IN" w:eastAsia="en-IN"/>
              </w:rPr>
            </w:rPrChange>
          </w:rPr>
          <w:delText>1 Reward Point = 1 Heath Credits = R</w:delText>
        </w:r>
        <w:r w:rsidRPr="00010B6E" w:rsidDel="005C3274" w:rsidR="00A431D3">
          <w:rPr>
            <w:rFonts w:ascii="Sari Offc" w:hAnsi="Sari Offc"/>
            <w:lang w:val="en-IN" w:eastAsia="en-IN"/>
            <w:rPrChange w:author="Upadhyay , Shubham (SBICard)" w:date="2026-01-16T14:24:00Z" w:id="236">
              <w:rPr>
                <w:lang w:val="en-IN" w:eastAsia="en-IN"/>
              </w:rPr>
            </w:rPrChange>
          </w:rPr>
          <w:delText>e</w:delText>
        </w:r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37">
              <w:rPr>
                <w:lang w:val="en-IN" w:eastAsia="en-IN"/>
              </w:rPr>
            </w:rPrChange>
          </w:rPr>
          <w:delText>. 1</w:delText>
        </w:r>
      </w:del>
    </w:p>
    <w:p w:rsidRPr="00010B6E" w:rsidR="001266EC" w:rsidDel="005C3274" w:rsidP="001266EC" w:rsidRDefault="001266EC" w14:paraId="1F6EC75B" w14:textId="1E49E620">
      <w:pPr>
        <w:pStyle w:val="ListParagraph"/>
        <w:numPr>
          <w:ilvl w:val="0"/>
          <w:numId w:val="11"/>
        </w:numPr>
        <w:rPr>
          <w:del w:author="Namita Salgiya" w:date="2026-01-15T18:59:00Z" w:id="238"/>
          <w:rFonts w:ascii="Sari Offc" w:hAnsi="Sari Offc"/>
          <w:lang w:val="en-IN" w:eastAsia="en-IN"/>
          <w:rPrChange w:author="Upadhyay , Shubham (SBICard)" w:date="2026-01-16T14:24:00Z" w:id="239">
            <w:rPr>
              <w:del w:author="Namita Salgiya" w:date="2026-01-15T18:59:00Z" w:id="240"/>
              <w:lang w:val="en-IN" w:eastAsia="en-IN"/>
            </w:rPr>
          </w:rPrChange>
        </w:rPr>
      </w:pPr>
      <w:del w:author="Namita Salgiya" w:date="2026-01-15T18:59:00Z" w:id="241"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42">
              <w:rPr>
                <w:lang w:val="en-IN" w:eastAsia="en-IN"/>
              </w:rPr>
            </w:rPrChange>
          </w:rPr>
          <w:delText>You can redeem your Reward Points for Apollo Health Credits only.</w:delText>
        </w:r>
      </w:del>
    </w:p>
    <w:p w:rsidRPr="00010B6E" w:rsidR="001266EC" w:rsidP="001266EC" w:rsidRDefault="001266EC" w14:paraId="77E2B05E" w14:textId="775E2444">
      <w:pPr>
        <w:rPr>
          <w:rFonts w:ascii="Sari Offc" w:hAnsi="Sari Offc" w:eastAsia="Calibri" w:cs="Calibri"/>
          <w:color w:val="881798"/>
          <w:lang w:val="en-IN"/>
          <w:rPrChange w:author="Upadhyay , Shubham (SBICard)" w:date="2026-01-16T14:24:00Z" w:id="1255258046">
            <w:rPr>
              <w:rFonts w:ascii="Calibri" w:hAnsi="Calibri" w:eastAsia="Calibri" w:cs="Calibri"/>
              <w:color w:val="881798"/>
              <w:sz w:val="12"/>
              <w:szCs w:val="12"/>
              <w:lang w:val="en-IN"/>
            </w:rPr>
          </w:rPrChange>
        </w:rPr>
      </w:pPr>
      <w:r w:rsidRPr="1DCEB059" w:rsidR="001266EC">
        <w:rPr>
          <w:rFonts w:ascii="Sari Offc" w:hAnsi="Sari Offc"/>
          <w:b w:val="1"/>
          <w:bCs w:val="1"/>
          <w:lang w:val="en-IN"/>
          <w:rPrChange w:author="Upadhyay , Shubham (SBICard)" w:date="2026-01-16T14:24:00Z" w16du:dateUtc="2026-01-16T14:24:00Z" w:id="290979405">
            <w:rPr>
              <w:b w:val="1"/>
              <w:bCs w:val="1"/>
              <w:lang w:val="en-IN"/>
            </w:rPr>
          </w:rPrChange>
        </w:rPr>
        <w:t xml:space="preserve">Milestone Benefits </w:t>
      </w:r>
    </w:p>
    <w:p w:rsidRPr="00010B6E" w:rsidR="001266EC" w:rsidP="001266EC" w:rsidRDefault="001266EC" w14:paraId="4E94FCD6" w14:textId="1730E5F9">
      <w:pPr>
        <w:pStyle w:val="ListParagraph"/>
        <w:numPr>
          <w:ilvl w:val="0"/>
          <w:numId w:val="12"/>
        </w:numPr>
        <w:rPr>
          <w:rFonts w:ascii="Sari Offc" w:hAnsi="Sari Offc"/>
          <w:lang w:val="en-IN" w:eastAsia="en-IN"/>
          <w:rPrChange w:author="Upadhyay , Shubham (SBICard)" w:date="2026-01-16T14:24:00Z" w:id="247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248">
            <w:rPr>
              <w:lang w:val="en-IN"/>
            </w:rPr>
          </w:rPrChange>
        </w:rPr>
        <w:t xml:space="preserve">Renewal </w:t>
      </w:r>
      <w:r w:rsidRPr="00010B6E" w:rsidR="00010B6E">
        <w:rPr>
          <w:rFonts w:ascii="Sari Offc" w:hAnsi="Sari Offc"/>
          <w:lang w:val="en-IN"/>
        </w:rPr>
        <w:t xml:space="preserve">Fee </w:t>
      </w:r>
      <w:r w:rsidRPr="00010B6E">
        <w:rPr>
          <w:rFonts w:ascii="Sari Offc" w:hAnsi="Sari Offc"/>
          <w:lang w:val="en-IN"/>
          <w:rPrChange w:author="Upadhyay , Shubham (SBICard)" w:date="2026-01-16T14:24:00Z" w:id="249">
            <w:rPr>
              <w:lang w:val="en-IN"/>
            </w:rPr>
          </w:rPrChange>
        </w:rPr>
        <w:t>reversal on annual spends of 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250">
            <w:rPr>
              <w:lang w:val="en-IN" w:eastAsia="en-IN"/>
            </w:rPr>
          </w:rPrChange>
        </w:rPr>
        <w:t xml:space="preserve">Rs. 3 </w:t>
      </w:r>
      <w:r w:rsidRPr="00010B6E" w:rsidR="00010B6E">
        <w:rPr>
          <w:rFonts w:ascii="Sari Offc" w:hAnsi="Sari Offc"/>
          <w:lang w:val="en-IN" w:eastAsia="en-IN"/>
        </w:rPr>
        <w:t>lakhs</w:t>
      </w:r>
    </w:p>
    <w:p w:rsidRPr="00010B6E" w:rsidR="001266EC" w:rsidDel="005C3274" w:rsidP="001266EC" w:rsidRDefault="001266EC" w14:paraId="44B46CCB" w14:textId="3E4D8414">
      <w:pPr>
        <w:pStyle w:val="ListParagraph"/>
        <w:numPr>
          <w:ilvl w:val="0"/>
          <w:numId w:val="12"/>
        </w:numPr>
        <w:rPr>
          <w:del w:author="Namita Salgiya" w:date="2026-01-15T19:00:00Z" w:id="251"/>
          <w:rFonts w:ascii="Sari Offc" w:hAnsi="Sari Offc"/>
          <w:lang w:val="en-IN" w:eastAsia="en-IN"/>
          <w:rPrChange w:author="Upadhyay , Shubham (SBICard)" w:date="2026-01-16T14:24:00Z" w:id="252">
            <w:rPr>
              <w:del w:author="Namita Salgiya" w:date="2026-01-15T19:00:00Z" w:id="253"/>
              <w:lang w:val="en-IN" w:eastAsia="en-IN"/>
            </w:rPr>
          </w:rPrChange>
        </w:rPr>
      </w:pPr>
      <w:del w:author="Namita Salgiya" w:date="2026-01-15T19:00:00Z" w:id="254">
        <w:r w:rsidRPr="00010B6E" w:rsidDel="005C3274">
          <w:rPr>
            <w:rFonts w:ascii="Sari Offc" w:hAnsi="Sari Offc"/>
            <w:lang w:val="en-IN" w:eastAsia="en-IN"/>
            <w:rPrChange w:author="Upadhyay , Shubham (SBICard)" w:date="2026-01-16T14:24:00Z" w:id="255">
              <w:rPr>
                <w:lang w:val="en-IN" w:eastAsia="en-IN"/>
              </w:rPr>
            </w:rPrChange>
          </w:rPr>
          <w:delText xml:space="preserve">Complimentary </w:delText>
        </w:r>
      </w:del>
      <w:r w:rsidRPr="00010B6E">
        <w:rPr>
          <w:rFonts w:ascii="Sari Offc" w:hAnsi="Sari Offc"/>
          <w:lang w:val="en-IN" w:eastAsia="en-IN"/>
          <w:rPrChange w:author="Upadhyay , Shubham (SBICard)" w:date="2026-01-16T14:24:00Z" w:id="256">
            <w:rPr>
              <w:lang w:val="en-IN" w:eastAsia="en-IN"/>
            </w:rPr>
          </w:rPrChange>
        </w:rPr>
        <w:t xml:space="preserve">Noise Smartwatch worth Rs. 7,999 on annual spends of Rs. 6 </w:t>
      </w:r>
      <w:r w:rsidRPr="00010B6E" w:rsidR="00010B6E">
        <w:rPr>
          <w:rFonts w:ascii="Sari Offc" w:hAnsi="Sari Offc"/>
          <w:lang w:val="en-IN" w:eastAsia="en-IN"/>
        </w:rPr>
        <w:t>lakhs</w:t>
      </w:r>
    </w:p>
    <w:p w:rsidRPr="00010B6E" w:rsidR="001266EC" w:rsidDel="005C3274" w:rsidRDefault="001266EC" w14:paraId="58BE736C" w14:textId="248C475B">
      <w:pPr>
        <w:pStyle w:val="ListParagraph"/>
        <w:numPr>
          <w:ilvl w:val="0"/>
          <w:numId w:val="12"/>
        </w:numPr>
        <w:rPr>
          <w:del w:author="Namita Salgiya" w:date="2026-01-15T19:00:00Z" w:id="257"/>
          <w:rFonts w:ascii="Sari Offc" w:hAnsi="Sari Offc"/>
          <w:rPrChange w:author="Upadhyay , Shubham (SBICard)" w:date="2026-01-16T14:24:00Z" w:id="258">
            <w:rPr>
              <w:del w:author="Namita Salgiya" w:date="2026-01-15T19:00:00Z" w:id="259"/>
            </w:rPr>
          </w:rPrChange>
        </w:rPr>
      </w:pPr>
      <w:del w:author="Namita Salgiya" w:date="2026-01-15T19:00:00Z" w:id="260">
        <w:r w:rsidRPr="00010B6E" w:rsidDel="005C3274">
          <w:rPr>
            <w:rFonts w:ascii="Sari Offc" w:hAnsi="Sari Offc"/>
            <w:rPrChange w:author="Upadhyay , Shubham (SBICard)" w:date="2026-01-16T14:24:00Z" w:id="261">
              <w:rPr/>
            </w:rPrChange>
          </w:rPr>
          <w:fldChar w:fldCharType="begin"/>
        </w:r>
        <w:r w:rsidRPr="00010B6E" w:rsidDel="005C3274">
          <w:rPr>
            <w:rFonts w:ascii="Sari Offc" w:hAnsi="Sari Offc"/>
            <w:rPrChange w:author="Upadhyay , Shubham (SBICard)" w:date="2026-01-16T14:24:00Z" w:id="262">
              <w:rPr/>
            </w:rPrChange>
          </w:rPr>
          <w:delInstrText>HYPERLINK "https://www.sbicard.com/sbi-card-en/assets/docs/pdf/tnc/B-NOISE-ColorFit-Pulse-4-Pro-Smartwatch-tnc.pdf" \t "_blank"</w:delInstrText>
        </w:r>
        <w:r w:rsidRPr="00010B6E" w:rsidDel="005C3274">
          <w:rPr>
            <w:rFonts w:ascii="Sari Offc" w:hAnsi="Sari Offc"/>
            <w:rPrChange w:author="Upadhyay , Shubham (SBICard)" w:date="2026-01-16T14:24:00Z" w:id="263">
              <w:rPr/>
            </w:rPrChange>
          </w:rPr>
          <w:fldChar w:fldCharType="separate"/>
        </w:r>
        <w:r w:rsidRPr="00010B6E" w:rsidDel="005C3274">
          <w:rPr>
            <w:rStyle w:val="Hyperlink"/>
            <w:rFonts w:ascii="Sari Offc" w:hAnsi="Sari Offc"/>
            <w:rPrChange w:author="Upadhyay , Shubham (SBICard)" w:date="2026-01-16T14:24:00Z" w:id="264">
              <w:rPr>
                <w:rStyle w:val="Hyperlink"/>
              </w:rPr>
            </w:rPrChange>
          </w:rPr>
          <w:delText>Click here</w:delText>
        </w:r>
        <w:r w:rsidRPr="00010B6E" w:rsidDel="005C3274">
          <w:rPr>
            <w:rFonts w:ascii="Sari Offc" w:hAnsi="Sari Offc"/>
            <w:rPrChange w:author="Upadhyay , Shubham (SBICard)" w:date="2026-01-16T14:24:00Z" w:id="265">
              <w:rPr/>
            </w:rPrChange>
          </w:rPr>
          <w:fldChar w:fldCharType="end"/>
        </w:r>
        <w:r w:rsidRPr="00010B6E" w:rsidDel="005C3274">
          <w:rPr>
            <w:rFonts w:ascii="Sari Offc" w:hAnsi="Sari Offc"/>
            <w:rPrChange w:author="Upadhyay , Shubham (SBICard)" w:date="2026-01-16T14:24:00Z" w:id="266">
              <w:rPr/>
            </w:rPrChange>
          </w:rPr>
          <w:delText>  to learn more</w:delText>
        </w:r>
      </w:del>
    </w:p>
    <w:p w:rsidRPr="00010B6E" w:rsidR="001266EC" w:rsidRDefault="001266EC" w14:paraId="4F55BC11" w14:textId="0846C076">
      <w:pPr>
        <w:pStyle w:val="ListParagraph"/>
        <w:numPr>
          <w:ilvl w:val="0"/>
          <w:numId w:val="12"/>
        </w:numPr>
        <w:rPr>
          <w:rFonts w:ascii="Sari Offc" w:hAnsi="Sari Offc"/>
          <w:rPrChange w:author="Upadhyay , Shubham (SBICard)" w:date="2026-01-16T14:24:00Z" w:id="267">
            <w:rPr/>
          </w:rPrChange>
        </w:rPr>
        <w:pPrChange w:author="Namita Salgiya" w:date="2026-01-15T19:00:00Z" w:id="268">
          <w:pPr>
            <w:jc w:val="center"/>
          </w:pPr>
        </w:pPrChange>
      </w:pPr>
    </w:p>
    <w:p w:rsidRPr="00010B6E" w:rsidR="002D38D6" w:rsidP="00A80E72" w:rsidRDefault="00462CB2" w14:paraId="5605250A" w14:textId="5ADB854A">
      <w:pPr>
        <w:jc w:val="center"/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269">
            <w:rPr>
              <w:b/>
              <w:bCs/>
              <w:u w:val="single"/>
              <w:lang w:val="en-IN"/>
            </w:rPr>
          </w:rPrChange>
        </w:rPr>
      </w:pPr>
      <w:r w:rsidRPr="00010B6E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16T14:24:00Z" w:id="270">
            <w:rPr>
              <w:b/>
              <w:bCs/>
              <w:i/>
              <w:iCs/>
              <w:u w:val="single"/>
              <w:lang w:val="en-IN"/>
            </w:rPr>
          </w:rPrChange>
        </w:rPr>
        <w:t>Credit Card</w:t>
      </w:r>
      <w:r w:rsidRPr="00010B6E"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271">
            <w:rPr>
              <w:b/>
              <w:bCs/>
              <w:u w:val="single"/>
              <w:lang w:val="en-IN"/>
            </w:rPr>
          </w:rPrChange>
        </w:rPr>
        <w:t xml:space="preserve"> </w:t>
      </w:r>
      <w:r w:rsidRPr="00010B6E" w:rsidR="002D38D6">
        <w:rPr>
          <w:rFonts w:ascii="Sari Offc" w:hAnsi="Sari Offc"/>
          <w:b/>
          <w:bCs/>
          <w:caps/>
          <w:u w:val="single"/>
          <w:lang w:val="en-IN"/>
          <w:rPrChange w:author="Upadhyay , Shubham (SBICard)" w:date="2026-01-16T14:24:00Z" w:id="272">
            <w:rPr>
              <w:b/>
              <w:bCs/>
              <w:caps/>
              <w:u w:val="single"/>
              <w:lang w:val="en-IN"/>
            </w:rPr>
          </w:rPrChange>
        </w:rPr>
        <w:t>Fee &amp; Charges</w:t>
      </w:r>
    </w:p>
    <w:p w:rsidRPr="00010B6E" w:rsidR="002D38D6" w:rsidP="00DF7C1A" w:rsidRDefault="002D38D6" w14:paraId="07E865B8" w14:textId="2844C851">
      <w:pPr>
        <w:pStyle w:val="ListParagraph"/>
        <w:numPr>
          <w:ilvl w:val="0"/>
          <w:numId w:val="2"/>
        </w:numPr>
        <w:rPr>
          <w:rFonts w:ascii="Sari Offc" w:hAnsi="Sari Offc"/>
          <w:rPrChange w:author="Upadhyay , Shubham (SBICard)" w:date="2026-01-16T14:24:00Z" w:id="273">
            <w:rPr/>
          </w:rPrChange>
        </w:rPr>
      </w:pPr>
      <w:r w:rsidRPr="00010B6E">
        <w:rPr>
          <w:rFonts w:ascii="Sari Offc" w:hAnsi="Sari Offc"/>
          <w:rPrChange w:author="Upadhyay , Shubham (SBICard)" w:date="2026-01-16T14:24:00Z" w:id="274">
            <w:rPr/>
          </w:rPrChange>
        </w:rPr>
        <w:t xml:space="preserve">Annual Fee (one-time): Rs. </w:t>
      </w:r>
      <w:r w:rsidRPr="00010B6E" w:rsidR="00A80E72">
        <w:rPr>
          <w:rFonts w:ascii="Sari Offc" w:hAnsi="Sari Offc"/>
          <w:rPrChange w:author="Upadhyay , Shubham (SBICard)" w:date="2026-01-16T14:24:00Z" w:id="275">
            <w:rPr/>
          </w:rPrChange>
        </w:rPr>
        <w:t>1</w:t>
      </w:r>
      <w:r w:rsidRPr="00010B6E">
        <w:rPr>
          <w:rFonts w:ascii="Sari Offc" w:hAnsi="Sari Offc"/>
          <w:rPrChange w:author="Upadhyay , Shubham (SBICard)" w:date="2026-01-16T14:24:00Z" w:id="276">
            <w:rPr/>
          </w:rPrChange>
        </w:rPr>
        <w:t>,</w:t>
      </w:r>
      <w:r w:rsidRPr="00010B6E" w:rsidR="00A80E72">
        <w:rPr>
          <w:rFonts w:ascii="Sari Offc" w:hAnsi="Sari Offc"/>
          <w:rPrChange w:author="Upadhyay , Shubham (SBICard)" w:date="2026-01-16T14:24:00Z" w:id="277">
            <w:rPr/>
          </w:rPrChange>
        </w:rPr>
        <w:t>4</w:t>
      </w:r>
      <w:r w:rsidRPr="00010B6E">
        <w:rPr>
          <w:rFonts w:ascii="Sari Offc" w:hAnsi="Sari Offc"/>
          <w:rPrChange w:author="Upadhyay , Shubham (SBICard)" w:date="2026-01-16T14:24:00Z" w:id="278">
            <w:rPr/>
          </w:rPrChange>
        </w:rPr>
        <w:t>99 + taxes </w:t>
      </w:r>
    </w:p>
    <w:p w:rsidRPr="00010B6E" w:rsidR="002D38D6" w:rsidP="00DF7C1A" w:rsidRDefault="002D38D6" w14:paraId="3CCA290E" w14:textId="0222609B">
      <w:pPr>
        <w:pStyle w:val="ListParagraph"/>
        <w:numPr>
          <w:ilvl w:val="0"/>
          <w:numId w:val="2"/>
        </w:numPr>
        <w:rPr>
          <w:rFonts w:ascii="Sari Offc" w:hAnsi="Sari Offc"/>
          <w:lang w:val="en-IN"/>
          <w:rPrChange w:author="Upadhyay , Shubham (SBICard)" w:date="2026-01-16T14:24:00Z" w:id="279">
            <w:rPr>
              <w:lang w:val="en-IN"/>
            </w:rPr>
          </w:rPrChange>
        </w:rPr>
      </w:pPr>
      <w:r w:rsidRPr="00010B6E">
        <w:rPr>
          <w:rFonts w:ascii="Sari Offc" w:hAnsi="Sari Offc"/>
          <w:rPrChange w:author="Upadhyay , Shubham (SBICard)" w:date="2026-01-16T14:24:00Z" w:id="280">
            <w:rPr/>
          </w:rPrChange>
        </w:rPr>
        <w:t xml:space="preserve">Renewal Fee (per annum): Rs. </w:t>
      </w:r>
      <w:r w:rsidRPr="00010B6E" w:rsidR="00A80E72">
        <w:rPr>
          <w:rFonts w:ascii="Sari Offc" w:hAnsi="Sari Offc"/>
          <w:rPrChange w:author="Upadhyay , Shubham (SBICard)" w:date="2026-01-16T14:24:00Z" w:id="281">
            <w:rPr/>
          </w:rPrChange>
        </w:rPr>
        <w:t>1,499</w:t>
      </w:r>
      <w:r w:rsidRPr="00010B6E">
        <w:rPr>
          <w:rFonts w:ascii="Sari Offc" w:hAnsi="Sari Offc"/>
          <w:rPrChange w:author="Upadhyay , Shubham (SBICard)" w:date="2026-01-16T14:24:00Z" w:id="282">
            <w:rPr/>
          </w:rPrChange>
        </w:rPr>
        <w:t xml:space="preserve"> + taxes</w:t>
      </w:r>
    </w:p>
    <w:p w:rsidRPr="00010B6E" w:rsidR="00E56665" w:rsidP="00E56665" w:rsidRDefault="00A579B5" w14:paraId="0EBF00D7" w14:textId="493D5546">
      <w:pPr>
        <w:rPr>
          <w:rFonts w:ascii="Sari Offc" w:hAnsi="Sari Offc"/>
          <w:b/>
          <w:bCs/>
          <w:rPrChange w:author="Upadhyay , Shubham (SBICard)" w:date="2026-01-16T14:24:00Z" w:id="283">
            <w:rPr>
              <w:b/>
              <w:bCs/>
            </w:rPr>
          </w:rPrChange>
        </w:rPr>
      </w:pPr>
      <w:r w:rsidRPr="00010B6E">
        <w:rPr>
          <w:rFonts w:ascii="Sari Offc" w:hAnsi="Sari Offc"/>
          <w:b/>
          <w:bCs/>
          <w:rPrChange w:author="Upadhyay , Shubham (SBICard)" w:date="2026-01-16T14:24:00Z" w:id="284">
            <w:rPr>
              <w:b/>
              <w:bCs/>
            </w:rPr>
          </w:rPrChange>
        </w:rPr>
        <w:t>Fees</w:t>
      </w:r>
    </w:p>
    <w:p w:rsidRPr="00010B6E" w:rsidR="00A579B5" w:rsidP="00DF7C1A" w:rsidRDefault="00A579B5" w14:paraId="7060F76E" w14:textId="258165C9">
      <w:pPr>
        <w:pStyle w:val="ListParagraph"/>
        <w:numPr>
          <w:ilvl w:val="0"/>
          <w:numId w:val="3"/>
        </w:numPr>
        <w:rPr>
          <w:rFonts w:ascii="Sari Offc" w:hAnsi="Sari Offc"/>
          <w:lang w:val="en-IN"/>
          <w:rPrChange w:author="Upadhyay , Shubham (SBICard)" w:date="2026-01-16T14:24:00Z" w:id="285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286">
            <w:rPr>
              <w:lang w:val="en-IN"/>
            </w:rPr>
          </w:rPrChange>
        </w:rPr>
        <w:t xml:space="preserve">Annual Fee (one-time): </w:t>
      </w:r>
      <w:r w:rsidRPr="00010B6E" w:rsidR="00A80E72">
        <w:rPr>
          <w:rFonts w:ascii="Sari Offc" w:hAnsi="Sari Offc"/>
          <w:rPrChange w:author="Upadhyay , Shubham (SBICard)" w:date="2026-01-16T14:24:00Z" w:id="287">
            <w:rPr/>
          </w:rPrChange>
        </w:rPr>
        <w:t>Rs. 1,499 + taxes</w:t>
      </w:r>
    </w:p>
    <w:p w:rsidRPr="00010B6E" w:rsidR="00A579B5" w:rsidP="00DF7C1A" w:rsidRDefault="00A579B5" w14:paraId="5301376D" w14:textId="2A5F6CAC">
      <w:pPr>
        <w:pStyle w:val="ListParagraph"/>
        <w:numPr>
          <w:ilvl w:val="0"/>
          <w:numId w:val="3"/>
        </w:numPr>
        <w:rPr>
          <w:rFonts w:ascii="Sari Offc" w:hAnsi="Sari Offc"/>
          <w:lang w:val="en-IN"/>
          <w:rPrChange w:author="Upadhyay , Shubham (SBICard)" w:date="2026-01-16T14:24:00Z" w:id="288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289">
            <w:rPr>
              <w:lang w:val="en-IN"/>
            </w:rPr>
          </w:rPrChange>
        </w:rPr>
        <w:t>Renewal Fee (per annum): </w:t>
      </w:r>
      <w:r w:rsidRPr="00010B6E" w:rsidR="00A80E72">
        <w:rPr>
          <w:rFonts w:ascii="Sari Offc" w:hAnsi="Sari Offc"/>
          <w:rPrChange w:author="Upadhyay , Shubham (SBICard)" w:date="2026-01-16T14:24:00Z" w:id="290">
            <w:rPr/>
          </w:rPrChange>
        </w:rPr>
        <w:t xml:space="preserve">Rs. 1,499 + taxes </w:t>
      </w:r>
      <w:r w:rsidRPr="00010B6E">
        <w:rPr>
          <w:rFonts w:ascii="Sari Offc" w:hAnsi="Sari Offc"/>
          <w:lang w:val="en-IN"/>
          <w:rPrChange w:author="Upadhyay , Shubham (SBICard)" w:date="2026-01-16T14:24:00Z" w:id="291">
            <w:rPr>
              <w:lang w:val="en-IN"/>
            </w:rPr>
          </w:rPrChange>
        </w:rPr>
        <w:t>from second year onwards</w:t>
      </w:r>
    </w:p>
    <w:p w:rsidRPr="00010B6E" w:rsidR="0055656D" w:rsidP="00DF7C1A" w:rsidRDefault="0055656D" w14:paraId="66F92EAC" w14:textId="4BC49807">
      <w:pPr>
        <w:pStyle w:val="ListParagraph"/>
        <w:numPr>
          <w:ilvl w:val="0"/>
          <w:numId w:val="3"/>
        </w:numPr>
        <w:rPr>
          <w:rFonts w:ascii="Sari Offc" w:hAnsi="Sari Offc"/>
          <w:lang w:val="en-IN"/>
          <w:rPrChange w:author="Upadhyay , Shubham (SBICard)" w:date="2026-01-16T14:24:00Z" w:id="292">
            <w:rPr>
              <w:lang w:val="en-IN"/>
            </w:rPr>
          </w:rPrChange>
        </w:rPr>
      </w:pPr>
      <w:r w:rsidRPr="00010B6E">
        <w:rPr>
          <w:rFonts w:ascii="Sari Offc" w:hAnsi="Sari Offc"/>
          <w:rPrChange w:author="Upadhyay , Shubham (SBICard)" w:date="2026-01-16T14:24:00Z" w:id="293">
            <w:rPr/>
          </w:rPrChange>
        </w:rPr>
        <w:t xml:space="preserve">Renewal Fee waived if annual spends in the previous year are Rs. 3 </w:t>
      </w:r>
      <w:r w:rsidRPr="00010B6E" w:rsidR="00010B6E">
        <w:rPr>
          <w:rFonts w:ascii="Sari Offc" w:hAnsi="Sari Offc"/>
        </w:rPr>
        <w:t xml:space="preserve">lakhs </w:t>
      </w:r>
      <w:r w:rsidRPr="00010B6E">
        <w:rPr>
          <w:rFonts w:ascii="Sari Offc" w:hAnsi="Sari Offc"/>
          <w:rPrChange w:author="Upadhyay , Shubham (SBICard)" w:date="2026-01-16T14:24:00Z" w:id="294">
            <w:rPr/>
          </w:rPrChange>
        </w:rPr>
        <w:t>or more</w:t>
      </w:r>
    </w:p>
    <w:p w:rsidRPr="00010B6E" w:rsidR="00A579B5" w:rsidP="00DF7C1A" w:rsidRDefault="00A579B5" w14:paraId="099A0E29" w14:textId="1B31A6C4">
      <w:pPr>
        <w:pStyle w:val="ListParagraph"/>
        <w:numPr>
          <w:ilvl w:val="0"/>
          <w:numId w:val="3"/>
        </w:numPr>
        <w:rPr>
          <w:rFonts w:ascii="Sari Offc" w:hAnsi="Sari Offc"/>
          <w:lang w:val="en-IN"/>
          <w:rPrChange w:author="Upadhyay , Shubham (SBICard)" w:date="2026-01-16T14:24:00Z" w:id="295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296">
            <w:rPr>
              <w:lang w:val="en-IN"/>
            </w:rPr>
          </w:rPrChange>
        </w:rPr>
        <w:t xml:space="preserve">Add-on </w:t>
      </w:r>
      <w:ins w:author="Namita Salgiya" w:date="2026-01-15T19:00:00Z" w:id="297">
        <w:r w:rsidRPr="00010B6E" w:rsidR="005C3274">
          <w:rPr>
            <w:rFonts w:ascii="Sari Offc" w:hAnsi="Sari Offc"/>
            <w:lang w:val="en-IN"/>
            <w:rPrChange w:author="Upadhyay , Shubham (SBICard)" w:date="2026-01-16T14:24:00Z" w:id="298">
              <w:rPr>
                <w:lang w:val="en-IN"/>
              </w:rPr>
            </w:rPrChange>
          </w:rPr>
          <w:t xml:space="preserve">Card </w:t>
        </w:r>
      </w:ins>
      <w:r w:rsidRPr="00010B6E">
        <w:rPr>
          <w:rFonts w:ascii="Sari Offc" w:hAnsi="Sari Offc"/>
          <w:lang w:val="en-IN"/>
          <w:rPrChange w:author="Upadhyay , Shubham (SBICard)" w:date="2026-01-16T14:24:00Z" w:id="299">
            <w:rPr>
              <w:lang w:val="en-IN"/>
            </w:rPr>
          </w:rPrChange>
        </w:rPr>
        <w:t>Fee (per annum): Nil</w:t>
      </w:r>
    </w:p>
    <w:p w:rsidRPr="00010B6E" w:rsidR="00A579B5" w:rsidP="00E56665" w:rsidRDefault="00A579B5" w14:paraId="2BD3B2ED" w14:textId="7C3448F9">
      <w:pPr>
        <w:rPr>
          <w:rFonts w:ascii="Sari Offc" w:hAnsi="Sari Offc"/>
          <w:b/>
          <w:bCs/>
          <w:rPrChange w:author="Upadhyay , Shubham (SBICard)" w:date="2026-01-16T14:24:00Z" w:id="300">
            <w:rPr>
              <w:b/>
              <w:bCs/>
            </w:rPr>
          </w:rPrChange>
        </w:rPr>
      </w:pPr>
      <w:r w:rsidRPr="00010B6E">
        <w:rPr>
          <w:rFonts w:ascii="Sari Offc" w:hAnsi="Sari Offc"/>
          <w:b/>
          <w:bCs/>
          <w:rPrChange w:author="Upadhyay , Shubham (SBICard)" w:date="2026-01-16T14:24:00Z" w:id="301">
            <w:rPr>
              <w:b/>
              <w:bCs/>
            </w:rPr>
          </w:rPrChange>
        </w:rPr>
        <w:lastRenderedPageBreak/>
        <w:t>Fees and Charges</w:t>
      </w:r>
    </w:p>
    <w:p w:rsidRPr="00010B6E" w:rsidR="009164D7" w:rsidP="00DF7C1A" w:rsidRDefault="009164D7" w14:paraId="00955866" w14:textId="7A171D67">
      <w:pPr>
        <w:numPr>
          <w:ilvl w:val="0"/>
          <w:numId w:val="4"/>
        </w:numPr>
        <w:rPr>
          <w:rStyle w:val="Hyperlink"/>
          <w:rFonts w:ascii="Sari Offc" w:hAnsi="Sari Offc"/>
          <w:color w:val="auto"/>
          <w:u w:val="none"/>
          <w:lang w:val="en-IN"/>
          <w:rPrChange w:author="Upadhyay , Shubham (SBICard)" w:date="2026-01-16T14:24:00Z" w:id="302">
            <w:rPr>
              <w:rStyle w:val="Hyperlink"/>
              <w:color w:val="auto"/>
              <w:u w:val="none"/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303">
            <w:rPr>
              <w:color w:val="0563C1" w:themeColor="hyperlink"/>
              <w:u w:val="single"/>
              <w:lang w:val="en-IN"/>
            </w:rPr>
          </w:rPrChange>
        </w:rPr>
        <w:t xml:space="preserve">For information regarding fees and other applicable charges, please refer to the </w:t>
      </w:r>
      <w:r w:rsidRPr="00010B6E">
        <w:rPr>
          <w:rFonts w:ascii="Sari Offc" w:hAnsi="Sari Offc"/>
          <w:rPrChange w:author="Upadhyay , Shubham (SBICard)" w:date="2026-01-16T14:24:00Z" w:id="304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305">
            <w:rPr/>
          </w:rPrChange>
        </w:rPr>
        <w:instrText>HYPERLINK "https://www.sbicard.com/en/most-important-terms-and-conditions.page" \t "_blank"</w:instrText>
      </w:r>
      <w:r w:rsidRPr="00010B6E">
        <w:rPr>
          <w:rFonts w:ascii="Sari Offc" w:hAnsi="Sari Offc"/>
          <w:rPrChange w:author="Upadhyay , Shubham (SBICard)" w:date="2026-01-16T14:24:00Z" w:id="306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lang w:val="en-IN"/>
          <w:rPrChange w:author="Upadhyay , Shubham (SBICard)" w:date="2026-01-16T14:24:00Z" w:id="307">
            <w:rPr>
              <w:rStyle w:val="Hyperlink"/>
              <w:lang w:val="en-IN"/>
            </w:rPr>
          </w:rPrChange>
        </w:rPr>
        <w:t>Most Important Terms &amp; Conditions</w:t>
      </w:r>
      <w:r w:rsidRPr="00010B6E">
        <w:rPr>
          <w:rFonts w:ascii="Sari Offc" w:hAnsi="Sari Offc"/>
          <w:rPrChange w:author="Upadhyay , Shubham (SBICard)" w:date="2026-01-16T14:24:00Z" w:id="308">
            <w:rPr/>
          </w:rPrChange>
        </w:rPr>
        <w:fldChar w:fldCharType="end"/>
      </w:r>
    </w:p>
    <w:p w:rsidRPr="00010B6E" w:rsidR="00BA317F" w:rsidP="00BA317F" w:rsidRDefault="00BA317F" w14:paraId="388213F9" w14:textId="2111CB92">
      <w:pPr>
        <w:rPr>
          <w:rStyle w:val="Hyperlink"/>
          <w:rFonts w:ascii="Sari Offc" w:hAnsi="Sari Offc"/>
          <w:b/>
          <w:bCs/>
          <w:u w:val="none"/>
          <w:lang w:val="en-IN"/>
          <w:rPrChange w:author="Upadhyay , Shubham (SBICard)" w:date="2026-01-16T14:24:00Z" w:id="309">
            <w:rPr>
              <w:rStyle w:val="Hyperlink"/>
              <w:b/>
              <w:bCs/>
              <w:u w:val="none"/>
              <w:lang w:val="en-IN"/>
            </w:rPr>
          </w:rPrChange>
        </w:rPr>
      </w:pPr>
      <w:r w:rsidRPr="00010B6E">
        <w:rPr>
          <w:rStyle w:val="Hyperlink"/>
          <w:rFonts w:ascii="Sari Offc" w:hAnsi="Sari Offc"/>
          <w:b/>
          <w:bCs/>
          <w:u w:val="none"/>
          <w:lang w:val="en-IN"/>
          <w:rPrChange w:author="Upadhyay , Shubham (SBICard)" w:date="2026-01-16T14:24:00Z" w:id="310">
            <w:rPr>
              <w:rStyle w:val="Hyperlink"/>
              <w:b/>
              <w:bCs/>
              <w:u w:val="none"/>
              <w:lang w:val="en-IN"/>
            </w:rPr>
          </w:rPrChange>
        </w:rPr>
        <w:t>FAQ</w:t>
      </w:r>
    </w:p>
    <w:p w:rsidRPr="00010B6E" w:rsidR="00BA317F" w:rsidDel="005C3274" w:rsidP="004A5805" w:rsidRDefault="00DF7C1A" w14:paraId="29A7A7CC" w14:textId="156E9410">
      <w:pPr>
        <w:jc w:val="center"/>
        <w:rPr>
          <w:del w:author="Namita Salgiya" w:date="2026-01-15T19:00:00Z" w:id="311"/>
          <w:rFonts w:ascii="Sari Offc" w:hAnsi="Sari Offc"/>
          <w:lang w:val="en-IN"/>
          <w:rPrChange w:author="Upadhyay , Shubham (SBICard)" w:date="2026-01-16T14:24:00Z" w:id="312">
            <w:rPr>
              <w:del w:author="Namita Salgiya" w:date="2026-01-15T19:00:00Z" w:id="313"/>
              <w:lang w:val="en-IN"/>
            </w:rPr>
          </w:rPrChange>
        </w:rPr>
      </w:pPr>
      <w:del w:author="Namita Salgiya" w:date="2026-01-15T19:00:00Z" w:id="314">
        <w:r w:rsidRPr="00010B6E" w:rsidDel="005C3274">
          <w:rPr>
            <w:rFonts w:ascii="Sari Offc" w:hAnsi="Sari Offc"/>
            <w:lang w:val="en-IN"/>
            <w:rPrChange w:author="Upadhyay , Shubham (SBICard)" w:date="2026-01-16T14:24:00Z" w:id="315">
              <w:rPr>
                <w:lang w:val="en-IN"/>
              </w:rPr>
            </w:rPrChange>
          </w:rPr>
          <w:delText>https://www.sbicard.com/en/faq.page</w:delText>
        </w:r>
      </w:del>
    </w:p>
    <w:p w:rsidRPr="00010B6E" w:rsidR="005C3274" w:rsidP="005C3274" w:rsidRDefault="005C3274" w14:paraId="29D8B9F7" w14:textId="77777777">
      <w:pPr>
        <w:rPr>
          <w:ins w:author="Namita Salgiya" w:date="2026-01-15T19:00:00Z" w:id="316"/>
          <w:rFonts w:ascii="Sari Offc" w:hAnsi="Sari Offc"/>
          <w:b/>
          <w:bCs/>
          <w:lang w:val="en-IN"/>
          <w:rPrChange w:author="Upadhyay , Shubham (SBICard)" w:date="2026-01-16T14:24:00Z" w:id="317">
            <w:rPr>
              <w:ins w:author="Namita Salgiya" w:date="2026-01-15T19:00:00Z" w:id="318"/>
              <w:b/>
              <w:bCs/>
              <w:lang w:val="en-IN"/>
            </w:rPr>
          </w:rPrChange>
        </w:rPr>
      </w:pPr>
      <w:bookmarkStart w:name="_Hlk219368909" w:id="319"/>
      <w:ins w:author="Namita Salgiya" w:date="2026-01-15T19:00:00Z" w:id="320">
        <w:r w:rsidRPr="00010B6E">
          <w:rPr>
            <w:rFonts w:ascii="Sari Offc" w:hAnsi="Sari Offc"/>
            <w:b/>
            <w:bCs/>
            <w:lang w:val="en-IN"/>
            <w:rPrChange w:author="Upadhyay , Shubham (SBICard)" w:date="2026-01-16T14:24:00Z" w:id="321">
              <w:rPr>
                <w:b/>
                <w:bCs/>
                <w:lang w:val="en-IN"/>
              </w:rPr>
            </w:rPrChange>
          </w:rPr>
          <w:t>What is Annual Fee and Renewal Fee of the card?</w:t>
        </w:r>
      </w:ins>
    </w:p>
    <w:p w:rsidRPr="00010B6E" w:rsidR="005C3274" w:rsidRDefault="005C3274" w14:paraId="4EACC39F" w14:textId="5036552E">
      <w:pPr>
        <w:rPr>
          <w:ins w:author="Namita Salgiya" w:date="2026-01-15T19:00:00Z" w:id="322"/>
          <w:rFonts w:ascii="Sari Offc" w:hAnsi="Sari Offc"/>
          <w:lang w:val="en-IN"/>
          <w:rPrChange w:author="Upadhyay , Shubham (SBICard)" w:date="2026-01-16T14:24:00Z" w:id="323">
            <w:rPr>
              <w:ins w:author="Namita Salgiya" w:date="2026-01-15T19:00:00Z" w:id="324"/>
              <w:lang w:val="en-IN"/>
            </w:rPr>
          </w:rPrChange>
        </w:rPr>
        <w:pPrChange w:author="Namita Salgiya" w:date="2026-01-15T19:00:00Z" w:id="325">
          <w:pPr>
            <w:pStyle w:val="ListParagraph"/>
            <w:numPr>
              <w:numId w:val="3"/>
            </w:numPr>
            <w:ind w:hanging="360"/>
          </w:pPr>
        </w:pPrChange>
      </w:pPr>
      <w:ins w:author="Namita Salgiya" w:date="2026-01-15T19:00:00Z" w:id="326">
        <w:r w:rsidRPr="00010B6E">
          <w:rPr>
            <w:rFonts w:ascii="Sari Offc" w:hAnsi="Sari Offc"/>
            <w:lang w:val="en-IN"/>
            <w:rPrChange w:author="Upadhyay , Shubham (SBICard)" w:date="2026-01-16T14:24:00Z" w:id="327">
              <w:rPr>
                <w:lang w:val="en-IN"/>
              </w:rPr>
            </w:rPrChange>
          </w:rPr>
          <w:t>The Annual Fee of the card is Rs. 1</w:t>
        </w:r>
      </w:ins>
      <w:ins w:author="Upadhyay , Shubham (SBICard)" w:date="2026-01-16T14:27:00Z" w:id="328">
        <w:r w:rsidR="00010B6E">
          <w:rPr>
            <w:rFonts w:ascii="Sari Offc" w:hAnsi="Sari Offc"/>
            <w:lang w:val="en-IN"/>
          </w:rPr>
          <w:t>,</w:t>
        </w:r>
      </w:ins>
      <w:ins w:author="Namita Salgiya" w:date="2026-01-15T19:00:00Z" w:id="329">
        <w:r w:rsidRPr="00010B6E">
          <w:rPr>
            <w:rFonts w:ascii="Sari Offc" w:hAnsi="Sari Offc"/>
            <w:lang w:val="en-IN"/>
            <w:rPrChange w:author="Upadhyay , Shubham (SBICard)" w:date="2026-01-16T14:24:00Z" w:id="330">
              <w:rPr>
                <w:lang w:val="en-IN"/>
              </w:rPr>
            </w:rPrChange>
          </w:rPr>
          <w:t>499 + taxes. The Renewal Fee is Rs. 1</w:t>
        </w:r>
      </w:ins>
      <w:ins w:author="Upadhyay , Shubham (SBICard)" w:date="2026-01-16T14:27:00Z" w:id="331">
        <w:r w:rsidR="00010B6E">
          <w:rPr>
            <w:rFonts w:ascii="Sari Offc" w:hAnsi="Sari Offc"/>
            <w:lang w:val="en-IN"/>
          </w:rPr>
          <w:t>,</w:t>
        </w:r>
      </w:ins>
      <w:ins w:author="Namita Salgiya" w:date="2026-01-15T19:00:00Z" w:id="332">
        <w:r w:rsidRPr="00010B6E">
          <w:rPr>
            <w:rFonts w:ascii="Sari Offc" w:hAnsi="Sari Offc"/>
            <w:lang w:val="en-IN"/>
            <w:rPrChange w:author="Upadhyay , Shubham (SBICard)" w:date="2026-01-16T14:24:00Z" w:id="333">
              <w:rPr>
                <w:lang w:val="en-IN"/>
              </w:rPr>
            </w:rPrChange>
          </w:rPr>
          <w:t xml:space="preserve">499 + taxes from second year onwards. </w:t>
        </w:r>
        <w:r w:rsidRPr="00010B6E">
          <w:rPr>
            <w:rFonts w:ascii="Sari Offc" w:hAnsi="Sari Offc"/>
            <w:rPrChange w:author="Upadhyay , Shubham (SBICard)" w:date="2026-01-16T14:24:00Z" w:id="334">
              <w:rPr/>
            </w:rPrChange>
          </w:rPr>
          <w:t xml:space="preserve">Renewal Fee </w:t>
        </w:r>
      </w:ins>
      <w:ins w:author="Namita Salgiya" w:date="2026-01-15T19:01:00Z" w:id="335">
        <w:r w:rsidRPr="00010B6E">
          <w:rPr>
            <w:rFonts w:ascii="Sari Offc" w:hAnsi="Sari Offc"/>
            <w:rPrChange w:author="Upadhyay , Shubham (SBICard)" w:date="2026-01-16T14:24:00Z" w:id="336">
              <w:rPr/>
            </w:rPrChange>
          </w:rPr>
          <w:t xml:space="preserve">is </w:t>
        </w:r>
      </w:ins>
      <w:ins w:author="Namita Salgiya" w:date="2026-01-15T19:00:00Z" w:id="337">
        <w:r w:rsidRPr="00010B6E">
          <w:rPr>
            <w:rFonts w:ascii="Sari Offc" w:hAnsi="Sari Offc"/>
            <w:rPrChange w:author="Upadhyay , Shubham (SBICard)" w:date="2026-01-16T14:24:00Z" w:id="338">
              <w:rPr/>
            </w:rPrChange>
          </w:rPr>
          <w:t xml:space="preserve">waived if annual spends in the previous year are Rs. 3 </w:t>
        </w:r>
        <w:r w:rsidRPr="00010B6E" w:rsidR="00010B6E">
          <w:rPr>
            <w:rFonts w:ascii="Sari Offc" w:hAnsi="Sari Offc"/>
          </w:rPr>
          <w:t xml:space="preserve">lakhs </w:t>
        </w:r>
        <w:r w:rsidRPr="00010B6E">
          <w:rPr>
            <w:rFonts w:ascii="Sari Offc" w:hAnsi="Sari Offc"/>
            <w:rPrChange w:author="Upadhyay , Shubham (SBICard)" w:date="2026-01-16T14:24:00Z" w:id="339">
              <w:rPr/>
            </w:rPrChange>
          </w:rPr>
          <w:t>or more</w:t>
        </w:r>
      </w:ins>
      <w:ins w:author="Namita Salgiya" w:date="2026-01-15T19:01:00Z" w:id="340">
        <w:r w:rsidRPr="00010B6E">
          <w:rPr>
            <w:rFonts w:ascii="Sari Offc" w:hAnsi="Sari Offc"/>
            <w:rPrChange w:author="Upadhyay , Shubham (SBICard)" w:date="2026-01-16T14:24:00Z" w:id="341">
              <w:rPr/>
            </w:rPrChange>
          </w:rPr>
          <w:t>.</w:t>
        </w:r>
      </w:ins>
    </w:p>
    <w:p w:rsidRPr="00010B6E" w:rsidR="005C3274" w:rsidP="005C3274" w:rsidRDefault="005C3274" w14:paraId="7A62F38C" w14:textId="54D9917D">
      <w:pPr>
        <w:rPr>
          <w:ins w:author="Namita Salgiya" w:date="2026-01-15T19:00:00Z" w:id="342"/>
          <w:rFonts w:ascii="Sari Offc" w:hAnsi="Sari Offc"/>
          <w:lang w:val="en-IN"/>
          <w:rPrChange w:author="Upadhyay , Shubham (SBICard)" w:date="2026-01-16T14:24:00Z" w:id="343">
            <w:rPr>
              <w:ins w:author="Namita Salgiya" w:date="2026-01-15T19:00:00Z" w:id="344"/>
              <w:lang w:val="en-IN"/>
            </w:rPr>
          </w:rPrChange>
        </w:rPr>
      </w:pPr>
    </w:p>
    <w:p w:rsidRPr="00010B6E" w:rsidR="005C3274" w:rsidP="005C3274" w:rsidRDefault="005C3274" w14:paraId="41263241" w14:textId="77777777">
      <w:pPr>
        <w:rPr>
          <w:ins w:author="Namita Salgiya" w:date="2026-01-15T19:00:00Z" w:id="345"/>
          <w:rFonts w:ascii="Sari Offc" w:hAnsi="Sari Offc"/>
          <w:b/>
          <w:bCs/>
          <w:lang w:val="en-IN"/>
          <w:rPrChange w:author="Upadhyay , Shubham (SBICard)" w:date="2026-01-16T14:24:00Z" w:id="346">
            <w:rPr>
              <w:ins w:author="Namita Salgiya" w:date="2026-01-15T19:00:00Z" w:id="347"/>
              <w:b/>
              <w:bCs/>
              <w:lang w:val="en-IN"/>
            </w:rPr>
          </w:rPrChange>
        </w:rPr>
      </w:pPr>
      <w:ins w:author="Namita Salgiya" w:date="2026-01-15T19:00:00Z" w:id="348">
        <w:r w:rsidRPr="00010B6E">
          <w:rPr>
            <w:rFonts w:ascii="Sari Offc" w:hAnsi="Sari Offc"/>
            <w:b/>
            <w:bCs/>
            <w:lang w:val="en-IN"/>
            <w:rPrChange w:author="Upadhyay , Shubham (SBICard)" w:date="2026-01-16T14:24:00Z" w:id="349">
              <w:rPr>
                <w:b/>
                <w:bCs/>
                <w:lang w:val="en-IN"/>
              </w:rPr>
            </w:rPrChange>
          </w:rPr>
          <w:t>Can I use my card internationally?</w:t>
        </w:r>
      </w:ins>
    </w:p>
    <w:p w:rsidRPr="00010B6E" w:rsidR="005C3274" w:rsidP="005C3274" w:rsidRDefault="005C3274" w14:paraId="7162ACC5" w14:textId="510DAD4E">
      <w:pPr>
        <w:rPr>
          <w:ins w:author="Namita Salgiya" w:date="2026-01-15T19:00:00Z" w:id="350"/>
          <w:rFonts w:ascii="Sari Offc" w:hAnsi="Sari Offc"/>
          <w:lang w:val="en-IN"/>
          <w:rPrChange w:author="Upadhyay , Shubham (SBICard)" w:date="2026-01-16T14:24:00Z" w:id="351">
            <w:rPr>
              <w:ins w:author="Namita Salgiya" w:date="2026-01-15T19:00:00Z" w:id="352"/>
              <w:lang w:val="en-IN"/>
            </w:rPr>
          </w:rPrChange>
        </w:rPr>
      </w:pPr>
      <w:ins w:author="Namita Salgiya" w:date="2026-01-15T19:00:00Z" w:id="353">
        <w:r w:rsidRPr="00010B6E">
          <w:rPr>
            <w:rFonts w:ascii="Sari Offc" w:hAnsi="Sari Offc"/>
            <w:lang w:val="en-IN"/>
            <w:rPrChange w:author="Upadhyay , Shubham (SBICard)" w:date="2026-01-16T14:24:00Z" w:id="354">
              <w:rPr>
                <w:lang w:val="en-IN"/>
              </w:rPr>
            </w:rPrChange>
          </w:rPr>
          <w:t>Yes, you can withdraw cash from over 1 million Visa or Mastercard or American Express ATMs across the globe.</w:t>
        </w:r>
      </w:ins>
    </w:p>
    <w:p w:rsidRPr="00010B6E" w:rsidR="005C3274" w:rsidP="005C3274" w:rsidRDefault="005C3274" w14:paraId="718AF481" w14:textId="77777777">
      <w:pPr>
        <w:rPr>
          <w:ins w:author="Namita Salgiya" w:date="2026-01-15T19:00:00Z" w:id="355"/>
          <w:rFonts w:ascii="Sari Offc" w:hAnsi="Sari Offc"/>
          <w:b/>
          <w:bCs/>
          <w:lang w:val="en-IN"/>
          <w:rPrChange w:author="Upadhyay , Shubham (SBICard)" w:date="2026-01-16T14:24:00Z" w:id="356">
            <w:rPr>
              <w:ins w:author="Namita Salgiya" w:date="2026-01-15T19:00:00Z" w:id="357"/>
              <w:b/>
              <w:bCs/>
              <w:lang w:val="en-IN"/>
            </w:rPr>
          </w:rPrChange>
        </w:rPr>
      </w:pPr>
      <w:ins w:author="Namita Salgiya" w:date="2026-01-15T19:00:00Z" w:id="358">
        <w:r w:rsidRPr="00010B6E">
          <w:rPr>
            <w:rFonts w:ascii="Sari Offc" w:hAnsi="Sari Offc"/>
            <w:b/>
            <w:bCs/>
            <w:lang w:val="en-IN"/>
            <w:rPrChange w:author="Upadhyay , Shubham (SBICard)" w:date="2026-01-16T14:24:00Z" w:id="359">
              <w:rPr>
                <w:b/>
                <w:bCs/>
                <w:lang w:val="en-IN"/>
              </w:rPr>
            </w:rPrChange>
          </w:rPr>
          <w:t>How can I apply for the card?</w:t>
        </w:r>
      </w:ins>
    </w:p>
    <w:p w:rsidR="005C3274" w:rsidP="005C3274" w:rsidRDefault="005C3274" w14:paraId="7AD2EB47" w14:textId="77777777">
      <w:pPr>
        <w:rPr>
          <w:rFonts w:ascii="Sari Offc" w:hAnsi="Sari Offc"/>
          <w:lang w:val="en-IN"/>
        </w:rPr>
      </w:pPr>
      <w:ins w:author="Namita Salgiya" w:date="2026-01-15T19:00:00Z" w:id="360">
        <w:r w:rsidRPr="00010B6E">
          <w:rPr>
            <w:rFonts w:ascii="Sari Offc" w:hAnsi="Sari Offc"/>
            <w:lang w:val="en-IN"/>
            <w:rPrChange w:author="Upadhyay , Shubham (SBICard)" w:date="2026-01-16T14:24:00Z" w:id="361">
              <w:rPr>
                <w:lang w:val="en-IN"/>
              </w:rPr>
            </w:rPrChange>
          </w:rPr>
          <w:t>You can apply for an SBI Credit Card through our Website </w:t>
        </w:r>
        <w:r w:rsidRPr="00010B6E">
          <w:rPr>
            <w:rFonts w:ascii="Sari Offc" w:hAnsi="Sari Offc"/>
            <w:lang w:val="en-IN"/>
            <w:rPrChange w:author="Upadhyay , Shubham (SBICard)" w:date="2026-01-16T14:24:00Z" w:id="362">
              <w:rPr>
                <w:lang w:val="en-IN"/>
              </w:rPr>
            </w:rPrChange>
          </w:rPr>
          <w:fldChar w:fldCharType="begin"/>
        </w:r>
        <w:r w:rsidRPr="00010B6E">
          <w:rPr>
            <w:rFonts w:ascii="Sari Offc" w:hAnsi="Sari Offc"/>
            <w:lang w:val="en-IN"/>
            <w:rPrChange w:author="Upadhyay , Shubham (SBICard)" w:date="2026-01-16T14:24:00Z" w:id="363">
              <w:rPr>
                <w:lang w:val="en-IN"/>
              </w:rPr>
            </w:rPrChange>
          </w:rPr>
          <w:instrText>HYPERLINK "https://www.sbicard.com/en/eapply.page" \t "_blank"</w:instrText>
        </w:r>
        <w:r w:rsidRPr="00010B6E">
          <w:rPr>
            <w:rFonts w:ascii="Sari Offc" w:hAnsi="Sari Offc"/>
            <w:lang w:val="en-IN"/>
            <w:rPrChange w:author="Upadhyay , Shubham (SBICard)" w:date="2026-01-16T14:24:00Z" w:id="364">
              <w:rPr>
                <w:lang w:val="en-IN"/>
              </w:rPr>
            </w:rPrChange>
          </w:rPr>
          <w:fldChar w:fldCharType="separate"/>
        </w:r>
        <w:r w:rsidRPr="00010B6E">
          <w:rPr>
            <w:rFonts w:ascii="Sari Offc" w:hAnsi="Sari Offc"/>
            <w:rPrChange w:author="Upadhyay , Shubham (SBICard)" w:date="2026-01-16T14:24:00Z" w:id="365">
              <w:rPr/>
            </w:rPrChange>
          </w:rPr>
          <w:t>sbicard.com</w:t>
        </w:r>
        <w:r w:rsidRPr="00010B6E">
          <w:rPr>
            <w:rFonts w:ascii="Sari Offc" w:hAnsi="Sari Offc"/>
            <w:lang w:val="en-IN"/>
            <w:rPrChange w:author="Upadhyay , Shubham (SBICard)" w:date="2026-01-16T14:24:00Z" w:id="366">
              <w:rPr>
                <w:lang w:val="en-IN"/>
              </w:rPr>
            </w:rPrChange>
          </w:rPr>
          <w:fldChar w:fldCharType="end"/>
        </w:r>
        <w:r w:rsidRPr="00010B6E">
          <w:rPr>
            <w:rFonts w:ascii="Sari Offc" w:hAnsi="Sari Offc"/>
            <w:lang w:val="en-IN"/>
            <w:rPrChange w:author="Upadhyay , Shubham (SBICard)" w:date="2026-01-16T14:24:00Z" w:id="367">
              <w:rPr>
                <w:lang w:val="en-IN"/>
              </w:rPr>
            </w:rPrChange>
          </w:rPr>
          <w:t xml:space="preserve"> or via our Chatbot ILA. Alternatively, you can call SBI Card Helpline 39 02 02 02 (prefix your city STD code) or visit the nearest SBI branch.</w:t>
        </w:r>
      </w:ins>
      <w:bookmarkEnd w:id="319"/>
    </w:p>
    <w:p w:rsidRPr="00010B6E" w:rsidR="00C475BE" w:rsidP="005C3274" w:rsidRDefault="00C475BE" w14:paraId="5ABD1AAA" w14:textId="44C86D13">
      <w:pPr>
        <w:rPr>
          <w:ins w:author="Namita Salgiya" w:date="2026-01-15T19:00:00Z" w:id="368"/>
          <w:rFonts w:ascii="Sari Offc" w:hAnsi="Sari Offc"/>
          <w:lang w:val="en-IN"/>
          <w:rPrChange w:author="Upadhyay , Shubham (SBICard)" w:date="2026-01-16T14:24:00Z" w:id="369">
            <w:rPr>
              <w:ins w:author="Namita Salgiya" w:date="2026-01-15T19:00:00Z" w:id="370"/>
              <w:lang w:val="en-IN"/>
            </w:rPr>
          </w:rPrChange>
        </w:rPr>
      </w:pPr>
      <w:r>
        <w:rPr>
          <w:rFonts w:ascii="Candara" w:hAnsi="Candara" w:eastAsia="Times New Roman"/>
          <w:sz w:val="20"/>
          <w:szCs w:val="20"/>
        </w:rPr>
        <w:t xml:space="preserve">For responses to Frequently Asked Questions, please </w:t>
      </w:r>
      <w:hyperlink w:history="1" r:id="rId16">
        <w:r w:rsidRPr="00B416AA">
          <w:rPr>
            <w:rStyle w:val="Hyperlink"/>
            <w:rFonts w:ascii="Candara" w:hAnsi="Candara" w:eastAsia="Times New Roman"/>
            <w:sz w:val="20"/>
            <w:szCs w:val="20"/>
          </w:rPr>
          <w:t>click here</w:t>
        </w:r>
      </w:hyperlink>
      <w:r>
        <w:rPr>
          <w:rFonts w:ascii="Candara" w:hAnsi="Candara" w:eastAsia="Times New Roman"/>
          <w:sz w:val="20"/>
          <w:szCs w:val="20"/>
        </w:rPr>
        <w:t>.</w:t>
      </w:r>
    </w:p>
    <w:p w:rsidRPr="00010B6E" w:rsidR="005C3274" w:rsidRDefault="005C3274" w14:paraId="17EF2996" w14:textId="7CF7777E">
      <w:pPr>
        <w:rPr>
          <w:ins w:author="Namita Salgiya" w:date="2026-01-15T19:00:00Z" w:id="371"/>
          <w:rFonts w:ascii="Sari Offc" w:hAnsi="Sari Offc"/>
          <w:lang w:val="en-IN"/>
          <w:rPrChange w:author="Upadhyay , Shubham (SBICard)" w:date="2026-01-16T14:24:00Z" w:id="372">
            <w:rPr>
              <w:ins w:author="Namita Salgiya" w:date="2026-01-15T19:00:00Z" w:id="373"/>
              <w:lang w:val="en-IN"/>
            </w:rPr>
          </w:rPrChange>
        </w:rPr>
        <w:pPrChange w:author="Namita Salgiya" w:date="2026-01-15T19:00:00Z" w:id="374">
          <w:pPr>
            <w:pStyle w:val="ListParagraph"/>
            <w:numPr>
              <w:numId w:val="13"/>
            </w:numPr>
            <w:ind w:hanging="360"/>
          </w:pPr>
        </w:pPrChange>
      </w:pPr>
    </w:p>
    <w:p w:rsidRPr="00010B6E" w:rsidR="009164D7" w:rsidP="004A5805" w:rsidRDefault="009164D7" w14:paraId="7415B9E1" w14:textId="0088E17B">
      <w:pPr>
        <w:jc w:val="center"/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375">
            <w:rPr>
              <w:b/>
              <w:bCs/>
              <w:u w:val="single"/>
              <w:lang w:val="en-IN"/>
            </w:rPr>
          </w:rPrChange>
        </w:rPr>
      </w:pPr>
      <w:r w:rsidRPr="00010B6E">
        <w:rPr>
          <w:rFonts w:ascii="Sari Offc" w:hAnsi="Sari Offc"/>
          <w:b/>
          <w:bCs/>
          <w:i/>
          <w:iCs/>
          <w:u w:val="single"/>
          <w:lang w:val="en-IN"/>
          <w:rPrChange w:author="Upadhyay , Shubham (SBICard)" w:date="2026-01-16T14:24:00Z" w:id="376">
            <w:rPr>
              <w:b/>
              <w:bCs/>
              <w:i/>
              <w:iCs/>
              <w:u w:val="single"/>
              <w:lang w:val="en-IN"/>
            </w:rPr>
          </w:rPrChange>
        </w:rPr>
        <w:t>Other</w:t>
      </w:r>
      <w:r w:rsidRPr="00010B6E">
        <w:rPr>
          <w:rFonts w:ascii="Sari Offc" w:hAnsi="Sari Offc"/>
          <w:b/>
          <w:bCs/>
          <w:u w:val="single"/>
          <w:lang w:val="en-IN"/>
          <w:rPrChange w:author="Upadhyay , Shubham (SBICard)" w:date="2026-01-16T14:24:00Z" w:id="377">
            <w:rPr>
              <w:b/>
              <w:bCs/>
              <w:u w:val="single"/>
              <w:lang w:val="en-IN"/>
            </w:rPr>
          </w:rPrChange>
        </w:rPr>
        <w:t xml:space="preserve"> </w:t>
      </w:r>
      <w:r w:rsidRPr="00010B6E">
        <w:rPr>
          <w:rFonts w:ascii="Sari Offc" w:hAnsi="Sari Offc"/>
          <w:b/>
          <w:bCs/>
          <w:caps/>
          <w:u w:val="single"/>
          <w:lang w:val="en-IN"/>
          <w:rPrChange w:author="Upadhyay , Shubham (SBICard)" w:date="2026-01-16T14:24:00Z" w:id="378">
            <w:rPr>
              <w:b/>
              <w:bCs/>
              <w:caps/>
              <w:u w:val="single"/>
              <w:lang w:val="en-IN"/>
            </w:rPr>
          </w:rPrChange>
        </w:rPr>
        <w:t>Features</w:t>
      </w:r>
    </w:p>
    <w:p w:rsidRPr="00010B6E" w:rsidR="004A5805" w:rsidP="004A5805" w:rsidRDefault="004A5805" w14:paraId="5C097B34" w14:textId="3427D5F3">
      <w:pPr>
        <w:rPr>
          <w:rFonts w:ascii="Sari Offc" w:hAnsi="Sari Offc"/>
          <w:b/>
          <w:bCs/>
          <w:lang w:val="en-IN"/>
          <w:rPrChange w:author="Upadhyay , Shubham (SBICard)" w:date="2026-01-16T14:24:00Z" w:id="379">
            <w:rPr>
              <w:b/>
              <w:bCs/>
              <w:lang w:val="en-IN"/>
            </w:rPr>
          </w:rPrChange>
        </w:rPr>
      </w:pPr>
      <w:r w:rsidRPr="00010B6E">
        <w:rPr>
          <w:rFonts w:ascii="Sari Offc" w:hAnsi="Sari Offc"/>
          <w:b/>
          <w:bCs/>
          <w:lang w:val="en-IN"/>
          <w:rPrChange w:author="Upadhyay , Shubham (SBICard)" w:date="2026-01-16T14:24:00Z" w:id="380">
            <w:rPr>
              <w:b/>
              <w:bCs/>
              <w:lang w:val="en-IN"/>
            </w:rPr>
          </w:rPrChange>
        </w:rPr>
        <w:t>Cash Access Across the World</w:t>
      </w:r>
    </w:p>
    <w:p w:rsidRPr="00010B6E" w:rsidR="004A5805" w:rsidP="00DF7C1A" w:rsidRDefault="004A5805" w14:paraId="72C8542D" w14:textId="52142258">
      <w:pPr>
        <w:pStyle w:val="ListParagraph"/>
        <w:numPr>
          <w:ilvl w:val="0"/>
          <w:numId w:val="6"/>
        </w:numPr>
        <w:rPr>
          <w:rFonts w:ascii="Sari Offc" w:hAnsi="Sari Offc"/>
          <w:lang w:val="en-IN" w:eastAsia="en-IN"/>
          <w:rPrChange w:author="Upadhyay , Shubham (SBICard)" w:date="2026-01-16T14:24:00Z" w:id="381">
            <w:rPr>
              <w:lang w:val="en-IN" w:eastAsia="en-IN"/>
            </w:rPr>
          </w:rPrChange>
        </w:rPr>
      </w:pPr>
      <w:r w:rsidRPr="00010B6E">
        <w:rPr>
          <w:rFonts w:ascii="Sari Offc" w:hAnsi="Sari Offc"/>
          <w:lang w:val="en-IN" w:eastAsia="en-IN"/>
          <w:rPrChange w:author="Upadhyay , Shubham (SBICard)" w:date="2026-01-16T14:24:00Z" w:id="382">
            <w:rPr>
              <w:lang w:val="en-IN" w:eastAsia="en-IN"/>
            </w:rPr>
          </w:rPrChange>
        </w:rPr>
        <w:t xml:space="preserve">Withdraw cash from over 1 million </w:t>
      </w:r>
      <w:r w:rsidRPr="00010B6E" w:rsidR="00555A8B">
        <w:rPr>
          <w:rFonts w:ascii="Sari Offc" w:hAnsi="Sari Offc"/>
          <w:lang w:val="en-IN" w:eastAsia="en-IN"/>
          <w:rPrChange w:author="Upadhyay , Shubham (SBICard)" w:date="2026-01-16T14:24:00Z" w:id="383">
            <w:rPr>
              <w:lang w:val="en-IN" w:eastAsia="en-IN"/>
            </w:rPr>
          </w:rPrChange>
        </w:rPr>
        <w:t xml:space="preserve">Visa </w:t>
      </w:r>
      <w:r w:rsidRPr="00010B6E" w:rsidR="001D6345">
        <w:rPr>
          <w:rFonts w:ascii="Sari Offc" w:hAnsi="Sari Offc"/>
          <w:lang w:val="en-IN" w:eastAsia="en-IN"/>
          <w:rPrChange w:author="Upadhyay , Shubham (SBICard)" w:date="2026-01-16T14:24:00Z" w:id="384">
            <w:rPr>
              <w:lang w:val="en-IN" w:eastAsia="en-IN"/>
            </w:rPr>
          </w:rPrChange>
        </w:rPr>
        <w:t xml:space="preserve">or </w:t>
      </w:r>
      <w:r w:rsidRPr="00010B6E" w:rsidR="00555A8B">
        <w:rPr>
          <w:rFonts w:ascii="Sari Offc" w:hAnsi="Sari Offc"/>
          <w:lang w:val="en-IN" w:eastAsia="en-IN"/>
          <w:rPrChange w:author="Upadhyay , Shubham (SBICard)" w:date="2026-01-16T14:24:00Z" w:id="385">
            <w:rPr>
              <w:lang w:val="en-IN" w:eastAsia="en-IN"/>
            </w:rPr>
          </w:rPrChange>
        </w:rPr>
        <w:t>Mastercard</w:t>
      </w:r>
      <w:r w:rsidRPr="00010B6E" w:rsidR="001D6345">
        <w:rPr>
          <w:rFonts w:ascii="Sari Offc" w:hAnsi="Sari Offc"/>
          <w:lang w:val="en-IN" w:eastAsia="en-IN"/>
          <w:rPrChange w:author="Upadhyay , Shubham (SBICard)" w:date="2026-01-16T14:24:00Z" w:id="386">
            <w:rPr>
              <w:lang w:val="en-IN" w:eastAsia="en-IN"/>
            </w:rPr>
          </w:rPrChange>
        </w:rPr>
        <w:t xml:space="preserve"> </w:t>
      </w:r>
      <w:r w:rsidRPr="00010B6E" w:rsidR="0055656D">
        <w:rPr>
          <w:rFonts w:ascii="Sari Offc" w:hAnsi="Sari Offc"/>
          <w:lang w:eastAsia="en-IN"/>
          <w:rPrChange w:author="Upadhyay , Shubham (SBICard)" w:date="2026-01-16T14:24:00Z" w:id="387">
            <w:rPr>
              <w:lang w:eastAsia="en-IN"/>
            </w:rPr>
          </w:rPrChange>
        </w:rPr>
        <w:t xml:space="preserve">or American Express </w:t>
      </w:r>
      <w:r w:rsidRPr="00010B6E">
        <w:rPr>
          <w:rFonts w:ascii="Sari Offc" w:hAnsi="Sari Offc"/>
          <w:lang w:val="en-IN" w:eastAsia="en-IN"/>
          <w:rPrChange w:author="Upadhyay , Shubham (SBICard)" w:date="2026-01-16T14:24:00Z" w:id="388">
            <w:rPr>
              <w:lang w:val="en-IN" w:eastAsia="en-IN"/>
            </w:rPr>
          </w:rPrChange>
        </w:rPr>
        <w:t>ATMs across the globe</w:t>
      </w:r>
    </w:p>
    <w:p w:rsidRPr="00010B6E" w:rsidR="004A5805" w:rsidP="004A5805" w:rsidRDefault="004A5805" w14:paraId="7435F394" w14:textId="764CBA3B">
      <w:pPr>
        <w:rPr>
          <w:rFonts w:ascii="Sari Offc" w:hAnsi="Sari Offc"/>
          <w:b/>
          <w:bCs/>
          <w:lang w:val="en-IN"/>
          <w:rPrChange w:author="Upadhyay , Shubham (SBICard)" w:date="2026-01-16T14:24:00Z" w:id="389">
            <w:rPr>
              <w:b/>
              <w:bCs/>
              <w:lang w:val="en-IN"/>
            </w:rPr>
          </w:rPrChange>
        </w:rPr>
      </w:pPr>
      <w:r w:rsidRPr="00010B6E">
        <w:rPr>
          <w:rFonts w:ascii="Sari Offc" w:hAnsi="Sari Offc"/>
          <w:b/>
          <w:bCs/>
          <w:lang w:val="en-IN"/>
          <w:rPrChange w:author="Upadhyay , Shubham (SBICard)" w:date="2026-01-16T14:24:00Z" w:id="390">
            <w:rPr>
              <w:b/>
              <w:bCs/>
              <w:lang w:val="en-IN"/>
            </w:rPr>
          </w:rPrChange>
        </w:rPr>
        <w:t>Flexipay</w:t>
      </w:r>
      <w:r w:rsidRPr="00010B6E" w:rsidR="00806AD6">
        <w:rPr>
          <w:rFonts w:ascii="Sari Offc" w:hAnsi="Sari Offc"/>
          <w:b/>
          <w:bCs/>
          <w:lang w:val="en-IN"/>
          <w:rPrChange w:author="Upadhyay , Shubham (SBICard)" w:date="2026-01-16T14:24:00Z" w:id="391">
            <w:rPr>
              <w:b/>
              <w:bCs/>
              <w:lang w:val="en-IN"/>
            </w:rPr>
          </w:rPrChange>
        </w:rPr>
        <w:t xml:space="preserve"> EMI</w:t>
      </w:r>
    </w:p>
    <w:p w:rsidRPr="00010B6E" w:rsidR="004A5805" w:rsidP="00DF7C1A" w:rsidRDefault="004A5805" w14:paraId="037EB0CB" w14:textId="5D622C22">
      <w:pPr>
        <w:pStyle w:val="ListParagraph"/>
        <w:numPr>
          <w:ilvl w:val="0"/>
          <w:numId w:val="6"/>
        </w:numPr>
        <w:rPr>
          <w:rFonts w:ascii="Sari Offc" w:hAnsi="Sari Offc"/>
          <w:lang w:val="en-IN"/>
          <w:rPrChange w:author="Upadhyay , Shubham (SBICard)" w:date="2026-01-16T14:24:00Z" w:id="392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393">
            <w:rPr>
              <w:lang w:val="en-IN"/>
            </w:rPr>
          </w:rPrChange>
        </w:rPr>
        <w:t>Convert eligible purchases into easy monthly EMIs</w:t>
      </w:r>
    </w:p>
    <w:p w:rsidRPr="00010B6E" w:rsidR="004A5805" w:rsidP="00DF7C1A" w:rsidRDefault="004A5805" w14:paraId="4D90663A" w14:textId="05FD318A">
      <w:pPr>
        <w:pStyle w:val="ListParagraph"/>
        <w:numPr>
          <w:ilvl w:val="0"/>
          <w:numId w:val="6"/>
        </w:numPr>
        <w:rPr>
          <w:rFonts w:ascii="Sari Offc" w:hAnsi="Sari Offc"/>
          <w:lang w:val="en-IN"/>
          <w:rPrChange w:author="Upadhyay , Shubham (SBICard)" w:date="2026-01-16T14:24:00Z" w:id="394">
            <w:rPr>
              <w:lang w:val="en-IN"/>
            </w:rPr>
          </w:rPrChange>
        </w:rPr>
      </w:pPr>
      <w:r w:rsidRPr="00010B6E">
        <w:rPr>
          <w:rFonts w:ascii="Sari Offc" w:hAnsi="Sari Offc"/>
          <w:lang w:val="en-IN"/>
          <w:rPrChange w:author="Upadhyay , Shubham (SBICard)" w:date="2026-01-16T14:24:00Z" w:id="395">
            <w:rPr>
              <w:lang w:val="en-IN"/>
            </w:rPr>
          </w:rPrChange>
        </w:rPr>
        <w:t>Applicable on transactions of Rs. 2,500 or more</w:t>
      </w:r>
    </w:p>
    <w:p w:rsidRPr="00010B6E" w:rsidR="0055656D" w:rsidP="00DF7C1A" w:rsidRDefault="0055656D" w14:paraId="3F15344A" w14:textId="77777777">
      <w:pPr>
        <w:pStyle w:val="ListParagraph"/>
        <w:numPr>
          <w:ilvl w:val="0"/>
          <w:numId w:val="6"/>
        </w:numPr>
        <w:rPr>
          <w:rFonts w:ascii="Sari Offc" w:hAnsi="Sari Offc"/>
          <w:rPrChange w:author="Upadhyay , Shubham (SBICard)" w:date="2026-01-16T14:24:00Z" w:id="396">
            <w:rPr/>
          </w:rPrChange>
        </w:rPr>
      </w:pPr>
      <w:r w:rsidRPr="00010B6E">
        <w:rPr>
          <w:rFonts w:ascii="Sari Offc" w:hAnsi="Sari Offc"/>
          <w:rPrChange w:author="Upadhyay , Shubham (SBICard)" w:date="2026-01-16T14:24:00Z" w:id="397">
            <w:rPr/>
          </w:rPrChange>
        </w:rPr>
        <w:fldChar w:fldCharType="begin"/>
      </w:r>
      <w:r w:rsidRPr="00010B6E">
        <w:rPr>
          <w:rFonts w:ascii="Sari Offc" w:hAnsi="Sari Offc"/>
          <w:rPrChange w:author="Upadhyay , Shubham (SBICard)" w:date="2026-01-16T14:24:00Z" w:id="398">
            <w:rPr/>
          </w:rPrChange>
        </w:rPr>
        <w:instrText>HYPERLINK "https://www.sbicard.com/en/personal/benefits/lower-interest-option/flexi-pay.page" \t "_blank"</w:instrText>
      </w:r>
      <w:r w:rsidRPr="00010B6E">
        <w:rPr>
          <w:rFonts w:ascii="Sari Offc" w:hAnsi="Sari Offc"/>
          <w:rPrChange w:author="Upadhyay , Shubham (SBICard)" w:date="2026-01-16T14:24:00Z" w:id="399">
            <w:rPr/>
          </w:rPrChange>
        </w:rPr>
        <w:fldChar w:fldCharType="separate"/>
      </w:r>
      <w:r w:rsidRPr="00010B6E">
        <w:rPr>
          <w:rStyle w:val="Hyperlink"/>
          <w:rFonts w:ascii="Sari Offc" w:hAnsi="Sari Offc"/>
          <w:rPrChange w:author="Upadhyay , Shubham (SBICard)" w:date="2026-01-16T14:24:00Z" w:id="400">
            <w:rPr>
              <w:rStyle w:val="Hyperlink"/>
            </w:rPr>
          </w:rPrChange>
        </w:rPr>
        <w:t>Click here</w:t>
      </w:r>
      <w:r w:rsidRPr="00010B6E">
        <w:rPr>
          <w:rFonts w:ascii="Sari Offc" w:hAnsi="Sari Offc"/>
          <w:rPrChange w:author="Upadhyay , Shubham (SBICard)" w:date="2026-01-16T14:24:00Z" w:id="401">
            <w:rPr/>
          </w:rPrChange>
        </w:rPr>
        <w:fldChar w:fldCharType="end"/>
      </w:r>
      <w:r w:rsidRPr="00010B6E">
        <w:rPr>
          <w:rFonts w:ascii="Sari Offc" w:hAnsi="Sari Offc"/>
          <w:rPrChange w:author="Upadhyay , Shubham (SBICard)" w:date="2026-01-16T14:24:00Z" w:id="402">
            <w:rPr/>
          </w:rPrChange>
        </w:rPr>
        <w:t xml:space="preserve"> to know more.</w:t>
      </w:r>
    </w:p>
    <w:p w:rsidRPr="00010B6E" w:rsidR="005C3274" w:rsidP="005C3274" w:rsidRDefault="005C3274" w14:paraId="115FF752" w14:textId="77777777">
      <w:pPr>
        <w:rPr>
          <w:ins w:author="Namita Salgiya" w:date="2026-01-15T19:02:00Z" w:id="403"/>
          <w:rFonts w:ascii="Sari Offc" w:hAnsi="Sari Offc"/>
          <w:b/>
          <w:bCs/>
          <w:rPrChange w:author="Upadhyay , Shubham (SBICard)" w:date="2026-01-16T14:24:00Z" w:id="404">
            <w:rPr>
              <w:ins w:author="Namita Salgiya" w:date="2026-01-15T19:02:00Z" w:id="405"/>
              <w:b/>
              <w:bCs/>
            </w:rPr>
          </w:rPrChange>
        </w:rPr>
      </w:pPr>
      <w:ins w:author="Namita Salgiya" w:date="2026-01-15T19:02:00Z" w:id="406">
        <w:r w:rsidRPr="00010B6E">
          <w:rPr>
            <w:rFonts w:ascii="Sari Offc" w:hAnsi="Sari Offc"/>
            <w:b/>
            <w:bCs/>
            <w:rPrChange w:author="Upadhyay , Shubham (SBICard)" w:date="2026-01-16T14:24:00Z" w:id="407">
              <w:rPr>
                <w:b/>
                <w:bCs/>
              </w:rPr>
            </w:rPrChange>
          </w:rPr>
          <w:t>Safe and Secure</w:t>
        </w:r>
      </w:ins>
    </w:p>
    <w:p w:rsidRPr="00010B6E" w:rsidR="005C3274" w:rsidP="005C3274" w:rsidRDefault="005C3274" w14:paraId="299FB2CC" w14:textId="2EA9491F">
      <w:pPr>
        <w:pStyle w:val="ListParagraph"/>
        <w:numPr>
          <w:ilvl w:val="0"/>
          <w:numId w:val="14"/>
        </w:numPr>
        <w:rPr>
          <w:ins w:author="Namita Salgiya" w:date="2026-01-15T19:02:00Z" w:id="408"/>
          <w:rFonts w:ascii="Sari Offc" w:hAnsi="Sari Offc"/>
          <w:rPrChange w:author="Upadhyay , Shubham (SBICard)" w:date="2026-01-16T14:24:00Z" w:id="409">
            <w:rPr>
              <w:ins w:author="Namita Salgiya" w:date="2026-01-15T19:02:00Z" w:id="410"/>
            </w:rPr>
          </w:rPrChange>
        </w:rPr>
      </w:pPr>
      <w:ins w:author="Namita Salgiya" w:date="2026-01-15T19:02:00Z" w:id="411">
        <w:r w:rsidRPr="00010B6E">
          <w:rPr>
            <w:rFonts w:ascii="Sari Offc" w:hAnsi="Sari Offc"/>
            <w:rPrChange w:author="Upadhyay , Shubham (SBICard)" w:date="2026-01-16T14:24:00Z" w:id="412">
              <w:rPr/>
            </w:rPrChange>
          </w:rPr>
          <w:t xml:space="preserve">Get enhanced security against counterfeiting and skimming with the chip and pin enabled </w:t>
        </w:r>
      </w:ins>
      <w:ins w:author="Namita Salgiya" w:date="2026-01-15T19:03:00Z" w:id="413">
        <w:r w:rsidRPr="00010B6E">
          <w:rPr>
            <w:rFonts w:ascii="Sari Offc" w:hAnsi="Sari Offc"/>
            <w:rPrChange w:author="Upadhyay , Shubham (SBICard)" w:date="2026-01-16T14:24:00Z" w:id="414">
              <w:rPr/>
            </w:rPrChange>
          </w:rPr>
          <w:t xml:space="preserve">Apollo </w:t>
        </w:r>
      </w:ins>
      <w:ins w:author="Namita Salgiya" w:date="2026-01-15T19:02:00Z" w:id="415">
        <w:r w:rsidRPr="00010B6E">
          <w:rPr>
            <w:rFonts w:ascii="Sari Offc" w:hAnsi="Sari Offc"/>
            <w:rPrChange w:author="Upadhyay , Shubham (SBICard)" w:date="2026-01-16T14:24:00Z" w:id="416">
              <w:rPr>
                <w:highlight w:val="yellow"/>
              </w:rPr>
            </w:rPrChange>
          </w:rPr>
          <w:t xml:space="preserve">SBI Card </w:t>
        </w:r>
      </w:ins>
      <w:ins w:author="Namita Salgiya" w:date="2026-01-15T19:03:00Z" w:id="417">
        <w:r w:rsidRPr="00010B6E">
          <w:rPr>
            <w:rFonts w:ascii="Sari Offc" w:hAnsi="Sari Offc"/>
            <w:rPrChange w:author="Upadhyay , Shubham (SBICard)" w:date="2026-01-16T14:24:00Z" w:id="418">
              <w:rPr/>
            </w:rPrChange>
          </w:rPr>
          <w:t>SELECT</w:t>
        </w:r>
      </w:ins>
    </w:p>
    <w:p w:rsidRPr="00010B6E" w:rsidR="005C3274" w:rsidP="005C3274" w:rsidRDefault="005C3274" w14:paraId="6E9B03D0" w14:textId="77777777">
      <w:pPr>
        <w:rPr>
          <w:ins w:author="Namita Salgiya" w:date="2026-01-15T19:02:00Z" w:id="419"/>
          <w:rFonts w:ascii="Sari Offc" w:hAnsi="Sari Offc"/>
          <w:b/>
          <w:bCs/>
          <w:lang w:val="en-IN"/>
          <w:rPrChange w:author="Upadhyay , Shubham (SBICard)" w:date="2026-01-16T14:24:00Z" w:id="420">
            <w:rPr>
              <w:ins w:author="Namita Salgiya" w:date="2026-01-15T19:02:00Z" w:id="421"/>
              <w:b/>
              <w:bCs/>
              <w:lang w:val="en-IN"/>
            </w:rPr>
          </w:rPrChange>
        </w:rPr>
      </w:pPr>
      <w:ins w:author="Namita Salgiya" w:date="2026-01-15T19:02:00Z" w:id="422">
        <w:r w:rsidRPr="00010B6E">
          <w:rPr>
            <w:rFonts w:ascii="Sari Offc" w:hAnsi="Sari Offc"/>
            <w:b/>
            <w:bCs/>
            <w:lang w:val="en-IN"/>
            <w:rPrChange w:author="Upadhyay , Shubham (SBICard)" w:date="2026-01-16T14:24:00Z" w:id="423">
              <w:rPr>
                <w:b/>
                <w:bCs/>
                <w:lang w:val="en-IN"/>
              </w:rPr>
            </w:rPrChange>
          </w:rPr>
          <w:t>Add-on Cards</w:t>
        </w:r>
      </w:ins>
    </w:p>
    <w:p w:rsidRPr="00010B6E" w:rsidR="005C3274" w:rsidP="005C3274" w:rsidRDefault="005C3274" w14:paraId="4BEE3C3F" w14:textId="77777777">
      <w:pPr>
        <w:pStyle w:val="ListParagraph"/>
        <w:numPr>
          <w:ilvl w:val="0"/>
          <w:numId w:val="14"/>
        </w:numPr>
        <w:rPr>
          <w:ins w:author="Namita Salgiya" w:date="2026-01-15T19:03:00Z" w:id="424"/>
          <w:rFonts w:ascii="Sari Offc" w:hAnsi="Sari Offc"/>
          <w:rPrChange w:author="Upadhyay , Shubham (SBICard)" w:date="2026-01-16T14:24:00Z" w:id="425">
            <w:rPr>
              <w:ins w:author="Namita Salgiya" w:date="2026-01-15T19:03:00Z" w:id="426"/>
            </w:rPr>
          </w:rPrChange>
        </w:rPr>
      </w:pPr>
      <w:ins w:author="Namita Salgiya" w:date="2026-01-15T19:02:00Z" w:id="427">
        <w:r w:rsidRPr="00010B6E">
          <w:rPr>
            <w:rFonts w:ascii="Sari Offc" w:hAnsi="Sari Offc"/>
            <w:rPrChange w:author="Upadhyay , Shubham (SBICard)" w:date="2026-01-16T14:24:00Z" w:id="428">
              <w:rPr/>
            </w:rPrChange>
          </w:rPr>
          <w:t>Empower your family with </w:t>
        </w:r>
        <w:r w:rsidRPr="00010B6E">
          <w:rPr>
            <w:rFonts w:ascii="Sari Offc" w:hAnsi="Sari Offc"/>
            <w:rPrChange w:author="Upadhyay , Shubham (SBICard)" w:date="2026-01-16T14:24:00Z" w:id="429">
              <w:rPr/>
            </w:rPrChange>
          </w:rPr>
          <w:fldChar w:fldCharType="begin"/>
        </w:r>
        <w:r w:rsidRPr="00010B6E">
          <w:rPr>
            <w:rFonts w:ascii="Sari Offc" w:hAnsi="Sari Offc"/>
            <w:rPrChange w:author="Upadhyay , Shubham (SBICard)" w:date="2026-01-16T14:24:00Z" w:id="430">
              <w:rPr/>
            </w:rPrChange>
          </w:rPr>
          <w:instrText>HYPERLINK "https://www.sbicard.com/en/personal/benefits/add-on-card.page"</w:instrText>
        </w:r>
        <w:r w:rsidRPr="00010B6E">
          <w:rPr>
            <w:rFonts w:ascii="Sari Offc" w:hAnsi="Sari Offc"/>
            <w:rPrChange w:author="Upadhyay , Shubham (SBICard)" w:date="2026-01-16T14:24:00Z" w:id="431">
              <w:rPr/>
            </w:rPrChange>
          </w:rPr>
          <w:fldChar w:fldCharType="separate"/>
        </w:r>
        <w:r w:rsidRPr="00010B6E">
          <w:rPr>
            <w:rStyle w:val="Hyperlink"/>
            <w:rFonts w:ascii="Sari Offc" w:hAnsi="Sari Offc"/>
            <w:rPrChange w:author="Upadhyay , Shubham (SBICard)" w:date="2026-01-16T14:24:00Z" w:id="432">
              <w:rPr>
                <w:rStyle w:val="Hyperlink"/>
              </w:rPr>
            </w:rPrChange>
          </w:rPr>
          <w:t>add-on cards</w:t>
        </w:r>
        <w:r w:rsidRPr="00010B6E">
          <w:rPr>
            <w:rFonts w:ascii="Sari Offc" w:hAnsi="Sari Offc"/>
            <w:rPrChange w:author="Upadhyay , Shubham (SBICard)" w:date="2026-01-16T14:24:00Z" w:id="433">
              <w:rPr/>
            </w:rPrChange>
          </w:rPr>
          <w:fldChar w:fldCharType="end"/>
        </w:r>
        <w:r w:rsidRPr="00010B6E">
          <w:rPr>
            <w:rFonts w:ascii="Sari Offc" w:hAnsi="Sari Offc"/>
            <w:rPrChange w:author="Upadhyay , Shubham (SBICard)" w:date="2026-01-16T14:24:00Z" w:id="434">
              <w:rPr/>
            </w:rPrChange>
          </w:rPr>
          <w:t xml:space="preserve"> for your parents, spouse, children or siblings above the age of 18</w:t>
        </w:r>
      </w:ins>
    </w:p>
    <w:p w:rsidRPr="00010B6E" w:rsidR="005C3274" w:rsidP="005C3274" w:rsidRDefault="005C3274" w14:paraId="356015CB" w14:textId="3E625440">
      <w:pPr>
        <w:rPr>
          <w:ins w:author="Namita Salgiya" w:date="2026-01-15T19:03:00Z" w:id="435"/>
          <w:rFonts w:ascii="Sari Offc" w:hAnsi="Sari Offc"/>
          <w:b/>
          <w:bCs/>
          <w:rPrChange w:author="Upadhyay , Shubham (SBICard)" w:date="2026-01-16T14:24:00Z" w:id="436">
            <w:rPr>
              <w:ins w:author="Namita Salgiya" w:date="2026-01-15T19:03:00Z" w:id="437"/>
              <w:b/>
              <w:bCs/>
            </w:rPr>
          </w:rPrChange>
        </w:rPr>
      </w:pPr>
      <w:ins w:author="Namita Salgiya" w:date="2026-01-15T19:03:00Z" w:id="438">
        <w:r w:rsidRPr="00010B6E">
          <w:rPr>
            <w:rFonts w:ascii="Sari Offc" w:hAnsi="Sari Offc"/>
            <w:b/>
            <w:bCs/>
            <w:rPrChange w:author="Upadhyay , Shubham (SBICard)" w:date="2026-01-16T14:24:00Z" w:id="439">
              <w:rPr>
                <w:b/>
                <w:bCs/>
              </w:rPr>
            </w:rPrChange>
          </w:rPr>
          <w:t>Easy Bill Pay Facility</w:t>
        </w:r>
      </w:ins>
      <w:ins w:author="Upadhyay , Shubham (SBICard)" w:date="2026-01-16T14:30:00Z" w:id="440">
        <w:r w:rsidR="00010B6E">
          <w:rPr>
            <w:rFonts w:ascii="Sari Offc" w:hAnsi="Sari Offc"/>
            <w:b/>
            <w:bCs/>
          </w:rPr>
          <w:t xml:space="preserve"> </w:t>
        </w:r>
      </w:ins>
    </w:p>
    <w:p w:rsidRPr="00010B6E" w:rsidR="005C3274" w:rsidP="005C3274" w:rsidRDefault="005C3274" w14:paraId="4230E4B6" w14:textId="77777777">
      <w:pPr>
        <w:pStyle w:val="ListParagraph"/>
        <w:numPr>
          <w:ilvl w:val="0"/>
          <w:numId w:val="14"/>
        </w:numPr>
        <w:rPr>
          <w:ins w:author="Namita Salgiya" w:date="2026-01-15T19:03:00Z" w:id="441"/>
          <w:rFonts w:ascii="Sari Offc" w:hAnsi="Sari Offc"/>
          <w:rPrChange w:author="Upadhyay , Shubham (SBICard)" w:date="2026-01-16T14:24:00Z" w:id="442">
            <w:rPr>
              <w:ins w:author="Namita Salgiya" w:date="2026-01-15T19:03:00Z" w:id="443"/>
            </w:rPr>
          </w:rPrChange>
        </w:rPr>
      </w:pPr>
      <w:ins w:author="Namita Salgiya" w:date="2026-01-15T19:03:00Z" w:id="444">
        <w:r w:rsidRPr="00010B6E">
          <w:rPr>
            <w:rFonts w:ascii="Sari Offc" w:hAnsi="Sari Offc"/>
            <w:rPrChange w:author="Upadhyay , Shubham (SBICard)" w:date="2026-01-16T14:24:00Z" w:id="445">
              <w:rPr/>
            </w:rPrChange>
          </w:rPr>
          <w:t xml:space="preserve">Pay your electricity, telephone, mobile and other utility bills using the Easy Bill Pay facility. Click </w:t>
        </w:r>
        <w:r w:rsidRPr="00010B6E">
          <w:rPr>
            <w:rFonts w:ascii="Sari Offc" w:hAnsi="Sari Offc"/>
            <w:rPrChange w:author="Upadhyay , Shubham (SBICard)" w:date="2026-01-16T14:24:00Z" w:id="446">
              <w:rPr/>
            </w:rPrChange>
          </w:rPr>
          <w:fldChar w:fldCharType="begin"/>
        </w:r>
        <w:r w:rsidRPr="00010B6E">
          <w:rPr>
            <w:rFonts w:ascii="Sari Offc" w:hAnsi="Sari Offc"/>
            <w:rPrChange w:author="Upadhyay , Shubham (SBICard)" w:date="2026-01-16T14:24:00Z" w:id="447">
              <w:rPr/>
            </w:rPrChange>
          </w:rPr>
          <w:instrText>HYPERLINK "https://www.sbicard.com/en/personal/benefits.page" \l "area5"</w:instrText>
        </w:r>
        <w:r w:rsidRPr="00010B6E">
          <w:rPr>
            <w:rFonts w:ascii="Sari Offc" w:hAnsi="Sari Offc"/>
            <w:rPrChange w:author="Upadhyay , Shubham (SBICard)" w:date="2026-01-16T14:24:00Z" w:id="448">
              <w:rPr/>
            </w:rPrChange>
          </w:rPr>
          <w:fldChar w:fldCharType="separate"/>
        </w:r>
        <w:r w:rsidRPr="00010B6E">
          <w:rPr>
            <w:rStyle w:val="Hyperlink"/>
            <w:rFonts w:ascii="Sari Offc" w:hAnsi="Sari Offc"/>
            <w:rPrChange w:author="Upadhyay , Shubham (SBICard)" w:date="2026-01-16T14:24:00Z" w:id="449">
              <w:rPr>
                <w:rStyle w:val="Hyperlink"/>
              </w:rPr>
            </w:rPrChange>
          </w:rPr>
          <w:t>here</w:t>
        </w:r>
        <w:r w:rsidRPr="00010B6E">
          <w:rPr>
            <w:rFonts w:ascii="Sari Offc" w:hAnsi="Sari Offc"/>
            <w:rPrChange w:author="Upadhyay , Shubham (SBICard)" w:date="2026-01-16T14:24:00Z" w:id="450">
              <w:rPr/>
            </w:rPrChange>
          </w:rPr>
          <w:fldChar w:fldCharType="end"/>
        </w:r>
        <w:r w:rsidRPr="00010B6E">
          <w:rPr>
            <w:rFonts w:ascii="Sari Offc" w:hAnsi="Sari Offc"/>
            <w:rPrChange w:author="Upadhyay , Shubham (SBICard)" w:date="2026-01-16T14:24:00Z" w:id="451">
              <w:rPr/>
            </w:rPrChange>
          </w:rPr>
          <w:t xml:space="preserve"> to know more</w:t>
        </w:r>
      </w:ins>
    </w:p>
    <w:p w:rsidRPr="00010B6E" w:rsidR="005C3274" w:rsidP="005C3274" w:rsidRDefault="005C3274" w14:paraId="68C2FD65" w14:textId="77777777">
      <w:pPr>
        <w:rPr>
          <w:ins w:author="Namita Salgiya" w:date="2026-01-15T19:03:00Z" w:id="452"/>
          <w:rFonts w:ascii="Sari Offc" w:hAnsi="Sari Offc"/>
          <w:b/>
          <w:bCs/>
          <w:rPrChange w:author="Upadhyay , Shubham (SBICard)" w:date="2026-01-16T14:24:00Z" w:id="453">
            <w:rPr>
              <w:ins w:author="Namita Salgiya" w:date="2026-01-15T19:03:00Z" w:id="454"/>
              <w:b/>
              <w:bCs/>
            </w:rPr>
          </w:rPrChange>
        </w:rPr>
      </w:pPr>
      <w:ins w:author="Namita Salgiya" w:date="2026-01-15T19:03:00Z" w:id="455">
        <w:r w:rsidRPr="00010B6E">
          <w:rPr>
            <w:rFonts w:ascii="Sari Offc" w:hAnsi="Sari Offc"/>
            <w:b/>
            <w:bCs/>
            <w:rPrChange w:author="Upadhyay , Shubham (SBICard)" w:date="2026-01-16T14:24:00Z" w:id="456">
              <w:rPr>
                <w:b/>
                <w:bCs/>
              </w:rPr>
            </w:rPrChange>
          </w:rPr>
          <w:lastRenderedPageBreak/>
          <w:t>Balance Transfer on EMI</w:t>
        </w:r>
      </w:ins>
    </w:p>
    <w:p w:rsidRPr="00010B6E" w:rsidR="005C3274" w:rsidP="005C3274" w:rsidRDefault="005C3274" w14:paraId="1B7FFF62" w14:textId="77777777">
      <w:pPr>
        <w:pStyle w:val="ListParagraph"/>
        <w:numPr>
          <w:ilvl w:val="0"/>
          <w:numId w:val="6"/>
        </w:numPr>
        <w:rPr>
          <w:ins w:author="Namita Salgiya" w:date="2026-01-15T19:03:00Z" w:id="457"/>
          <w:rFonts w:ascii="Sari Offc" w:hAnsi="Sari Offc"/>
          <w:rPrChange w:author="Upadhyay , Shubham (SBICard)" w:date="2026-01-16T14:24:00Z" w:id="458">
            <w:rPr>
              <w:ins w:author="Namita Salgiya" w:date="2026-01-15T19:03:00Z" w:id="459"/>
            </w:rPr>
          </w:rPrChange>
        </w:rPr>
      </w:pPr>
      <w:ins w:author="Namita Salgiya" w:date="2026-01-15T19:03:00Z" w:id="460">
        <w:r w:rsidRPr="00010B6E">
          <w:rPr>
            <w:rFonts w:ascii="Sari Offc" w:hAnsi="Sari Offc"/>
            <w:rPrChange w:author="Upadhyay , Shubham (SBICard)" w:date="2026-01-16T14:24:00Z" w:id="461">
              <w:rPr/>
            </w:rPrChange>
          </w:rPr>
          <w:t xml:space="preserve">Save money on your credit card repayments. </w:t>
        </w:r>
      </w:ins>
    </w:p>
    <w:p w:rsidRPr="00010B6E" w:rsidR="005C3274" w:rsidP="005C3274" w:rsidRDefault="005C3274" w14:paraId="18751777" w14:textId="7FEE8C09">
      <w:pPr>
        <w:pStyle w:val="ListParagraph"/>
        <w:numPr>
          <w:ilvl w:val="0"/>
          <w:numId w:val="6"/>
        </w:numPr>
        <w:rPr>
          <w:ins w:author="Namita Salgiya" w:date="2026-01-15T19:03:00Z" w:id="462"/>
          <w:rFonts w:ascii="Sari Offc" w:hAnsi="Sari Offc"/>
          <w:rPrChange w:author="Upadhyay , Shubham (SBICard)" w:date="2026-01-16T14:24:00Z" w:id="463">
            <w:rPr>
              <w:ins w:author="Namita Salgiya" w:date="2026-01-15T19:03:00Z" w:id="464"/>
            </w:rPr>
          </w:rPrChange>
        </w:rPr>
      </w:pPr>
      <w:ins w:author="Namita Salgiya" w:date="2026-01-15T19:03:00Z" w:id="465">
        <w:r w:rsidRPr="00010B6E">
          <w:rPr>
            <w:rFonts w:ascii="Sari Offc" w:hAnsi="Sari Offc"/>
            <w:rPrChange w:author="Upadhyay , Shubham (SBICard)" w:date="2026-01-16T14:24:00Z" w:id="466">
              <w:rPr/>
            </w:rPrChange>
          </w:rPr>
          <w:t xml:space="preserve">Transfer outstanding balances of other banks’ credit cards to your Apollo SBI Card SELECT at a lower interest rate and repay in easy EMIs. </w:t>
        </w:r>
        <w:r w:rsidRPr="00010B6E">
          <w:rPr>
            <w:rFonts w:ascii="Sari Offc" w:hAnsi="Sari Offc"/>
            <w:rPrChange w:author="Upadhyay , Shubham (SBICard)" w:date="2026-01-16T14:24:00Z" w:id="467">
              <w:rPr/>
            </w:rPrChange>
          </w:rPr>
          <w:fldChar w:fldCharType="begin"/>
        </w:r>
        <w:r w:rsidRPr="00010B6E">
          <w:rPr>
            <w:rFonts w:ascii="Sari Offc" w:hAnsi="Sari Offc"/>
            <w:rPrChange w:author="Upadhyay , Shubham (SBICard)" w:date="2026-01-16T14:24:00Z" w:id="468">
              <w:rPr/>
            </w:rPrChange>
          </w:rPr>
          <w:instrText>HYPERLINK "https://www.sbicard.com/en/personal/benefits/lower-interest-option/balance-transfer-on-emi.page" \t "_blank"</w:instrText>
        </w:r>
        <w:r w:rsidRPr="00010B6E">
          <w:rPr>
            <w:rFonts w:ascii="Sari Offc" w:hAnsi="Sari Offc"/>
            <w:rPrChange w:author="Upadhyay , Shubham (SBICard)" w:date="2026-01-16T14:24:00Z" w:id="469">
              <w:rPr/>
            </w:rPrChange>
          </w:rPr>
          <w:fldChar w:fldCharType="separate"/>
        </w:r>
        <w:r w:rsidRPr="00010B6E">
          <w:rPr>
            <w:rStyle w:val="Hyperlink"/>
            <w:rFonts w:ascii="Sari Offc" w:hAnsi="Sari Offc"/>
            <w:rPrChange w:author="Upadhyay , Shubham (SBICard)" w:date="2026-01-16T14:24:00Z" w:id="470">
              <w:rPr>
                <w:rStyle w:val="Hyperlink"/>
              </w:rPr>
            </w:rPrChange>
          </w:rPr>
          <w:t>Click here</w:t>
        </w:r>
        <w:r w:rsidRPr="00010B6E">
          <w:rPr>
            <w:rFonts w:ascii="Sari Offc" w:hAnsi="Sari Offc"/>
            <w:rPrChange w:author="Upadhyay , Shubham (SBICard)" w:date="2026-01-16T14:24:00Z" w:id="471">
              <w:rPr/>
            </w:rPrChange>
          </w:rPr>
          <w:fldChar w:fldCharType="end"/>
        </w:r>
        <w:r w:rsidRPr="00010B6E">
          <w:rPr>
            <w:rFonts w:ascii="Sari Offc" w:hAnsi="Sari Offc"/>
            <w:rPrChange w:author="Upadhyay , Shubham (SBICard)" w:date="2026-01-16T14:24:00Z" w:id="472">
              <w:rPr/>
            </w:rPrChange>
          </w:rPr>
          <w:t xml:space="preserve"> to know about Balance Transfer on EMI.</w:t>
        </w:r>
      </w:ins>
    </w:p>
    <w:p w:rsidRPr="00010B6E" w:rsidR="005C3274" w:rsidP="005C3274" w:rsidRDefault="005C3274" w14:paraId="5F11E0EF" w14:textId="77777777">
      <w:pPr>
        <w:pStyle w:val="ListParagraph"/>
        <w:numPr>
          <w:ilvl w:val="0"/>
          <w:numId w:val="6"/>
        </w:numPr>
        <w:rPr>
          <w:ins w:author="Namita Salgiya" w:date="2026-01-15T19:03:00Z" w:id="473"/>
          <w:rFonts w:ascii="Sari Offc" w:hAnsi="Sari Offc"/>
          <w:rPrChange w:author="Upadhyay , Shubham (SBICard)" w:date="2026-01-16T14:24:00Z" w:id="474">
            <w:rPr>
              <w:ins w:author="Namita Salgiya" w:date="2026-01-15T19:03:00Z" w:id="475"/>
            </w:rPr>
          </w:rPrChange>
        </w:rPr>
      </w:pPr>
      <w:ins w:author="Namita Salgiya" w:date="2026-01-15T19:03:00Z" w:id="476">
        <w:r w:rsidRPr="00010B6E">
          <w:rPr>
            <w:rFonts w:ascii="Sari Offc" w:hAnsi="Sari Offc"/>
            <w:rPrChange w:author="Upadhyay , Shubham (SBICard)" w:date="2026-01-16T14:24:00Z" w:id="477">
              <w:rPr/>
            </w:rPrChange>
          </w:rPr>
          <w:t>Login to your account to avail this facility.</w:t>
        </w:r>
      </w:ins>
    </w:p>
    <w:p w:rsidRPr="00010B6E" w:rsidR="001266EC" w:rsidP="1DCEB059" w:rsidRDefault="001266EC" w14:paraId="03093951" w14:textId="5AB90847">
      <w:pPr>
        <w:pStyle w:val="Normal"/>
        <w:rPr>
          <w:rFonts w:ascii="Sari Offc" w:hAnsi="Sari Offc"/>
          <w:lang w:val="en-IN"/>
          <w:rPrChange w:author="Upadhyay , Shubham (SBICard)" w:date="2026-01-16T14:24:00Z" w:id="621432709">
            <w:rPr>
              <w:lang w:val="en-IN"/>
            </w:rPr>
          </w:rPrChange>
        </w:rPr>
        <w:pPrChange w:author="Namita Salgiya" w:date="2026-01-15T19:03:00Z">
          <w:pPr>
            <w:pStyle w:val="ListParagraph"/>
            <w:numPr>
              <w:ilvl w:val="0"/>
              <w:numId w:val="14"/>
            </w:numPr>
            <w:ind w:hanging="360"/>
          </w:pPr>
        </w:pPrChange>
      </w:pPr>
    </w:p>
    <w:p w:rsidRPr="00010B6E" w:rsidR="001266EC" w:rsidP="0055656D" w:rsidRDefault="001266EC" w14:paraId="59B0E116" w14:textId="77777777">
      <w:pPr>
        <w:pStyle w:val="ListParagraph"/>
        <w:rPr>
          <w:rFonts w:ascii="Sari Offc" w:hAnsi="Sari Offc"/>
          <w:lang w:val="en-IN"/>
          <w:rPrChange w:author="Upadhyay , Shubham (SBICard)" w:date="2026-01-16T14:24:00Z" w:id="510">
            <w:rPr>
              <w:lang w:val="en-IN"/>
            </w:rPr>
          </w:rPrChange>
        </w:rPr>
      </w:pPr>
    </w:p>
    <w:sectPr w:rsidRPr="00010B6E" w:rsidR="001266EC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59e0ad0e5b5449df"/>
      <w:footerReference w:type="default" r:id="Rcc4a5ea62e4c45e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755F65" w:rsidTr="68755F65" w14:paraId="0B46F1C4">
      <w:trPr>
        <w:trHeight w:val="300"/>
      </w:trPr>
      <w:tc>
        <w:tcPr>
          <w:tcW w:w="3005" w:type="dxa"/>
          <w:tcMar/>
        </w:tcPr>
        <w:p w:rsidR="68755F65" w:rsidP="68755F65" w:rsidRDefault="68755F65" w14:paraId="4C212483" w14:textId="633EAFC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755F65" w:rsidP="68755F65" w:rsidRDefault="68755F65" w14:paraId="5B3041A5" w14:textId="09980C8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755F65" w:rsidP="68755F65" w:rsidRDefault="68755F65" w14:paraId="3F65753C" w14:textId="07933D1F">
          <w:pPr>
            <w:pStyle w:val="Header"/>
            <w:bidi w:val="0"/>
            <w:ind w:right="-115"/>
            <w:jc w:val="right"/>
          </w:pPr>
        </w:p>
      </w:tc>
    </w:tr>
  </w:tbl>
  <w:p w:rsidR="68755F65" w:rsidP="68755F65" w:rsidRDefault="68755F65" w14:paraId="6222A2F5" w14:textId="3F1FA9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755F65" w:rsidTr="68755F65" w14:paraId="28CA5BFF">
      <w:trPr>
        <w:trHeight w:val="300"/>
      </w:trPr>
      <w:tc>
        <w:tcPr>
          <w:tcW w:w="3005" w:type="dxa"/>
          <w:tcMar/>
        </w:tcPr>
        <w:p w:rsidR="68755F65" w:rsidP="68755F65" w:rsidRDefault="68755F65" w14:paraId="48F47CBE" w14:textId="3D83CBB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755F65" w:rsidP="68755F65" w:rsidRDefault="68755F65" w14:paraId="3B38417B" w14:textId="3B83BD6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755F65" w:rsidP="68755F65" w:rsidRDefault="68755F65" w14:paraId="78F33EA9" w14:textId="1448D8DB">
          <w:pPr>
            <w:pStyle w:val="Header"/>
            <w:bidi w:val="0"/>
            <w:ind w:right="-115"/>
            <w:jc w:val="right"/>
          </w:pPr>
        </w:p>
      </w:tc>
    </w:tr>
  </w:tbl>
  <w:p w:rsidR="68755F65" w:rsidP="68755F65" w:rsidRDefault="68755F65" w14:paraId="075C7DE6" w14:textId="1E2D947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461A85"/>
    <w:multiLevelType w:val="hybridMultilevel"/>
    <w:tmpl w:val="3D44CD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962E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3110E6"/>
    <w:multiLevelType w:val="hybridMultilevel"/>
    <w:tmpl w:val="E466E0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A24178"/>
    <w:multiLevelType w:val="hybridMultilevel"/>
    <w:tmpl w:val="229049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FE6EAD"/>
    <w:multiLevelType w:val="hybridMultilevel"/>
    <w:tmpl w:val="586C9A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81F22DB"/>
    <w:multiLevelType w:val="hybridMultilevel"/>
    <w:tmpl w:val="1406AB6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F718EA"/>
    <w:multiLevelType w:val="hybridMultilevel"/>
    <w:tmpl w:val="202470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1"/>
  </w:num>
  <w:num w:numId="5">
    <w:abstractNumId w:val="12"/>
  </w:num>
  <w:num w:numId="6">
    <w:abstractNumId w:val="0"/>
  </w:num>
  <w:num w:numId="7">
    <w:abstractNumId w:val="13"/>
  </w:num>
  <w:num w:numId="8">
    <w:abstractNumId w:val="3"/>
  </w:num>
  <w:num w:numId="9">
    <w:abstractNumId w:val="4"/>
  </w:num>
  <w:num w:numId="10">
    <w:abstractNumId w:val="7"/>
  </w:num>
  <w:num w:numId="11">
    <w:abstractNumId w:val="2"/>
  </w:num>
  <w:num w:numId="12">
    <w:abstractNumId w:val="10"/>
  </w:num>
  <w:num w:numId="13">
    <w:abstractNumId w:val="6"/>
  </w:num>
  <w:num w:numId="14">
    <w:abstractNumId w:val="11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B6E"/>
    <w:rsid w:val="00061D4B"/>
    <w:rsid w:val="00066BFA"/>
    <w:rsid w:val="000812FF"/>
    <w:rsid w:val="0009775C"/>
    <w:rsid w:val="000B34BB"/>
    <w:rsid w:val="000E683A"/>
    <w:rsid w:val="00122BDC"/>
    <w:rsid w:val="00124BBD"/>
    <w:rsid w:val="001266EC"/>
    <w:rsid w:val="00144A33"/>
    <w:rsid w:val="001535C0"/>
    <w:rsid w:val="001573BC"/>
    <w:rsid w:val="0016334A"/>
    <w:rsid w:val="00172B63"/>
    <w:rsid w:val="001C5B69"/>
    <w:rsid w:val="001D6345"/>
    <w:rsid w:val="001E5C5F"/>
    <w:rsid w:val="00217F8A"/>
    <w:rsid w:val="0029715F"/>
    <w:rsid w:val="002C0887"/>
    <w:rsid w:val="002D38D6"/>
    <w:rsid w:val="00311B56"/>
    <w:rsid w:val="00345E13"/>
    <w:rsid w:val="003465A7"/>
    <w:rsid w:val="00397F9C"/>
    <w:rsid w:val="003D715C"/>
    <w:rsid w:val="003E5D0A"/>
    <w:rsid w:val="0041023F"/>
    <w:rsid w:val="0042325B"/>
    <w:rsid w:val="00462CB2"/>
    <w:rsid w:val="004772B3"/>
    <w:rsid w:val="004A5805"/>
    <w:rsid w:val="004D7712"/>
    <w:rsid w:val="00513A0B"/>
    <w:rsid w:val="00524A79"/>
    <w:rsid w:val="005310B6"/>
    <w:rsid w:val="00555A8B"/>
    <w:rsid w:val="0055656D"/>
    <w:rsid w:val="005643BE"/>
    <w:rsid w:val="005B4E27"/>
    <w:rsid w:val="005C3274"/>
    <w:rsid w:val="005E5098"/>
    <w:rsid w:val="0062462F"/>
    <w:rsid w:val="0063055D"/>
    <w:rsid w:val="00633BFD"/>
    <w:rsid w:val="00641D77"/>
    <w:rsid w:val="00681931"/>
    <w:rsid w:val="006938F5"/>
    <w:rsid w:val="006A2631"/>
    <w:rsid w:val="006E42F3"/>
    <w:rsid w:val="007275A2"/>
    <w:rsid w:val="007550F8"/>
    <w:rsid w:val="00756777"/>
    <w:rsid w:val="007D1F95"/>
    <w:rsid w:val="007D6825"/>
    <w:rsid w:val="007E6A3E"/>
    <w:rsid w:val="00806AD6"/>
    <w:rsid w:val="0083076E"/>
    <w:rsid w:val="00832A62"/>
    <w:rsid w:val="00834B4F"/>
    <w:rsid w:val="00847CF5"/>
    <w:rsid w:val="008B33B9"/>
    <w:rsid w:val="008E4107"/>
    <w:rsid w:val="008E4E96"/>
    <w:rsid w:val="0090374C"/>
    <w:rsid w:val="009164D7"/>
    <w:rsid w:val="00931386"/>
    <w:rsid w:val="009445F5"/>
    <w:rsid w:val="00976235"/>
    <w:rsid w:val="00995FCF"/>
    <w:rsid w:val="009A176A"/>
    <w:rsid w:val="009C0D9E"/>
    <w:rsid w:val="00A150C5"/>
    <w:rsid w:val="00A27FC1"/>
    <w:rsid w:val="00A431D3"/>
    <w:rsid w:val="00A579B5"/>
    <w:rsid w:val="00A80E72"/>
    <w:rsid w:val="00A812A6"/>
    <w:rsid w:val="00AC2AD9"/>
    <w:rsid w:val="00AC2D69"/>
    <w:rsid w:val="00AD2ACD"/>
    <w:rsid w:val="00AF4A2A"/>
    <w:rsid w:val="00B12900"/>
    <w:rsid w:val="00B2066F"/>
    <w:rsid w:val="00B2334D"/>
    <w:rsid w:val="00B416AA"/>
    <w:rsid w:val="00B71D59"/>
    <w:rsid w:val="00B74F63"/>
    <w:rsid w:val="00B850D2"/>
    <w:rsid w:val="00BA317F"/>
    <w:rsid w:val="00BB753B"/>
    <w:rsid w:val="00BE1E8A"/>
    <w:rsid w:val="00BF0F11"/>
    <w:rsid w:val="00C37A02"/>
    <w:rsid w:val="00C42307"/>
    <w:rsid w:val="00C4664E"/>
    <w:rsid w:val="00C475BE"/>
    <w:rsid w:val="00C63C91"/>
    <w:rsid w:val="00C66F71"/>
    <w:rsid w:val="00C712F6"/>
    <w:rsid w:val="00C74138"/>
    <w:rsid w:val="00CA5965"/>
    <w:rsid w:val="00CD511F"/>
    <w:rsid w:val="00D00240"/>
    <w:rsid w:val="00D34CF6"/>
    <w:rsid w:val="00D41563"/>
    <w:rsid w:val="00D651FB"/>
    <w:rsid w:val="00DB479D"/>
    <w:rsid w:val="00DB606B"/>
    <w:rsid w:val="00DB690D"/>
    <w:rsid w:val="00DC1E35"/>
    <w:rsid w:val="00DF7C1A"/>
    <w:rsid w:val="00E40FC4"/>
    <w:rsid w:val="00E56665"/>
    <w:rsid w:val="00E62FE6"/>
    <w:rsid w:val="00E6555D"/>
    <w:rsid w:val="00ED07FC"/>
    <w:rsid w:val="00ED42B1"/>
    <w:rsid w:val="00F23D00"/>
    <w:rsid w:val="00F318DC"/>
    <w:rsid w:val="00F31F00"/>
    <w:rsid w:val="00F711A7"/>
    <w:rsid w:val="00F77809"/>
    <w:rsid w:val="00FB78C6"/>
    <w:rsid w:val="00FF3E77"/>
    <w:rsid w:val="02F53229"/>
    <w:rsid w:val="06413559"/>
    <w:rsid w:val="128A6A61"/>
    <w:rsid w:val="18616300"/>
    <w:rsid w:val="1DCEB059"/>
    <w:rsid w:val="1F24B24A"/>
    <w:rsid w:val="209EE808"/>
    <w:rsid w:val="26BD1287"/>
    <w:rsid w:val="28F548D4"/>
    <w:rsid w:val="31E7BF8E"/>
    <w:rsid w:val="3259A75F"/>
    <w:rsid w:val="340AA1F4"/>
    <w:rsid w:val="3C7788D3"/>
    <w:rsid w:val="41125898"/>
    <w:rsid w:val="460B8C36"/>
    <w:rsid w:val="485E3B97"/>
    <w:rsid w:val="4E89847E"/>
    <w:rsid w:val="5C820B4D"/>
    <w:rsid w:val="68755F65"/>
    <w:rsid w:val="69AD3432"/>
    <w:rsid w:val="6AD05810"/>
    <w:rsid w:val="6CCF9559"/>
    <w:rsid w:val="76B3ECB0"/>
    <w:rsid w:val="7EDC8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5C3274"/>
    <w:pPr>
      <w:spacing w:after="0" w:line="240" w:lineRule="auto"/>
    </w:pPr>
    <w:rPr>
      <w:lang w:val="en-GB"/>
    </w:rPr>
  </w:style>
  <w:style w:type="paragraph" w:styleId="Header">
    <w:uiPriority w:val="99"/>
    <w:name w:val="header"/>
    <w:basedOn w:val="Normal"/>
    <w:unhideWhenUsed/>
    <w:rsid w:val="68755F6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755F6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8" /><Relationship Type="http://schemas.openxmlformats.org/officeDocument/2006/relationships/styles" Target="styles.xml" Id="rId3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yperlink" Target="https://www.sbicard.com/sbi-card-en/assets/docs/pdf/tnc/Apollo-SBI-Card-SELECT-FAQ.pdf" TargetMode="Externa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yperlink" Target="https://www.sbicard.com/en/personal/benefits/airport-lounge-access.page" TargetMode="External" Id="rId14" /><Relationship Type="http://schemas.openxmlformats.org/officeDocument/2006/relationships/header" Target="header.xml" Id="R59e0ad0e5b5449df" /><Relationship Type="http://schemas.openxmlformats.org/officeDocument/2006/relationships/footer" Target="footer.xml" Id="Rcc4a5ea62e4c45e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9</revision>
  <dcterms:created xsi:type="dcterms:W3CDTF">2026-01-16T09:02:00.0000000Z</dcterms:created>
  <dcterms:modified xsi:type="dcterms:W3CDTF">2026-03-19T05:36:08.8711584Z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