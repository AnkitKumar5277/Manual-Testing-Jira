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867" w:rsidP="003C1523" w:rsidRDefault="00F30867" w14:paraId="69FF12C1" w14:textId="6E0E9B06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"https://www.sbicard.com/en/personal/credit-cards/travel/bpcl-sbi-card-octane.page"</w:instrText>
      </w:r>
      <w:r>
        <w:fldChar w:fldCharType="separate"/>
      </w:r>
      <w:r w:rsidRPr="00F30867">
        <w:rPr>
          <w:rStyle w:val="Hyperlink"/>
          <w:b/>
          <w:bCs/>
          <w:lang w:val="en-IN"/>
        </w:rPr>
        <w:t>BPCL SBI Card OCTANE</w:t>
      </w:r>
      <w:r>
        <w:fldChar w:fldCharType="end"/>
      </w:r>
    </w:p>
    <w:p w:rsidR="00C71606" w:rsidP="003C1523" w:rsidRDefault="00F30867" w14:paraId="7D1573FE" w14:textId="42C41077">
      <w:pPr>
        <w:jc w:val="center"/>
      </w:pPr>
      <w:r>
        <w:t xml:space="preserve">Get </w:t>
      </w:r>
      <w:r w:rsidR="0097465F">
        <w:t>More Smiles Per Mile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F30867" w:rsidP="00F30867" w:rsidRDefault="00947F57" w14:paraId="0B3FA379" w14:textId="5464A4F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Milestone </w:t>
      </w:r>
      <w:r w:rsidR="00F30867">
        <w:rPr>
          <w:lang w:val="en-IN"/>
        </w:rPr>
        <w:t>Privileges</w:t>
      </w:r>
    </w:p>
    <w:p w:rsidRPr="00F30867" w:rsidR="00F30867" w:rsidP="00F30867" w:rsidRDefault="00F30867" w14:paraId="4D845E5E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F30867">
        <w:rPr>
          <w:lang w:val="en-IN" w:eastAsia="en-IN"/>
        </w:rPr>
        <w:t>Value Back Benefits</w:t>
      </w:r>
    </w:p>
    <w:p w:rsidR="00627D80" w:rsidP="00F30867" w:rsidRDefault="00627D80" w14:paraId="450952C6" w14:textId="132B8547">
      <w:pPr>
        <w:rPr>
          <w:ins w:author="Namita Salgiya" w:date="2026-01-19T19:15:00Z" w16du:dateUtc="2026-01-19T13:45:00Z" w:id="0"/>
          <w:lang w:eastAsia="en-IN"/>
        </w:rPr>
      </w:pPr>
      <w:ins w:author="Namita Salgiya" w:date="2026-01-19T19:16:00Z" w16du:dateUtc="2026-01-19T13:46:00Z" w:id="1">
        <w:r>
          <w:rPr>
            <w:lang w:eastAsia="en-IN"/>
          </w:rPr>
          <w:t xml:space="preserve">Make </w:t>
        </w:r>
      </w:ins>
      <w:ins w:author="Namita Salgiya" w:date="2026-01-19T19:15:00Z" w16du:dateUtc="2026-01-19T13:45:00Z" w:id="2">
        <w:r>
          <w:rPr>
            <w:lang w:eastAsia="en-IN"/>
          </w:rPr>
          <w:t xml:space="preserve">each mile memorable with </w:t>
        </w:r>
      </w:ins>
      <w:ins w:author="Namita Salgiya" w:date="2026-01-19T19:16:00Z" w16du:dateUtc="2026-01-19T13:46:00Z" w:id="3">
        <w:r>
          <w:rPr>
            <w:lang w:eastAsia="en-IN"/>
          </w:rPr>
          <w:t>exclusive Value Back and Rewards</w:t>
        </w:r>
      </w:ins>
    </w:p>
    <w:p w:rsidRPr="000D3C30" w:rsidR="00F30867" w:rsidP="00F30867" w:rsidRDefault="00F30867" w14:paraId="784640CF" w14:textId="48000D41">
      <w:pPr>
        <w:rPr>
          <w:lang w:val="en-IN" w:eastAsia="en-IN"/>
        </w:rPr>
      </w:pPr>
      <w:del w:author="Namita Salgiya" w:date="2026-01-19T19:15:00Z" w16du:dateUtc="2026-01-19T13:45:00Z" w:id="4">
        <w:r w:rsidDel="00627D80">
          <w:rPr>
            <w:lang w:eastAsia="en-IN"/>
          </w:rPr>
          <w:delText xml:space="preserve">Enjoy 7.25% value back on BPCL purchases. </w:delText>
        </w:r>
        <w:r w:rsidRPr="000D3C30" w:rsidDel="00627D80" w:rsidR="000D3C30">
          <w:rPr>
            <w:lang w:val="en-IN" w:eastAsia="en-IN"/>
          </w:rPr>
          <w:delText>Get 6</w:delText>
        </w:r>
        <w:r w:rsidDel="00627D80" w:rsidR="0017083C">
          <w:rPr>
            <w:lang w:val="en-IN" w:eastAsia="en-IN"/>
          </w:rPr>
          <w:delText>,</w:delText>
        </w:r>
        <w:r w:rsidRPr="000D3C30" w:rsidDel="00627D80" w:rsidR="000D3C30">
          <w:rPr>
            <w:lang w:val="en-IN" w:eastAsia="en-IN"/>
          </w:rPr>
          <w:delText>000 bonus reward points worth Rs. 1</w:delText>
        </w:r>
        <w:r w:rsidDel="00627D80" w:rsidR="0017083C">
          <w:rPr>
            <w:lang w:val="en-IN" w:eastAsia="en-IN"/>
          </w:rPr>
          <w:delText>,</w:delText>
        </w:r>
        <w:r w:rsidRPr="000D3C30" w:rsidDel="00627D80" w:rsidR="000D3C30">
          <w:rPr>
            <w:lang w:val="en-IN" w:eastAsia="en-IN"/>
          </w:rPr>
          <w:delText>500 as welcome gift</w:delText>
        </w:r>
        <w:r w:rsidDel="00627D80" w:rsidR="000D3C30">
          <w:rPr>
            <w:lang w:val="en-IN" w:eastAsia="en-IN"/>
          </w:rPr>
          <w:delText>.</w:delText>
        </w:r>
      </w:del>
    </w:p>
    <w:p w:rsidRPr="00F30867" w:rsidR="00345E13" w:rsidP="004A5805" w:rsidRDefault="004C50CB" w14:paraId="011E8CF5" w14:textId="5E9AEB6B">
      <w:pPr>
        <w:jc w:val="center"/>
        <w:rPr>
          <w:b/>
          <w:bCs/>
          <w:u w:val="single"/>
          <w:lang w:val="en-IN"/>
        </w:rPr>
      </w:pPr>
      <w:r w:rsidRPr="00F30867">
        <w:rPr>
          <w:b/>
          <w:bCs/>
          <w:i/>
          <w:iCs/>
          <w:u w:val="single"/>
          <w:lang w:val="en-IN"/>
        </w:rPr>
        <w:t>Key</w:t>
      </w:r>
      <w:r w:rsidRPr="00F30867">
        <w:rPr>
          <w:b/>
          <w:bCs/>
          <w:u w:val="single"/>
          <w:lang w:val="en-IN"/>
        </w:rPr>
        <w:t xml:space="preserve"> BENEFITS</w:t>
      </w:r>
    </w:p>
    <w:p w:rsidRPr="00F30867" w:rsidR="00F30867" w:rsidP="360131A0" w:rsidRDefault="00F30867" w14:paraId="76EDBE60" w14:textId="44546F51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9T19:17:00Z" w16du:dateUtc="2026-01-19T13:47:00Z" w:id="1959203273">
        <w:r w:rsidRPr="3C8C86E8" w:rsidDel="00F30867">
          <w:rPr>
            <w:lang w:val="en-IN" w:eastAsia="en-IN"/>
          </w:rPr>
          <w:delText xml:space="preserve">Get </w:delText>
        </w:r>
      </w:del>
      <w:ins w:author="Namita Salgiya" w:date="2026-01-19T19:17:00Z" w16du:dateUtc="2026-01-19T13:47:00Z" w:id="1695332032">
        <w:r w:rsidRPr="3C8C86E8" w:rsidR="00627D80">
          <w:rPr>
            <w:lang w:val="en-IN" w:eastAsia="en-IN"/>
          </w:rPr>
          <w:t xml:space="preserve">Welcome </w:t>
        </w:r>
        <w:r w:rsidRPr="3C8C86E8" w:rsidR="0097465F">
          <w:rPr>
            <w:lang w:val="en-IN" w:eastAsia="en-IN"/>
          </w:rPr>
          <w:t xml:space="preserve">Gift </w:t>
        </w:r>
        <w:r w:rsidRPr="3C8C86E8" w:rsidR="00627D80">
          <w:rPr>
            <w:lang w:val="en-IN" w:eastAsia="en-IN"/>
          </w:rPr>
          <w:t xml:space="preserve">of </w:t>
        </w:r>
      </w:ins>
      <w:r w:rsidRPr="3C8C86E8" w:rsidR="00F30867">
        <w:rPr>
          <w:lang w:val="en-IN" w:eastAsia="en-IN"/>
        </w:rPr>
        <w:t>6</w:t>
      </w:r>
      <w:ins w:author="Upadhyay , Shubham (SBICard)" w:date="2026-01-20T13:36:00Z" w16du:dateUtc="2026-01-20T08:06:00Z" w:id="1855741196">
        <w:r w:rsidRPr="3C8C86E8" w:rsidR="0097465F">
          <w:rPr>
            <w:lang w:val="en-IN" w:eastAsia="en-IN"/>
          </w:rPr>
          <w:t>,</w:t>
        </w:r>
      </w:ins>
      <w:r w:rsidRPr="3C8C86E8" w:rsidR="00F30867">
        <w:rPr>
          <w:lang w:val="en-IN" w:eastAsia="en-IN"/>
        </w:rPr>
        <w:t xml:space="preserve">000 </w:t>
      </w:r>
      <w:r w:rsidRPr="3C8C86E8" w:rsidR="0097465F">
        <w:rPr>
          <w:lang w:val="en-IN" w:eastAsia="en-IN"/>
        </w:rPr>
        <w:t xml:space="preserve">Bonus </w:t>
      </w:r>
      <w:r w:rsidRPr="3C8C86E8" w:rsidR="00627D80">
        <w:rPr>
          <w:lang w:val="en-IN" w:eastAsia="en-IN"/>
        </w:rPr>
        <w:t xml:space="preserve">Reward Points </w:t>
      </w:r>
      <w:del w:author="Namita Salgiya" w:date="2026-01-19T19:17:00Z" w16du:dateUtc="2026-01-19T13:47:00Z" w:id="719025849">
        <w:r w:rsidRPr="3C8C86E8" w:rsidDel="00F30867">
          <w:rPr>
            <w:lang w:val="en-IN" w:eastAsia="en-IN"/>
          </w:rPr>
          <w:delText>worth Rs. 1</w:delText>
        </w:r>
        <w:r w:rsidRPr="3C8C86E8" w:rsidDel="00D37488">
          <w:rPr>
            <w:lang w:val="en-IN" w:eastAsia="en-IN"/>
          </w:rPr>
          <w:delText>,</w:delText>
        </w:r>
        <w:r w:rsidRPr="3C8C86E8" w:rsidDel="00F30867">
          <w:rPr>
            <w:lang w:val="en-IN" w:eastAsia="en-IN"/>
          </w:rPr>
          <w:delText>500 as welcome gif</w:delText>
        </w:r>
        <w:r w:rsidRPr="3C8C86E8" w:rsidDel="2569931A">
          <w:rPr>
            <w:lang w:val="en-IN" w:eastAsia="en-IN"/>
          </w:rPr>
          <w:delText xml:space="preserve"> </w:delText>
        </w:r>
        <w:r w:rsidRPr="3C8C86E8" w:rsidDel="00F30867">
          <w:rPr>
            <w:lang w:val="en-IN" w:eastAsia="en-IN"/>
          </w:rPr>
          <w:delText>t</w:delText>
        </w:r>
      </w:del>
    </w:p>
    <w:p w:rsidRPr="000D3C30" w:rsidR="00F30867" w:rsidP="3C8C86E8" w:rsidRDefault="00F30867" w14:paraId="6DFF51B0" w14:textId="7044947C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9T19:17:00Z" w16du:dateUtc="2026-01-19T13:47:00Z" w:id="1135755614">
        <w:r w:rsidRPr="3C8C86E8" w:rsidDel="00F30867">
          <w:rPr>
            <w:lang w:eastAsia="en-IN"/>
          </w:rPr>
          <w:delText xml:space="preserve">Enjoy </w:delText>
        </w:r>
      </w:del>
      <w:r w:rsidRPr="3C8C86E8" w:rsidR="00F30867">
        <w:rPr>
          <w:lang w:eastAsia="en-IN"/>
        </w:rPr>
        <w:t xml:space="preserve">7.25% </w:t>
      </w:r>
      <w:r w:rsidRPr="3C8C86E8" w:rsidR="00627D80">
        <w:rPr>
          <w:lang w:eastAsia="en-IN"/>
        </w:rPr>
        <w:t xml:space="preserve">Value Back </w:t>
      </w:r>
      <w:r w:rsidRPr="3C8C86E8" w:rsidR="00F30867">
        <w:rPr>
          <w:lang w:eastAsia="en-IN"/>
        </w:rPr>
        <w:t xml:space="preserve">on BPCL </w:t>
      </w:r>
      <w:r w:rsidRPr="3C8C86E8" w:rsidR="0097465F">
        <w:rPr>
          <w:lang w:eastAsia="en-IN"/>
        </w:rPr>
        <w:t>Purchases</w:t>
      </w:r>
      <w:ins w:author="Namita Salgiya" w:date="2026-01-19T19:17:00Z" w16du:dateUtc="2026-01-19T13:47:00Z" w:id="83131722">
        <w:r w:rsidRPr="3C8C86E8" w:rsidR="0097465F">
          <w:rPr>
            <w:lang w:eastAsia="en-IN"/>
          </w:rPr>
          <w:t xml:space="preserve"> </w:t>
        </w:r>
      </w:ins>
    </w:p>
    <w:p w:rsidRPr="00F30867" w:rsidR="000D3C30" w:rsidP="3C8C86E8" w:rsidRDefault="000D3C30" w14:paraId="7CB1DA0E" w14:textId="62FA9CD0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0D3C30">
        <w:rPr>
          <w:lang w:val="en-IN" w:eastAsia="en-IN"/>
        </w:rPr>
        <w:t xml:space="preserve">4 </w:t>
      </w:r>
      <w:del w:author="Namita Salgiya" w:date="2026-01-19T19:17:00Z" w16du:dateUtc="2026-01-19T13:47:00Z" w:id="1626072202">
        <w:r w:rsidRPr="3C8C86E8" w:rsidDel="000D3C30">
          <w:rPr>
            <w:lang w:val="en-IN" w:eastAsia="en-IN"/>
          </w:rPr>
          <w:delText xml:space="preserve">complimentary </w:delText>
        </w:r>
      </w:del>
      <w:r w:rsidRPr="3C8C86E8" w:rsidR="0097465F">
        <w:rPr>
          <w:lang w:val="en-IN" w:eastAsia="en-IN"/>
        </w:rPr>
        <w:t xml:space="preserve">Domestic Visa </w:t>
      </w:r>
      <w:r w:rsidRPr="3C8C86E8" w:rsidR="00627D80">
        <w:rPr>
          <w:lang w:val="en-IN" w:eastAsia="en-IN"/>
        </w:rPr>
        <w:t xml:space="preserve">Lounge </w:t>
      </w:r>
      <w:r w:rsidRPr="3C8C86E8" w:rsidR="0097465F">
        <w:rPr>
          <w:lang w:val="en-IN" w:eastAsia="en-IN"/>
        </w:rPr>
        <w:t xml:space="preserve">Visits </w:t>
      </w:r>
      <w:del w:author="Namita Salgiya" w:date="2026-01-19T19:17:00Z" w16du:dateUtc="2026-01-19T13:47:00Z" w:id="1025150658">
        <w:r w:rsidRPr="3C8C86E8" w:rsidDel="000D3C30">
          <w:rPr>
            <w:lang w:val="en-IN" w:eastAsia="en-IN"/>
          </w:rPr>
          <w:delText xml:space="preserve">per calendar year </w:delText>
        </w:r>
      </w:del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4C50CB">
        <w:rPr>
          <w:b/>
          <w:bCs/>
          <w:i/>
          <w:iCs/>
          <w:u w:val="single"/>
        </w:rPr>
        <w:t xml:space="preserve">Exclusive </w:t>
      </w:r>
      <w:r w:rsidRPr="004C50CB">
        <w:rPr>
          <w:b/>
          <w:bCs/>
          <w:u w:val="single"/>
        </w:rPr>
        <w:t>PRIVILEGES</w:t>
      </w:r>
    </w:p>
    <w:p w:rsidRPr="00947F57" w:rsidR="00947F57" w:rsidP="3C8C86E8" w:rsidRDefault="00947F57" w14:paraId="440B98E9" w14:textId="4B7D6401">
      <w:pPr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947F57">
        <w:rPr>
          <w:b w:val="1"/>
          <w:bCs w:val="1"/>
          <w:lang w:val="en-IN"/>
        </w:rPr>
        <w:t xml:space="preserve">Welcome </w:t>
      </w:r>
      <w:r w:rsidRPr="3C8C86E8" w:rsidR="003C1523">
        <w:rPr>
          <w:b w:val="1"/>
          <w:bCs w:val="1"/>
          <w:lang w:val="en-IN"/>
        </w:rPr>
        <w:t>Benefit</w:t>
      </w:r>
      <w:r w:rsidRPr="3C8C86E8" w:rsidR="67FB52EE">
        <w:rPr>
          <w:b w:val="1"/>
          <w:bCs w:val="1"/>
          <w:lang w:val="en-IN"/>
        </w:rPr>
        <w:t xml:space="preserve"> </w:t>
      </w:r>
    </w:p>
    <w:p w:rsidRPr="00F30867" w:rsidR="00F30867" w:rsidP="00F30867" w:rsidRDefault="00F30867" w14:paraId="6D97C98D" w14:textId="0F5D94A9">
      <w:pPr>
        <w:pStyle w:val="ListParagraph"/>
        <w:numPr>
          <w:ilvl w:val="0"/>
          <w:numId w:val="33"/>
        </w:numPr>
        <w:rPr>
          <w:lang w:val="en-IN" w:eastAsia="en-IN"/>
        </w:rPr>
      </w:pPr>
      <w:r w:rsidRPr="00F30867">
        <w:rPr>
          <w:lang w:val="en-IN" w:eastAsia="en-IN"/>
        </w:rPr>
        <w:t>Get 6</w:t>
      </w:r>
      <w:ins w:author="Upadhyay , Shubham (SBICard)" w:date="2026-01-20T14:06:00Z" w16du:dateUtc="2026-01-20T08:36:00Z" w:id="13">
        <w:r w:rsidR="0097465F">
          <w:rPr>
            <w:lang w:val="en-IN" w:eastAsia="en-IN"/>
          </w:rPr>
          <w:t>,</w:t>
        </w:r>
      </w:ins>
      <w:r w:rsidRPr="00F30867">
        <w:rPr>
          <w:lang w:val="en-IN" w:eastAsia="en-IN"/>
        </w:rPr>
        <w:t xml:space="preserve">000 </w:t>
      </w:r>
      <w:r w:rsidRPr="00F30867" w:rsidR="0097465F">
        <w:rPr>
          <w:lang w:val="en-IN" w:eastAsia="en-IN"/>
        </w:rPr>
        <w:t xml:space="preserve">Bonus Reward Points </w:t>
      </w:r>
      <w:r>
        <w:rPr>
          <w:lang w:val="en-IN" w:eastAsia="en-IN"/>
        </w:rPr>
        <w:t>worth Rs.</w:t>
      </w:r>
      <w:r w:rsidRPr="00F30867">
        <w:rPr>
          <w:lang w:val="en-IN" w:eastAsia="en-IN"/>
        </w:rPr>
        <w:t xml:space="preserve"> 1</w:t>
      </w:r>
      <w:r w:rsidR="00D37488">
        <w:rPr>
          <w:lang w:val="en-IN" w:eastAsia="en-IN"/>
        </w:rPr>
        <w:t>,</w:t>
      </w:r>
      <w:r w:rsidRPr="00F30867">
        <w:rPr>
          <w:lang w:val="en-IN" w:eastAsia="en-IN"/>
        </w:rPr>
        <w:t>500</w:t>
      </w:r>
      <w:r w:rsidR="00D37488">
        <w:rPr>
          <w:lang w:val="en-IN" w:eastAsia="en-IN"/>
        </w:rPr>
        <w:t xml:space="preserve"> on payment of Annual Fee</w:t>
      </w:r>
    </w:p>
    <w:p w:rsidR="00F30867" w:rsidP="00F30867" w:rsidRDefault="00F30867" w14:paraId="731C217A" w14:textId="33F4F96F">
      <w:pPr>
        <w:pStyle w:val="ListParagraph"/>
        <w:numPr>
          <w:ilvl w:val="0"/>
          <w:numId w:val="33"/>
        </w:numPr>
        <w:rPr>
          <w:lang w:val="en-IN" w:eastAsia="en-IN"/>
        </w:rPr>
      </w:pPr>
      <w:r w:rsidRPr="00F30867">
        <w:rPr>
          <w:lang w:val="en-IN" w:eastAsia="en-IN"/>
        </w:rPr>
        <w:t>Reward Points will be credited</w:t>
      </w:r>
      <w:r w:rsidR="00A94EBD">
        <w:rPr>
          <w:lang w:val="en-IN" w:eastAsia="en-IN"/>
        </w:rPr>
        <w:t xml:space="preserve"> to Cardholders Account</w:t>
      </w:r>
      <w:r w:rsidRPr="00F30867">
        <w:rPr>
          <w:lang w:val="en-IN" w:eastAsia="en-IN"/>
        </w:rPr>
        <w:t xml:space="preserve"> within 30 days of </w:t>
      </w:r>
      <w:r w:rsidRPr="00F30867" w:rsidR="0097465F">
        <w:rPr>
          <w:lang w:val="en-IN" w:eastAsia="en-IN"/>
        </w:rPr>
        <w:t xml:space="preserve">Annual Fee </w:t>
      </w:r>
      <w:r w:rsidRPr="00F30867">
        <w:rPr>
          <w:lang w:val="en-IN" w:eastAsia="en-IN"/>
        </w:rPr>
        <w:t>payment</w:t>
      </w:r>
    </w:p>
    <w:p w:rsidRPr="00F30867" w:rsidR="00F30867" w:rsidP="360131A0" w:rsidRDefault="00F30867" w14:paraId="57C2207E" w14:textId="13836A1B">
      <w:pPr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F30867">
        <w:rPr>
          <w:b w:val="1"/>
          <w:bCs w:val="1"/>
          <w:lang w:val="en-IN" w:eastAsia="en-IN"/>
        </w:rPr>
        <w:t>Value Back Benefits</w:t>
      </w:r>
    </w:p>
    <w:p w:rsidRPr="00F30867" w:rsidR="00F30867" w:rsidP="00F30867" w:rsidRDefault="00F30867" w14:paraId="4D656E45" w14:textId="048F1030">
      <w:pPr>
        <w:pStyle w:val="ListParagraph"/>
        <w:numPr>
          <w:ilvl w:val="0"/>
          <w:numId w:val="35"/>
        </w:numPr>
        <w:rPr>
          <w:lang w:val="en-IN" w:eastAsia="en-IN"/>
        </w:rPr>
      </w:pPr>
      <w:r w:rsidRPr="00F30867">
        <w:rPr>
          <w:lang w:val="en-IN" w:eastAsia="en-IN"/>
        </w:rPr>
        <w:t>Enjoy 7.25% Value back ~ 25X Reward Points on fuel purchases at BPCL petrol pumps. Maximum 2</w:t>
      </w:r>
      <w:r w:rsidR="00A94EBD">
        <w:rPr>
          <w:lang w:val="en-IN" w:eastAsia="en-IN"/>
        </w:rPr>
        <w:t>,</w:t>
      </w:r>
      <w:r w:rsidRPr="00F30867">
        <w:rPr>
          <w:lang w:val="en-IN" w:eastAsia="en-IN"/>
        </w:rPr>
        <w:t>500 Reward Points per billing cycle</w:t>
      </w:r>
      <w:r w:rsidR="00A60845">
        <w:rPr>
          <w:lang w:val="en-IN" w:eastAsia="en-IN"/>
        </w:rPr>
        <w:t>.</w:t>
      </w:r>
    </w:p>
    <w:p w:rsidRPr="00A60845" w:rsidR="00F30867" w:rsidP="00F30867" w:rsidRDefault="00F30867" w14:paraId="628AC967" w14:textId="7F6CA925">
      <w:pPr>
        <w:pStyle w:val="ListParagraph"/>
        <w:numPr>
          <w:ilvl w:val="0"/>
          <w:numId w:val="35"/>
        </w:numPr>
        <w:rPr>
          <w:lang w:val="en-IN" w:eastAsia="en-IN"/>
        </w:rPr>
      </w:pPr>
      <w:r w:rsidRPr="00F30867">
        <w:rPr>
          <w:lang w:val="en-IN" w:eastAsia="en-IN"/>
        </w:rPr>
        <w:t>6.25% + 1% Fuel surcharge waiver on every BPCL transaction up</w:t>
      </w:r>
      <w:r w:rsidR="00A60845">
        <w:rPr>
          <w:lang w:val="en-IN" w:eastAsia="en-IN"/>
        </w:rPr>
        <w:t xml:space="preserve"> </w:t>
      </w:r>
      <w:r w:rsidRPr="00F30867">
        <w:rPr>
          <w:lang w:val="en-IN" w:eastAsia="en-IN"/>
        </w:rPr>
        <w:t xml:space="preserve">to </w:t>
      </w:r>
      <w:r w:rsidR="00A60845">
        <w:rPr>
          <w:lang w:val="en-IN" w:eastAsia="en-IN"/>
        </w:rPr>
        <w:t>Rs.</w:t>
      </w:r>
      <w:r w:rsidRPr="00F30867">
        <w:rPr>
          <w:lang w:val="en-IN" w:eastAsia="en-IN"/>
        </w:rPr>
        <w:t xml:space="preserve"> 4</w:t>
      </w:r>
      <w:r w:rsidR="00A94EBD">
        <w:rPr>
          <w:lang w:val="en-IN" w:eastAsia="en-IN"/>
        </w:rPr>
        <w:t>,</w:t>
      </w:r>
      <w:r w:rsidRPr="00F30867">
        <w:rPr>
          <w:lang w:val="en-IN" w:eastAsia="en-IN"/>
        </w:rPr>
        <w:t>000 (exclusive of GST and other charges)</w:t>
      </w:r>
    </w:p>
    <w:p w:rsidRPr="000D3C30" w:rsidR="003C1523" w:rsidP="3C8C86E8" w:rsidRDefault="00104FD2" w14:paraId="198DC140" w14:textId="60517D92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C8C86E8" w:rsidR="00104FD2">
        <w:rPr>
          <w:b w:val="1"/>
          <w:bCs w:val="1"/>
          <w:lang w:val="en-IN"/>
        </w:rPr>
        <w:t>Reward</w:t>
      </w:r>
      <w:r w:rsidRPr="3C8C86E8" w:rsidR="003C1523">
        <w:rPr>
          <w:b w:val="1"/>
          <w:bCs w:val="1"/>
          <w:lang w:val="en-IN"/>
        </w:rPr>
        <w:t xml:space="preserve"> Benefits</w:t>
      </w:r>
    </w:p>
    <w:p w:rsidRPr="000D3C30" w:rsidR="00A60845" w:rsidP="00A60845" w:rsidRDefault="00A60845" w14:paraId="77326F07" w14:textId="61746B03">
      <w:pPr>
        <w:pStyle w:val="ListParagraph"/>
        <w:numPr>
          <w:ilvl w:val="0"/>
          <w:numId w:val="38"/>
        </w:numPr>
        <w:rPr>
          <w:lang w:val="en-IN"/>
        </w:rPr>
      </w:pPr>
      <w:r w:rsidRPr="000D3C30">
        <w:rPr>
          <w:lang w:val="en-IN"/>
        </w:rPr>
        <w:t xml:space="preserve">25 Reward Points on every Rs. 100 spent at BPCL Fuel, Lubricants &amp; Bharat Gas (Website and </w:t>
      </w:r>
      <w:r w:rsidRPr="000D3C30" w:rsidR="00C036D3">
        <w:rPr>
          <w:lang w:val="en-IN"/>
        </w:rPr>
        <w:t xml:space="preserve">App </w:t>
      </w:r>
      <w:r w:rsidRPr="000D3C30">
        <w:rPr>
          <w:lang w:val="en-IN"/>
        </w:rPr>
        <w:t>only)</w:t>
      </w:r>
    </w:p>
    <w:p w:rsidRPr="000D3C30" w:rsidR="00A60845" w:rsidP="00A60845" w:rsidRDefault="00A60845" w14:paraId="64DA4B10" w14:textId="419CF212">
      <w:pPr>
        <w:pStyle w:val="ListParagraph"/>
        <w:numPr>
          <w:ilvl w:val="0"/>
          <w:numId w:val="38"/>
        </w:numPr>
      </w:pPr>
      <w:r w:rsidRPr="000D3C30">
        <w:rPr>
          <w:lang w:val="en-IN"/>
        </w:rPr>
        <w:t>10 Reward Points on every Rs. 100 spent at Dining, Departmental Stores, Grocery &amp; Movies (Up to 7</w:t>
      </w:r>
      <w:r w:rsidR="00C836A4">
        <w:rPr>
          <w:lang w:val="en-IN"/>
        </w:rPr>
        <w:t>,</w:t>
      </w:r>
      <w:r w:rsidRPr="000D3C30">
        <w:rPr>
          <w:lang w:val="en-IN"/>
        </w:rPr>
        <w:t>500 Reward Points per month)</w:t>
      </w:r>
    </w:p>
    <w:p w:rsidRPr="000D3C30" w:rsidR="00A60845" w:rsidP="00A60845" w:rsidRDefault="00A60845" w14:paraId="657DADBE" w14:textId="162B3BAD">
      <w:pPr>
        <w:pStyle w:val="ListParagraph"/>
        <w:numPr>
          <w:ilvl w:val="0"/>
          <w:numId w:val="38"/>
        </w:numPr>
        <w:rPr>
          <w:lang w:val="en-IN" w:eastAsia="en-IN"/>
        </w:rPr>
      </w:pPr>
      <w:r w:rsidRPr="000D3C30">
        <w:rPr>
          <w:lang w:val="en-IN" w:eastAsia="en-IN"/>
        </w:rPr>
        <w:t xml:space="preserve">1 Reward </w:t>
      </w:r>
      <w:r w:rsidRPr="000D3C30" w:rsidR="00C036D3">
        <w:rPr>
          <w:lang w:val="en-IN" w:eastAsia="en-IN"/>
        </w:rPr>
        <w:t xml:space="preserve">Point </w:t>
      </w:r>
      <w:r w:rsidRPr="000D3C30">
        <w:rPr>
          <w:lang w:val="en-IN" w:eastAsia="en-IN"/>
        </w:rPr>
        <w:t xml:space="preserve">per </w:t>
      </w:r>
      <w:r w:rsidRPr="000D3C30" w:rsidR="0043337B">
        <w:rPr>
          <w:lang w:val="en-IN" w:eastAsia="en-IN"/>
        </w:rPr>
        <w:t xml:space="preserve">Rs. </w:t>
      </w:r>
      <w:r w:rsidRPr="000D3C30">
        <w:rPr>
          <w:lang w:val="en-IN" w:eastAsia="en-IN"/>
        </w:rPr>
        <w:t>100 spent on other retail purchases (</w:t>
      </w:r>
      <w:r w:rsidRPr="000D3C30" w:rsidR="000D3C30">
        <w:rPr>
          <w:lang w:val="en-IN" w:eastAsia="en-IN"/>
        </w:rPr>
        <w:t xml:space="preserve">except </w:t>
      </w:r>
      <w:r w:rsidRPr="000D3C30" w:rsidR="00C036D3">
        <w:rPr>
          <w:lang w:val="en-IN" w:eastAsia="en-IN"/>
        </w:rPr>
        <w:t xml:space="preserve">mobile </w:t>
      </w:r>
      <w:r w:rsidRPr="000D3C30">
        <w:rPr>
          <w:lang w:val="en-IN" w:eastAsia="en-IN"/>
        </w:rPr>
        <w:t xml:space="preserve">wallet upload &amp; </w:t>
      </w:r>
      <w:r w:rsidRPr="000D3C30" w:rsidR="00C036D3">
        <w:rPr>
          <w:lang w:val="en-IN" w:eastAsia="en-IN"/>
        </w:rPr>
        <w:t>non</w:t>
      </w:r>
      <w:r w:rsidRPr="000D3C30" w:rsidR="000D3C30">
        <w:rPr>
          <w:lang w:val="en-IN" w:eastAsia="en-IN"/>
        </w:rPr>
        <w:t>-</w:t>
      </w:r>
      <w:r w:rsidRPr="000D3C30">
        <w:rPr>
          <w:lang w:val="en-IN" w:eastAsia="en-IN"/>
        </w:rPr>
        <w:t>BPCL fuel spends).</w:t>
      </w:r>
    </w:p>
    <w:p w:rsidRPr="000D3C30" w:rsidR="00A60845" w:rsidP="00A60845" w:rsidRDefault="00A60845" w14:paraId="217F3096" w14:textId="698CCF2B">
      <w:pPr>
        <w:pStyle w:val="ListParagraph"/>
        <w:numPr>
          <w:ilvl w:val="0"/>
          <w:numId w:val="38"/>
        </w:numPr>
        <w:rPr>
          <w:lang w:val="en-IN" w:eastAsia="en-IN"/>
        </w:rPr>
      </w:pPr>
      <w:r w:rsidRPr="000D3C30">
        <w:rPr>
          <w:lang w:val="en-IN" w:eastAsia="en-IN"/>
        </w:rPr>
        <w:t xml:space="preserve">25 Reward Points on every Rs. 100 spent on Bharat Gas (Website and </w:t>
      </w:r>
      <w:r w:rsidRPr="000D3C30" w:rsidR="00C036D3">
        <w:rPr>
          <w:lang w:val="en-IN" w:eastAsia="en-IN"/>
        </w:rPr>
        <w:t xml:space="preserve">App </w:t>
      </w:r>
      <w:r w:rsidRPr="000D3C30">
        <w:rPr>
          <w:lang w:val="en-IN" w:eastAsia="en-IN"/>
        </w:rPr>
        <w:t>only)</w:t>
      </w:r>
      <w:r w:rsidRPr="000D3C30" w:rsidR="000D3C30">
        <w:rPr>
          <w:lang w:val="en-IN" w:eastAsia="en-IN"/>
        </w:rPr>
        <w:t>. C</w:t>
      </w:r>
      <w:r w:rsidRPr="000D3C30">
        <w:rPr>
          <w:lang w:val="en-IN" w:eastAsia="en-IN"/>
        </w:rPr>
        <w:t>apped at 500 Reward Points per billing cycle</w:t>
      </w:r>
      <w:ins w:author="Upadhyay , Shubham (SBICard)" w:date="2026-01-20T14:07:00Z" w16du:dateUtc="2026-01-20T08:37:00Z" w:id="14">
        <w:r w:rsidR="00C036D3">
          <w:rPr>
            <w:lang w:val="en-IN" w:eastAsia="en-IN"/>
          </w:rPr>
          <w:t>.</w:t>
        </w:r>
      </w:ins>
    </w:p>
    <w:p w:rsidRPr="000D3C30" w:rsidR="00A60845" w:rsidP="00A60845" w:rsidRDefault="00A60845" w14:paraId="655432EE" w14:textId="73F74A49">
      <w:pPr>
        <w:pStyle w:val="ListParagraph"/>
        <w:numPr>
          <w:ilvl w:val="0"/>
          <w:numId w:val="38"/>
        </w:numPr>
        <w:rPr>
          <w:lang w:val="en-IN" w:eastAsia="en-IN"/>
        </w:rPr>
      </w:pPr>
      <w:r w:rsidRPr="000D3C30">
        <w:rPr>
          <w:lang w:val="en-IN" w:eastAsia="en-IN"/>
        </w:rPr>
        <w:t>4 Reward Point</w:t>
      </w:r>
      <w:r w:rsidR="00690257">
        <w:rPr>
          <w:lang w:val="en-IN" w:eastAsia="en-IN"/>
        </w:rPr>
        <w:t>s</w:t>
      </w:r>
      <w:r w:rsidRPr="000D3C30">
        <w:rPr>
          <w:lang w:val="en-IN" w:eastAsia="en-IN"/>
        </w:rPr>
        <w:t xml:space="preserve"> = </w:t>
      </w:r>
      <w:r w:rsidR="00C836A4">
        <w:rPr>
          <w:lang w:val="en-IN" w:eastAsia="en-IN"/>
        </w:rPr>
        <w:t xml:space="preserve">Re. </w:t>
      </w:r>
      <w:r w:rsidRPr="000D3C30">
        <w:rPr>
          <w:lang w:val="en-IN" w:eastAsia="en-IN"/>
        </w:rPr>
        <w:t>1</w:t>
      </w:r>
    </w:p>
    <w:p w:rsidRPr="006657A1" w:rsidR="006657A1" w:rsidP="3C8C86E8" w:rsidRDefault="006657A1" w14:paraId="20F6C685" w14:textId="533898CE">
      <w:pPr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6657A1">
        <w:rPr>
          <w:b w:val="1"/>
          <w:bCs w:val="1"/>
          <w:lang w:val="en-IN"/>
        </w:rPr>
        <w:t>Milestone Benefits</w:t>
      </w:r>
      <w:r w:rsidRPr="3C8C86E8" w:rsidR="0CB991DD">
        <w:rPr>
          <w:b w:val="1"/>
          <w:bCs w:val="1"/>
          <w:lang w:val="en-IN"/>
        </w:rPr>
        <w:t xml:space="preserve"> </w:t>
      </w:r>
    </w:p>
    <w:p w:rsidRPr="000D3C30" w:rsidR="000D3C30" w:rsidP="000D3C30" w:rsidRDefault="00C036D3" w14:paraId="5152484B" w14:textId="35F431E9">
      <w:pPr>
        <w:pStyle w:val="ListParagraph"/>
        <w:numPr>
          <w:ilvl w:val="0"/>
          <w:numId w:val="40"/>
        </w:numPr>
      </w:pPr>
      <w:r>
        <w:rPr>
          <w:lang w:eastAsia="en-IN"/>
        </w:rPr>
        <w:t>E</w:t>
      </w:r>
      <w:r w:rsidR="000D3C30">
        <w:rPr>
          <w:lang w:eastAsia="en-IN"/>
        </w:rPr>
        <w:t>-</w:t>
      </w:r>
      <w:r w:rsidRPr="000D3C30" w:rsidR="000D3C30">
        <w:rPr>
          <w:lang w:eastAsia="en-IN"/>
        </w:rPr>
        <w:t>Gift Vouchers worth Rs</w:t>
      </w:r>
      <w:r w:rsidR="000D3C30">
        <w:rPr>
          <w:lang w:eastAsia="en-IN"/>
        </w:rPr>
        <w:t>.</w:t>
      </w:r>
      <w:r w:rsidRPr="000D3C30" w:rsidR="000D3C30">
        <w:rPr>
          <w:lang w:eastAsia="en-IN"/>
        </w:rPr>
        <w:t xml:space="preserve"> 2,000 from Aditya Birla Fashion or Yatra or Bata</w:t>
      </w:r>
      <w:ins w:author="Upadhyay , Shubham (SBICard)" w:date="2026-01-20T14:07:00Z" w16du:dateUtc="2026-01-20T08:37:00Z" w:id="15">
        <w:r>
          <w:rPr>
            <w:lang w:eastAsia="en-IN"/>
          </w:rPr>
          <w:t xml:space="preserve"> </w:t>
        </w:r>
      </w:ins>
      <w:r w:rsidRPr="000D3C30" w:rsidR="000D3C30">
        <w:rPr>
          <w:lang w:eastAsia="en-IN"/>
        </w:rPr>
        <w:t>/</w:t>
      </w:r>
      <w:r w:rsidR="00A8208C">
        <w:rPr>
          <w:lang w:eastAsia="en-IN"/>
        </w:rPr>
        <w:t xml:space="preserve"> </w:t>
      </w:r>
      <w:r w:rsidRPr="000D3C30" w:rsidR="000D3C30">
        <w:rPr>
          <w:lang w:eastAsia="en-IN"/>
        </w:rPr>
        <w:t xml:space="preserve">Hush Puppies on annual spends of </w:t>
      </w:r>
      <w:r w:rsidR="000D3C30">
        <w:rPr>
          <w:lang w:eastAsia="en-IN"/>
        </w:rPr>
        <w:t>Rs.</w:t>
      </w:r>
      <w:r w:rsidRPr="000D3C30" w:rsidR="000D3C30">
        <w:rPr>
          <w:lang w:eastAsia="en-IN"/>
        </w:rPr>
        <w:t xml:space="preserve"> 3 </w:t>
      </w:r>
      <w:r w:rsidRPr="000D3C30">
        <w:rPr>
          <w:lang w:eastAsia="en-IN"/>
        </w:rPr>
        <w:t>lakh</w:t>
      </w:r>
      <w:r>
        <w:rPr>
          <w:lang w:eastAsia="en-IN"/>
        </w:rPr>
        <w:t>s</w:t>
      </w:r>
      <w:r w:rsidRPr="000D3C30" w:rsidR="000D3C30">
        <w:rPr>
          <w:lang w:eastAsia="en-IN"/>
        </w:rPr>
        <w:t>.</w:t>
      </w:r>
    </w:p>
    <w:p w:rsidRPr="000D3C30" w:rsidR="000D3C30" w:rsidP="000D3C30" w:rsidRDefault="00A8208C" w14:paraId="7867A03F" w14:textId="1237D12F">
      <w:pPr>
        <w:pStyle w:val="ListParagraph"/>
        <w:numPr>
          <w:ilvl w:val="0"/>
          <w:numId w:val="40"/>
        </w:numPr>
        <w:rPr>
          <w:lang w:val="en-IN" w:eastAsia="en-IN"/>
        </w:rPr>
      </w:pPr>
      <w:r>
        <w:rPr>
          <w:lang w:val="en-IN" w:eastAsia="en-IN"/>
        </w:rPr>
        <w:lastRenderedPageBreak/>
        <w:t xml:space="preserve">Aditya Birla Fashion </w:t>
      </w:r>
      <w:r w:rsidR="000D3C30">
        <w:rPr>
          <w:lang w:val="en-IN" w:eastAsia="en-IN"/>
        </w:rPr>
        <w:t>V</w:t>
      </w:r>
      <w:r w:rsidRPr="000D3C30" w:rsidR="000D3C30">
        <w:rPr>
          <w:lang w:val="en-IN" w:eastAsia="en-IN"/>
        </w:rPr>
        <w:t xml:space="preserve">oucher </w:t>
      </w:r>
      <w:r w:rsidR="00335505">
        <w:rPr>
          <w:lang w:val="en-IN" w:eastAsia="en-IN"/>
        </w:rPr>
        <w:t xml:space="preserve">can be </w:t>
      </w:r>
      <w:r w:rsidRPr="000D3C30" w:rsidR="000D3C30">
        <w:rPr>
          <w:lang w:val="en-IN" w:eastAsia="en-IN"/>
        </w:rPr>
        <w:t>redee</w:t>
      </w:r>
      <w:r w:rsidR="00335505">
        <w:rPr>
          <w:lang w:val="en-IN" w:eastAsia="en-IN"/>
        </w:rPr>
        <w:t>med</w:t>
      </w:r>
      <w:r w:rsidRPr="000D3C30" w:rsidR="000D3C30">
        <w:rPr>
          <w:lang w:val="en-IN" w:eastAsia="en-IN"/>
        </w:rPr>
        <w:t xml:space="preserve"> at</w:t>
      </w:r>
      <w:r w:rsidR="00335505">
        <w:rPr>
          <w:lang w:val="en-IN" w:eastAsia="en-IN"/>
        </w:rPr>
        <w:t xml:space="preserve"> the following brand stores</w:t>
      </w:r>
      <w:r w:rsidRPr="000D3C30" w:rsidR="000D3C30">
        <w:rPr>
          <w:lang w:val="en-IN" w:eastAsia="en-IN"/>
        </w:rPr>
        <w:t xml:space="preserve"> - Louis Philippe, Van Heusen, Allen Solly, Peter England, Planet Fashion, </w:t>
      </w:r>
      <w:r w:rsidR="000D3C30">
        <w:rPr>
          <w:lang w:val="en-IN" w:eastAsia="en-IN"/>
        </w:rPr>
        <w:t xml:space="preserve">and </w:t>
      </w:r>
      <w:r w:rsidRPr="000D3C30" w:rsidR="000D3C30">
        <w:rPr>
          <w:lang w:val="en-IN" w:eastAsia="en-IN"/>
        </w:rPr>
        <w:t>Simon Carter</w:t>
      </w:r>
    </w:p>
    <w:p w:rsidRPr="000D3C30" w:rsidR="000D3C30" w:rsidP="3C8C86E8" w:rsidRDefault="000D3C30" w14:paraId="69607A05" w14:textId="29941C44">
      <w:pPr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0D3C30">
        <w:rPr>
          <w:b w:val="1"/>
          <w:bCs w:val="1"/>
          <w:lang w:val="en-IN" w:eastAsia="en-IN"/>
        </w:rPr>
        <w:t>Lounge Benefit</w:t>
      </w:r>
      <w:ins w:author="Upadhyay , Shubham (SBICard)" w:date="2026-01-20T14:07:00Z" w16du:dateUtc="2026-01-20T08:37:00Z" w:id="1602849562">
        <w:r w:rsidRPr="3C8C86E8" w:rsidR="00C036D3">
          <w:rPr>
            <w:b w:val="1"/>
            <w:bCs w:val="1"/>
            <w:lang w:val="en-IN" w:eastAsia="en-IN"/>
          </w:rPr>
          <w:t xml:space="preserve"> </w:t>
        </w:r>
      </w:ins>
    </w:p>
    <w:p w:rsidRPr="000D3C30" w:rsidR="000D3C30" w:rsidP="000D3C30" w:rsidRDefault="000D3C30" w14:paraId="35360A87" w14:textId="7032E254">
      <w:pPr>
        <w:pStyle w:val="ListParagraph"/>
        <w:numPr>
          <w:ilvl w:val="0"/>
          <w:numId w:val="43"/>
        </w:numPr>
      </w:pPr>
      <w:r w:rsidRPr="000D3C30">
        <w:rPr>
          <w:lang w:val="en-IN" w:eastAsia="en-IN"/>
        </w:rPr>
        <w:t xml:space="preserve">4 complimentary </w:t>
      </w:r>
      <w:r w:rsidR="00C036D3">
        <w:rPr>
          <w:lang w:val="en-IN" w:eastAsia="en-IN"/>
        </w:rPr>
        <w:t xml:space="preserve">Domestic Visa Lounge </w:t>
      </w:r>
      <w:r w:rsidRPr="000D3C30">
        <w:rPr>
          <w:lang w:val="en-IN" w:eastAsia="en-IN"/>
        </w:rPr>
        <w:t>visits per calendar year (</w:t>
      </w:r>
      <w:r>
        <w:rPr>
          <w:lang w:val="en-IN" w:eastAsia="en-IN"/>
        </w:rPr>
        <w:t>m</w:t>
      </w:r>
      <w:r w:rsidRPr="000D3C30">
        <w:rPr>
          <w:lang w:val="en-IN" w:eastAsia="en-IN"/>
        </w:rPr>
        <w:t xml:space="preserve">ax. 1 </w:t>
      </w:r>
      <w:del w:author="Upadhyay , Shubham (SBICard)" w:date="2026-01-20T14:07:00Z" w16du:dateUtc="2026-01-20T08:37:00Z" w:id="17">
        <w:r w:rsidRPr="000D3C30" w:rsidDel="00C036D3">
          <w:rPr>
            <w:lang w:val="en-IN" w:eastAsia="en-IN"/>
          </w:rPr>
          <w:delText xml:space="preserve">visit </w:delText>
        </w:r>
      </w:del>
      <w:r w:rsidRPr="000D3C30">
        <w:rPr>
          <w:lang w:val="en-IN" w:eastAsia="en-IN"/>
        </w:rPr>
        <w:t>per quarter)</w:t>
      </w:r>
    </w:p>
    <w:p w:rsidRPr="000D3C30" w:rsidR="000D3C30" w:rsidP="000D3C30" w:rsidRDefault="000D3C30" w14:paraId="4E273870" w14:textId="2A23E305">
      <w:pPr>
        <w:pStyle w:val="ListParagraph"/>
        <w:numPr>
          <w:ilvl w:val="0"/>
          <w:numId w:val="43"/>
        </w:numPr>
      </w:pPr>
      <w:r w:rsidRPr="000D3C30">
        <w:t>For list of lounges,</w:t>
      </w:r>
      <w:r>
        <w:t xml:space="preserve"> click </w:t>
      </w:r>
      <w:hyperlink w:tgtFrame="_blank" w:history="1" r:id="rId13">
        <w:r w:rsidRPr="000D3C30">
          <w:rPr>
            <w:rStyle w:val="Hyperlink"/>
          </w:rPr>
          <w:t>Visa</w:t>
        </w:r>
      </w:hyperlink>
      <w:r w:rsidRPr="000D3C30">
        <w:t>/</w:t>
      </w:r>
      <w:hyperlink w:tgtFrame="_blank" w:history="1" r:id="rId14">
        <w:r w:rsidRPr="000D3C30">
          <w:rPr>
            <w:rStyle w:val="Hyperlink"/>
          </w:rPr>
          <w:t>Rupay</w:t>
        </w:r>
      </w:hyperlink>
    </w:p>
    <w:p w:rsidRPr="000D3C30" w:rsidR="000D3C30" w:rsidP="000D3C30" w:rsidRDefault="000D3C30" w14:paraId="3887958B" w14:textId="77777777">
      <w:pPr>
        <w:ind w:left="360"/>
        <w:rPr>
          <w:b/>
          <w:bCs/>
          <w:lang w:val="en-IN" w:eastAsia="en-IN"/>
        </w:rPr>
      </w:pPr>
    </w:p>
    <w:p w:rsidRPr="009164D7" w:rsidR="000D3C30" w:rsidP="3C8C86E8" w:rsidRDefault="000D3C30" w14:paraId="75EF387C" w14:textId="161807C7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3C8C86E8" w:rsidR="000D3C30">
        <w:rPr>
          <w:b w:val="1"/>
          <w:bCs w:val="1"/>
          <w:lang w:val="en-IN"/>
        </w:rPr>
        <w:t>Fuel Surcharge Waiver</w:t>
      </w:r>
      <w:r w:rsidRPr="3C8C86E8" w:rsidR="6D7C48DC">
        <w:rPr>
          <w:b w:val="1"/>
          <w:bCs w:val="1"/>
          <w:lang w:val="en-IN"/>
        </w:rPr>
        <w:t xml:space="preserve"> </w:t>
      </w:r>
    </w:p>
    <w:p w:rsidRPr="00F23D00" w:rsidR="000D3C30" w:rsidP="000D3C30" w:rsidRDefault="000D3C30" w14:paraId="7556DEC9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Enjoy a 1% fuel surcharge waiver </w:t>
      </w:r>
      <w:r w:rsidRPr="000D3C30">
        <w:t>across all BPCL petrol pumps in India, on transactions up to Rs. 4,000</w:t>
      </w:r>
    </w:p>
    <w:p w:rsidRPr="000D3C30" w:rsidR="000D3C30" w:rsidP="000D3C30" w:rsidRDefault="000D3C30" w14:paraId="20ADBB09" w14:textId="48F003A5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100</w:t>
      </w:r>
      <w:r w:rsidRPr="00F23D00">
        <w:rPr>
          <w:lang w:val="en-IN"/>
        </w:rPr>
        <w:t xml:space="preserve"> per statement cycle, per credit card account</w:t>
      </w:r>
      <w:r>
        <w:rPr>
          <w:lang w:val="en-IN"/>
        </w:rPr>
        <w:t xml:space="preserve">, </w:t>
      </w:r>
      <w:r w:rsidRPr="000D3C30">
        <w:t>which is equivalent to an annual savings of Rs.</w:t>
      </w:r>
      <w:r>
        <w:t xml:space="preserve"> </w:t>
      </w:r>
      <w:r w:rsidRPr="000D3C30">
        <w:t>1</w:t>
      </w:r>
      <w:r w:rsidR="007A6765">
        <w:t>,</w:t>
      </w:r>
      <w:r w:rsidRPr="000D3C30">
        <w:t>200</w:t>
      </w:r>
      <w:r>
        <w:t>.</w:t>
      </w:r>
    </w:p>
    <w:p w:rsidRPr="000D3C30" w:rsidR="000D3C30" w:rsidP="3C8C86E8" w:rsidRDefault="000D3C30" w14:paraId="2BAFAE39" w14:textId="311D6BE0">
      <w:pPr>
        <w:rPr>
          <w:sz w:val="12"/>
          <w:szCs w:val="12"/>
        </w:rPr>
      </w:pPr>
      <w:r w:rsidRPr="3C8C86E8" w:rsidR="000D3C30">
        <w:rPr>
          <w:b w:val="1"/>
          <w:bCs w:val="1"/>
          <w:lang w:val="en-IN"/>
        </w:rPr>
        <w:t>Other Benefits</w:t>
      </w:r>
      <w:r w:rsidR="0042116B">
        <w:rPr/>
        <w:t xml:space="preserve"> </w:t>
      </w:r>
    </w:p>
    <w:p w:rsidRPr="000D3C30" w:rsidR="000D3C30" w:rsidP="000D3C30" w:rsidRDefault="007A6765" w14:paraId="0DBB8233" w14:textId="66C2126D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 xml:space="preserve">Complimentary </w:t>
      </w:r>
      <w:r w:rsidRPr="000D3C30" w:rsidR="00C036D3">
        <w:rPr>
          <w:lang w:val="en-IN"/>
        </w:rPr>
        <w:t xml:space="preserve">fraud liability </w:t>
      </w:r>
      <w:r w:rsidRPr="000D3C30" w:rsidR="000D3C30">
        <w:rPr>
          <w:lang w:val="en-IN"/>
        </w:rPr>
        <w:t xml:space="preserve">cover of 1 </w:t>
      </w:r>
      <w:r w:rsidRPr="000D3C30" w:rsidR="00C036D3">
        <w:rPr>
          <w:lang w:val="en-IN"/>
        </w:rPr>
        <w:t>lakh</w:t>
      </w:r>
      <w:ins w:author="Upadhyay , Shubham (SBICard)" w:date="2026-01-20T14:11:00Z" w16du:dateUtc="2026-01-20T08:41:00Z" w:id="18">
        <w:r w:rsidR="00C036D3">
          <w:rPr>
            <w:lang w:val="en-IN"/>
          </w:rPr>
          <w:t>.</w:t>
        </w:r>
      </w:ins>
    </w:p>
    <w:p w:rsidRPr="000D3C30" w:rsidR="000D3C30" w:rsidP="000D3C30" w:rsidRDefault="000D3C30" w14:paraId="6D7E888F" w14:textId="439EFD42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 xml:space="preserve">Spend Based </w:t>
      </w:r>
      <w:r w:rsidRPr="000D3C30" w:rsidR="00C036D3">
        <w:rPr>
          <w:lang w:val="en-IN"/>
        </w:rPr>
        <w:t xml:space="preserve">Fee Reversal </w:t>
      </w:r>
      <w:r w:rsidRPr="000D3C30">
        <w:rPr>
          <w:lang w:val="en-IN"/>
        </w:rPr>
        <w:t>benefit on annual spends of 2 lakhs.</w:t>
      </w:r>
    </w:p>
    <w:p w:rsidRPr="000D3C30" w:rsidR="000D3C30" w:rsidP="000D3C30" w:rsidRDefault="000D3C30" w14:paraId="2A49D255" w14:textId="77777777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>Instant Redemption of Reward Points at select BPCL petrol pumps.</w:t>
      </w:r>
    </w:p>
    <w:p w:rsidRPr="000D3C30" w:rsidR="000D3C30" w:rsidP="000D3C30" w:rsidRDefault="000D3C30" w14:paraId="6D16CE6F" w14:textId="04362FEF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 xml:space="preserve">Redeem Rewards Points at </w:t>
      </w:r>
      <w:del w:author="Upadhyay , Shubham (SBICard)" w:date="2026-01-20T14:11:00Z" w16du:dateUtc="2026-01-20T08:41:00Z" w:id="19">
        <w:r w:rsidRPr="000D3C30" w:rsidDel="00C036D3">
          <w:rPr>
            <w:lang w:val="en-IN"/>
          </w:rPr>
          <w:delText xml:space="preserve">Shop </w:delText>
        </w:r>
      </w:del>
      <w:ins w:author="Upadhyay , Shubham (SBICard)" w:date="2026-01-20T14:11:00Z" w16du:dateUtc="2026-01-20T08:41:00Z" w:id="20">
        <w:r w:rsidRPr="000D3C30" w:rsidR="00C036D3">
          <w:rPr>
            <w:lang w:val="en-IN"/>
          </w:rPr>
          <w:t>Shop</w:t>
        </w:r>
        <w:r w:rsidR="00C036D3">
          <w:rPr>
            <w:lang w:val="en-IN"/>
          </w:rPr>
          <w:t>-</w:t>
        </w:r>
      </w:ins>
      <w:del w:author="Upadhyay , Shubham (SBICard)" w:date="2026-01-20T14:11:00Z" w16du:dateUtc="2026-01-20T08:41:00Z" w:id="21">
        <w:r w:rsidDel="00C036D3" w:rsidR="00690257">
          <w:rPr>
            <w:lang w:val="en-IN"/>
          </w:rPr>
          <w:delText>n</w:delText>
        </w:r>
        <w:r w:rsidRPr="000D3C30" w:rsidDel="00C036D3">
          <w:rPr>
            <w:lang w:val="en-IN"/>
          </w:rPr>
          <w:delText xml:space="preserve"> </w:delText>
        </w:r>
      </w:del>
      <w:ins w:author="Upadhyay , Shubham (SBICard)" w:date="2026-01-20T14:11:00Z" w16du:dateUtc="2026-01-20T08:41:00Z" w:id="22">
        <w:r w:rsidR="00C036D3">
          <w:rPr>
            <w:lang w:val="en-IN"/>
          </w:rPr>
          <w:t>n-</w:t>
        </w:r>
      </w:ins>
      <w:r w:rsidRPr="000D3C30">
        <w:rPr>
          <w:lang w:val="en-IN"/>
        </w:rPr>
        <w:t>Smile Rewards Catalogue.</w:t>
      </w:r>
    </w:p>
    <w:p w:rsidRPr="000D3C30" w:rsidR="000D3C30" w:rsidP="000D3C30" w:rsidRDefault="000D3C30" w14:paraId="0F05F14A" w14:textId="239DF92A">
      <w:pPr>
        <w:pStyle w:val="ListParagraph"/>
        <w:numPr>
          <w:ilvl w:val="0"/>
          <w:numId w:val="46"/>
        </w:numPr>
      </w:pPr>
      <w:r w:rsidRPr="000D3C30">
        <w:t>Retail </w:t>
      </w:r>
      <w:hyperlink w:tgtFrame="_blank" w:history="1" r:id="rId17">
        <w:r w:rsidRPr="000D3C30">
          <w:rPr>
            <w:rStyle w:val="Hyperlink"/>
          </w:rPr>
          <w:t>outlet list</w:t>
        </w:r>
      </w:hyperlink>
      <w:r>
        <w:t xml:space="preserve"> </w:t>
      </w:r>
      <w:r w:rsidRPr="000D3C30">
        <w:t>for POS redemption</w:t>
      </w:r>
    </w:p>
    <w:p w:rsidRPr="000D3C30" w:rsidR="000D3C30" w:rsidP="000D3C30" w:rsidRDefault="000D3C30" w14:paraId="75D68316" w14:textId="70F302A1">
      <w:pPr>
        <w:pStyle w:val="ListParagraph"/>
        <w:numPr>
          <w:ilvl w:val="0"/>
          <w:numId w:val="46"/>
        </w:numPr>
      </w:pPr>
      <w:hyperlink w:tgtFrame="_blank" w:history="1" r:id="rId18">
        <w:r w:rsidRPr="000D3C30">
          <w:rPr>
            <w:rStyle w:val="Hyperlink"/>
          </w:rPr>
          <w:t>Steps to redeem BPCL Fuel e-voucher at BPCL Retail Outlet</w:t>
        </w:r>
      </w:hyperlink>
    </w:p>
    <w:p w:rsidR="00DC2CA4" w:rsidP="00DC2CA4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9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0D3C30" w:rsidR="000D3C30" w:rsidP="000D3C30" w:rsidRDefault="000D3C30" w14:paraId="643444BD" w14:textId="77777777">
      <w:pPr>
        <w:rPr>
          <w:b/>
          <w:bCs/>
          <w:lang w:val="en-IN"/>
        </w:rPr>
      </w:pPr>
      <w:r w:rsidRPr="000D3C30">
        <w:rPr>
          <w:b/>
          <w:bCs/>
          <w:lang w:val="en-IN"/>
        </w:rPr>
        <w:t>Reward Benefits</w:t>
      </w:r>
    </w:p>
    <w:p w:rsidRPr="000D3C30" w:rsidR="000D3C30" w:rsidRDefault="000D3C30" w14:paraId="443DEC43" w14:textId="1E711084">
      <w:pPr>
        <w:pStyle w:val="ListParagraph"/>
        <w:numPr>
          <w:ilvl w:val="0"/>
          <w:numId w:val="38"/>
        </w:numPr>
        <w:spacing w:after="0"/>
        <w:rPr>
          <w:lang w:val="en-IN"/>
        </w:rPr>
        <w:pPrChange w:author="Namita Salgiya" w:date="2026-01-19T19:23:00Z" w16du:dateUtc="2026-01-19T13:53:00Z" w:id="23">
          <w:pPr>
            <w:pStyle w:val="ListParagraph"/>
            <w:numPr>
              <w:numId w:val="38"/>
            </w:numPr>
            <w:ind w:hanging="360"/>
          </w:pPr>
        </w:pPrChange>
      </w:pPr>
      <w:r w:rsidRPr="000D3C30">
        <w:rPr>
          <w:lang w:val="en-IN"/>
        </w:rPr>
        <w:t>25</w:t>
      </w:r>
      <w:ins w:author="Namita Salgiya" w:date="2026-01-19T19:23:00Z" w16du:dateUtc="2026-01-19T13:53:00Z" w:id="24">
        <w:r w:rsidR="00457A16">
          <w:rPr>
            <w:lang w:val="en-IN"/>
          </w:rPr>
          <w:t>X</w:t>
        </w:r>
      </w:ins>
      <w:r w:rsidRPr="000D3C30">
        <w:rPr>
          <w:lang w:val="en-IN"/>
        </w:rPr>
        <w:t xml:space="preserve"> Reward Points on </w:t>
      </w:r>
      <w:del w:author="Namita Salgiya" w:date="2026-01-19T19:21:00Z" w16du:dateUtc="2026-01-19T13:51:00Z" w:id="25">
        <w:r w:rsidRPr="000D3C30" w:rsidDel="00457A16">
          <w:rPr>
            <w:lang w:val="en-IN"/>
          </w:rPr>
          <w:delText>every Rs. 100 spent at</w:delText>
        </w:r>
      </w:del>
      <w:r w:rsidRPr="000D3C30">
        <w:rPr>
          <w:lang w:val="en-IN"/>
        </w:rPr>
        <w:t xml:space="preserve"> BPCL Fuel, Lubricants &amp; Bharat Gas </w:t>
      </w:r>
      <w:ins w:author="Namita Salgiya" w:date="2026-01-19T19:21:00Z" w16du:dateUtc="2026-01-19T13:51:00Z" w:id="26">
        <w:r w:rsidR="00457A16">
          <w:rPr>
            <w:lang w:val="en-IN"/>
          </w:rPr>
          <w:t xml:space="preserve">purchases </w:t>
        </w:r>
      </w:ins>
      <w:del w:author="Namita Salgiya" w:date="2026-01-19T19:21:00Z" w16du:dateUtc="2026-01-19T13:51:00Z" w:id="27">
        <w:r w:rsidRPr="000D3C30" w:rsidDel="00457A16">
          <w:rPr>
            <w:lang w:val="en-IN"/>
          </w:rPr>
          <w:delText>(Website and app only)</w:delText>
        </w:r>
      </w:del>
    </w:p>
    <w:p w:rsidRPr="00457A16" w:rsidR="00457A16" w:rsidP="00457A16" w:rsidRDefault="000D3C30" w14:paraId="7738E274" w14:textId="22E0F8D6">
      <w:pPr>
        <w:pStyle w:val="ListParagraph"/>
        <w:numPr>
          <w:ilvl w:val="0"/>
          <w:numId w:val="38"/>
        </w:numPr>
        <w:rPr>
          <w:ins w:author="Namita Salgiya" w:date="2026-01-19T19:25:00Z" w16du:dateUtc="2026-01-19T13:55:00Z" w:id="28"/>
          <w:rPrChange w:author="Namita Salgiya" w:date="2026-01-19T19:25:00Z" w16du:dateUtc="2026-01-19T13:55:00Z" w:id="29">
            <w:rPr>
              <w:ins w:author="Namita Salgiya" w:date="2026-01-19T19:25:00Z" w16du:dateUtc="2026-01-19T13:55:00Z" w:id="30"/>
              <w:lang w:val="en-IN"/>
            </w:rPr>
          </w:rPrChange>
        </w:rPr>
      </w:pPr>
      <w:r w:rsidRPr="00457A16">
        <w:rPr>
          <w:lang w:val="en-IN"/>
        </w:rPr>
        <w:t>10</w:t>
      </w:r>
      <w:ins w:author="Namita Salgiya" w:date="2026-01-19T19:23:00Z" w16du:dateUtc="2026-01-19T13:53:00Z" w:id="31">
        <w:r w:rsidR="00457A16">
          <w:rPr>
            <w:lang w:val="en-IN"/>
          </w:rPr>
          <w:t>X</w:t>
        </w:r>
      </w:ins>
      <w:r w:rsidRPr="00457A16">
        <w:rPr>
          <w:lang w:val="en-IN"/>
        </w:rPr>
        <w:t xml:space="preserve"> Reward Points on </w:t>
      </w:r>
      <w:del w:author="Namita Salgiya" w:date="2026-01-19T19:23:00Z" w16du:dateUtc="2026-01-19T13:53:00Z" w:id="32">
        <w:r w:rsidRPr="00457A16" w:rsidDel="00457A16">
          <w:rPr>
            <w:lang w:val="en-IN"/>
          </w:rPr>
          <w:delText xml:space="preserve">every Rs. 100 spent at </w:delText>
        </w:r>
      </w:del>
      <w:r w:rsidRPr="00457A16">
        <w:rPr>
          <w:lang w:val="en-IN"/>
        </w:rPr>
        <w:t>Dining, Departmental Stores, Grocery &amp; Movies</w:t>
      </w:r>
    </w:p>
    <w:p w:rsidRPr="00457A16" w:rsidR="00457A16" w:rsidP="00457A16" w:rsidRDefault="00457A16" w14:paraId="09013CB2" w14:textId="0B1C096C">
      <w:pPr>
        <w:pStyle w:val="ListParagraph"/>
        <w:numPr>
          <w:ilvl w:val="0"/>
          <w:numId w:val="38"/>
        </w:numPr>
        <w:rPr>
          <w:ins w:author="Namita Salgiya" w:date="2026-01-19T19:25:00Z" w16du:dateUtc="2026-01-19T13:55:00Z" w:id="33"/>
          <w:lang w:val="en-IN" w:eastAsia="en-IN"/>
        </w:rPr>
      </w:pPr>
      <w:ins w:author="Namita Salgiya" w:date="2026-01-19T19:25:00Z" w16du:dateUtc="2026-01-19T13:55:00Z" w:id="34">
        <w:r w:rsidRPr="00457A16">
          <w:rPr>
            <w:lang w:val="en-IN" w:eastAsia="en-IN"/>
          </w:rPr>
          <w:t xml:space="preserve">1X Reward </w:t>
        </w:r>
        <w:r w:rsidRPr="00457A16" w:rsidR="0021228E">
          <w:rPr>
            <w:lang w:val="en-IN" w:eastAsia="en-IN"/>
          </w:rPr>
          <w:t xml:space="preserve">Point </w:t>
        </w:r>
        <w:r w:rsidRPr="00457A16">
          <w:rPr>
            <w:lang w:val="en-IN" w:eastAsia="en-IN"/>
          </w:rPr>
          <w:t xml:space="preserve">on other retail purchases </w:t>
        </w:r>
      </w:ins>
    </w:p>
    <w:p w:rsidRPr="000D3C30" w:rsidR="000D3C30" w:rsidDel="00457A16" w:rsidRDefault="000D3C30" w14:paraId="169DABDF" w14:textId="648C58D5">
      <w:pPr>
        <w:rPr>
          <w:del w:author="Namita Salgiya" w:date="2026-01-19T19:22:00Z" w16du:dateUtc="2026-01-19T13:52:00Z" w:id="35"/>
        </w:rPr>
        <w:pPrChange w:author="Namita Salgiya" w:date="2026-01-19T19:24:00Z" w16du:dateUtc="2026-01-19T13:54:00Z" w:id="36">
          <w:pPr>
            <w:pStyle w:val="ListParagraph"/>
            <w:numPr>
              <w:numId w:val="38"/>
            </w:numPr>
            <w:ind w:hanging="360"/>
          </w:pPr>
        </w:pPrChange>
      </w:pPr>
      <w:del w:author="Namita Salgiya" w:date="2026-01-19T19:23:00Z" w16du:dateUtc="2026-01-19T13:53:00Z" w:id="37">
        <w:r w:rsidRPr="00457A16" w:rsidDel="00457A16">
          <w:rPr>
            <w:lang w:val="en-IN"/>
          </w:rPr>
          <w:delText xml:space="preserve"> </w:delText>
        </w:r>
      </w:del>
      <w:del w:author="Namita Salgiya" w:date="2026-01-19T19:22:00Z" w16du:dateUtc="2026-01-19T13:52:00Z" w:id="38">
        <w:r w:rsidRPr="00457A16" w:rsidDel="00457A16">
          <w:rPr>
            <w:lang w:val="en-IN"/>
          </w:rPr>
          <w:delText>(Up to 7500 Reward Points per month)</w:delText>
        </w:r>
      </w:del>
    </w:p>
    <w:p w:rsidR="000D3C30" w:rsidDel="00457A16" w:rsidRDefault="000D3C30" w14:paraId="39D74235" w14:textId="2CD480A3">
      <w:pPr>
        <w:rPr>
          <w:del w:author="Namita Salgiya" w:date="2026-01-19T19:22:00Z" w16du:dateUtc="2026-01-19T13:52:00Z" w:id="39"/>
          <w:lang w:val="en-IN" w:eastAsia="en-IN"/>
        </w:rPr>
        <w:pPrChange w:author="Namita Salgiya" w:date="2026-01-19T19:24:00Z" w16du:dateUtc="2026-01-19T13:54:00Z" w:id="40">
          <w:pPr>
            <w:pStyle w:val="ListParagraph"/>
            <w:numPr>
              <w:numId w:val="38"/>
            </w:numPr>
            <w:ind w:hanging="360"/>
          </w:pPr>
        </w:pPrChange>
      </w:pPr>
      <w:del w:author="Namita Salgiya" w:date="2026-01-19T19:25:00Z" w16du:dateUtc="2026-01-19T13:55:00Z" w:id="41">
        <w:r w:rsidRPr="00457A16" w:rsidDel="00457A16">
          <w:rPr>
            <w:lang w:val="en-IN" w:eastAsia="en-IN"/>
          </w:rPr>
          <w:delText xml:space="preserve">1 Reward point </w:delText>
        </w:r>
      </w:del>
      <w:del w:author="Namita Salgiya" w:date="2026-01-19T19:23:00Z" w16du:dateUtc="2026-01-19T13:53:00Z" w:id="42">
        <w:r w:rsidRPr="00457A16" w:rsidDel="00457A16">
          <w:rPr>
            <w:lang w:val="en-IN" w:eastAsia="en-IN"/>
          </w:rPr>
          <w:delText xml:space="preserve">per Rs. 100 spent </w:delText>
        </w:r>
      </w:del>
      <w:del w:author="Namita Salgiya" w:date="2026-01-19T19:25:00Z" w16du:dateUtc="2026-01-19T13:55:00Z" w:id="43">
        <w:r w:rsidRPr="00457A16" w:rsidDel="00457A16">
          <w:rPr>
            <w:lang w:val="en-IN" w:eastAsia="en-IN"/>
          </w:rPr>
          <w:delText xml:space="preserve">on other retail purchases </w:delText>
        </w:r>
      </w:del>
      <w:del w:author="Namita Salgiya" w:date="2026-01-19T19:22:00Z" w16du:dateUtc="2026-01-19T13:52:00Z" w:id="44">
        <w:r w:rsidRPr="00457A16" w:rsidDel="00457A16">
          <w:rPr>
            <w:lang w:val="en-IN" w:eastAsia="en-IN"/>
          </w:rPr>
          <w:delText>(except Mobile wallet upload &amp; Non-BPCL fuel spends).</w:delText>
        </w:r>
      </w:del>
    </w:p>
    <w:p w:rsidRPr="00457A16" w:rsidR="000D3C30" w:rsidDel="00457A16" w:rsidP="00457A16" w:rsidRDefault="000D3C30" w14:paraId="1213CDF0" w14:textId="084E2F71">
      <w:pPr>
        <w:rPr>
          <w:del w:author="Namita Salgiya" w:date="2026-01-19T19:22:00Z" w16du:dateUtc="2026-01-19T13:52:00Z" w:id="45"/>
          <w:lang w:val="en-IN" w:eastAsia="en-IN"/>
        </w:rPr>
      </w:pPr>
      <w:del w:author="Namita Salgiya" w:date="2026-01-19T19:24:00Z" w16du:dateUtc="2026-01-19T13:54:00Z" w:id="46">
        <w:r w:rsidRPr="00457A16" w:rsidDel="00457A16">
          <w:rPr>
            <w:lang w:val="en-IN" w:eastAsia="en-IN"/>
          </w:rPr>
          <w:delText xml:space="preserve">25 Reward Points on every Rs. 100 spent on Bharat Gas </w:delText>
        </w:r>
      </w:del>
      <w:del w:author="Namita Salgiya" w:date="2026-01-19T19:22:00Z" w16du:dateUtc="2026-01-19T13:52:00Z" w:id="47">
        <w:r w:rsidRPr="00457A16" w:rsidDel="00457A16">
          <w:rPr>
            <w:lang w:val="en-IN" w:eastAsia="en-IN"/>
          </w:rPr>
          <w:delText>(Website and app only). Capped at 500 Reward Points per billing cycle</w:delText>
        </w:r>
      </w:del>
    </w:p>
    <w:p w:rsidRPr="00457A16" w:rsidR="000D3C30" w:rsidDel="00457A16" w:rsidP="00457A16" w:rsidRDefault="000D3C30" w14:paraId="1CD02C22" w14:textId="4C674E42">
      <w:pPr>
        <w:pStyle w:val="ListParagraph"/>
        <w:numPr>
          <w:ilvl w:val="0"/>
          <w:numId w:val="38"/>
        </w:numPr>
        <w:rPr>
          <w:del w:author="Namita Salgiya" w:date="2026-01-19T19:22:00Z" w16du:dateUtc="2026-01-19T13:52:00Z" w:id="48"/>
          <w:lang w:val="en-IN" w:eastAsia="en-IN"/>
        </w:rPr>
      </w:pPr>
      <w:del w:author="Namita Salgiya" w:date="2026-01-19T19:22:00Z" w16du:dateUtc="2026-01-19T13:52:00Z" w:id="49">
        <w:r w:rsidRPr="00457A16" w:rsidDel="00457A16">
          <w:rPr>
            <w:lang w:val="en-IN" w:eastAsia="en-IN"/>
          </w:rPr>
          <w:delText>4 Reward Point</w:delText>
        </w:r>
        <w:r w:rsidRPr="00457A16" w:rsidDel="00457A16" w:rsidR="00D460AA">
          <w:rPr>
            <w:lang w:val="en-IN" w:eastAsia="en-IN"/>
          </w:rPr>
          <w:delText>s</w:delText>
        </w:r>
        <w:r w:rsidRPr="00457A16" w:rsidDel="00457A16">
          <w:rPr>
            <w:lang w:val="en-IN" w:eastAsia="en-IN"/>
          </w:rPr>
          <w:delText xml:space="preserve"> =</w:delText>
        </w:r>
        <w:r w:rsidRPr="00457A16" w:rsidDel="00457A16" w:rsidR="00D460AA">
          <w:rPr>
            <w:lang w:val="en-IN" w:eastAsia="en-IN"/>
          </w:rPr>
          <w:delText xml:space="preserve"> Re. </w:delText>
        </w:r>
        <w:r w:rsidRPr="00457A16" w:rsidDel="00457A16">
          <w:rPr>
            <w:lang w:val="en-IN" w:eastAsia="en-IN"/>
          </w:rPr>
          <w:delText>1</w:delText>
        </w:r>
      </w:del>
    </w:p>
    <w:p w:rsidRPr="006657A1" w:rsidR="000D3C30" w:rsidP="000D3C30" w:rsidRDefault="000D3C30" w14:paraId="7939D3D0" w14:textId="77777777">
      <w:pPr>
        <w:rPr>
          <w:b/>
          <w:bCs/>
          <w:lang w:val="en-IN"/>
        </w:rPr>
      </w:pPr>
      <w:r w:rsidRPr="006657A1">
        <w:rPr>
          <w:b/>
          <w:bCs/>
          <w:lang w:val="en-IN"/>
        </w:rPr>
        <w:t>Milestone Benefits</w:t>
      </w:r>
    </w:p>
    <w:p w:rsidR="0037112F" w:rsidDel="00457A16" w:rsidP="00457A16" w:rsidRDefault="0037112F" w14:paraId="16734734" w14:textId="30BAFC18">
      <w:pPr>
        <w:pStyle w:val="ListParagraph"/>
        <w:numPr>
          <w:ilvl w:val="0"/>
          <w:numId w:val="40"/>
        </w:numPr>
        <w:rPr>
          <w:del w:author="Namita Salgiya" w:date="2026-01-19T19:25:00Z" w16du:dateUtc="2026-01-19T13:55:00Z" w:id="50"/>
        </w:rPr>
      </w:pPr>
      <w:del w:author="Namita Salgiya" w:date="2026-01-19T19:25:00Z" w16du:dateUtc="2026-01-19T13:55:00Z" w:id="51">
        <w:r w:rsidDel="00457A16">
          <w:rPr>
            <w:lang w:eastAsia="en-IN"/>
          </w:rPr>
          <w:delText>e-</w:delText>
        </w:r>
        <w:r w:rsidRPr="000D3C30" w:rsidDel="00457A16">
          <w:rPr>
            <w:lang w:eastAsia="en-IN"/>
          </w:rPr>
          <w:delText xml:space="preserve">Gift Vouchers worth </w:delText>
        </w:r>
      </w:del>
      <w:r w:rsidRPr="000D3C30">
        <w:rPr>
          <w:lang w:eastAsia="en-IN"/>
        </w:rPr>
        <w:t>Rs</w:t>
      </w:r>
      <w:r>
        <w:rPr>
          <w:lang w:eastAsia="en-IN"/>
        </w:rPr>
        <w:t>.</w:t>
      </w:r>
      <w:r w:rsidRPr="000D3C30">
        <w:rPr>
          <w:lang w:eastAsia="en-IN"/>
        </w:rPr>
        <w:t xml:space="preserve"> 2,000</w:t>
      </w:r>
      <w:ins w:author="Namita Salgiya" w:date="2026-01-19T19:25:00Z" w16du:dateUtc="2026-01-19T13:55:00Z" w:id="52">
        <w:r w:rsidR="00457A16">
          <w:rPr>
            <w:lang w:eastAsia="en-IN"/>
          </w:rPr>
          <w:t xml:space="preserve"> </w:t>
        </w:r>
      </w:ins>
      <w:del w:author="Namita Salgiya" w:date="2026-01-19T19:25:00Z" w16du:dateUtc="2026-01-19T13:55:00Z" w:id="53">
        <w:r w:rsidRPr="000D3C30" w:rsidDel="00457A16">
          <w:rPr>
            <w:lang w:eastAsia="en-IN"/>
          </w:rPr>
          <w:delText xml:space="preserve"> from </w:delText>
        </w:r>
      </w:del>
      <w:r w:rsidRPr="000D3C30">
        <w:rPr>
          <w:lang w:eastAsia="en-IN"/>
        </w:rPr>
        <w:t>Aditya Birla Fashion or Yatra or Bata/</w:t>
      </w:r>
      <w:del w:author="Namita Salgiya" w:date="2026-01-19T19:25:00Z" w16du:dateUtc="2026-01-19T13:55:00Z" w:id="54">
        <w:r w:rsidDel="00457A16">
          <w:rPr>
            <w:lang w:eastAsia="en-IN"/>
          </w:rPr>
          <w:delText xml:space="preserve"> </w:delText>
        </w:r>
      </w:del>
      <w:r w:rsidRPr="000D3C30">
        <w:rPr>
          <w:lang w:eastAsia="en-IN"/>
        </w:rPr>
        <w:t xml:space="preserve">Hush Puppies </w:t>
      </w:r>
      <w:ins w:author="Namita Salgiya" w:date="2026-01-19T19:25:00Z" w16du:dateUtc="2026-01-19T13:55:00Z" w:id="55">
        <w:r w:rsidR="00457A16">
          <w:rPr>
            <w:lang w:eastAsia="en-IN"/>
          </w:rPr>
          <w:t>e-</w:t>
        </w:r>
        <w:r w:rsidRPr="000D3C30" w:rsidR="00457A16">
          <w:rPr>
            <w:lang w:eastAsia="en-IN"/>
          </w:rPr>
          <w:t xml:space="preserve">Gift Vouchers </w:t>
        </w:r>
      </w:ins>
      <w:del w:author="Namita Salgiya" w:date="2026-01-19T19:25:00Z" w16du:dateUtc="2026-01-19T13:55:00Z" w:id="56">
        <w:r w:rsidRPr="000D3C30" w:rsidDel="00457A16">
          <w:rPr>
            <w:lang w:eastAsia="en-IN"/>
          </w:rPr>
          <w:delText xml:space="preserve">on annual spends of </w:delText>
        </w:r>
        <w:r w:rsidDel="00457A16">
          <w:rPr>
            <w:lang w:eastAsia="en-IN"/>
          </w:rPr>
          <w:delText>Rs.</w:delText>
        </w:r>
        <w:r w:rsidRPr="000D3C30" w:rsidDel="00457A16">
          <w:rPr>
            <w:lang w:eastAsia="en-IN"/>
          </w:rPr>
          <w:delText xml:space="preserve"> 3 Lakh</w:delText>
        </w:r>
        <w:r w:rsidDel="00457A16">
          <w:rPr>
            <w:lang w:eastAsia="en-IN"/>
          </w:rPr>
          <w:delText>s</w:delText>
        </w:r>
        <w:r w:rsidRPr="000D3C30" w:rsidDel="00457A16">
          <w:rPr>
            <w:lang w:eastAsia="en-IN"/>
          </w:rPr>
          <w:delText>.</w:delText>
        </w:r>
      </w:del>
    </w:p>
    <w:p w:rsidRPr="000D3C30" w:rsidR="00457A16" w:rsidP="00457A16" w:rsidRDefault="00457A16" w14:paraId="52F1CB3E" w14:textId="77777777">
      <w:pPr>
        <w:pStyle w:val="ListParagraph"/>
        <w:numPr>
          <w:ilvl w:val="0"/>
          <w:numId w:val="40"/>
        </w:numPr>
        <w:rPr>
          <w:ins w:author="Namita Salgiya" w:date="2026-01-19T19:25:00Z" w16du:dateUtc="2026-01-19T13:55:00Z" w:id="57"/>
        </w:rPr>
      </w:pPr>
    </w:p>
    <w:p w:rsidR="00104FD2" w:rsidDel="00457A16" w:rsidP="00A80E72" w:rsidRDefault="0037112F" w14:paraId="2E1DA76D" w14:textId="2C56C2D7">
      <w:pPr>
        <w:jc w:val="center"/>
        <w:rPr>
          <w:del w:author="Namita Salgiya" w:date="2026-01-19T19:26:00Z" w16du:dateUtc="2026-01-19T13:56:00Z" w:id="58"/>
          <w:lang w:val="en-IN" w:eastAsia="en-IN"/>
        </w:rPr>
      </w:pPr>
      <w:del w:author="Namita Salgiya" w:date="2026-01-19T19:26:00Z" w16du:dateUtc="2026-01-19T13:56:00Z" w:id="59">
        <w:r w:rsidRPr="00457A16" w:rsidDel="00457A16">
          <w:rPr>
            <w:lang w:val="en-IN" w:eastAsia="en-IN"/>
          </w:rPr>
          <w:delText>Aditya Birla Fashion Voucher can be redeemed at the following brand stores - Louis Philippe, Van Heusen, Allen Solly, Peter England, Planet Fashion, and Simon Carter</w:delText>
        </w:r>
      </w:del>
    </w:p>
    <w:p w:rsidRPr="00457A16" w:rsidR="00457A16" w:rsidRDefault="00457A16" w14:paraId="6B5C0286" w14:textId="77777777">
      <w:pPr>
        <w:pStyle w:val="ListParagraph"/>
        <w:rPr>
          <w:ins w:author="Namita Salgiya" w:date="2026-01-19T19:26:00Z" w16du:dateUtc="2026-01-19T13:56:00Z" w:id="60"/>
          <w:lang w:val="en-IN" w:eastAsia="en-IN"/>
        </w:rPr>
        <w:pPrChange w:author="Namita Salgiya" w:date="2026-01-19T19:26:00Z" w16du:dateUtc="2026-01-19T13:56:00Z" w:id="61">
          <w:pPr>
            <w:pStyle w:val="ListParagraph"/>
            <w:numPr>
              <w:numId w:val="40"/>
            </w:numPr>
            <w:ind w:hanging="360"/>
          </w:pPr>
        </w:pPrChange>
      </w:pPr>
    </w:p>
    <w:p w:rsidRPr="002D38D6" w:rsidR="002D38D6" w:rsidP="00A80E72" w:rsidRDefault="004C50CB" w14:paraId="5605250A" w14:textId="4D97F534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DA4778" w14:paraId="07E865B8" w14:textId="3F582630">
      <w:pPr>
        <w:pStyle w:val="ListParagraph"/>
        <w:numPr>
          <w:ilvl w:val="0"/>
          <w:numId w:val="3"/>
        </w:numPr>
      </w:pPr>
      <w:r>
        <w:t>Joining</w:t>
      </w:r>
      <w:r w:rsidRPr="002D38D6" w:rsidR="002D38D6">
        <w:t xml:space="preserve"> Fee (one-time): Rs.</w:t>
      </w:r>
      <w:r w:rsidR="00104FD2">
        <w:t xml:space="preserve"> </w:t>
      </w:r>
      <w:bookmarkStart w:name="_Hlk218357276" w:id="62"/>
      <w:r w:rsidR="000D3C30">
        <w:t>1</w:t>
      </w:r>
      <w:r w:rsidR="00B149BB">
        <w:t>,</w:t>
      </w:r>
      <w:r w:rsidR="000D3C30">
        <w:t>4</w:t>
      </w:r>
      <w:r w:rsidRPr="002D38D6" w:rsidR="002D38D6">
        <w:t>99</w:t>
      </w:r>
      <w:bookmarkEnd w:id="62"/>
      <w:r w:rsidRPr="002D38D6" w:rsidR="002D38D6">
        <w:t xml:space="preserve"> + taxes </w:t>
      </w:r>
    </w:p>
    <w:p w:rsidRPr="002D38D6" w:rsidR="002D38D6" w:rsidRDefault="002D38D6" w14:paraId="3CCA290E" w14:textId="622C3EE2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</w:t>
      </w:r>
      <w:r w:rsidR="000D3C30">
        <w:t>Rs. 1,4</w:t>
      </w:r>
      <w:r w:rsidRPr="002D38D6" w:rsidR="000D3C30">
        <w:t>99 + taxes 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RDefault="00DA4778" w14:paraId="7060F76E" w14:textId="153F21AD">
      <w:pPr>
        <w:pStyle w:val="ListParagraph"/>
        <w:numPr>
          <w:ilvl w:val="0"/>
          <w:numId w:val="4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0D3C30">
        <w:t>1,4</w:t>
      </w:r>
      <w:r w:rsidRPr="002D38D6" w:rsidR="000D3C30">
        <w:t>99 + taxes </w:t>
      </w:r>
    </w:p>
    <w:p w:rsidRPr="000D3C30" w:rsidR="000D3C30" w:rsidP="000D3C30" w:rsidRDefault="00A579B5" w14:paraId="17F407B3" w14:textId="77777777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0D3C30">
        <w:t>1,4</w:t>
      </w:r>
      <w:r w:rsidRPr="002D38D6" w:rsidR="000D3C30">
        <w:t>99 + taxes </w:t>
      </w:r>
    </w:p>
    <w:p w:rsidRPr="000D3C30" w:rsidR="000D3C30" w:rsidP="000D3C30" w:rsidRDefault="000D3C30" w14:paraId="30649263" w14:textId="2C7EECF7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t xml:space="preserve">Renewal Fee </w:t>
      </w:r>
      <w:r>
        <w:t xml:space="preserve">is </w:t>
      </w:r>
      <w:r w:rsidRPr="000D3C30">
        <w:t xml:space="preserve">reversible if annual </w:t>
      </w:r>
      <w:r>
        <w:t>spend</w:t>
      </w:r>
      <w:r w:rsidRPr="000D3C30">
        <w:t xml:space="preserve"> for last year ≥ Rs. 200,000</w:t>
      </w:r>
    </w:p>
    <w:p w:rsidRPr="000D3C30" w:rsidR="00A579B5" w:rsidP="000D3C30" w:rsidRDefault="00A579B5" w14:paraId="099A0E29" w14:textId="559BC206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rPr>
          <w:lang w:val="en-IN"/>
        </w:rPr>
        <w:t xml:space="preserve">Add-on </w:t>
      </w:r>
      <w:ins w:author="Namita Salgiya" w:date="2026-01-19T19:26:00Z" w16du:dateUtc="2026-01-19T13:56:00Z" w:id="63">
        <w:r w:rsidR="00457A16">
          <w:rPr>
            <w:lang w:val="en-IN"/>
          </w:rPr>
          <w:t xml:space="preserve">Card </w:t>
        </w:r>
      </w:ins>
      <w:r w:rsidRPr="000D3C30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F76599" w:rsidR="009164D7" w:rsidRDefault="009164D7" w14:paraId="00955866" w14:textId="7A171D67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lastRenderedPageBreak/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0">
        <w:r w:rsidRPr="009164D7">
          <w:rPr>
            <w:rStyle w:val="Hyperlink"/>
            <w:lang w:val="en-IN"/>
          </w:rPr>
          <w:t>Most Important Terms &amp; Conditions</w:t>
        </w:r>
      </w:hyperlink>
    </w:p>
    <w:p w:rsidR="00F76599" w:rsidP="00F76599" w:rsidRDefault="00F76599" w14:paraId="7AB767D8" w14:textId="77777777">
      <w:pPr>
        <w:rPr>
          <w:ins w:author="Namita Salgiya" w:date="2026-01-19T19:26:00Z" w16du:dateUtc="2026-01-19T13:56:00Z" w:id="64"/>
          <w:rStyle w:val="Hyperlink"/>
          <w:b/>
          <w:bCs/>
          <w:color w:val="000000" w:themeColor="text1"/>
          <w:u w:val="none"/>
          <w:lang w:val="en-IN"/>
        </w:rPr>
      </w:pPr>
      <w:r w:rsidRPr="00F76599">
        <w:rPr>
          <w:rStyle w:val="Hyperlink"/>
          <w:b/>
          <w:bCs/>
          <w:color w:val="000000" w:themeColor="text1"/>
          <w:u w:val="none"/>
          <w:lang w:val="en-IN"/>
        </w:rPr>
        <w:t>FAQs</w:t>
      </w:r>
    </w:p>
    <w:p w:rsidRPr="00BC38CC" w:rsidR="00457A16" w:rsidP="00457A16" w:rsidRDefault="00457A16" w14:paraId="61C6F451" w14:textId="01C22228">
      <w:pPr>
        <w:rPr>
          <w:ins w:author="Namita Salgiya" w:date="2026-01-19T19:26:00Z" w16du:dateUtc="2026-01-19T13:56:00Z" w:id="65"/>
          <w:b/>
          <w:bCs/>
          <w:lang w:val="en-IN"/>
        </w:rPr>
      </w:pPr>
      <w:bookmarkStart w:name="_Hlk219368909" w:id="66"/>
      <w:ins w:author="Namita Salgiya" w:date="2026-01-19T19:26:00Z" w16du:dateUtc="2026-01-19T13:56:00Z" w:id="67">
        <w:r w:rsidRPr="00BC38CC">
          <w:rPr>
            <w:b/>
            <w:bCs/>
            <w:lang w:val="en-IN"/>
          </w:rPr>
          <w:t xml:space="preserve">What is </w:t>
        </w:r>
      </w:ins>
      <w:ins w:author="Namita Salgiya" w:date="2026-01-19T19:48:00Z" w16du:dateUtc="2026-01-19T14:18:00Z" w:id="68">
        <w:r w:rsidR="00595157">
          <w:rPr>
            <w:b/>
            <w:bCs/>
            <w:lang w:val="en-IN"/>
          </w:rPr>
          <w:t>Joining</w:t>
        </w:r>
      </w:ins>
      <w:ins w:author="Namita Salgiya" w:date="2026-01-19T19:26:00Z" w16du:dateUtc="2026-01-19T13:56:00Z" w:id="69">
        <w:r w:rsidRPr="00BC38CC">
          <w:rPr>
            <w:b/>
            <w:bCs/>
            <w:lang w:val="en-IN"/>
          </w:rPr>
          <w:t xml:space="preserve"> Fee and Renewal Fee of the card?</w:t>
        </w:r>
      </w:ins>
    </w:p>
    <w:p w:rsidRPr="00BC38CC" w:rsidR="00457A16" w:rsidP="00457A16" w:rsidRDefault="00457A16" w14:paraId="2897AD7B" w14:textId="6D673690">
      <w:pPr>
        <w:rPr>
          <w:ins w:author="Namita Salgiya" w:date="2026-01-19T19:26:00Z" w16du:dateUtc="2026-01-19T13:56:00Z" w:id="70"/>
          <w:lang w:val="en-IN"/>
        </w:rPr>
      </w:pPr>
      <w:ins w:author="Namita Salgiya" w:date="2026-01-19T19:26:00Z" w16du:dateUtc="2026-01-19T13:56:00Z" w:id="71">
        <w:r w:rsidRPr="00457A16">
          <w:rPr>
            <w:lang w:val="en-IN"/>
          </w:rPr>
          <w:t xml:space="preserve">The </w:t>
        </w:r>
      </w:ins>
      <w:ins w:author="Namita Salgiya" w:date="2026-01-19T19:48:00Z" w16du:dateUtc="2026-01-19T14:18:00Z" w:id="72">
        <w:r w:rsidR="00595157">
          <w:rPr>
            <w:lang w:val="en-IN"/>
          </w:rPr>
          <w:t>Joining</w:t>
        </w:r>
      </w:ins>
      <w:ins w:author="Namita Salgiya" w:date="2026-01-19T19:26:00Z" w16du:dateUtc="2026-01-19T13:56:00Z" w:id="73">
        <w:r w:rsidRPr="00457A16">
          <w:rPr>
            <w:lang w:val="en-IN"/>
          </w:rPr>
          <w:t xml:space="preserve"> Fee of the card is Rs. 1</w:t>
        </w:r>
      </w:ins>
      <w:ins w:author="Upadhyay , Shubham (SBICard)" w:date="2026-01-20T14:33:00Z" w16du:dateUtc="2026-01-20T09:03:00Z" w:id="74">
        <w:r w:rsidR="0021228E">
          <w:rPr>
            <w:lang w:val="en-IN"/>
          </w:rPr>
          <w:t>,</w:t>
        </w:r>
      </w:ins>
      <w:ins w:author="Namita Salgiya" w:date="2026-01-19T19:26:00Z" w16du:dateUtc="2026-01-19T13:56:00Z" w:id="75">
        <w:r w:rsidRPr="00457A16">
          <w:rPr>
            <w:lang w:val="en-IN"/>
          </w:rPr>
          <w:t>499 + taxes. The Renewal Fee is Rs. 1</w:t>
        </w:r>
      </w:ins>
      <w:ins w:author="Upadhyay , Shubham (SBICard)" w:date="2026-01-20T14:33:00Z" w16du:dateUtc="2026-01-20T09:03:00Z" w:id="76">
        <w:r w:rsidR="0021228E">
          <w:rPr>
            <w:lang w:val="en-IN"/>
          </w:rPr>
          <w:t>,</w:t>
        </w:r>
      </w:ins>
      <w:ins w:author="Namita Salgiya" w:date="2026-01-19T19:26:00Z" w16du:dateUtc="2026-01-19T13:56:00Z" w:id="77">
        <w:r w:rsidRPr="00457A16">
          <w:rPr>
            <w:lang w:val="en-IN"/>
          </w:rPr>
          <w:t xml:space="preserve">499 + taxes from second year onwards. </w:t>
        </w:r>
        <w:r w:rsidRPr="000D3C30">
          <w:t xml:space="preserve">Renewal Fee </w:t>
        </w:r>
        <w:r>
          <w:t xml:space="preserve">is </w:t>
        </w:r>
        <w:r w:rsidRPr="000D3C30">
          <w:t xml:space="preserve">reversible if </w:t>
        </w:r>
      </w:ins>
      <w:ins w:author="Namita Salgiya" w:date="2026-01-19T19:27:00Z" w16du:dateUtc="2026-01-19T13:57:00Z" w:id="78">
        <w:r>
          <w:t xml:space="preserve">the </w:t>
        </w:r>
      </w:ins>
      <w:ins w:author="Namita Salgiya" w:date="2026-01-19T19:26:00Z" w16du:dateUtc="2026-01-19T13:56:00Z" w:id="79">
        <w:r w:rsidRPr="000D3C30">
          <w:t xml:space="preserve">annual </w:t>
        </w:r>
        <w:r>
          <w:t>spend</w:t>
        </w:r>
        <w:r w:rsidRPr="000D3C30">
          <w:t xml:space="preserve"> for last year ≥ Rs. 200,000</w:t>
        </w:r>
      </w:ins>
      <w:ins w:author="Namita Salgiya" w:date="2026-01-19T19:27:00Z" w16du:dateUtc="2026-01-19T13:57:00Z" w:id="80">
        <w:r>
          <w:t>.</w:t>
        </w:r>
      </w:ins>
    </w:p>
    <w:p w:rsidRPr="00BC38CC" w:rsidR="00457A16" w:rsidP="00457A16" w:rsidRDefault="00457A16" w14:paraId="5DE70A4B" w14:textId="77777777">
      <w:pPr>
        <w:rPr>
          <w:ins w:author="Namita Salgiya" w:date="2026-01-19T19:26:00Z" w16du:dateUtc="2026-01-19T13:56:00Z" w:id="81"/>
          <w:b/>
          <w:bCs/>
          <w:lang w:val="en-IN"/>
        </w:rPr>
      </w:pPr>
      <w:ins w:author="Namita Salgiya" w:date="2026-01-19T19:26:00Z" w16du:dateUtc="2026-01-19T13:56:00Z" w:id="82">
        <w:r w:rsidRPr="00BC38CC">
          <w:rPr>
            <w:b/>
            <w:bCs/>
            <w:lang w:val="en-IN"/>
          </w:rPr>
          <w:t>Can I use my card internationally?</w:t>
        </w:r>
      </w:ins>
    </w:p>
    <w:p w:rsidR="00457A16" w:rsidP="00457A16" w:rsidRDefault="00457A16" w14:paraId="55A8D5D6" w14:textId="4661663E">
      <w:pPr>
        <w:rPr>
          <w:ins w:author="Namita Salgiya" w:date="2026-01-19T19:27:00Z" w16du:dateUtc="2026-01-19T13:57:00Z" w:id="83"/>
          <w:lang w:val="en-IN"/>
        </w:rPr>
      </w:pPr>
      <w:ins w:author="Namita Salgiya" w:date="2026-01-19T19:26:00Z" w16du:dateUtc="2026-01-19T13:56:00Z" w:id="84">
        <w:r w:rsidRPr="00BC38CC">
          <w:rPr>
            <w:lang w:val="en-IN"/>
          </w:rPr>
          <w:t xml:space="preserve">Yes, you can use your </w:t>
        </w:r>
        <w:r w:rsidRPr="00F30867">
          <w:rPr>
            <w:lang w:val="en-IN"/>
          </w:rPr>
          <w:t>BPCL SBI Card OCTANE</w:t>
        </w:r>
        <w:r>
          <w:rPr>
            <w:lang w:val="en-IN"/>
          </w:rPr>
          <w:t xml:space="preserve"> </w:t>
        </w:r>
        <w:del w:author="Upadhyay , Shubham (SBICard)" w:date="2026-01-20T14:33:00Z" w16du:dateUtc="2026-01-20T09:03:00Z" w:id="85">
          <w:r w:rsidRPr="00BC38CC" w:rsidDel="0021228E">
            <w:rPr>
              <w:lang w:val="en-IN"/>
            </w:rPr>
            <w:delText xml:space="preserve">in </w:delText>
          </w:r>
        </w:del>
      </w:ins>
      <w:ins w:author="Upadhyay , Shubham (SBICard)" w:date="2026-01-20T14:33:00Z" w16du:dateUtc="2026-01-20T09:03:00Z" w:id="86">
        <w:r w:rsidR="0021228E">
          <w:rPr>
            <w:lang w:val="en-IN"/>
          </w:rPr>
          <w:t xml:space="preserve">at </w:t>
        </w:r>
      </w:ins>
      <w:ins w:author="Namita Salgiya" w:date="2026-01-19T19:26:00Z" w16du:dateUtc="2026-01-19T13:56:00Z" w:id="87">
        <w:r w:rsidRPr="00BC38CC">
          <w:rPr>
            <w:lang w:val="en-IN"/>
          </w:rPr>
          <w:t xml:space="preserve">over 24 million outlets across the globe, including 3,25,000 outlets in India. You can </w:t>
        </w:r>
      </w:ins>
      <w:ins w:author="Namita Salgiya" w:date="2026-01-19T19:27:00Z" w16du:dateUtc="2026-01-19T13:57:00Z" w:id="88">
        <w:r w:rsidRPr="000D3C30">
          <w:rPr>
            <w:lang w:eastAsia="en-IN"/>
          </w:rPr>
          <w:t>make payments at any outlet that accepts Visa</w:t>
        </w:r>
        <w:r>
          <w:rPr>
            <w:lang w:eastAsia="en-IN"/>
          </w:rPr>
          <w:t xml:space="preserve"> </w:t>
        </w:r>
        <w:r w:rsidRPr="000D3C30">
          <w:rPr>
            <w:lang w:eastAsia="en-IN"/>
          </w:rPr>
          <w:t>or MasterCard</w:t>
        </w:r>
        <w:r>
          <w:rPr>
            <w:lang w:eastAsia="en-IN"/>
          </w:rPr>
          <w:t>.</w:t>
        </w:r>
      </w:ins>
    </w:p>
    <w:p w:rsidRPr="00BC38CC" w:rsidR="00457A16" w:rsidP="00457A16" w:rsidRDefault="00457A16" w14:paraId="4BC392FB" w14:textId="77777777">
      <w:pPr>
        <w:rPr>
          <w:ins w:author="Namita Salgiya" w:date="2026-01-19T19:26:00Z" w16du:dateUtc="2026-01-19T13:56:00Z" w:id="89"/>
          <w:b/>
          <w:bCs/>
          <w:lang w:val="en-IN"/>
        </w:rPr>
      </w:pPr>
      <w:ins w:author="Namita Salgiya" w:date="2026-01-19T19:26:00Z" w16du:dateUtc="2026-01-19T13:56:00Z" w:id="90">
        <w:r w:rsidRPr="00BC38CC">
          <w:rPr>
            <w:b/>
            <w:bCs/>
            <w:lang w:val="en-IN"/>
          </w:rPr>
          <w:t>How can I apply for the card?</w:t>
        </w:r>
      </w:ins>
    </w:p>
    <w:p w:rsidRPr="00457A16" w:rsidR="00457A16" w:rsidP="00F76599" w:rsidRDefault="00457A16" w14:paraId="7186828F" w14:textId="455372F4">
      <w:pPr>
        <w:rPr>
          <w:rStyle w:val="Hyperlink"/>
          <w:color w:val="auto"/>
          <w:u w:val="none"/>
          <w:lang w:val="en-IN"/>
          <w:rPrChange w:author="Namita Salgiya" w:date="2026-01-19T19:28:00Z" w16du:dateUtc="2026-01-19T13:58:00Z" w:id="91">
            <w:rPr>
              <w:rStyle w:val="Hyperlink"/>
              <w:b/>
              <w:bCs/>
              <w:color w:val="000000" w:themeColor="text1"/>
              <w:u w:val="none"/>
              <w:lang w:val="en-IN"/>
            </w:rPr>
          </w:rPrChange>
        </w:rPr>
      </w:pPr>
      <w:ins w:author="Namita Salgiya" w:date="2026-01-19T19:26:00Z" w16du:dateUtc="2026-01-19T13:56:00Z" w:id="92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  <w:bookmarkEnd w:id="66"/>
    </w:p>
    <w:p w:rsidRPr="00C94D2F" w:rsidR="00F76599" w:rsidDel="00457A16" w:rsidP="00F76599" w:rsidRDefault="00F76599" w14:paraId="6917B61D" w14:textId="1E8123BC">
      <w:pPr>
        <w:pStyle w:val="ListParagraph"/>
        <w:numPr>
          <w:ilvl w:val="0"/>
          <w:numId w:val="47"/>
        </w:numPr>
        <w:rPr>
          <w:del w:author="Namita Salgiya" w:date="2026-01-19T19:26:00Z" w16du:dateUtc="2026-01-19T13:56:00Z" w:id="93"/>
          <w:lang w:val="en-IN"/>
        </w:rPr>
      </w:pPr>
      <w:del w:author="Namita Salgiya" w:date="2026-01-19T19:26:00Z" w16du:dateUtc="2026-01-19T13:56:00Z" w:id="94">
        <w:r w:rsidRPr="007E3025" w:rsidDel="00457A16">
          <w:rPr>
            <w:lang w:val="en-IN"/>
          </w:rPr>
          <w:delText>https://www.sbicard.com/en/faq.page</w:delText>
        </w:r>
      </w:del>
    </w:p>
    <w:p w:rsidR="00F76599" w:rsidP="00F76599" w:rsidRDefault="00F76599" w14:paraId="5FAC9405" w14:textId="77777777">
      <w:pPr>
        <w:rPr>
          <w:lang w:val="en-IN"/>
        </w:rPr>
      </w:pPr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4C50CB" w:rsidR="00F318DC" w:rsidP="004C50CB" w:rsidRDefault="00F318DC" w14:paraId="67D93AD6" w14:textId="762EBDF5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F30867" w:rsidR="00F30867">
        <w:rPr>
          <w:lang w:val="en-IN"/>
        </w:rPr>
        <w:t>BPCL SBI Card OCTANE</w:t>
      </w:r>
      <w:r w:rsidRPr="00C37A02">
        <w:t>. Simply tap your card on a secure reader for instant transactions.</w:t>
      </w:r>
    </w:p>
    <w:p w:rsidRPr="00AC2D69" w:rsidR="00F318DC" w:rsidRDefault="00F318DC" w14:paraId="13B302FB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RDefault="00F318DC" w14:paraId="5586057D" w14:textId="65B06753">
      <w:pPr>
        <w:pStyle w:val="ListParagraph"/>
        <w:numPr>
          <w:ilvl w:val="0"/>
          <w:numId w:val="6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826C1D">
        <w:rPr>
          <w:lang w:val="en-IN"/>
        </w:rPr>
        <w:t>P</w:t>
      </w:r>
      <w:r w:rsidRPr="00AC2D69">
        <w:rPr>
          <w:lang w:val="en-IN"/>
        </w:rPr>
        <w:t>ayWave’s unique security key ensures that even if the card is tapped multiple times, only one transaction is processed.</w:t>
      </w:r>
    </w:p>
    <w:bookmarkStart w:name="_Hlk219368972" w:id="95"/>
    <w:p w:rsidRPr="001A04C4" w:rsidR="00457A16" w:rsidP="00457A16" w:rsidRDefault="00457A16" w14:paraId="36A2FF26" w14:textId="77777777">
      <w:pPr>
        <w:pStyle w:val="ListParagraph"/>
        <w:numPr>
          <w:ilvl w:val="0"/>
          <w:numId w:val="6"/>
        </w:numPr>
        <w:rPr>
          <w:ins w:author="Namita Salgiya" w:date="2026-01-19T19:28:00Z" w16du:dateUtc="2026-01-19T13:58:00Z" w:id="96"/>
        </w:rPr>
      </w:pPr>
      <w:ins w:author="Namita Salgiya" w:date="2026-01-19T19:28:00Z" w16du:dateUtc="2026-01-19T13:58:00Z" w:id="97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457A16" w:rsidP="00457A16" w:rsidRDefault="00457A16" w14:paraId="26232A86" w14:textId="77777777">
      <w:pPr>
        <w:pStyle w:val="ListParagraph"/>
        <w:numPr>
          <w:ilvl w:val="0"/>
          <w:numId w:val="6"/>
        </w:numPr>
        <w:rPr>
          <w:ins w:author="Namita Salgiya" w:date="2026-01-19T19:28:00Z" w16du:dateUtc="2026-01-19T13:58:00Z" w:id="98"/>
        </w:rPr>
      </w:pPr>
      <w:ins w:author="Namita Salgiya" w:date="2026-01-19T19:28:00Z" w16du:dateUtc="2026-01-19T13:58:00Z" w:id="99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95"/>
    <w:p w:rsidRPr="002B5E9C" w:rsidR="00C71606" w:rsidDel="00457A16" w:rsidRDefault="00C71606" w14:paraId="17377E9D" w14:textId="5BF220AF">
      <w:pPr>
        <w:pStyle w:val="ListParagraph"/>
        <w:numPr>
          <w:ilvl w:val="0"/>
          <w:numId w:val="6"/>
        </w:numPr>
        <w:rPr>
          <w:del w:author="Namita Salgiya" w:date="2026-01-19T19:28:00Z" w16du:dateUtc="2026-01-19T13:58:00Z" w:id="100"/>
        </w:rPr>
      </w:pPr>
      <w:del w:author="Namita Salgiya" w:date="2026-01-19T19:28:00Z" w16du:dateUtc="2026-01-19T13:58:00Z" w:id="101">
        <w:r w:rsidRPr="002B5E9C" w:rsidDel="00457A16">
          <w:delText>Please </w:delText>
        </w:r>
        <w:r w:rsidDel="00457A16">
          <w:fldChar w:fldCharType="begin"/>
        </w:r>
        <w:r w:rsidDel="00457A16">
          <w:delInstrText>HYPERLINK "https://www.sbicard.com/sbi-card-en/assets/docs/pdf/personal/credit-cards/lifestyle/sbi-signature-contactless-card/Signature%20Contactless%20FAQ.pdf" \t "_blank"</w:delInstrText>
        </w:r>
        <w:r w:rsidDel="00457A16">
          <w:fldChar w:fldCharType="separate"/>
        </w:r>
        <w:r w:rsidDel="00457A16">
          <w:rPr>
            <w:rStyle w:val="Hyperlink"/>
          </w:rPr>
          <w:delText>click here</w:delText>
        </w:r>
        <w:r w:rsidDel="00457A16">
          <w:fldChar w:fldCharType="end"/>
        </w:r>
        <w:r w:rsidRPr="002B5E9C" w:rsidDel="00457A16">
          <w:delText> to download the FAQs.</w:delText>
        </w:r>
      </w:del>
    </w:p>
    <w:p w:rsidRPr="003C1523" w:rsidR="00C71606" w:rsidDel="00457A16" w:rsidRDefault="00C71606" w14:paraId="0A7074A4" w14:textId="572EBA04">
      <w:pPr>
        <w:pStyle w:val="ListParagraph"/>
        <w:numPr>
          <w:ilvl w:val="0"/>
          <w:numId w:val="6"/>
        </w:numPr>
        <w:rPr>
          <w:del w:author="Namita Salgiya" w:date="2026-01-19T19:28:00Z" w16du:dateUtc="2026-01-19T13:58:00Z" w:id="102"/>
        </w:rPr>
      </w:pPr>
      <w:del w:author="Namita Salgiya" w:date="2026-01-19T19:28:00Z" w16du:dateUtc="2026-01-19T13:58:00Z" w:id="103">
        <w:r w:rsidRPr="002B5E9C" w:rsidDel="00457A16">
          <w:delText>Please </w:delText>
        </w:r>
        <w:r w:rsidDel="00457A16">
          <w:fldChar w:fldCharType="begin"/>
        </w:r>
        <w:r w:rsidDel="00457A16">
          <w:delInstrText>HYPERLINK "https://www.sbicard.com/sbi-card-en/assets/docs/pdf/personal/cards/list-of-stores.pdf" \t "_blank"</w:delInstrText>
        </w:r>
        <w:r w:rsidDel="00457A16">
          <w:fldChar w:fldCharType="separate"/>
        </w:r>
        <w:r w:rsidDel="00457A16">
          <w:rPr>
            <w:rStyle w:val="Hyperlink"/>
          </w:rPr>
          <w:delText>click here</w:delText>
        </w:r>
        <w:r w:rsidDel="00457A16">
          <w:fldChar w:fldCharType="end"/>
        </w:r>
        <w:r w:rsidRPr="002B5E9C" w:rsidDel="00457A16">
          <w:delText> to download the list of Merchants enabled for transactions.</w:delText>
        </w:r>
      </w:del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RDefault="00F318DC" w14:paraId="7A0E261B" w14:textId="6DB1D4EB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4:34:00Z" w16du:dateUtc="2026-01-20T09:04:00Z" w:id="104">
        <w:r w:rsidRPr="00F23D00" w:rsidDel="0021228E">
          <w:rPr>
            <w:lang w:val="en-IN"/>
          </w:rPr>
          <w:delText xml:space="preserve">in </w:delText>
        </w:r>
      </w:del>
      <w:ins w:author="Upadhyay , Shubham (SBICard)" w:date="2026-01-20T14:34:00Z" w16du:dateUtc="2026-01-20T09:04:00Z" w:id="105">
        <w:r w:rsidR="0021228E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="000D3C30" w:rsidP="000D3C30" w:rsidRDefault="000D3C30" w14:paraId="245AF10B" w14:textId="268B7EA2">
      <w:pPr>
        <w:pStyle w:val="ListParagraph"/>
        <w:numPr>
          <w:ilvl w:val="0"/>
          <w:numId w:val="6"/>
        </w:numPr>
        <w:rPr>
          <w:lang w:eastAsia="en-IN"/>
        </w:rPr>
      </w:pPr>
      <w:r w:rsidRPr="000D3C30">
        <w:rPr>
          <w:lang w:eastAsia="en-IN"/>
        </w:rPr>
        <w:t>Use your card to make payments at any outlet that accepts Visa</w:t>
      </w:r>
      <w:r w:rsidR="00DD29D8">
        <w:rPr>
          <w:lang w:eastAsia="en-IN"/>
        </w:rPr>
        <w:t xml:space="preserve"> </w:t>
      </w:r>
      <w:del w:author="Namita Salgiya" w:date="2026-01-21T12:34:00Z" w16du:dateUtc="2026-01-21T07:04:00Z" w:id="106">
        <w:r w:rsidDel="00955C56" w:rsidR="00DD29D8">
          <w:rPr>
            <w:lang w:eastAsia="en-IN"/>
          </w:rPr>
          <w:delText>or Rupay</w:delText>
        </w:r>
        <w:r w:rsidRPr="000D3C30" w:rsidDel="00955C56">
          <w:rPr>
            <w:lang w:eastAsia="en-IN"/>
          </w:rPr>
          <w:delText xml:space="preserve"> </w:delText>
        </w:r>
      </w:del>
      <w:r w:rsidRPr="000D3C30">
        <w:rPr>
          <w:lang w:eastAsia="en-IN"/>
        </w:rPr>
        <w:t>or MasterCard.</w:t>
      </w:r>
    </w:p>
    <w:p w:rsidR="00AE161E" w:rsidP="00AE161E" w:rsidRDefault="00AE161E" w14:paraId="4C1612D8" w14:textId="3A677D2D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 w:rsidR="009B6719">
        <w:rPr>
          <w:b/>
          <w:bCs/>
          <w:lang w:val="en-IN"/>
        </w:rPr>
        <w:t xml:space="preserve"> EMI</w:t>
      </w:r>
    </w:p>
    <w:p w:rsidRPr="004A5805" w:rsidR="00AE161E" w:rsidRDefault="00AE161E" w14:paraId="3DB9ACE9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RDefault="00AE161E" w14:paraId="172B2E0E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B5E9C" w:rsidR="00C71606" w:rsidRDefault="00C71606" w14:paraId="56E72D6A" w14:textId="16C7350C">
      <w:pPr>
        <w:pStyle w:val="ListParagraph"/>
        <w:numPr>
          <w:ilvl w:val="0"/>
          <w:numId w:val="7"/>
        </w:numPr>
      </w:pPr>
      <w:r w:rsidRPr="002B5E9C">
        <w:t>Click </w:t>
      </w:r>
      <w:hyperlink w:history="1" r:id="rId21">
        <w:r w:rsidRPr="002B5E9C">
          <w:rPr>
            <w:rStyle w:val="Hyperlink"/>
          </w:rPr>
          <w:t>here </w:t>
        </w:r>
      </w:hyperlink>
      <w:r w:rsidRPr="002B5E9C">
        <w:t>to learn how to apply for Flexipay</w:t>
      </w:r>
      <w:ins w:author="Upadhyay , Shubham (SBICard)" w:date="2026-01-20T14:35:00Z" w16du:dateUtc="2026-01-20T09:05:00Z" w:id="107">
        <w:r w:rsidR="0021228E">
          <w:t xml:space="preserve"> EMI</w:t>
        </w:r>
      </w:ins>
    </w:p>
    <w:p w:rsidRPr="00F534F3" w:rsidR="00457A16" w:rsidP="00457A16" w:rsidRDefault="00457A16" w14:paraId="2A6E1D49" w14:textId="77777777">
      <w:pPr>
        <w:rPr>
          <w:ins w:author="Namita Salgiya" w:date="2026-01-19T19:28:00Z" w16du:dateUtc="2026-01-19T13:58:00Z" w:id="108"/>
          <w:b/>
          <w:bCs/>
          <w:lang w:val="en-IN"/>
        </w:rPr>
      </w:pPr>
      <w:ins w:author="Namita Salgiya" w:date="2026-01-19T19:28:00Z" w16du:dateUtc="2026-01-19T13:58:00Z" w:id="109">
        <w:r w:rsidRPr="00F534F3">
          <w:rPr>
            <w:b/>
            <w:bCs/>
            <w:lang w:val="en-IN"/>
          </w:rPr>
          <w:t>Add-on Cards</w:t>
        </w:r>
      </w:ins>
    </w:p>
    <w:p w:rsidRPr="00AC1ED4" w:rsidR="00457A16" w:rsidP="00457A16" w:rsidRDefault="00457A16" w14:paraId="5D664EA3" w14:textId="77777777">
      <w:pPr>
        <w:pStyle w:val="ListParagraph"/>
        <w:numPr>
          <w:ilvl w:val="0"/>
          <w:numId w:val="48"/>
        </w:numPr>
        <w:rPr>
          <w:ins w:author="Namita Salgiya" w:date="2026-01-19T19:28:00Z" w16du:dateUtc="2026-01-19T13:58:00Z" w:id="110"/>
        </w:rPr>
      </w:pPr>
      <w:ins w:author="Namita Salgiya" w:date="2026-01-19T19:28:00Z" w16du:dateUtc="2026-01-19T13:58:00Z" w:id="111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457A16" w:rsidP="00457A16" w:rsidRDefault="00457A16" w14:paraId="38E3AA3E" w14:textId="77777777">
      <w:pPr>
        <w:rPr>
          <w:ins w:author="Namita Salgiya" w:date="2026-01-19T19:28:00Z" w16du:dateUtc="2026-01-19T13:58:00Z" w:id="112"/>
          <w:b/>
          <w:bCs/>
        </w:rPr>
      </w:pPr>
      <w:ins w:author="Namita Salgiya" w:date="2026-01-19T19:28:00Z" w16du:dateUtc="2026-01-19T13:58:00Z" w:id="113">
        <w:r w:rsidRPr="00AC1ED4">
          <w:rPr>
            <w:b/>
            <w:bCs/>
          </w:rPr>
          <w:t>Easy Bill Pay Facility</w:t>
        </w:r>
      </w:ins>
    </w:p>
    <w:p w:rsidRPr="00AC1ED4" w:rsidR="00457A16" w:rsidP="00457A16" w:rsidRDefault="00457A16" w14:paraId="1106DD00" w14:textId="77777777">
      <w:pPr>
        <w:pStyle w:val="ListParagraph"/>
        <w:numPr>
          <w:ilvl w:val="0"/>
          <w:numId w:val="48"/>
        </w:numPr>
        <w:rPr>
          <w:ins w:author="Namita Salgiya" w:date="2026-01-19T19:28:00Z" w16du:dateUtc="2026-01-19T13:58:00Z" w:id="114"/>
        </w:rPr>
      </w:pPr>
      <w:ins w:author="Namita Salgiya" w:date="2026-01-19T19:28:00Z" w16du:dateUtc="2026-01-19T13:58:00Z" w:id="115">
        <w:r w:rsidRPr="00AC1ED4">
          <w:lastRenderedPageBreak/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457A16" w:rsidP="00457A16" w:rsidRDefault="00457A16" w14:paraId="4F58FF9F" w14:textId="77777777">
      <w:pPr>
        <w:rPr>
          <w:ins w:author="Namita Salgiya" w:date="2026-01-19T19:28:00Z" w16du:dateUtc="2026-01-19T13:58:00Z" w:id="116"/>
          <w:b/>
          <w:bCs/>
        </w:rPr>
      </w:pPr>
      <w:ins w:author="Namita Salgiya" w:date="2026-01-19T19:28:00Z" w16du:dateUtc="2026-01-19T13:58:00Z" w:id="117">
        <w:r w:rsidRPr="005E66AE">
          <w:rPr>
            <w:b/>
            <w:bCs/>
          </w:rPr>
          <w:t>Balance Transfer on EMI</w:t>
        </w:r>
      </w:ins>
    </w:p>
    <w:p w:rsidRPr="005E66AE" w:rsidR="00457A16" w:rsidP="00457A16" w:rsidRDefault="00457A16" w14:paraId="24536090" w14:textId="77777777">
      <w:pPr>
        <w:pStyle w:val="ListParagraph"/>
        <w:numPr>
          <w:ilvl w:val="0"/>
          <w:numId w:val="7"/>
        </w:numPr>
        <w:rPr>
          <w:ins w:author="Namita Salgiya" w:date="2026-01-19T19:28:00Z" w16du:dateUtc="2026-01-19T13:58:00Z" w:id="118"/>
        </w:rPr>
      </w:pPr>
      <w:ins w:author="Namita Salgiya" w:date="2026-01-19T19:28:00Z" w16du:dateUtc="2026-01-19T13:58:00Z" w:id="119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="00457A16" w:rsidP="00457A16" w:rsidRDefault="00457A16" w14:paraId="1EA541B0" w14:textId="77777777">
      <w:pPr>
        <w:pStyle w:val="ListParagraph"/>
        <w:numPr>
          <w:ilvl w:val="0"/>
          <w:numId w:val="7"/>
        </w:numPr>
        <w:rPr>
          <w:ins w:author="Namita Salgiya" w:date="2026-01-19T19:29:00Z" w16du:dateUtc="2026-01-19T13:59:00Z" w:id="120"/>
        </w:rPr>
      </w:pPr>
      <w:ins w:author="Namita Salgiya" w:date="2026-01-19T19:28:00Z" w16du:dateUtc="2026-01-19T13:58:00Z" w:id="121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</w:ins>
      <w:ins w:author="Namita Salgiya" w:date="2026-01-19T19:29:00Z" w16du:dateUtc="2026-01-19T13:59:00Z" w:id="122">
        <w:r w:rsidRPr="00F30867">
          <w:rPr>
            <w:lang w:val="en-IN"/>
          </w:rPr>
          <w:t>BPCL SBI Card OCTANE</w:t>
        </w:r>
        <w:r>
          <w:rPr>
            <w:lang w:val="en-IN"/>
          </w:rPr>
          <w:t xml:space="preserve"> </w:t>
        </w:r>
      </w:ins>
      <w:ins w:author="Namita Salgiya" w:date="2026-01-19T19:28:00Z" w16du:dateUtc="2026-01-19T13:58:00Z" w:id="123"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457A16" w:rsidR="00C71606" w:rsidP="3C8C86E8" w:rsidRDefault="00457A16" w14:paraId="353BDCF3" w14:textId="3E42AAF5">
      <w:pPr>
        <w:pStyle w:val="ListParagraph"/>
        <w:numPr>
          <w:ilvl w:val="0"/>
          <w:numId w:val="7"/>
        </w:numPr>
        <w:rPr>
          <w:rPrChange w:author="Namita Salgiya" w:date="2026-01-19T19:29:00Z" w16du:dateUtc="2026-01-19T13:59:00Z" w:id="124">
            <w:rPr>
              <w:lang w:val="en-IN"/>
            </w:rPr>
          </w:rPrChange>
        </w:rPr>
        <w:pPrChange w:author="Namita Salgiya" w:date="2026-01-19T19:29:00Z" w16du:dateUtc="2026-01-19T13:59:00Z" w:id="125">
          <w:pPr/>
        </w:pPrChange>
      </w:pPr>
      <w:ins w:author="Namita Salgiya" w:date="2026-01-19T19:28:00Z" w16du:dateUtc="2026-01-19T13:58:00Z" w:id="913685538">
        <w:r w:rsidR="00457A16">
          <w:t>Login to your account to avail this facility.</w:t>
        </w:r>
      </w:ins>
    </w:p>
    <w:p w:rsidRPr="00C71606" w:rsidR="00C71606" w:rsidP="003C1523" w:rsidRDefault="00C71606" w14:paraId="0CA22D9E" w14:textId="77777777">
      <w:pPr>
        <w:rPr>
          <w:lang w:val="en-IN"/>
        </w:rPr>
      </w:pPr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26"/>
      <w:footerReference w:type="default" r:id="rId27"/>
      <w:footerReference w:type="first" r:id="rId2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4F0E" w:rsidP="00E405C7" w:rsidRDefault="00A14F0E" w14:paraId="731061BC" w14:textId="77777777">
      <w:pPr>
        <w:spacing w:after="0" w:line="240" w:lineRule="auto"/>
      </w:pPr>
      <w:r>
        <w:separator/>
      </w:r>
    </w:p>
  </w:endnote>
  <w:endnote w:type="continuationSeparator" w:id="0">
    <w:p w:rsidR="00A14F0E" w:rsidP="00E405C7" w:rsidRDefault="00A14F0E" w14:paraId="64D0FC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4F0E" w:rsidP="00E405C7" w:rsidRDefault="00A14F0E" w14:paraId="0C10FE0F" w14:textId="77777777">
      <w:pPr>
        <w:spacing w:after="0" w:line="240" w:lineRule="auto"/>
      </w:pPr>
      <w:r>
        <w:separator/>
      </w:r>
    </w:p>
  </w:footnote>
  <w:footnote w:type="continuationSeparator" w:id="0">
    <w:p w:rsidR="00A14F0E" w:rsidP="00E405C7" w:rsidRDefault="00A14F0E" w14:paraId="2D36FB7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DF2E33"/>
    <w:multiLevelType w:val="multilevel"/>
    <w:tmpl w:val="17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98192B"/>
    <w:multiLevelType w:val="hybridMultilevel"/>
    <w:tmpl w:val="6BE0D7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7062FC"/>
    <w:multiLevelType w:val="multilevel"/>
    <w:tmpl w:val="37C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0C61A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171004"/>
    <w:multiLevelType w:val="multilevel"/>
    <w:tmpl w:val="2F4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2C29BC"/>
    <w:multiLevelType w:val="multilevel"/>
    <w:tmpl w:val="AAF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74013C"/>
    <w:multiLevelType w:val="hybridMultilevel"/>
    <w:tmpl w:val="2AA42C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A24178"/>
    <w:multiLevelType w:val="hybridMultilevel"/>
    <w:tmpl w:val="64FC95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E0D7FB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27514C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92657C"/>
    <w:multiLevelType w:val="hybridMultilevel"/>
    <w:tmpl w:val="0F4E85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2A2CF9"/>
    <w:multiLevelType w:val="hybridMultilevel"/>
    <w:tmpl w:val="1C4603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836518"/>
    <w:multiLevelType w:val="multilevel"/>
    <w:tmpl w:val="383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27643BE"/>
    <w:multiLevelType w:val="multilevel"/>
    <w:tmpl w:val="1F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5B3D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D165E56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D682555"/>
    <w:multiLevelType w:val="multilevel"/>
    <w:tmpl w:val="E64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00B61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05B49DE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6A75905"/>
    <w:multiLevelType w:val="multilevel"/>
    <w:tmpl w:val="B1D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6EA5B5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1A104D1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5952D73"/>
    <w:multiLevelType w:val="multilevel"/>
    <w:tmpl w:val="8C3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A3806E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A557504"/>
    <w:multiLevelType w:val="hybridMultilevel"/>
    <w:tmpl w:val="D21E56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AA516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F4C6DA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F5E2177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235153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25144A0"/>
    <w:multiLevelType w:val="hybridMultilevel"/>
    <w:tmpl w:val="C49C46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9AC6D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CE7518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56822F6"/>
    <w:multiLevelType w:val="hybridMultilevel"/>
    <w:tmpl w:val="F140B09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7E17A52"/>
    <w:multiLevelType w:val="multilevel"/>
    <w:tmpl w:val="D7B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AF049FF"/>
    <w:multiLevelType w:val="hybridMultilevel"/>
    <w:tmpl w:val="D51630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F585C04"/>
    <w:multiLevelType w:val="multilevel"/>
    <w:tmpl w:val="C2C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08510307">
    <w:abstractNumId w:val="12"/>
  </w:num>
  <w:num w:numId="2" w16cid:durableId="659848562">
    <w:abstractNumId w:val="42"/>
  </w:num>
  <w:num w:numId="3" w16cid:durableId="2071491915">
    <w:abstractNumId w:val="28"/>
  </w:num>
  <w:num w:numId="4" w16cid:durableId="1628588790">
    <w:abstractNumId w:val="23"/>
  </w:num>
  <w:num w:numId="5" w16cid:durableId="1239827278">
    <w:abstractNumId w:val="1"/>
  </w:num>
  <w:num w:numId="6" w16cid:durableId="1887182714">
    <w:abstractNumId w:val="46"/>
  </w:num>
  <w:num w:numId="7" w16cid:durableId="1922789878">
    <w:abstractNumId w:val="0"/>
  </w:num>
  <w:num w:numId="8" w16cid:durableId="1962296843">
    <w:abstractNumId w:val="44"/>
  </w:num>
  <w:num w:numId="9" w16cid:durableId="313147917">
    <w:abstractNumId w:val="18"/>
  </w:num>
  <w:num w:numId="10" w16cid:durableId="1914585177">
    <w:abstractNumId w:val="35"/>
  </w:num>
  <w:num w:numId="11" w16cid:durableId="913006640">
    <w:abstractNumId w:val="10"/>
  </w:num>
  <w:num w:numId="12" w16cid:durableId="1511598038">
    <w:abstractNumId w:val="2"/>
  </w:num>
  <w:num w:numId="13" w16cid:durableId="1990401378">
    <w:abstractNumId w:val="16"/>
  </w:num>
  <w:num w:numId="14" w16cid:durableId="855581893">
    <w:abstractNumId w:val="6"/>
  </w:num>
  <w:num w:numId="15" w16cid:durableId="900677186">
    <w:abstractNumId w:val="7"/>
  </w:num>
  <w:num w:numId="16" w16cid:durableId="999432747">
    <w:abstractNumId w:val="39"/>
  </w:num>
  <w:num w:numId="17" w16cid:durableId="1641614185">
    <w:abstractNumId w:val="19"/>
  </w:num>
  <w:num w:numId="18" w16cid:durableId="943460941">
    <w:abstractNumId w:val="4"/>
  </w:num>
  <w:num w:numId="19" w16cid:durableId="1278367096">
    <w:abstractNumId w:val="9"/>
  </w:num>
  <w:num w:numId="20" w16cid:durableId="2072070368">
    <w:abstractNumId w:val="31"/>
  </w:num>
  <w:num w:numId="21" w16cid:durableId="1056853112">
    <w:abstractNumId w:val="24"/>
  </w:num>
  <w:num w:numId="22" w16cid:durableId="2138334101">
    <w:abstractNumId w:val="27"/>
  </w:num>
  <w:num w:numId="23" w16cid:durableId="1117333439">
    <w:abstractNumId w:val="20"/>
  </w:num>
  <w:num w:numId="24" w16cid:durableId="1650668059">
    <w:abstractNumId w:val="5"/>
  </w:num>
  <w:num w:numId="25" w16cid:durableId="484247963">
    <w:abstractNumId w:val="36"/>
  </w:num>
  <w:num w:numId="26" w16cid:durableId="2024044601">
    <w:abstractNumId w:val="41"/>
  </w:num>
  <w:num w:numId="27" w16cid:durableId="1094131821">
    <w:abstractNumId w:val="13"/>
  </w:num>
  <w:num w:numId="28" w16cid:durableId="2100058976">
    <w:abstractNumId w:val="34"/>
  </w:num>
  <w:num w:numId="29" w16cid:durableId="1654527013">
    <w:abstractNumId w:val="11"/>
  </w:num>
  <w:num w:numId="30" w16cid:durableId="754396482">
    <w:abstractNumId w:val="38"/>
  </w:num>
  <w:num w:numId="31" w16cid:durableId="2102867347">
    <w:abstractNumId w:val="40"/>
  </w:num>
  <w:num w:numId="32" w16cid:durableId="622081987">
    <w:abstractNumId w:val="26"/>
  </w:num>
  <w:num w:numId="33" w16cid:durableId="1848517674">
    <w:abstractNumId w:val="3"/>
  </w:num>
  <w:num w:numId="34" w16cid:durableId="1849715703">
    <w:abstractNumId w:val="22"/>
  </w:num>
  <w:num w:numId="35" w16cid:durableId="162162392">
    <w:abstractNumId w:val="15"/>
  </w:num>
  <w:num w:numId="36" w16cid:durableId="2075228063">
    <w:abstractNumId w:val="47"/>
  </w:num>
  <w:num w:numId="37" w16cid:durableId="1486386564">
    <w:abstractNumId w:val="30"/>
  </w:num>
  <w:num w:numId="38" w16cid:durableId="904335220">
    <w:abstractNumId w:val="32"/>
  </w:num>
  <w:num w:numId="39" w16cid:durableId="1050112396">
    <w:abstractNumId w:val="45"/>
  </w:num>
  <w:num w:numId="40" w16cid:durableId="451637037">
    <w:abstractNumId w:val="8"/>
  </w:num>
  <w:num w:numId="41" w16cid:durableId="1689791906">
    <w:abstractNumId w:val="14"/>
  </w:num>
  <w:num w:numId="42" w16cid:durableId="1204100061">
    <w:abstractNumId w:val="17"/>
  </w:num>
  <w:num w:numId="43" w16cid:durableId="306135321">
    <w:abstractNumId w:val="25"/>
  </w:num>
  <w:num w:numId="44" w16cid:durableId="262689484">
    <w:abstractNumId w:val="21"/>
  </w:num>
  <w:num w:numId="45" w16cid:durableId="1802768871">
    <w:abstractNumId w:val="29"/>
  </w:num>
  <w:num w:numId="46" w16cid:durableId="908154736">
    <w:abstractNumId w:val="37"/>
  </w:num>
  <w:num w:numId="47" w16cid:durableId="1367369979">
    <w:abstractNumId w:val="43"/>
  </w:num>
  <w:num w:numId="48" w16cid:durableId="2140219596">
    <w:abstractNumId w:val="3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0D3C30"/>
    <w:rsid w:val="00104FD2"/>
    <w:rsid w:val="00122BDC"/>
    <w:rsid w:val="001535C0"/>
    <w:rsid w:val="001573BC"/>
    <w:rsid w:val="0016440F"/>
    <w:rsid w:val="0017083C"/>
    <w:rsid w:val="001A4006"/>
    <w:rsid w:val="001A65DB"/>
    <w:rsid w:val="001C5B69"/>
    <w:rsid w:val="0021228E"/>
    <w:rsid w:val="00235F80"/>
    <w:rsid w:val="00276983"/>
    <w:rsid w:val="0029715F"/>
    <w:rsid w:val="002C1D56"/>
    <w:rsid w:val="002C53AE"/>
    <w:rsid w:val="002D38D6"/>
    <w:rsid w:val="00311B56"/>
    <w:rsid w:val="0032122C"/>
    <w:rsid w:val="00335505"/>
    <w:rsid w:val="0034371F"/>
    <w:rsid w:val="00345E13"/>
    <w:rsid w:val="0037112F"/>
    <w:rsid w:val="003C1523"/>
    <w:rsid w:val="003C18A8"/>
    <w:rsid w:val="003D715C"/>
    <w:rsid w:val="0042116B"/>
    <w:rsid w:val="0042325B"/>
    <w:rsid w:val="00424F67"/>
    <w:rsid w:val="0043337B"/>
    <w:rsid w:val="00442E3F"/>
    <w:rsid w:val="00457A16"/>
    <w:rsid w:val="004A5805"/>
    <w:rsid w:val="004C50CB"/>
    <w:rsid w:val="004D6419"/>
    <w:rsid w:val="004E4C97"/>
    <w:rsid w:val="0050268E"/>
    <w:rsid w:val="00513A0B"/>
    <w:rsid w:val="005310B6"/>
    <w:rsid w:val="00555E75"/>
    <w:rsid w:val="005643BE"/>
    <w:rsid w:val="00574F86"/>
    <w:rsid w:val="00595157"/>
    <w:rsid w:val="005E4FBA"/>
    <w:rsid w:val="0060428B"/>
    <w:rsid w:val="00610375"/>
    <w:rsid w:val="00627D80"/>
    <w:rsid w:val="00637D0A"/>
    <w:rsid w:val="006657A1"/>
    <w:rsid w:val="00667EEB"/>
    <w:rsid w:val="00681931"/>
    <w:rsid w:val="00690257"/>
    <w:rsid w:val="006938F5"/>
    <w:rsid w:val="006A2631"/>
    <w:rsid w:val="006D30B7"/>
    <w:rsid w:val="006F6BAC"/>
    <w:rsid w:val="00717C6A"/>
    <w:rsid w:val="007275A2"/>
    <w:rsid w:val="007550F8"/>
    <w:rsid w:val="007624B3"/>
    <w:rsid w:val="00765422"/>
    <w:rsid w:val="007A6765"/>
    <w:rsid w:val="007E6A3E"/>
    <w:rsid w:val="00805273"/>
    <w:rsid w:val="00826C1D"/>
    <w:rsid w:val="0083076E"/>
    <w:rsid w:val="00832A62"/>
    <w:rsid w:val="0085373D"/>
    <w:rsid w:val="0088357A"/>
    <w:rsid w:val="008E4E96"/>
    <w:rsid w:val="008F439E"/>
    <w:rsid w:val="0090022A"/>
    <w:rsid w:val="009164D7"/>
    <w:rsid w:val="00931386"/>
    <w:rsid w:val="00932AB1"/>
    <w:rsid w:val="00946831"/>
    <w:rsid w:val="00947F57"/>
    <w:rsid w:val="00955C56"/>
    <w:rsid w:val="0097465F"/>
    <w:rsid w:val="009A176A"/>
    <w:rsid w:val="009B6719"/>
    <w:rsid w:val="009C0D9E"/>
    <w:rsid w:val="009D2D1C"/>
    <w:rsid w:val="00A14F0E"/>
    <w:rsid w:val="00A150C5"/>
    <w:rsid w:val="00A27FC1"/>
    <w:rsid w:val="00A579B5"/>
    <w:rsid w:val="00A60845"/>
    <w:rsid w:val="00A653DF"/>
    <w:rsid w:val="00A80E72"/>
    <w:rsid w:val="00A8208C"/>
    <w:rsid w:val="00A90630"/>
    <w:rsid w:val="00A94EBD"/>
    <w:rsid w:val="00AC2D69"/>
    <w:rsid w:val="00AD7155"/>
    <w:rsid w:val="00AE161E"/>
    <w:rsid w:val="00AF4A2A"/>
    <w:rsid w:val="00B00BB4"/>
    <w:rsid w:val="00B02393"/>
    <w:rsid w:val="00B149BB"/>
    <w:rsid w:val="00B23A1E"/>
    <w:rsid w:val="00B3379A"/>
    <w:rsid w:val="00B74F63"/>
    <w:rsid w:val="00BA12D3"/>
    <w:rsid w:val="00BD7285"/>
    <w:rsid w:val="00BF3A60"/>
    <w:rsid w:val="00BF6005"/>
    <w:rsid w:val="00C036D3"/>
    <w:rsid w:val="00C0786A"/>
    <w:rsid w:val="00C37A02"/>
    <w:rsid w:val="00C42307"/>
    <w:rsid w:val="00C63C91"/>
    <w:rsid w:val="00C66F71"/>
    <w:rsid w:val="00C712F6"/>
    <w:rsid w:val="00C71606"/>
    <w:rsid w:val="00C72491"/>
    <w:rsid w:val="00C74138"/>
    <w:rsid w:val="00C836A4"/>
    <w:rsid w:val="00C84BA9"/>
    <w:rsid w:val="00C91CFC"/>
    <w:rsid w:val="00CA376C"/>
    <w:rsid w:val="00CA5965"/>
    <w:rsid w:val="00CA61DB"/>
    <w:rsid w:val="00CB45CF"/>
    <w:rsid w:val="00CD511F"/>
    <w:rsid w:val="00D01945"/>
    <w:rsid w:val="00D0663E"/>
    <w:rsid w:val="00D34CF6"/>
    <w:rsid w:val="00D37488"/>
    <w:rsid w:val="00D41563"/>
    <w:rsid w:val="00D460AA"/>
    <w:rsid w:val="00D54A2A"/>
    <w:rsid w:val="00D86A35"/>
    <w:rsid w:val="00DA4778"/>
    <w:rsid w:val="00DA75D3"/>
    <w:rsid w:val="00DB606B"/>
    <w:rsid w:val="00DC20FD"/>
    <w:rsid w:val="00DC2CA4"/>
    <w:rsid w:val="00DD29D8"/>
    <w:rsid w:val="00DD41C7"/>
    <w:rsid w:val="00E07D94"/>
    <w:rsid w:val="00E21728"/>
    <w:rsid w:val="00E405C7"/>
    <w:rsid w:val="00E47C6A"/>
    <w:rsid w:val="00E56665"/>
    <w:rsid w:val="00E61E30"/>
    <w:rsid w:val="00E62FE6"/>
    <w:rsid w:val="00E73A0A"/>
    <w:rsid w:val="00F23D00"/>
    <w:rsid w:val="00F30867"/>
    <w:rsid w:val="00F318DC"/>
    <w:rsid w:val="00F31F00"/>
    <w:rsid w:val="00F62B3F"/>
    <w:rsid w:val="00F76599"/>
    <w:rsid w:val="00FB78C6"/>
    <w:rsid w:val="00FC56CE"/>
    <w:rsid w:val="0A8675BC"/>
    <w:rsid w:val="0CB991DD"/>
    <w:rsid w:val="1ACE7B3A"/>
    <w:rsid w:val="237D85DF"/>
    <w:rsid w:val="23EBB012"/>
    <w:rsid w:val="2569931A"/>
    <w:rsid w:val="360131A0"/>
    <w:rsid w:val="37B4DEFE"/>
    <w:rsid w:val="3C8C86E8"/>
    <w:rsid w:val="40A65718"/>
    <w:rsid w:val="504AF7DB"/>
    <w:rsid w:val="5A1ABBE6"/>
    <w:rsid w:val="678C7604"/>
    <w:rsid w:val="67FB52EE"/>
    <w:rsid w:val="6AD0753D"/>
    <w:rsid w:val="6B27F0E3"/>
    <w:rsid w:val="6D7C48DC"/>
    <w:rsid w:val="6D909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.review.visa.com/content/dam/VCOM/regional/ap/india/global-elements/documents/in-participating-airport-lounges.pdf" TargetMode="External" Id="rId13" /><Relationship Type="http://schemas.openxmlformats.org/officeDocument/2006/relationships/hyperlink" Target="https://www.sbicard.com/sbi-card-en/assets/docs/pdf/personal/credit-cards/travel/Steps%20to%20Use%20BPCL%20Fuel%20E-Voucher.pdf" TargetMode="External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/lower-interest-option/flexi-pay.page" TargetMode="External" Id="rId21" /><Relationship Type="http://schemas.openxmlformats.org/officeDocument/2006/relationships/hyperlink" Target="https://www.sbicard.com/sbi-card-en/assets/docs/pdf/personal/cards/ro-list-for-pos-redemption.pdf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sbicard.com/en/most-important-terms-and-conditions.page" TargetMode="Externa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3.xml" Id="rId28" /><Relationship Type="http://schemas.openxmlformats.org/officeDocument/2006/relationships/hyperlink" Target="https://www.sbicard.com/en/personal/credit-cards/lifestyle/sbi-card-elite.page" TargetMode="External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hyperlink" Target="https://www.rupay.co.in/lounges" TargetMode="External" Id="rId14" /><Relationship Type="http://schemas.openxmlformats.org/officeDocument/2006/relationships/footer" Target="footer2.xml" Id="rId27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2026-01-20T09:05:00.0000000Z</dcterms:created>
  <dcterms:modified xsi:type="dcterms:W3CDTF">2026-03-19T05:40:42.1485236Z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