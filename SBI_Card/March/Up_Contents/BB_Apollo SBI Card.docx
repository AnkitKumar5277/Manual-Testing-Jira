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="00F711A7" w:rsidP="003D715C" w:rsidRDefault="00AD13A2" w14:paraId="798B83F1" w14:textId="10FD5E33">
      <w:pPr>
        <w:jc w:val="center"/>
        <w:rPr>
          <w:b/>
          <w:bCs/>
          <w:lang w:val="en-IN"/>
        </w:rPr>
      </w:pPr>
      <w:r>
        <w:fldChar w:fldCharType="begin"/>
      </w:r>
      <w:r>
        <w:instrText xml:space="preserve"> HYPERLINK "https://www.sbicard.com/en/personal/credit-cards/rewards/apollo-sbi-card.page" </w:instrText>
      </w:r>
      <w:r>
        <w:fldChar w:fldCharType="separate"/>
      </w:r>
      <w:r w:rsidRPr="00E4540B" w:rsidR="00F711A7">
        <w:rPr>
          <w:rStyle w:val="Hyperlink"/>
          <w:b/>
          <w:bCs/>
          <w:lang w:val="en-IN"/>
        </w:rPr>
        <w:t>Apollo SBI Card</w:t>
      </w:r>
      <w:r>
        <w:rPr>
          <w:rStyle w:val="Hyperlink"/>
          <w:b/>
          <w:bCs/>
          <w:lang w:val="en-IN"/>
        </w:rPr>
        <w:fldChar w:fldCharType="end"/>
      </w:r>
    </w:p>
    <w:p w:rsidRPr="00E2300A" w:rsidR="00FA0DC2" w:rsidP="00FA0DC2" w:rsidRDefault="00FA0DC2" w14:paraId="73538CBC" w14:textId="5DCB7448">
      <w:pPr>
        <w:jc w:val="center"/>
        <w:rPr>
          <w:lang w:val="en-IN"/>
        </w:rPr>
      </w:pPr>
      <w:r w:rsidRPr="00E2300A">
        <w:rPr>
          <w:lang w:val="en-IN"/>
        </w:rPr>
        <w:t xml:space="preserve">Good </w:t>
      </w:r>
      <w:r w:rsidRPr="00E2300A" w:rsidR="009823DB">
        <w:rPr>
          <w:lang w:val="en-IN"/>
        </w:rPr>
        <w:t>Health Just Became More Rewarding</w:t>
      </w:r>
    </w:p>
    <w:p w:rsidRPr="00CD74F3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CD74F3">
        <w:rPr>
          <w:b/>
          <w:bCs/>
          <w:i/>
          <w:iCs/>
          <w:u w:val="single"/>
          <w:lang w:val="en-IN"/>
        </w:rPr>
        <w:t>Best For</w:t>
      </w:r>
    </w:p>
    <w:p w:rsidR="00E2300A" w:rsidP="009445F5" w:rsidRDefault="00E2300A" w14:paraId="751E074F" w14:textId="2A8795CD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 xml:space="preserve">Welcome </w:t>
      </w:r>
      <w:proofErr w:type="spellStart"/>
      <w:r>
        <w:rPr>
          <w:lang w:val="en-IN" w:eastAsia="en-IN"/>
        </w:rPr>
        <w:t>Benefit</w:t>
      </w:r>
      <w:r w:rsidR="00FC325F">
        <w:rPr>
          <w:lang w:val="en-IN" w:eastAsia="en-IN"/>
        </w:rPr>
        <w:t>ss</w:t>
      </w:r>
      <w:proofErr w:type="spellEnd"/>
    </w:p>
    <w:p w:rsidR="00E2300A" w:rsidP="009445F5" w:rsidRDefault="00E2300A" w14:paraId="7DA7B8D8" w14:textId="47279C84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 Benefit</w:t>
      </w:r>
    </w:p>
    <w:p w:rsidR="00E2300A" w:rsidP="00E2300A" w:rsidRDefault="00E2300A" w14:paraId="69AF32C1" w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 w:eastAsia="en-IN"/>
        </w:rPr>
        <w:t>Spend Based Reversal</w:t>
      </w:r>
    </w:p>
    <w:p w:rsidR="00FA0DC2" w:rsidDel="00945288" w:rsidRDefault="00945288" w14:paraId="4158ED4A" w14:textId="35C61668">
      <w:pPr>
        <w:rPr>
          <w:del w:author="Namita Salgiya" w:date="2026-01-15T19:04:00Z" w:id="0"/>
          <w:lang w:eastAsia="en-IN"/>
        </w:rPr>
        <w:pPrChange w:author="Upadhyay , Shubham (SBICard)" w:date="2026-01-16T14:33:00Z" w:id="1">
          <w:pPr>
            <w:jc w:val="center"/>
          </w:pPr>
        </w:pPrChange>
      </w:pPr>
      <w:ins w:author="Namita Salgiya" w:date="2026-01-15T19:05:00Z" w:id="2">
        <w:r>
          <w:rPr>
            <w:lang w:eastAsia="en-IN"/>
          </w:rPr>
          <w:t xml:space="preserve">Get </w:t>
        </w:r>
        <w:r w:rsidR="009823DB">
          <w:rPr>
            <w:lang w:eastAsia="en-IN"/>
          </w:rPr>
          <w:t xml:space="preserve">Health Benefits </w:t>
        </w:r>
        <w:r>
          <w:rPr>
            <w:lang w:eastAsia="en-IN"/>
          </w:rPr>
          <w:t xml:space="preserve">and </w:t>
        </w:r>
        <w:r w:rsidR="009823DB">
          <w:rPr>
            <w:lang w:eastAsia="en-IN"/>
          </w:rPr>
          <w:t xml:space="preserve">Reward Points </w:t>
        </w:r>
        <w:r>
          <w:rPr>
            <w:lang w:eastAsia="en-IN"/>
          </w:rPr>
          <w:t>on</w:t>
        </w:r>
      </w:ins>
      <w:ins w:author="Namita Salgiya" w:date="2026-01-15T19:06:00Z" w:id="3">
        <w:r>
          <w:rPr>
            <w:lang w:eastAsia="en-IN"/>
          </w:rPr>
          <w:t xml:space="preserve"> health and wellness products and services.</w:t>
        </w:r>
      </w:ins>
      <w:del w:author="Namita Salgiya" w:date="2026-01-15T19:04:00Z" w:id="4">
        <w:r w:rsidDel="00945288" w:rsidR="00FA0DC2">
          <w:rPr>
            <w:lang w:eastAsia="en-IN"/>
          </w:rPr>
          <w:delText xml:space="preserve">Get </w:delText>
        </w:r>
        <w:r w:rsidRPr="59483E44" w:rsidDel="00945288" w:rsidR="00FA0DC2">
          <w:rPr>
            <w:lang w:eastAsia="en-IN"/>
          </w:rPr>
          <w:delText>500 Reward Points worth Rs. 500 on payment of joining</w:delText>
        </w:r>
        <w:r w:rsidDel="00945288" w:rsidR="00FA0DC2">
          <w:rPr>
            <w:lang w:eastAsia="en-IN"/>
          </w:rPr>
          <w:delText xml:space="preserve">. Enjoy </w:delText>
        </w:r>
        <w:r w:rsidDel="00945288" w:rsidR="00FA0DC2">
          <w:rPr>
            <w:lang w:val="en-IN" w:eastAsia="en-IN"/>
          </w:rPr>
          <w:delText>c</w:delText>
        </w:r>
        <w:r w:rsidRPr="59483E44" w:rsidDel="00945288" w:rsidR="00FA0DC2">
          <w:rPr>
            <w:lang w:val="en-IN" w:eastAsia="en-IN"/>
          </w:rPr>
          <w:delText>omplimentary Apollo Gold Tier Membership</w:delText>
        </w:r>
        <w:r w:rsidDel="00945288" w:rsidR="00FA0DC2">
          <w:rPr>
            <w:lang w:val="en-IN" w:eastAsia="en-IN"/>
          </w:rPr>
          <w:delText>.</w:delText>
        </w:r>
      </w:del>
    </w:p>
    <w:p w:rsidRPr="00FA0DC2" w:rsidR="00945288" w:rsidP="00FA0DC2" w:rsidRDefault="00945288" w14:paraId="2350ABC3" w14:textId="77777777">
      <w:pPr>
        <w:rPr>
          <w:ins w:author="Namita Salgiya" w:date="2026-01-15T19:04:00Z" w:id="5"/>
          <w:lang w:val="en-IN"/>
        </w:rPr>
      </w:pPr>
    </w:p>
    <w:p w:rsidRPr="007E6A3E" w:rsidR="00345E13" w:rsidP="004A5805" w:rsidRDefault="003D715C" w14:paraId="011E8CF5" w14:textId="69D700C3">
      <w:pPr>
        <w:jc w:val="center"/>
        <w:rPr>
          <w:b/>
          <w:bCs/>
          <w:u w:val="single"/>
          <w:lang w:val="en-IN"/>
        </w:rPr>
      </w:pPr>
      <w:r w:rsidRPr="00CD74F3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CD74F3">
        <w:rPr>
          <w:b/>
          <w:bCs/>
          <w:caps/>
          <w:u w:val="single"/>
          <w:lang w:val="en-IN"/>
        </w:rPr>
        <w:t>Benefits</w:t>
      </w:r>
    </w:p>
    <w:p w:rsidR="00E2300A" w:rsidP="00D75509" w:rsidRDefault="00945288" w14:paraId="3C2A32A9" w14:textId="11724393">
      <w:pPr>
        <w:pStyle w:val="ListParagraph"/>
        <w:numPr>
          <w:ilvl w:val="0"/>
          <w:numId w:val="7"/>
        </w:numPr>
        <w:rPr>
          <w:ins w:author="Namita Salgiya" w:date="2026-01-15T19:07:00Z" w16du:dateUtc="2026-01-15T19:07:00Z" w:id="1595517709"/>
          <w:rFonts w:ascii="Calibri" w:hAnsi="Calibri" w:eastAsia="Calibri" w:cs="Calibri"/>
          <w:color w:val="881798"/>
          <w:sz w:val="12"/>
          <w:szCs w:val="12"/>
          <w:lang w:val="en-IN"/>
        </w:rPr>
      </w:pPr>
      <w:ins w:author="Namita Salgiya" w:date="2026-01-15T19:06:00Z" w16du:dateUtc="2026-01-15T19:06:00Z" w:id="1106802561">
        <w:r w:rsidRPr="14D95123" w:rsidR="00945288">
          <w:rPr>
            <w:lang w:eastAsia="en-IN"/>
          </w:rPr>
          <w:t xml:space="preserve">Welcome </w:t>
        </w:r>
        <w:r w:rsidRPr="14D95123" w:rsidR="009823DB">
          <w:rPr>
            <w:lang w:eastAsia="en-IN"/>
          </w:rPr>
          <w:t>Be</w:t>
        </w:r>
      </w:ins>
      <w:ins w:author="Namita Salgiya" w:date="2026-01-15T19:07:00Z" w16du:dateUtc="2026-01-15T19:07:00Z" w:id="1143295912">
        <w:r w:rsidRPr="14D95123" w:rsidR="009823DB">
          <w:rPr>
            <w:lang w:eastAsia="en-IN"/>
          </w:rPr>
          <w:t xml:space="preserve">nefit </w:t>
        </w:r>
        <w:r w:rsidRPr="14D95123" w:rsidR="00945288">
          <w:rPr>
            <w:lang w:eastAsia="en-IN"/>
          </w:rPr>
          <w:t xml:space="preserve">of </w:t>
        </w:r>
      </w:ins>
      <w:r w:rsidRPr="14D95123" w:rsidR="6884C0BA">
        <w:rPr>
          <w:lang w:eastAsia="en-IN"/>
        </w:rPr>
        <w:t xml:space="preserve">500 Reward Points </w:t>
      </w:r>
      <w:del w:author="Namita Salgiya" w:date="2026-01-15T19:06:00Z" w16du:dateUtc="2026-01-15T19:06:00Z" w:id="816469145">
        <w:r w:rsidRPr="14D95123" w:rsidDel="6884C0BA">
          <w:rPr>
            <w:lang w:eastAsia="en-IN"/>
          </w:rPr>
          <w:delText xml:space="preserve">worth Rs. 500 on payment of </w:delText>
        </w:r>
        <w:r w:rsidRPr="14D95123" w:rsidDel="00DA7B3E">
          <w:rPr>
            <w:lang w:eastAsia="en-IN"/>
          </w:rPr>
          <w:delText>J</w:delText>
        </w:r>
        <w:r w:rsidRPr="14D95123" w:rsidDel="6884C0BA">
          <w:rPr>
            <w:lang w:eastAsia="en-IN"/>
          </w:rPr>
          <w:delText xml:space="preserve">oining </w:delText>
        </w:r>
        <w:r w:rsidRPr="14D95123" w:rsidDel="00DA7B3E">
          <w:rPr>
            <w:lang w:eastAsia="en-IN"/>
          </w:rPr>
          <w:delText>F</w:delText>
        </w:r>
        <w:r w:rsidRPr="14D95123" w:rsidDel="6884C0BA">
          <w:rPr>
            <w:lang w:eastAsia="en-IN"/>
          </w:rPr>
          <w:delText>ee</w:delText>
        </w:r>
        <w:r w:rsidRPr="14D95123" w:rsidDel="4617B993">
          <w:rPr>
            <w:lang w:eastAsia="en-IN"/>
          </w:rPr>
          <w:delText xml:space="preserve"> </w:delText>
        </w:r>
      </w:del>
    </w:p>
    <w:p w:rsidRPr="00B3460A" w:rsidR="00945288" w:rsidP="00D75509" w:rsidRDefault="00945288" w14:paraId="010625FD" w14:textId="0CFC7CAE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proofErr w:type="spellStart"/>
      <w:ins w:author="Namita Salgiya" w:date="2026-01-15T19:07:00Z" w:id="10">
        <w:r>
          <w:rPr>
            <w:lang w:val="en-IN" w:eastAsia="en-IN"/>
          </w:rPr>
          <w:t>One</w:t>
        </w:r>
        <w:r w:rsidRPr="00B3460A">
          <w:rPr>
            <w:lang w:val="en-IN" w:eastAsia="en-IN"/>
          </w:rPr>
          <w:t>Apollo</w:t>
        </w:r>
        <w:proofErr w:type="spellEnd"/>
        <w:r w:rsidRPr="00B3460A">
          <w:rPr>
            <w:lang w:val="en-IN" w:eastAsia="en-IN"/>
          </w:rPr>
          <w:t xml:space="preserve"> Gold Tier Membership</w:t>
        </w:r>
      </w:ins>
    </w:p>
    <w:p w:rsidRPr="00B3460A" w:rsidR="00DB479D" w:rsidP="00D75509" w:rsidRDefault="45B92560" w14:paraId="2C1AC222" w14:textId="0662D65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del w:author="Namita Salgiya" w:date="2026-01-15T19:07:00Z" w16du:dateUtc="2026-01-15T19:07:00Z" w:id="313596511">
        <w:r w:rsidRPr="14D95123" w:rsidDel="45B92560">
          <w:rPr>
            <w:lang w:val="en-IN" w:eastAsia="en-IN"/>
          </w:rPr>
          <w:delText xml:space="preserve">3X </w:delText>
        </w:r>
      </w:del>
      <w:r w:rsidRPr="14D95123" w:rsidR="45B92560">
        <w:rPr>
          <w:lang w:val="en-IN" w:eastAsia="en-IN"/>
        </w:rPr>
        <w:t xml:space="preserve">Reward Points on </w:t>
      </w:r>
      <w:del w:author="Namita Salgiya" w:date="2026-01-15T19:07:00Z" w16du:dateUtc="2026-01-15T19:07:00Z" w:id="733731410">
        <w:r w:rsidRPr="14D95123" w:rsidDel="45B92560">
          <w:rPr>
            <w:lang w:val="en-IN" w:eastAsia="en-IN"/>
          </w:rPr>
          <w:delText xml:space="preserve">every Rs. 100 spent on all </w:delText>
        </w:r>
      </w:del>
      <w:r w:rsidRPr="14D95123" w:rsidR="45B92560">
        <w:rPr>
          <w:lang w:val="en-IN" w:eastAsia="en-IN"/>
        </w:rPr>
        <w:t>Apollo services</w:t>
      </w:r>
      <w:ins w:author="Namita Salgiya" w:date="2026-01-15T19:07:00Z" w16du:dateUtc="2026-01-15T19:07:00Z" w:id="301826188">
        <w:r w:rsidRPr="14D95123" w:rsidR="00945288">
          <w:rPr>
            <w:lang w:val="en-IN" w:eastAsia="en-IN"/>
          </w:rPr>
          <w:t xml:space="preserve"> </w:t>
        </w:r>
      </w:ins>
    </w:p>
    <w:p w:rsidR="59483E44" w:rsidP="59483E44" w:rsidRDefault="59483E44" w14:paraId="5FBA0DB2" w14:textId="7B72CB82">
      <w:pPr>
        <w:pStyle w:val="ListParagraph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CD74F3">
        <w:rPr>
          <w:b/>
          <w:bCs/>
          <w:i/>
          <w:iCs/>
          <w:u w:val="single"/>
        </w:rPr>
        <w:t>Exclusive</w:t>
      </w:r>
      <w:r w:rsidRPr="007E6A3E">
        <w:rPr>
          <w:b/>
          <w:bCs/>
          <w:u w:val="single"/>
        </w:rPr>
        <w:t xml:space="preserve"> </w:t>
      </w:r>
      <w:r w:rsidRPr="00CD74F3">
        <w:rPr>
          <w:b/>
          <w:bCs/>
          <w:caps/>
          <w:u w:val="single"/>
        </w:rPr>
        <w:t>Privileges</w:t>
      </w:r>
    </w:p>
    <w:p w:rsidRPr="00F711A7" w:rsidR="00F711A7" w:rsidP="59483E44" w:rsidRDefault="5AF0F892" w14:paraId="13471A09" w14:textId="1119CD60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4D95123" w:rsidR="5AF0F892">
        <w:rPr>
          <w:b w:val="1"/>
          <w:bCs w:val="1"/>
          <w:lang w:val="en-IN"/>
        </w:rPr>
        <w:t>Welcome Benefit</w:t>
      </w:r>
      <w:r w:rsidRPr="14D95123" w:rsidR="00A936F8">
        <w:rPr>
          <w:b w:val="1"/>
          <w:bCs w:val="1"/>
          <w:lang w:val="en-IN"/>
        </w:rPr>
        <w:t>s</w:t>
      </w:r>
      <w:r w:rsidRPr="14D95123" w:rsidR="00E25D0B">
        <w:rPr>
          <w:b w:val="1"/>
          <w:bCs w:val="1"/>
          <w:lang w:val="en-IN"/>
        </w:rPr>
        <w:t xml:space="preserve"> </w:t>
      </w:r>
    </w:p>
    <w:p w:rsidRPr="00B3460A" w:rsidR="00B3460A" w:rsidP="00D75509" w:rsidRDefault="00B3460A" w14:paraId="3F20F30C" w14:textId="55438089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B3460A">
        <w:rPr>
          <w:lang w:val="en-IN" w:eastAsia="en-IN"/>
        </w:rPr>
        <w:t xml:space="preserve">Get 500 Reward Points worth Rs. 500 on payment of </w:t>
      </w:r>
      <w:r w:rsidRPr="00B3460A" w:rsidR="009823DB">
        <w:rPr>
          <w:lang w:val="en-IN" w:eastAsia="en-IN"/>
        </w:rPr>
        <w:t>Joining Fee</w:t>
      </w:r>
    </w:p>
    <w:p w:rsidR="00B3460A" w:rsidP="00D75509" w:rsidRDefault="004D4B6D" w14:paraId="084D050A" w14:textId="76FA870C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>1</w:t>
      </w:r>
      <w:r w:rsidR="00A936F8">
        <w:rPr>
          <w:lang w:val="en-IN" w:eastAsia="en-IN"/>
        </w:rPr>
        <w:t>-</w:t>
      </w:r>
      <w:r>
        <w:rPr>
          <w:lang w:val="en-IN" w:eastAsia="en-IN"/>
        </w:rPr>
        <w:t>year c</w:t>
      </w:r>
      <w:r w:rsidRPr="00B3460A" w:rsidR="00B3460A">
        <w:rPr>
          <w:lang w:val="en-IN" w:eastAsia="en-IN"/>
        </w:rPr>
        <w:t xml:space="preserve">omplimentary </w:t>
      </w:r>
      <w:proofErr w:type="spellStart"/>
      <w:ins w:author="Namita Salgiya" w:date="2026-01-15T19:07:00Z" w:id="14">
        <w:r w:rsidR="00945288">
          <w:rPr>
            <w:lang w:val="en-IN" w:eastAsia="en-IN"/>
          </w:rPr>
          <w:t>One</w:t>
        </w:r>
      </w:ins>
      <w:r w:rsidRPr="00B3460A" w:rsidR="00B3460A">
        <w:rPr>
          <w:lang w:val="en-IN" w:eastAsia="en-IN"/>
        </w:rPr>
        <w:t>Apollo</w:t>
      </w:r>
      <w:proofErr w:type="spellEnd"/>
      <w:r w:rsidRPr="00B3460A" w:rsidR="00B3460A">
        <w:rPr>
          <w:lang w:val="en-IN" w:eastAsia="en-IN"/>
        </w:rPr>
        <w:t xml:space="preserve"> Gold Tier Membership</w:t>
      </w:r>
    </w:p>
    <w:p w:rsidRPr="004D4B6D" w:rsidR="004D4B6D" w:rsidP="00D75509" w:rsidRDefault="004D4B6D" w14:paraId="2AEF9E53" w14:textId="12A183AA">
      <w:pPr>
        <w:pStyle w:val="ListParagraph"/>
        <w:numPr>
          <w:ilvl w:val="0"/>
          <w:numId w:val="9"/>
        </w:numPr>
      </w:pPr>
      <w:r w:rsidRPr="004D4B6D">
        <w:t xml:space="preserve">To retain Gold Tier in the second year, spend </w:t>
      </w:r>
      <w:r>
        <w:t xml:space="preserve">Rs. </w:t>
      </w:r>
      <w:r w:rsidRPr="004D4B6D">
        <w:t>75,000 in the Apollo Ecosystem during the year</w:t>
      </w:r>
      <w:r>
        <w:t xml:space="preserve"> </w:t>
      </w:r>
      <w:r w:rsidRPr="004D4B6D">
        <w:t xml:space="preserve">(For Apollo Pharmacy, Apollo Sugar &amp; Apollo Clinic: </w:t>
      </w:r>
      <w:r w:rsidRPr="004D4B6D" w:rsidR="009823DB">
        <w:t xml:space="preserve">Minimum Spend </w:t>
      </w:r>
      <w:r w:rsidRPr="004D4B6D">
        <w:t xml:space="preserve">of </w:t>
      </w:r>
      <w:r>
        <w:t xml:space="preserve">Rs. </w:t>
      </w:r>
      <w:r w:rsidRPr="004D4B6D">
        <w:t>7,500)</w:t>
      </w:r>
    </w:p>
    <w:p w:rsidRPr="004D4B6D" w:rsidR="004D4B6D" w:rsidP="00D75509" w:rsidRDefault="004D4B6D" w14:paraId="2E742FB5" w14:textId="3BFA1414">
      <w:pPr>
        <w:pStyle w:val="ListParagraph"/>
        <w:numPr>
          <w:ilvl w:val="0"/>
          <w:numId w:val="8"/>
        </w:numPr>
      </w:pPr>
      <w:r w:rsidRPr="004D4B6D">
        <w:t xml:space="preserve">If the spend criteria is not met, the </w:t>
      </w:r>
      <w:r w:rsidRPr="004D4B6D" w:rsidR="009823DB">
        <w:t xml:space="preserve">Cardholder </w:t>
      </w:r>
      <w:r w:rsidRPr="004D4B6D">
        <w:t xml:space="preserve">will be downgraded to </w:t>
      </w:r>
      <w:proofErr w:type="spellStart"/>
      <w:r w:rsidRPr="004D4B6D">
        <w:t>OneApollo</w:t>
      </w:r>
      <w:proofErr w:type="spellEnd"/>
      <w:r w:rsidRPr="004D4B6D">
        <w:t xml:space="preserve"> Silver Tier</w:t>
      </w:r>
      <w:r w:rsidR="005055D0">
        <w:t xml:space="preserve"> </w:t>
      </w:r>
      <w:r w:rsidR="009823DB">
        <w:t>Membership</w:t>
      </w:r>
    </w:p>
    <w:p w:rsidRPr="00F711A7" w:rsidR="00F711A7" w:rsidP="00D75509" w:rsidRDefault="00AD13A2" w14:paraId="2C6582EF" w14:textId="52C9D575">
      <w:pPr>
        <w:pStyle w:val="ListParagraph"/>
        <w:numPr>
          <w:ilvl w:val="0"/>
          <w:numId w:val="8"/>
        </w:numPr>
      </w:pPr>
      <w:hyperlink w:history="1" r:id="rId9">
        <w:r w:rsidRPr="00B3460A" w:rsidR="00F711A7">
          <w:rPr>
            <w:rStyle w:val="Hyperlink"/>
          </w:rPr>
          <w:t>Click here</w:t>
        </w:r>
      </w:hyperlink>
      <w:r w:rsidRPr="00F711A7" w:rsidR="00F711A7">
        <w:t xml:space="preserve"> to know more</w:t>
      </w:r>
    </w:p>
    <w:p w:rsidRPr="003465A7" w:rsidR="003465A7" w:rsidP="59483E44" w:rsidRDefault="64C0C286" w14:paraId="33058778" w14:textId="30F51A09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4D95123" w:rsidR="64C0C286">
        <w:rPr>
          <w:b w:val="1"/>
          <w:bCs w:val="1"/>
          <w:lang w:val="en-IN"/>
        </w:rPr>
        <w:t xml:space="preserve">Reward </w:t>
      </w:r>
      <w:r w:rsidRPr="14D95123" w:rsidR="2D300D85">
        <w:rPr>
          <w:b w:val="1"/>
          <w:bCs w:val="1"/>
          <w:lang w:val="en-IN"/>
        </w:rPr>
        <w:t>Benefits</w:t>
      </w:r>
      <w:r w:rsidRPr="14D95123" w:rsidR="68BB0F7A">
        <w:rPr>
          <w:b w:val="1"/>
          <w:bCs w:val="1"/>
          <w:lang w:val="en-IN"/>
        </w:rPr>
        <w:t xml:space="preserve"> </w:t>
      </w:r>
    </w:p>
    <w:p w:rsidRPr="005055D0" w:rsidR="005055D0" w:rsidP="00D75509" w:rsidRDefault="005055D0" w14:paraId="333DA456" w14:textId="77777777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5055D0">
        <w:rPr>
          <w:lang w:val="en-IN" w:eastAsia="en-IN"/>
        </w:rPr>
        <w:t>3X Reward Points on every Rs. 100 spent on all Apollo services.</w:t>
      </w:r>
    </w:p>
    <w:p w:rsidRPr="005055D0" w:rsidR="005055D0" w:rsidP="00D75509" w:rsidRDefault="005055D0" w14:paraId="5ED657E6" w14:textId="5FA353B8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5055D0">
        <w:rPr>
          <w:lang w:val="en-IN" w:eastAsia="en-IN"/>
        </w:rPr>
        <w:t xml:space="preserve">Get </w:t>
      </w:r>
      <w:r>
        <w:rPr>
          <w:lang w:val="en-IN" w:eastAsia="en-IN"/>
        </w:rPr>
        <w:t>up to</w:t>
      </w:r>
      <w:r w:rsidRPr="005055D0">
        <w:rPr>
          <w:lang w:val="en-IN" w:eastAsia="en-IN"/>
        </w:rPr>
        <w:t xml:space="preserve"> 10% Instant Discount </w:t>
      </w:r>
      <w:del w:author="Upadhyay , Shubham (SBICard)" w:date="2026-01-16T14:36:00Z" w:id="15">
        <w:r w:rsidRPr="005055D0" w:rsidDel="009823DB">
          <w:rPr>
            <w:lang w:val="en-IN" w:eastAsia="en-IN"/>
          </w:rPr>
          <w:delText xml:space="preserve">at </w:delText>
        </w:r>
      </w:del>
      <w:ins w:author="Upadhyay , Shubham (SBICard)" w:date="2026-01-16T14:36:00Z" w:id="16">
        <w:r w:rsidR="009823DB">
          <w:rPr>
            <w:lang w:val="en-IN" w:eastAsia="en-IN"/>
          </w:rPr>
          <w:t xml:space="preserve">on </w:t>
        </w:r>
      </w:ins>
      <w:del w:author="Upadhyay , Shubham (SBICard)" w:date="2026-01-16T14:36:00Z" w:id="17">
        <w:r w:rsidRPr="005055D0" w:rsidDel="009823DB">
          <w:rPr>
            <w:lang w:val="en-IN" w:eastAsia="en-IN"/>
          </w:rPr>
          <w:delText xml:space="preserve">Select </w:delText>
        </w:r>
      </w:del>
      <w:ins w:author="Upadhyay , Shubham (SBICard)" w:date="2026-01-16T14:36:00Z" w:id="18">
        <w:r w:rsidR="009823DB">
          <w:rPr>
            <w:lang w:val="en-IN" w:eastAsia="en-IN"/>
          </w:rPr>
          <w:t>s</w:t>
        </w:r>
        <w:r w:rsidRPr="005055D0" w:rsidR="009823DB">
          <w:rPr>
            <w:lang w:val="en-IN" w:eastAsia="en-IN"/>
          </w:rPr>
          <w:t xml:space="preserve">elect </w:t>
        </w:r>
      </w:ins>
      <w:r w:rsidRPr="005055D0">
        <w:rPr>
          <w:lang w:val="en-IN" w:eastAsia="en-IN"/>
        </w:rPr>
        <w:t xml:space="preserve">Apollo </w:t>
      </w:r>
      <w:r w:rsidRPr="005055D0" w:rsidR="009823DB">
        <w:rPr>
          <w:lang w:val="en-IN" w:eastAsia="en-IN"/>
        </w:rPr>
        <w:t>services</w:t>
      </w:r>
      <w:r w:rsidRPr="005055D0">
        <w:rPr>
          <w:lang w:val="en-IN" w:eastAsia="en-IN"/>
        </w:rPr>
        <w:t>.</w:t>
      </w:r>
    </w:p>
    <w:p w:rsidRPr="005055D0" w:rsidR="005055D0" w:rsidP="00D75509" w:rsidRDefault="005055D0" w14:paraId="03326A7C" w14:textId="77777777">
      <w:pPr>
        <w:pStyle w:val="ListParagraph"/>
        <w:numPr>
          <w:ilvl w:val="0"/>
          <w:numId w:val="10"/>
        </w:numPr>
      </w:pPr>
      <w:r w:rsidRPr="005055D0">
        <w:t>2X Reward Points on every Rs. 100 spent on Dining, Movies &amp; Entertainment.</w:t>
      </w:r>
    </w:p>
    <w:p w:rsidRPr="005055D0" w:rsidR="005055D0" w:rsidP="00D75509" w:rsidRDefault="005055D0" w14:paraId="402BDAB5" w14:textId="77777777">
      <w:pPr>
        <w:pStyle w:val="ListParagraph"/>
        <w:numPr>
          <w:ilvl w:val="0"/>
          <w:numId w:val="10"/>
        </w:numPr>
      </w:pPr>
      <w:r w:rsidRPr="005055D0">
        <w:t>1 Reward Point on every Rs. 100 spent on Beauty &amp; Wellness services.</w:t>
      </w:r>
    </w:p>
    <w:p w:rsidRPr="005055D0" w:rsidR="005055D0" w:rsidP="00D75509" w:rsidRDefault="005055D0" w14:paraId="6D722C6B" w14:textId="77777777">
      <w:pPr>
        <w:pStyle w:val="ListParagraph"/>
        <w:numPr>
          <w:ilvl w:val="0"/>
          <w:numId w:val="10"/>
        </w:numPr>
      </w:pPr>
      <w:r w:rsidRPr="005055D0">
        <w:t>1 Reward Point on every Rs. 200 spent on other non-fuel retail purchases.</w:t>
      </w:r>
    </w:p>
    <w:p w:rsidRPr="005055D0" w:rsidR="005055D0" w:rsidP="00D75509" w:rsidRDefault="005055D0" w14:paraId="501EED78" w14:textId="2C1A990E">
      <w:pPr>
        <w:pStyle w:val="ListParagraph"/>
        <w:numPr>
          <w:ilvl w:val="0"/>
          <w:numId w:val="10"/>
        </w:numPr>
      </w:pPr>
      <w:r w:rsidRPr="005055D0">
        <w:t>1 Reward Points = R</w:t>
      </w:r>
      <w:r w:rsidR="002A661F">
        <w:t>e</w:t>
      </w:r>
      <w:ins w:author="Upadhyay , Shubham (SBICard)" w:date="2026-01-16T14:37:00Z" w:id="19">
        <w:r w:rsidR="009823DB">
          <w:t>.</w:t>
        </w:r>
      </w:ins>
      <w:r w:rsidRPr="005055D0">
        <w:t xml:space="preserve"> 1.</w:t>
      </w:r>
    </w:p>
    <w:p w:rsidRPr="005055D0" w:rsidR="005055D0" w:rsidP="00D75509" w:rsidRDefault="005055D0" w14:paraId="4D890450" w14:textId="7E0D04C0">
      <w:pPr>
        <w:pStyle w:val="ListParagraph"/>
        <w:numPr>
          <w:ilvl w:val="0"/>
          <w:numId w:val="10"/>
        </w:numPr>
      </w:pPr>
      <w:r w:rsidRPr="005055D0">
        <w:t xml:space="preserve">No minimum threshold of Reward Points for </w:t>
      </w:r>
      <w:r w:rsidRPr="005055D0" w:rsidR="009823DB">
        <w:t xml:space="preserve">instant </w:t>
      </w:r>
      <w:r w:rsidRPr="005055D0">
        <w:t>redemption.</w:t>
      </w:r>
    </w:p>
    <w:p w:rsidRPr="005055D0" w:rsidR="005055D0" w:rsidP="00D75509" w:rsidRDefault="005055D0" w14:paraId="1C77443C" w14:textId="77777777">
      <w:pPr>
        <w:pStyle w:val="ListParagraph"/>
        <w:numPr>
          <w:ilvl w:val="0"/>
          <w:numId w:val="10"/>
        </w:numPr>
      </w:pPr>
      <w:r w:rsidRPr="005055D0">
        <w:t>Enjoy 3 Reward redemption options.</w:t>
      </w:r>
    </w:p>
    <w:p w:rsidRPr="005055D0" w:rsidR="005055D0" w:rsidP="00D75509" w:rsidRDefault="005055D0" w14:paraId="26817D1A" w14:textId="4A9BA67C">
      <w:pPr>
        <w:pStyle w:val="ListParagraph"/>
        <w:numPr>
          <w:ilvl w:val="0"/>
          <w:numId w:val="10"/>
        </w:numPr>
      </w:pPr>
      <w:r w:rsidRPr="005055D0">
        <w:t>Instant Redemption at POS</w:t>
      </w:r>
      <w:del w:author="Upadhyay , Shubham (SBICard)" w:date="2026-01-16T14:37:00Z" w:id="20">
        <w:r w:rsidRPr="005055D0" w:rsidDel="009823DB">
          <w:delText>.</w:delText>
        </w:r>
        <w:r w:rsidDel="009823DB">
          <w:delText xml:space="preserve"> </w:delText>
        </w:r>
      </w:del>
      <w:ins w:author="Upadhyay , Shubham (SBICard)" w:date="2026-01-16T14:37:00Z" w:id="21">
        <w:r w:rsidR="009823DB">
          <w:t xml:space="preserve"> </w:t>
        </w:r>
      </w:ins>
      <w:hyperlink w:tgtFrame="_blank" w:history="1" r:id="rId11">
        <w:r w:rsidRPr="005055D0">
          <w:rPr>
            <w:rStyle w:val="Hyperlink"/>
          </w:rPr>
          <w:t xml:space="preserve">View </w:t>
        </w:r>
        <w:r w:rsidRPr="005055D0" w:rsidR="009823DB">
          <w:rPr>
            <w:rStyle w:val="Hyperlink"/>
          </w:rPr>
          <w:t>List</w:t>
        </w:r>
      </w:hyperlink>
      <w:r w:rsidRPr="005055D0">
        <w:t>.</w:t>
      </w:r>
    </w:p>
    <w:p w:rsidRPr="005055D0" w:rsidR="005055D0" w:rsidP="00D75509" w:rsidRDefault="005055D0" w14:paraId="50A916FA" w14:textId="126EFBA6">
      <w:pPr>
        <w:pStyle w:val="ListParagraph"/>
        <w:numPr>
          <w:ilvl w:val="0"/>
          <w:numId w:val="10"/>
        </w:numPr>
      </w:pPr>
      <w:r w:rsidRPr="005055D0">
        <w:t xml:space="preserve">Convert Reward </w:t>
      </w:r>
      <w:r>
        <w:t>Points</w:t>
      </w:r>
      <w:r w:rsidRPr="005055D0">
        <w:t xml:space="preserve"> into Health Credits.</w:t>
      </w:r>
    </w:p>
    <w:p w:rsidRPr="005055D0" w:rsidR="005055D0" w:rsidP="00D75509" w:rsidRDefault="005055D0" w14:paraId="07508673" w14:textId="474999FA">
      <w:pPr>
        <w:pStyle w:val="ListParagraph"/>
        <w:numPr>
          <w:ilvl w:val="0"/>
          <w:numId w:val="10"/>
        </w:numPr>
      </w:pPr>
      <w:r w:rsidRPr="005055D0">
        <w:t>To know more about Instant Discount,</w:t>
      </w:r>
      <w:r>
        <w:t xml:space="preserve"> </w:t>
      </w:r>
      <w:hyperlink w:tgtFrame="_blank" w:history="1" r:id="rId12">
        <w:r w:rsidRPr="005055D0">
          <w:rPr>
            <w:rStyle w:val="Hyperlink"/>
          </w:rPr>
          <w:t>click here</w:t>
        </w:r>
      </w:hyperlink>
      <w:r w:rsidRPr="005055D0">
        <w:t>.</w:t>
      </w:r>
    </w:p>
    <w:p w:rsidRPr="005055D0" w:rsidR="005055D0" w:rsidP="59483E44" w:rsidRDefault="2D300D85" w14:paraId="2F8DFAB2" w14:textId="7B7ECDC7">
      <w:pPr>
        <w:spacing w:after="0"/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4D95123" w:rsidR="2D300D85">
        <w:rPr>
          <w:b w:val="1"/>
          <w:bCs w:val="1"/>
          <w:lang w:val="en-IN"/>
        </w:rPr>
        <w:t>Spend Based Reversal</w:t>
      </w:r>
      <w:r w:rsidRPr="14D95123" w:rsidR="4EE1E23E">
        <w:rPr>
          <w:b w:val="1"/>
          <w:bCs w:val="1"/>
          <w:lang w:val="en-IN"/>
        </w:rPr>
        <w:t xml:space="preserve"> </w:t>
      </w:r>
    </w:p>
    <w:p w:rsidRPr="005055D0" w:rsidR="005055D0" w:rsidP="00D75509" w:rsidRDefault="005055D0" w14:paraId="283300B0" w14:textId="4A7750E5">
      <w:pPr>
        <w:numPr>
          <w:ilvl w:val="0"/>
          <w:numId w:val="11"/>
        </w:numPr>
        <w:spacing w:after="0"/>
        <w:rPr>
          <w:lang w:val="en-IN"/>
        </w:rPr>
      </w:pPr>
      <w:r w:rsidRPr="005055D0">
        <w:rPr>
          <w:lang w:val="en-IN"/>
        </w:rPr>
        <w:t xml:space="preserve">Annual Fee </w:t>
      </w:r>
      <w:r w:rsidRPr="005055D0" w:rsidR="009823DB">
        <w:rPr>
          <w:lang w:val="en-IN"/>
        </w:rPr>
        <w:t xml:space="preserve">waiver </w:t>
      </w:r>
      <w:r w:rsidRPr="005055D0">
        <w:rPr>
          <w:lang w:val="en-IN"/>
        </w:rPr>
        <w:t>on spending Rs. 1,00,000 or more in a year.</w:t>
      </w:r>
    </w:p>
    <w:p w:rsidR="00995FCF" w:rsidP="00995FCF" w:rsidRDefault="00995FCF" w14:paraId="59A15895" w14:textId="77777777">
      <w:pPr>
        <w:spacing w:after="0"/>
      </w:pPr>
    </w:p>
    <w:p w:rsidRPr="00995FCF" w:rsidR="00995FCF" w:rsidP="59483E44" w:rsidRDefault="6360CD83" w14:paraId="42294482" w14:textId="680CDF88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4D95123" w:rsidR="6360CD83">
        <w:rPr>
          <w:b w:val="1"/>
          <w:bCs w:val="1"/>
          <w:lang w:val="en-IN"/>
        </w:rPr>
        <w:t>Fuel Surcharge Waiver</w:t>
      </w:r>
      <w:r w:rsidRPr="14D95123" w:rsidR="11EC727B">
        <w:rPr>
          <w:b w:val="1"/>
          <w:bCs w:val="1"/>
          <w:lang w:val="en-IN"/>
        </w:rPr>
        <w:t xml:space="preserve"> </w:t>
      </w:r>
    </w:p>
    <w:p w:rsidRPr="00F23D00" w:rsidR="00995FCF" w:rsidP="00D75509" w:rsidRDefault="00995FCF" w14:paraId="30A7F3BF" w14:textId="1514C797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F23D00" w:rsidR="00995FCF" w:rsidP="00D75509" w:rsidRDefault="00995FCF" w14:paraId="363EB344" w14:textId="6A68180B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5656D">
        <w:rPr>
          <w:lang w:val="en-IN"/>
        </w:rPr>
        <w:t>1</w:t>
      </w:r>
      <w:r>
        <w:rPr>
          <w:lang w:val="en-IN"/>
        </w:rPr>
        <w:t>0</w:t>
      </w:r>
      <w:r w:rsidRPr="00F23D00">
        <w:rPr>
          <w:lang w:val="en-IN"/>
        </w:rPr>
        <w:t xml:space="preserve">0 </w:t>
      </w:r>
      <w:r w:rsidRPr="005055D0" w:rsidR="005055D0">
        <w:t>monthly</w:t>
      </w:r>
      <w:r w:rsidR="005055D0">
        <w:t>.</w:t>
      </w:r>
    </w:p>
    <w:p w:rsidR="00FA0DC2" w:rsidP="00A80E72" w:rsidRDefault="00FA0DC2" w14:paraId="61FDF9A4" w14:textId="77777777">
      <w:pPr>
        <w:jc w:val="center"/>
      </w:pPr>
    </w:p>
    <w:p w:rsidRPr="00166BEB" w:rsidR="00FA0DC2" w:rsidP="00FA0DC2" w:rsidRDefault="00FA0DC2" w14:paraId="306447A2" w14:textId="77777777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>
        <w:rPr>
          <w:b/>
          <w:bCs/>
          <w:u w:val="single"/>
          <w:lang w:val="en-IN"/>
        </w:rPr>
        <w:t xml:space="preserve"> REWARDS</w:t>
      </w:r>
    </w:p>
    <w:p w:rsidRPr="003465A7" w:rsidR="00FA0DC2" w:rsidP="00FA0DC2" w:rsidRDefault="00FA0DC2" w14:paraId="28BD1490" w14:textId="758F28D8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14D95123" w:rsidR="00FA0DC2">
        <w:rPr>
          <w:b w:val="1"/>
          <w:bCs w:val="1"/>
          <w:lang w:val="en-IN"/>
        </w:rPr>
        <w:t xml:space="preserve">Reward Benefits </w:t>
      </w:r>
    </w:p>
    <w:p w:rsidRPr="005055D0" w:rsidR="00FA0DC2" w:rsidP="00FA0DC2" w:rsidRDefault="00FA0DC2" w14:paraId="78CAB36C" w14:textId="77777777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5055D0">
        <w:rPr>
          <w:lang w:val="en-IN" w:eastAsia="en-IN"/>
        </w:rPr>
        <w:t>3X Reward Points on every Rs. 100 spent on all Apollo services.</w:t>
      </w:r>
    </w:p>
    <w:p w:rsidRPr="005055D0" w:rsidR="00FA0DC2" w:rsidP="00FA0DC2" w:rsidRDefault="00FA0DC2" w14:paraId="135231A5" w14:textId="614E933A">
      <w:pPr>
        <w:pStyle w:val="ListParagraph"/>
        <w:numPr>
          <w:ilvl w:val="0"/>
          <w:numId w:val="10"/>
        </w:numPr>
        <w:rPr>
          <w:lang w:val="en-IN" w:eastAsia="en-IN"/>
        </w:rPr>
      </w:pPr>
      <w:del w:author="Namita Salgiya" w:date="2026-01-15T19:08:00Z" w:id="22">
        <w:r w:rsidRPr="005055D0" w:rsidDel="00945288">
          <w:rPr>
            <w:lang w:val="en-IN" w:eastAsia="en-IN"/>
          </w:rPr>
          <w:delText xml:space="preserve">Get </w:delText>
        </w:r>
        <w:r w:rsidDel="00945288">
          <w:rPr>
            <w:lang w:val="en-IN" w:eastAsia="en-IN"/>
          </w:rPr>
          <w:delText>u</w:delText>
        </w:r>
      </w:del>
      <w:ins w:author="Namita Salgiya" w:date="2026-01-15T19:08:00Z" w:id="23">
        <w:r w:rsidR="00945288">
          <w:rPr>
            <w:lang w:val="en-IN" w:eastAsia="en-IN"/>
          </w:rPr>
          <w:t>U</w:t>
        </w:r>
      </w:ins>
      <w:r>
        <w:rPr>
          <w:lang w:val="en-IN" w:eastAsia="en-IN"/>
        </w:rPr>
        <w:t>p to</w:t>
      </w:r>
      <w:r w:rsidRPr="005055D0">
        <w:rPr>
          <w:lang w:val="en-IN" w:eastAsia="en-IN"/>
        </w:rPr>
        <w:t xml:space="preserve"> 10% Instant Discount at </w:t>
      </w:r>
      <w:r w:rsidRPr="005055D0" w:rsidR="009823DB">
        <w:rPr>
          <w:lang w:val="en-IN" w:eastAsia="en-IN"/>
        </w:rPr>
        <w:t xml:space="preserve">select </w:t>
      </w:r>
      <w:r w:rsidRPr="005055D0">
        <w:rPr>
          <w:lang w:val="en-IN" w:eastAsia="en-IN"/>
        </w:rPr>
        <w:t xml:space="preserve">Apollo </w:t>
      </w:r>
      <w:r w:rsidRPr="005055D0" w:rsidR="009823DB">
        <w:rPr>
          <w:lang w:val="en-IN" w:eastAsia="en-IN"/>
        </w:rPr>
        <w:t>services</w:t>
      </w:r>
      <w:r w:rsidRPr="005055D0">
        <w:rPr>
          <w:lang w:val="en-IN" w:eastAsia="en-IN"/>
        </w:rPr>
        <w:t>.</w:t>
      </w:r>
    </w:p>
    <w:p w:rsidRPr="005055D0" w:rsidR="00FA0DC2" w:rsidP="00FA0DC2" w:rsidRDefault="00FA0DC2" w14:paraId="534740B6" w14:textId="77777777">
      <w:pPr>
        <w:pStyle w:val="ListParagraph"/>
        <w:numPr>
          <w:ilvl w:val="0"/>
          <w:numId w:val="10"/>
        </w:numPr>
      </w:pPr>
      <w:r w:rsidRPr="005055D0">
        <w:t>2X Reward Points on every Rs. 100 spent on Dining, Movies &amp; Entertainment.</w:t>
      </w:r>
    </w:p>
    <w:p w:rsidRPr="005055D0" w:rsidR="00FA0DC2" w:rsidP="00FA0DC2" w:rsidRDefault="00FA0DC2" w14:paraId="6F8A61AD" w14:textId="77777777">
      <w:pPr>
        <w:pStyle w:val="ListParagraph"/>
        <w:numPr>
          <w:ilvl w:val="0"/>
          <w:numId w:val="10"/>
        </w:numPr>
      </w:pPr>
      <w:r w:rsidRPr="005055D0">
        <w:t>1 Reward Point on every Rs. 100 spent on Beauty &amp; Wellness services.</w:t>
      </w:r>
    </w:p>
    <w:p w:rsidRPr="005055D0" w:rsidR="00FA0DC2" w:rsidP="00FA0DC2" w:rsidRDefault="00FA0DC2" w14:paraId="2AD228B4" w14:textId="7BBC3314">
      <w:pPr>
        <w:pStyle w:val="ListParagraph"/>
        <w:numPr>
          <w:ilvl w:val="0"/>
          <w:numId w:val="10"/>
        </w:numPr>
      </w:pPr>
      <w:r w:rsidRPr="005055D0">
        <w:t xml:space="preserve">1 Reward Point on every Rs. 200 spent on other </w:t>
      </w:r>
      <w:del w:author="Namita Salgiya" w:date="2026-01-15T19:08:00Z" w:id="24">
        <w:r w:rsidRPr="005055D0" w:rsidDel="00945288">
          <w:delText xml:space="preserve">non-fuel retail </w:delText>
        </w:r>
      </w:del>
      <w:r w:rsidRPr="005055D0">
        <w:t>purchases.</w:t>
      </w:r>
    </w:p>
    <w:p w:rsidRPr="005055D0" w:rsidR="00FA0DC2" w:rsidDel="00945288" w:rsidP="00FA0DC2" w:rsidRDefault="00FA0DC2" w14:paraId="5B7048CC" w14:textId="2E466266">
      <w:pPr>
        <w:pStyle w:val="ListParagraph"/>
        <w:numPr>
          <w:ilvl w:val="0"/>
          <w:numId w:val="10"/>
        </w:numPr>
        <w:rPr>
          <w:del w:author="Namita Salgiya" w:date="2026-01-15T19:08:00Z" w:id="25"/>
        </w:rPr>
      </w:pPr>
      <w:del w:author="Namita Salgiya" w:date="2026-01-15T19:08:00Z" w:id="26">
        <w:r w:rsidRPr="005055D0" w:rsidDel="00945288">
          <w:delText>1 Reward Points = Rs 1.</w:delText>
        </w:r>
      </w:del>
    </w:p>
    <w:p w:rsidRPr="005055D0" w:rsidR="00FA0DC2" w:rsidDel="00945288" w:rsidP="00FA0DC2" w:rsidRDefault="00FA0DC2" w14:paraId="7DA597EB" w14:textId="07BD9526">
      <w:pPr>
        <w:pStyle w:val="ListParagraph"/>
        <w:numPr>
          <w:ilvl w:val="0"/>
          <w:numId w:val="10"/>
        </w:numPr>
        <w:rPr>
          <w:del w:author="Namita Salgiya" w:date="2026-01-15T19:08:00Z" w:id="27"/>
        </w:rPr>
      </w:pPr>
      <w:del w:author="Namita Salgiya" w:date="2026-01-15T19:08:00Z" w:id="28">
        <w:r w:rsidRPr="005055D0" w:rsidDel="00945288">
          <w:delText>No minimum threshold of Reward Points for Instant redemption.</w:delText>
        </w:r>
      </w:del>
    </w:p>
    <w:p w:rsidRPr="005055D0" w:rsidR="00FA0DC2" w:rsidDel="00945288" w:rsidP="00FA0DC2" w:rsidRDefault="00FA0DC2" w14:paraId="54C1FC18" w14:textId="6063180D">
      <w:pPr>
        <w:pStyle w:val="ListParagraph"/>
        <w:numPr>
          <w:ilvl w:val="0"/>
          <w:numId w:val="10"/>
        </w:numPr>
        <w:rPr>
          <w:del w:author="Namita Salgiya" w:date="2026-01-15T19:08:00Z" w:id="29"/>
        </w:rPr>
      </w:pPr>
      <w:del w:author="Namita Salgiya" w:date="2026-01-15T19:08:00Z" w:id="30">
        <w:r w:rsidRPr="005055D0" w:rsidDel="00945288">
          <w:delText>Enjoy 3 Reward redemption options.</w:delText>
        </w:r>
      </w:del>
    </w:p>
    <w:p w:rsidRPr="005055D0" w:rsidR="00FA0DC2" w:rsidDel="00945288" w:rsidP="00FA0DC2" w:rsidRDefault="00FA0DC2" w14:paraId="30F109F3" w14:textId="409B7F29">
      <w:pPr>
        <w:pStyle w:val="ListParagraph"/>
        <w:numPr>
          <w:ilvl w:val="0"/>
          <w:numId w:val="10"/>
        </w:numPr>
        <w:rPr>
          <w:del w:author="Namita Salgiya" w:date="2026-01-15T19:08:00Z" w:id="31"/>
        </w:rPr>
      </w:pPr>
      <w:del w:author="Namita Salgiya" w:date="2026-01-15T19:08:00Z" w:id="32">
        <w:r w:rsidRPr="005055D0" w:rsidDel="00945288">
          <w:delText>Instant Redemption at POS.</w:delText>
        </w:r>
        <w:r w:rsidDel="00945288">
          <w:delText xml:space="preserve"> </w:delText>
        </w:r>
        <w:r w:rsidDel="00945288">
          <w:fldChar w:fldCharType="begin"/>
        </w:r>
        <w:r w:rsidDel="00945288">
          <w:delInstrText>HYPERLINK "https://www.sbicard.com/sbi-card-en/assets/docs/pdf/personal/credit-cards/rewards/apollo-sbi-card/apollo-reward-edc-list.pdf" \t "_blank"</w:delInstrText>
        </w:r>
        <w:r w:rsidDel="00945288">
          <w:fldChar w:fldCharType="separate"/>
        </w:r>
        <w:r w:rsidRPr="005055D0" w:rsidDel="00945288">
          <w:rPr>
            <w:rStyle w:val="Hyperlink"/>
          </w:rPr>
          <w:delText>View list</w:delText>
        </w:r>
        <w:r w:rsidDel="00945288">
          <w:fldChar w:fldCharType="end"/>
        </w:r>
        <w:r w:rsidRPr="005055D0" w:rsidDel="00945288">
          <w:delText>.</w:delText>
        </w:r>
      </w:del>
    </w:p>
    <w:p w:rsidRPr="005055D0" w:rsidR="00FA0DC2" w:rsidDel="00945288" w:rsidP="00FA0DC2" w:rsidRDefault="00FA0DC2" w14:paraId="2A1771F7" w14:textId="3594CC6C">
      <w:pPr>
        <w:pStyle w:val="ListParagraph"/>
        <w:numPr>
          <w:ilvl w:val="0"/>
          <w:numId w:val="10"/>
        </w:numPr>
        <w:rPr>
          <w:del w:author="Namita Salgiya" w:date="2026-01-15T19:08:00Z" w:id="33"/>
        </w:rPr>
      </w:pPr>
      <w:del w:author="Namita Salgiya" w:date="2026-01-15T19:08:00Z" w:id="34">
        <w:r w:rsidRPr="005055D0" w:rsidDel="00945288">
          <w:delText xml:space="preserve">Convert Reward </w:delText>
        </w:r>
        <w:r w:rsidDel="00945288">
          <w:delText>Points</w:delText>
        </w:r>
        <w:r w:rsidRPr="005055D0" w:rsidDel="00945288">
          <w:delText xml:space="preserve"> into Health Credits.</w:delText>
        </w:r>
      </w:del>
    </w:p>
    <w:p w:rsidRPr="005055D0" w:rsidR="00FA0DC2" w:rsidDel="00945288" w:rsidP="00FA0DC2" w:rsidRDefault="00FA0DC2" w14:paraId="607BDD88" w14:textId="6142FF86">
      <w:pPr>
        <w:pStyle w:val="ListParagraph"/>
        <w:numPr>
          <w:ilvl w:val="0"/>
          <w:numId w:val="10"/>
        </w:numPr>
        <w:rPr>
          <w:del w:author="Namita Salgiya" w:date="2026-01-15T19:08:00Z" w:id="35"/>
        </w:rPr>
      </w:pPr>
      <w:del w:author="Namita Salgiya" w:date="2026-01-15T19:08:00Z" w:id="36">
        <w:r w:rsidRPr="005055D0" w:rsidDel="00945288">
          <w:delText>Apollo Vouchers.</w:delText>
        </w:r>
      </w:del>
    </w:p>
    <w:p w:rsidRPr="005055D0" w:rsidR="00FA0DC2" w:rsidDel="00945288" w:rsidP="00FA0DC2" w:rsidRDefault="00FA0DC2" w14:paraId="0AEE8B38" w14:textId="3089AA41">
      <w:pPr>
        <w:pStyle w:val="ListParagraph"/>
        <w:numPr>
          <w:ilvl w:val="0"/>
          <w:numId w:val="10"/>
        </w:numPr>
        <w:rPr>
          <w:del w:author="Namita Salgiya" w:date="2026-01-15T19:08:00Z" w:id="37"/>
        </w:rPr>
      </w:pPr>
      <w:del w:author="Namita Salgiya" w:date="2026-01-15T19:08:00Z" w:id="38">
        <w:r w:rsidRPr="005055D0" w:rsidDel="00945288">
          <w:delText>To know more about Instant Discount,</w:delText>
        </w:r>
        <w:r w:rsidDel="00945288">
          <w:delText xml:space="preserve"> </w:delText>
        </w:r>
        <w:r w:rsidDel="00945288">
          <w:fldChar w:fldCharType="begin"/>
        </w:r>
        <w:r w:rsidDel="00945288">
          <w:delInstrText>HYPERLINK "https://www.sbicard.com/sbi-card-en/assets/docs/pdf/personal/credit-cards/rewards/apollo-sbi-card/instant-discount-list.pdf" \t "_blank"</w:delInstrText>
        </w:r>
        <w:r w:rsidDel="00945288">
          <w:fldChar w:fldCharType="separate"/>
        </w:r>
        <w:r w:rsidRPr="005055D0" w:rsidDel="00945288">
          <w:rPr>
            <w:rStyle w:val="Hyperlink"/>
          </w:rPr>
          <w:delText>click here</w:delText>
        </w:r>
        <w:r w:rsidDel="00945288">
          <w:fldChar w:fldCharType="end"/>
        </w:r>
        <w:r w:rsidRPr="005055D0" w:rsidDel="00945288">
          <w:delText>.</w:delText>
        </w:r>
      </w:del>
    </w:p>
    <w:p w:rsidRPr="002D38D6" w:rsidR="002D38D6" w:rsidP="00A80E72" w:rsidRDefault="00AD13A2" w14:paraId="5605250A" w14:textId="0C92E037">
      <w:pPr>
        <w:jc w:val="center"/>
        <w:rPr>
          <w:b/>
          <w:bCs/>
          <w:u w:val="single"/>
          <w:lang w:val="en-IN"/>
        </w:rPr>
      </w:pPr>
      <w:hyperlink w:history="1" r:id="rId15">
        <w:r w:rsidRPr="002D38D6" w:rsidR="00E56665">
          <w:rPr>
            <w:rStyle w:val="Hyperlink"/>
            <w:b/>
            <w:bCs/>
            <w:lang w:val="en-IN"/>
          </w:rPr>
          <w:br/>
        </w:r>
      </w:hyperlink>
      <w:r w:rsidRPr="00CD74F3" w:rsidR="00CD74F3">
        <w:rPr>
          <w:rStyle w:val="Hyperlink"/>
          <w:b/>
          <w:bCs/>
          <w:i/>
          <w:iCs/>
          <w:lang w:val="en-IN"/>
        </w:rPr>
        <w:t>Credit Card</w:t>
      </w:r>
      <w:r w:rsidR="00CD74F3">
        <w:rPr>
          <w:rStyle w:val="Hyperlink"/>
          <w:b/>
          <w:bCs/>
          <w:lang w:val="en-IN"/>
        </w:rPr>
        <w:t xml:space="preserve"> </w:t>
      </w:r>
      <w:r w:rsidRPr="00CD74F3" w:rsidR="002D38D6">
        <w:rPr>
          <w:b/>
          <w:bCs/>
          <w:caps/>
          <w:u w:val="single"/>
          <w:lang w:val="en-IN"/>
        </w:rPr>
        <w:t>Fee &amp; Charges</w:t>
      </w:r>
    </w:p>
    <w:p w:rsidRPr="002D38D6" w:rsidR="002D38D6" w:rsidP="00D75509" w:rsidRDefault="002D38D6" w14:paraId="07E865B8" w14:textId="333CA578">
      <w:pPr>
        <w:pStyle w:val="ListParagraph"/>
        <w:numPr>
          <w:ilvl w:val="0"/>
          <w:numId w:val="2"/>
        </w:numPr>
      </w:pPr>
      <w:r w:rsidRPr="002D38D6">
        <w:t>Annual Fee (one-time): Rs.</w:t>
      </w:r>
      <w:r>
        <w:t xml:space="preserve"> </w:t>
      </w:r>
      <w:r w:rsidR="00A80E72">
        <w:t>4</w:t>
      </w:r>
      <w:r w:rsidRPr="002D38D6">
        <w:t>99 + taxes </w:t>
      </w:r>
    </w:p>
    <w:p w:rsidRPr="002D38D6" w:rsidR="002D38D6" w:rsidP="00D75509" w:rsidRDefault="002D38D6" w14:paraId="3CCA290E" w14:textId="249F7F06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80E72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D75509" w:rsidRDefault="00A579B5" w14:paraId="7060F76E" w14:textId="39C4086F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Annual Fee (one-time):</w:t>
      </w:r>
      <w:r>
        <w:rPr>
          <w:lang w:val="en-IN"/>
        </w:rPr>
        <w:t xml:space="preserve"> </w:t>
      </w:r>
      <w:r w:rsidRPr="002D38D6" w:rsidR="00A80E72">
        <w:t>Rs.</w:t>
      </w:r>
      <w:r w:rsidR="00A80E72">
        <w:t xml:space="preserve"> 4</w:t>
      </w:r>
      <w:r w:rsidRPr="002D38D6" w:rsidR="00A80E72">
        <w:t>99 + taxes</w:t>
      </w:r>
    </w:p>
    <w:p w:rsidR="00A579B5" w:rsidP="00D75509" w:rsidRDefault="00A579B5" w14:paraId="5301376D" w14:textId="5F43309D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="0055656D" w:rsidP="00D75509" w:rsidRDefault="0055656D" w14:paraId="66F92EAC" w14:textId="15CB2C97">
      <w:pPr>
        <w:pStyle w:val="ListParagraph"/>
        <w:numPr>
          <w:ilvl w:val="0"/>
          <w:numId w:val="3"/>
        </w:numPr>
        <w:rPr>
          <w:lang w:val="en-IN"/>
        </w:rPr>
      </w:pPr>
      <w:r w:rsidRPr="0055656D">
        <w:t xml:space="preserve">Renewal Fee waived if annual spends in the previous year are Rs. </w:t>
      </w:r>
      <w:r w:rsidR="005055D0">
        <w:t>1</w:t>
      </w:r>
      <w:r w:rsidRPr="0055656D">
        <w:t xml:space="preserve"> </w:t>
      </w:r>
      <w:r w:rsidRPr="0055656D" w:rsidR="009823DB">
        <w:t xml:space="preserve">lakh </w:t>
      </w:r>
      <w:r w:rsidRPr="0055656D">
        <w:t>or more</w:t>
      </w:r>
    </w:p>
    <w:p w:rsidRPr="00A579B5" w:rsidR="00A579B5" w:rsidP="00D75509" w:rsidRDefault="00A579B5" w14:paraId="099A0E29" w14:textId="69F8850E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5T19:09:00Z" w:id="39">
        <w:r w:rsidR="00945288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D75509" w:rsidR="009164D7" w:rsidP="00D75509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6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D75509" w:rsidR="00D75509" w:rsidP="00D75509" w:rsidRDefault="00D75509" w14:paraId="36D4C3D2" w14:textId="77777777">
      <w:pPr>
        <w:rPr>
          <w:rStyle w:val="Hyperlink"/>
          <w:b/>
          <w:bCs/>
          <w:u w:val="none"/>
        </w:rPr>
      </w:pPr>
      <w:r w:rsidRPr="00D75509">
        <w:rPr>
          <w:rStyle w:val="Hyperlink"/>
          <w:b/>
          <w:bCs/>
          <w:lang w:val="en-IN"/>
        </w:rPr>
        <w:t>FAQ</w:t>
      </w:r>
    </w:p>
    <w:p w:rsidRPr="00BC38CC" w:rsidR="00945288" w:rsidP="00945288" w:rsidRDefault="00945288" w14:paraId="762FA2A6" w14:textId="77777777">
      <w:pPr>
        <w:rPr>
          <w:ins w:author="Namita Salgiya" w:date="2026-01-15T19:09:00Z" w:id="40"/>
          <w:b/>
          <w:bCs/>
          <w:lang w:val="en-IN"/>
        </w:rPr>
      </w:pPr>
      <w:bookmarkStart w:name="_Hlk219368909" w:id="41"/>
      <w:ins w:author="Namita Salgiya" w:date="2026-01-15T19:09:00Z" w:id="42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945288" w:rsidP="00945288" w:rsidRDefault="00945288" w14:paraId="1C7F9FD6" w14:textId="79DB6148">
      <w:pPr>
        <w:rPr>
          <w:ins w:author="Namita Salgiya" w:date="2026-01-15T19:09:00Z" w:id="43"/>
          <w:lang w:val="en-IN"/>
        </w:rPr>
      </w:pPr>
      <w:ins w:author="Namita Salgiya" w:date="2026-01-15T19:09:00Z" w:id="44">
        <w:r w:rsidRPr="00945288">
          <w:rPr>
            <w:lang w:val="en-IN"/>
          </w:rPr>
          <w:t xml:space="preserve">The Annual Fee of the card is Rs. 499 + taxes. The Renewal Fee is Rs. 499 + taxes from second year onwards. </w:t>
        </w:r>
        <w:r w:rsidRPr="0055656D">
          <w:t xml:space="preserve">Renewal Fee </w:t>
        </w:r>
        <w:r>
          <w:t xml:space="preserve">is </w:t>
        </w:r>
        <w:r w:rsidRPr="0055656D">
          <w:t xml:space="preserve">waived if annual spends in the previous year are Rs. </w:t>
        </w:r>
        <w:r>
          <w:t>1</w:t>
        </w:r>
        <w:r w:rsidRPr="0055656D">
          <w:t xml:space="preserve"> </w:t>
        </w:r>
        <w:r w:rsidRPr="0055656D" w:rsidR="009823DB">
          <w:t xml:space="preserve">lakh </w:t>
        </w:r>
        <w:r w:rsidRPr="0055656D">
          <w:t>or more</w:t>
        </w:r>
      </w:ins>
    </w:p>
    <w:p w:rsidRPr="00BC38CC" w:rsidR="00945288" w:rsidP="00945288" w:rsidRDefault="00945288" w14:paraId="67238D03" w14:textId="77777777">
      <w:pPr>
        <w:rPr>
          <w:ins w:author="Namita Salgiya" w:date="2026-01-15T19:09:00Z" w:id="45"/>
          <w:b/>
          <w:bCs/>
          <w:lang w:val="en-IN"/>
        </w:rPr>
      </w:pPr>
      <w:ins w:author="Namita Salgiya" w:date="2026-01-15T19:09:00Z" w:id="46">
        <w:r w:rsidRPr="00BC38CC">
          <w:rPr>
            <w:b/>
            <w:bCs/>
            <w:lang w:val="en-IN"/>
          </w:rPr>
          <w:t>Can I use my card internationally?</w:t>
        </w:r>
      </w:ins>
    </w:p>
    <w:p w:rsidR="00945288" w:rsidP="00945288" w:rsidRDefault="00945288" w14:paraId="4553C4A3" w14:textId="393EC643">
      <w:pPr>
        <w:rPr>
          <w:ins w:author="Namita Salgiya" w:date="2026-01-15T19:11:00Z" w:id="47"/>
          <w:lang w:val="en-IN"/>
        </w:rPr>
      </w:pPr>
      <w:ins w:author="Namita Salgiya" w:date="2026-01-15T19:09:00Z" w:id="48">
        <w:r w:rsidRPr="00BC38CC">
          <w:rPr>
            <w:lang w:val="en-IN"/>
          </w:rPr>
          <w:lastRenderedPageBreak/>
          <w:t xml:space="preserve">Yes, you can use your </w:t>
        </w:r>
        <w:r w:rsidRPr="005055D0">
          <w:rPr>
            <w:lang w:val="en-IN"/>
          </w:rPr>
          <w:t>Apollo SBI Card</w:t>
        </w:r>
        <w:r>
          <w:rPr>
            <w:lang w:val="en-IN"/>
          </w:rPr>
          <w:t xml:space="preserve"> </w:t>
        </w:r>
        <w:del w:author="Upadhyay , Shubham (SBICard)" w:date="2026-01-16T14:39:00Z" w:id="49">
          <w:r w:rsidRPr="00BC38CC" w:rsidDel="009823DB">
            <w:rPr>
              <w:lang w:val="en-IN"/>
            </w:rPr>
            <w:delText xml:space="preserve">in </w:delText>
          </w:r>
        </w:del>
      </w:ins>
      <w:ins w:author="Upadhyay , Shubham (SBICard)" w:date="2026-01-16T14:39:00Z" w:id="50">
        <w:r w:rsidR="009823DB">
          <w:rPr>
            <w:lang w:val="en-IN"/>
          </w:rPr>
          <w:t xml:space="preserve">at </w:t>
        </w:r>
      </w:ins>
      <w:ins w:author="Namita Salgiya" w:date="2026-01-15T19:09:00Z" w:id="51">
        <w:r w:rsidRPr="00BC38CC">
          <w:rPr>
            <w:lang w:val="en-IN"/>
          </w:rPr>
          <w:t xml:space="preserve">over 24 million outlets across the globe, including 3,25,000 outlets in India. You can </w:t>
        </w:r>
      </w:ins>
      <w:ins w:author="Namita Salgiya" w:date="2026-01-15T19:11:00Z" w:id="52">
        <w:r w:rsidRPr="00945288">
          <w:rPr>
            <w:lang w:val="en-IN"/>
          </w:rPr>
          <w:t>make payments at any outlet that accepts MasterCard.</w:t>
        </w:r>
      </w:ins>
    </w:p>
    <w:p w:rsidRPr="00BC38CC" w:rsidR="00945288" w:rsidP="00945288" w:rsidRDefault="00945288" w14:paraId="57AE51D8" w14:textId="51C31D9C">
      <w:pPr>
        <w:rPr>
          <w:ins w:author="Namita Salgiya" w:date="2026-01-15T19:09:00Z" w:id="53"/>
          <w:b/>
          <w:bCs/>
          <w:lang w:val="en-IN"/>
        </w:rPr>
      </w:pPr>
      <w:ins w:author="Namita Salgiya" w:date="2026-01-15T19:09:00Z" w:id="54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945288" w:rsidP="00945288" w:rsidRDefault="00945288" w14:paraId="5586B1AC" w14:textId="77777777">
      <w:pPr>
        <w:rPr>
          <w:ins w:author="Namita Salgiya" w:date="2026-01-15T19:09:00Z" w:id="55"/>
          <w:lang w:val="en-IN"/>
        </w:rPr>
      </w:pPr>
      <w:ins w:author="Namita Salgiya" w:date="2026-01-15T19:09:00Z" w:id="56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1"/>
      </w:ins>
    </w:p>
    <w:p w:rsidR="00D75509" w:rsidDel="00945288" w:rsidP="00D75509" w:rsidRDefault="00D75509" w14:paraId="1B690E9B" w14:textId="59AB62B0">
      <w:pPr>
        <w:pStyle w:val="ListParagraph"/>
        <w:numPr>
          <w:ilvl w:val="0"/>
          <w:numId w:val="4"/>
        </w:numPr>
        <w:rPr>
          <w:del w:author="Namita Salgiya" w:date="2026-01-15T19:09:00Z" w:id="57"/>
        </w:rPr>
      </w:pPr>
      <w:del w:author="Namita Salgiya" w:date="2026-01-15T19:09:00Z" w:id="58">
        <w:r w:rsidDel="00945288">
          <w:rPr>
            <w:lang w:val="en-IN"/>
          </w:rPr>
          <w:delText>https://www.sbicard.com/en/faq.page</w:delText>
        </w:r>
      </w:del>
    </w:p>
    <w:p w:rsidR="00D75509" w:rsidP="00D75509" w:rsidRDefault="00D75509" w14:paraId="0CBBF2DB" w14:textId="77777777">
      <w:pPr>
        <w:rPr>
          <w:lang w:val="en-IN"/>
        </w:rPr>
      </w:pPr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CD74F3">
        <w:rPr>
          <w:b/>
          <w:bCs/>
          <w:i/>
          <w:iCs/>
          <w:u w:val="single"/>
          <w:lang w:val="en-IN"/>
        </w:rPr>
        <w:t>Other</w:t>
      </w:r>
      <w:r w:rsidRPr="0041023F">
        <w:rPr>
          <w:b/>
          <w:bCs/>
          <w:u w:val="single"/>
          <w:lang w:val="en-IN"/>
        </w:rPr>
        <w:t xml:space="preserve"> </w:t>
      </w:r>
      <w:r w:rsidRPr="00CD74F3">
        <w:rPr>
          <w:b/>
          <w:bCs/>
          <w:caps/>
          <w:u w:val="single"/>
          <w:lang w:val="en-IN"/>
        </w:rPr>
        <w:t>Features</w:t>
      </w:r>
    </w:p>
    <w:p w:rsidRPr="005055D0" w:rsidR="005055D0" w:rsidP="005055D0" w:rsidRDefault="005055D0" w14:paraId="792E20A2" w14:textId="77777777">
      <w:pPr>
        <w:rPr>
          <w:b/>
          <w:bCs/>
          <w:lang w:val="en-IN"/>
        </w:rPr>
      </w:pPr>
      <w:r w:rsidRPr="005055D0">
        <w:rPr>
          <w:b/>
          <w:bCs/>
          <w:lang w:val="en-IN"/>
        </w:rPr>
        <w:t>Contactless Advantage</w:t>
      </w:r>
    </w:p>
    <w:p w:rsidRPr="005055D0" w:rsidR="005055D0" w:rsidRDefault="005055D0" w14:paraId="79A6F237" w14:textId="290C8A93">
      <w:pPr>
        <w:numPr>
          <w:ilvl w:val="0"/>
          <w:numId w:val="12"/>
        </w:numPr>
        <w:spacing w:after="0"/>
        <w:pPrChange w:author="Namita Salgiya" w:date="2026-01-15T19:11:00Z" w:id="59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t xml:space="preserve">Tap &amp; Pay with Ease: </w:t>
      </w:r>
      <w:r w:rsidRPr="005055D0">
        <w:t xml:space="preserve">Make everyday payments effortlessly with </w:t>
      </w:r>
      <w:r w:rsidRPr="005055D0">
        <w:rPr>
          <w:lang w:val="en-IN"/>
        </w:rPr>
        <w:t>Apollo SBI Card</w:t>
      </w:r>
      <w:r w:rsidRPr="005055D0">
        <w:t>. Simply tap your card on a secure reader for instant transactions.</w:t>
      </w:r>
    </w:p>
    <w:p w:rsidRPr="005055D0" w:rsidR="005055D0" w:rsidRDefault="005055D0" w14:paraId="14A7227E" w14:textId="77777777">
      <w:pPr>
        <w:numPr>
          <w:ilvl w:val="0"/>
          <w:numId w:val="12"/>
        </w:numPr>
        <w:spacing w:after="0"/>
        <w:rPr>
          <w:lang w:val="en-IN"/>
        </w:rPr>
        <w:pPrChange w:author="Namita Salgiya" w:date="2026-01-15T19:11:00Z" w:id="60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t>Fast &amp; Convenient: No need to hand over your card or fumble for cash or coins. Tap and go for small, everyday payments in seconds.</w:t>
      </w:r>
    </w:p>
    <w:p w:rsidR="005055D0" w:rsidRDefault="005055D0" w14:paraId="6AE2EEA6" w14:textId="525DACB2">
      <w:pPr>
        <w:numPr>
          <w:ilvl w:val="0"/>
          <w:numId w:val="13"/>
        </w:numPr>
        <w:spacing w:after="0"/>
        <w:rPr>
          <w:ins w:author="Namita Salgiya" w:date="2026-01-15T19:11:00Z" w:id="61"/>
          <w:lang w:val="en-IN"/>
        </w:rPr>
        <w:pPrChange w:author="Namita Salgiya" w:date="2026-01-15T19:11:00Z" w:id="62">
          <w:pPr>
            <w:numPr>
              <w:numId w:val="13"/>
            </w:numPr>
            <w:ind w:left="720" w:hanging="360"/>
          </w:pPr>
        </w:pPrChange>
      </w:pPr>
      <w:r w:rsidRPr="005055D0">
        <w:rPr>
          <w:lang w:val="en-IN"/>
        </w:rPr>
        <w:t xml:space="preserve">Secure Transactions: Your card stays in your hand during the transaction, reducing the risk of loss or fraud. </w:t>
      </w:r>
      <w:ins w:author="Namita Salgiya" w:date="2026-01-21T12:31:00Z" w:id="63">
        <w:r w:rsidRPr="006533E1" w:rsidR="006533E1">
          <w:t>MasterCard</w:t>
        </w:r>
        <w:r w:rsidR="006533E1">
          <w:t xml:space="preserve">’s </w:t>
        </w:r>
      </w:ins>
      <w:del w:author="Namita Salgiya" w:date="2026-01-21T12:31:00Z" w:id="64">
        <w:r w:rsidRPr="005055D0" w:rsidDel="006533E1">
          <w:rPr>
            <w:lang w:val="en-IN"/>
          </w:rPr>
          <w:delText xml:space="preserve">Visa </w:delText>
        </w:r>
      </w:del>
      <w:del w:author="Namita Salgiya" w:date="2026-01-15T19:11:00Z" w:id="65">
        <w:r w:rsidRPr="005055D0" w:rsidDel="00945288">
          <w:rPr>
            <w:lang w:val="en-IN"/>
          </w:rPr>
          <w:delText>p</w:delText>
        </w:r>
      </w:del>
      <w:del w:author="Namita Salgiya" w:date="2026-01-21T12:31:00Z" w:id="66">
        <w:r w:rsidRPr="005055D0" w:rsidDel="006533E1">
          <w:rPr>
            <w:lang w:val="en-IN"/>
          </w:rPr>
          <w:delText xml:space="preserve">ayWave’s </w:delText>
        </w:r>
      </w:del>
      <w:r w:rsidRPr="005055D0">
        <w:rPr>
          <w:lang w:val="en-IN"/>
        </w:rPr>
        <w:t>unique security key ensures that even if the card is tapped multiple times, only one transaction is processed.</w:t>
      </w:r>
    </w:p>
    <w:bookmarkStart w:name="_Hlk219368972" w:id="67"/>
    <w:p w:rsidRPr="001A04C4" w:rsidR="00945288" w:rsidRDefault="00945288" w14:paraId="0601276F" w14:textId="77777777">
      <w:pPr>
        <w:pStyle w:val="ListParagraph"/>
        <w:numPr>
          <w:ilvl w:val="0"/>
          <w:numId w:val="13"/>
        </w:numPr>
        <w:spacing w:after="0"/>
        <w:rPr>
          <w:ins w:author="Namita Salgiya" w:date="2026-01-15T19:11:00Z" w:id="68"/>
        </w:rPr>
        <w:pPrChange w:author="Namita Salgiya" w:date="2026-01-15T19:11:00Z" w:id="69">
          <w:pPr>
            <w:pStyle w:val="ListParagraph"/>
            <w:numPr>
              <w:numId w:val="13"/>
            </w:numPr>
            <w:ind w:hanging="360"/>
          </w:pPr>
        </w:pPrChange>
      </w:pPr>
      <w:ins w:author="Namita Salgiya" w:date="2026-01-15T19:11:00Z" w:id="70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945288" w:rsidR="00945288" w:rsidRDefault="00945288" w14:paraId="7228EEA7" w14:textId="45526F2C">
      <w:pPr>
        <w:pStyle w:val="ListParagraph"/>
        <w:numPr>
          <w:ilvl w:val="0"/>
          <w:numId w:val="13"/>
        </w:numPr>
        <w:spacing w:after="0"/>
        <w:rPr>
          <w:rPrChange w:author="Namita Salgiya" w:date="2026-01-15T19:11:00Z" w:id="71">
            <w:rPr>
              <w:lang w:val="en-IN"/>
            </w:rPr>
          </w:rPrChange>
        </w:rPr>
        <w:pPrChange w:author="Namita Salgiya" w:date="2026-01-15T19:11:00Z" w:id="72">
          <w:pPr>
            <w:numPr>
              <w:numId w:val="13"/>
            </w:numPr>
            <w:ind w:left="720" w:hanging="360"/>
          </w:pPr>
        </w:pPrChange>
      </w:pPr>
      <w:ins w:author="Namita Salgiya" w:date="2026-01-15T19:11:00Z" w:id="73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  <w:bookmarkEnd w:id="67"/>
    </w:p>
    <w:p w:rsidR="00A314B9" w:rsidDel="00945288" w:rsidP="004A5805" w:rsidRDefault="00A314B9" w14:paraId="72E3DB4D" w14:textId="54243D52">
      <w:pPr>
        <w:rPr>
          <w:del w:author="Namita Salgiya" w:date="2026-01-15T19:11:00Z" w:id="74"/>
          <w:rFonts w:ascii="Sari Offc" w:hAnsi="Sari Offc"/>
          <w:b/>
          <w:bCs/>
          <w:sz w:val="24"/>
          <w:szCs w:val="24"/>
          <w:lang w:val="en-IN"/>
        </w:rPr>
      </w:pPr>
      <w:del w:author="Namita Salgiya" w:date="2026-01-15T19:11:00Z" w:id="75">
        <w:r w:rsidDel="00945288">
          <w:rPr>
            <w:rFonts w:ascii="Sari Offc" w:hAnsi="Sari Offc"/>
            <w:b/>
            <w:bCs/>
            <w:sz w:val="24"/>
            <w:szCs w:val="24"/>
            <w:lang w:val="en-IN"/>
          </w:rPr>
          <w:delText>Cash Access Across the World</w:delText>
        </w:r>
      </w:del>
    </w:p>
    <w:p w:rsidR="00945288" w:rsidP="00A314B9" w:rsidRDefault="00945288" w14:paraId="0FE950A8" w14:textId="77777777">
      <w:pPr>
        <w:rPr>
          <w:ins w:author="Namita Salgiya" w:date="2026-01-15T19:11:00Z" w:id="76"/>
          <w:rFonts w:ascii="Sari Offc" w:hAnsi="Sari Offc"/>
          <w:b/>
          <w:bCs/>
          <w:sz w:val="24"/>
          <w:szCs w:val="24"/>
          <w:lang w:val="en-IN"/>
        </w:rPr>
      </w:pPr>
    </w:p>
    <w:p w:rsidRPr="009164D7" w:rsidR="00945288" w:rsidP="00945288" w:rsidRDefault="00945288" w14:paraId="22C9CBBF" w14:textId="77777777">
      <w:pPr>
        <w:rPr>
          <w:ins w:author="Namita Salgiya" w:date="2026-01-15T19:13:00Z" w:id="77"/>
          <w:b/>
          <w:bCs/>
          <w:lang w:val="en-IN"/>
        </w:rPr>
      </w:pPr>
      <w:ins w:author="Namita Salgiya" w:date="2026-01-15T19:13:00Z" w:id="78">
        <w:r w:rsidRPr="009164D7">
          <w:rPr>
            <w:b/>
            <w:bCs/>
            <w:lang w:val="en-IN"/>
          </w:rPr>
          <w:t>Global Acceptance</w:t>
        </w:r>
      </w:ins>
    </w:p>
    <w:p w:rsidR="00945288" w:rsidP="00945288" w:rsidRDefault="00945288" w14:paraId="329A2D70" w14:textId="74259956">
      <w:pPr>
        <w:pStyle w:val="ListParagraph"/>
        <w:numPr>
          <w:ilvl w:val="0"/>
          <w:numId w:val="5"/>
        </w:numPr>
        <w:rPr>
          <w:ins w:author="Namita Salgiya" w:date="2026-01-15T19:13:00Z" w:id="79"/>
          <w:lang w:val="en-IN"/>
        </w:rPr>
      </w:pPr>
      <w:ins w:author="Namita Salgiya" w:date="2026-01-15T19:13:00Z" w:id="80">
        <w:r w:rsidRPr="00F23D00">
          <w:rPr>
            <w:lang w:val="en-IN"/>
          </w:rPr>
          <w:t>Accepted </w:t>
        </w:r>
        <w:del w:author="Upadhyay , Shubham (SBICard)" w:date="2026-01-16T14:43:00Z" w:id="81">
          <w:r w:rsidRPr="00F23D00" w:rsidDel="009823DB">
            <w:rPr>
              <w:lang w:val="en-IN"/>
            </w:rPr>
            <w:delText xml:space="preserve">in </w:delText>
          </w:r>
        </w:del>
      </w:ins>
      <w:ins w:author="Upadhyay , Shubham (SBICard)" w:date="2026-01-16T14:43:00Z" w:id="82">
        <w:r w:rsidR="009823DB">
          <w:rPr>
            <w:lang w:val="en-IN"/>
          </w:rPr>
          <w:t xml:space="preserve">at </w:t>
        </w:r>
      </w:ins>
      <w:ins w:author="Namita Salgiya" w:date="2026-01-15T19:13:00Z" w:id="83">
        <w:r w:rsidRPr="00F23D00">
          <w:rPr>
            <w:lang w:val="en-IN"/>
          </w:rPr>
          <w:t>over 24 million outlets glob</w:t>
        </w:r>
        <w:r>
          <w:rPr>
            <w:lang w:val="en-IN"/>
          </w:rPr>
          <w:t>ally</w:t>
        </w:r>
        <w:r w:rsidRPr="00F23D00">
          <w:rPr>
            <w:lang w:val="en-IN"/>
          </w:rPr>
          <w:t xml:space="preserve">, including 3,25,000 </w:t>
        </w:r>
        <w:r>
          <w:rPr>
            <w:lang w:val="en-IN"/>
          </w:rPr>
          <w:t xml:space="preserve">in </w:t>
        </w:r>
        <w:r w:rsidRPr="00F23D00">
          <w:rPr>
            <w:lang w:val="en-IN"/>
          </w:rPr>
          <w:t>India</w:t>
        </w:r>
      </w:ins>
    </w:p>
    <w:p w:rsidRPr="00F8545F" w:rsidR="00945288" w:rsidP="00945288" w:rsidRDefault="00945288" w14:paraId="5FCDED5D" w14:textId="34359129">
      <w:pPr>
        <w:pStyle w:val="ListParagraph"/>
        <w:numPr>
          <w:ilvl w:val="0"/>
          <w:numId w:val="5"/>
        </w:numPr>
        <w:rPr>
          <w:ins w:author="Namita Salgiya" w:date="2026-01-15T19:13:00Z" w:id="84"/>
          <w:lang w:val="en-IN" w:eastAsia="en-IN"/>
        </w:rPr>
      </w:pPr>
      <w:ins w:author="Namita Salgiya" w:date="2026-01-15T19:13:00Z" w:id="85">
        <w:r>
          <w:rPr>
            <w:lang w:val="en-IN" w:eastAsia="en-IN"/>
          </w:rPr>
          <w:t>M</w:t>
        </w:r>
        <w:r w:rsidRPr="00F8545F">
          <w:rPr>
            <w:lang w:val="en-IN" w:eastAsia="en-IN"/>
          </w:rPr>
          <w:t>ake payments at any outlet that accepts MasterCard</w:t>
        </w:r>
      </w:ins>
    </w:p>
    <w:p w:rsidR="00A314B9" w:rsidDel="00945288" w:rsidP="00A314B9" w:rsidRDefault="00A314B9" w14:paraId="2A6104DF" w14:textId="7900C459">
      <w:pPr>
        <w:pStyle w:val="ListParagraph"/>
        <w:numPr>
          <w:ilvl w:val="0"/>
          <w:numId w:val="14"/>
        </w:numPr>
        <w:spacing w:line="256" w:lineRule="auto"/>
        <w:rPr>
          <w:del w:author="Namita Salgiya" w:date="2026-01-15T19:11:00Z" w:id="86"/>
          <w:rFonts w:ascii="Sari Offc" w:hAnsi="Sari Offc"/>
          <w:sz w:val="24"/>
          <w:szCs w:val="24"/>
          <w:lang w:val="en-IN" w:eastAsia="en-IN"/>
        </w:rPr>
      </w:pPr>
      <w:del w:author="Namita Salgiya" w:date="2026-01-15T19:11:00Z" w:id="87">
        <w:r w:rsidDel="00945288">
          <w:rPr>
            <w:rFonts w:ascii="Sari Offc" w:hAnsi="Sari Offc"/>
            <w:sz w:val="24"/>
            <w:szCs w:val="24"/>
            <w:lang w:val="en-IN" w:eastAsia="en-IN"/>
          </w:rPr>
          <w:delText xml:space="preserve">Withdraw cash from over 1 million Visa or </w:delText>
        </w:r>
        <w:commentRangeStart w:id="88"/>
        <w:r w:rsidDel="00945288">
          <w:rPr>
            <w:rFonts w:ascii="Sari Offc" w:hAnsi="Sari Offc"/>
            <w:sz w:val="24"/>
            <w:szCs w:val="24"/>
            <w:lang w:val="en-IN" w:eastAsia="en-IN"/>
          </w:rPr>
          <w:delText xml:space="preserve">Mastercard </w:delText>
        </w:r>
        <w:r w:rsidDel="00945288">
          <w:rPr>
            <w:rFonts w:ascii="Sari Offc" w:hAnsi="Sari Offc"/>
            <w:sz w:val="24"/>
            <w:szCs w:val="24"/>
            <w:lang w:eastAsia="en-IN"/>
          </w:rPr>
          <w:delText xml:space="preserve">or American Express </w:delText>
        </w:r>
        <w:commentRangeEnd w:id="88"/>
        <w:r w:rsidDel="00945288">
          <w:rPr>
            <w:rStyle w:val="CommentReference"/>
            <w:rFonts w:ascii="Sari Offc" w:hAnsi="Sari Offc"/>
            <w:sz w:val="24"/>
            <w:szCs w:val="24"/>
            <w:lang w:val="en-IN" w:eastAsia="en-IN"/>
          </w:rPr>
          <w:commentReference w:id="88"/>
        </w:r>
        <w:r w:rsidDel="00945288">
          <w:rPr>
            <w:rFonts w:ascii="Sari Offc" w:hAnsi="Sari Offc"/>
            <w:sz w:val="24"/>
            <w:szCs w:val="24"/>
            <w:lang w:val="en-IN" w:eastAsia="en-IN"/>
          </w:rPr>
          <w:delText>ATMs across the globe</w:delText>
        </w:r>
      </w:del>
    </w:p>
    <w:p w:rsidRPr="004A5805" w:rsidR="004A5805" w:rsidP="004A5805" w:rsidRDefault="004A5805" w14:paraId="7435F394" w14:textId="13945D04">
      <w:pPr>
        <w:rPr>
          <w:b/>
          <w:bCs/>
          <w:lang w:val="en-IN"/>
        </w:rPr>
      </w:pPr>
      <w:proofErr w:type="spellStart"/>
      <w:r w:rsidRPr="004A5805">
        <w:rPr>
          <w:b/>
          <w:bCs/>
          <w:lang w:val="en-IN"/>
        </w:rPr>
        <w:t>Flexipay</w:t>
      </w:r>
      <w:proofErr w:type="spellEnd"/>
      <w:r w:rsidR="00FF09C2">
        <w:rPr>
          <w:b/>
          <w:bCs/>
          <w:lang w:val="en-IN"/>
        </w:rPr>
        <w:t xml:space="preserve"> EMI</w:t>
      </w:r>
    </w:p>
    <w:p w:rsidRPr="004A5805" w:rsidR="004A5805" w:rsidP="00D75509" w:rsidRDefault="004A5805" w14:paraId="037EB0CB" w14:textId="5D622C22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4A5805" w:rsidP="00D75509" w:rsidRDefault="004A5805" w14:paraId="4D90663A" w14:textId="05FD318A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55656D" w:rsidDel="00945288" w:rsidP="00D75509" w:rsidRDefault="00AD13A2" w14:paraId="3F15344A" w14:textId="7DC3ADC9">
      <w:pPr>
        <w:pStyle w:val="ListParagraph"/>
        <w:numPr>
          <w:ilvl w:val="0"/>
          <w:numId w:val="6"/>
        </w:numPr>
        <w:rPr>
          <w:del w:author="Namita Salgiya" w:date="2026-01-15T19:12:00Z" w:id="89"/>
        </w:rPr>
      </w:pPr>
      <w:hyperlink w:tgtFrame="_blank" w:history="1" r:id="rId21">
        <w:r w:rsidRPr="00173FDA" w:rsidR="0055656D">
          <w:rPr>
            <w:rStyle w:val="Hyperlink"/>
          </w:rPr>
          <w:t>Click here</w:t>
        </w:r>
      </w:hyperlink>
      <w:r w:rsidRPr="00173FDA" w:rsidR="0055656D">
        <w:t xml:space="preserve"> to know more</w:t>
      </w:r>
    </w:p>
    <w:p w:rsidRPr="00945288" w:rsidR="0055656D" w:rsidRDefault="0055656D" w14:paraId="7DF2500B" w14:textId="77777777">
      <w:pPr>
        <w:pStyle w:val="ListParagraph"/>
        <w:numPr>
          <w:ilvl w:val="0"/>
          <w:numId w:val="6"/>
        </w:numPr>
        <w:rPr>
          <w:lang w:val="en-IN"/>
        </w:rPr>
        <w:pPrChange w:author="Namita Salgiya" w:date="2026-01-15T19:12:00Z" w:id="90">
          <w:pPr>
            <w:pStyle w:val="ListParagraph"/>
          </w:pPr>
        </w:pPrChange>
      </w:pPr>
    </w:p>
    <w:p w:rsidRPr="00F534F3" w:rsidR="00945288" w:rsidP="00945288" w:rsidRDefault="00945288" w14:paraId="2863476C" w14:textId="77777777">
      <w:pPr>
        <w:rPr>
          <w:ins w:author="Namita Salgiya" w:date="2026-01-15T19:12:00Z" w:id="91"/>
          <w:b/>
          <w:bCs/>
          <w:lang w:val="en-IN"/>
        </w:rPr>
      </w:pPr>
      <w:ins w:author="Namita Salgiya" w:date="2026-01-15T19:12:00Z" w:id="92">
        <w:r w:rsidRPr="00F534F3">
          <w:rPr>
            <w:b/>
            <w:bCs/>
            <w:lang w:val="en-IN"/>
          </w:rPr>
          <w:t>Add-on Cards</w:t>
        </w:r>
      </w:ins>
    </w:p>
    <w:p w:rsidR="00945288" w:rsidP="00945288" w:rsidRDefault="00945288" w14:paraId="03B7BD00" w14:textId="77777777">
      <w:pPr>
        <w:pStyle w:val="ListParagraph"/>
        <w:numPr>
          <w:ilvl w:val="0"/>
          <w:numId w:val="16"/>
        </w:numPr>
        <w:rPr>
          <w:ins w:author="Namita Salgiya" w:date="2026-01-15T19:12:00Z" w:id="93"/>
        </w:rPr>
      </w:pPr>
      <w:ins w:author="Namita Salgiya" w:date="2026-01-15T19:12:00Z" w:id="94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45288" w:rsidP="00945288" w:rsidRDefault="00945288" w14:paraId="3ADA5668" w14:textId="77777777">
      <w:pPr>
        <w:rPr>
          <w:ins w:author="Namita Salgiya" w:date="2026-01-15T19:12:00Z" w:id="95"/>
          <w:b/>
          <w:bCs/>
        </w:rPr>
      </w:pPr>
      <w:ins w:author="Namita Salgiya" w:date="2026-01-15T19:12:00Z" w:id="96">
        <w:r w:rsidRPr="00AC1ED4">
          <w:rPr>
            <w:b/>
            <w:bCs/>
          </w:rPr>
          <w:t>Easy Bill Pay Facility</w:t>
        </w:r>
      </w:ins>
    </w:p>
    <w:p w:rsidRPr="00AC1ED4" w:rsidR="00945288" w:rsidP="00945288" w:rsidRDefault="00945288" w14:paraId="6531B077" w14:textId="77777777">
      <w:pPr>
        <w:pStyle w:val="ListParagraph"/>
        <w:numPr>
          <w:ilvl w:val="0"/>
          <w:numId w:val="16"/>
        </w:numPr>
        <w:rPr>
          <w:ins w:author="Namita Salgiya" w:date="2026-01-15T19:12:00Z" w:id="97"/>
        </w:rPr>
      </w:pPr>
      <w:ins w:author="Namita Salgiya" w:date="2026-01-15T19:12:00Z" w:id="98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45288" w:rsidP="00945288" w:rsidRDefault="00945288" w14:paraId="3E4BB985" w14:textId="77777777">
      <w:pPr>
        <w:rPr>
          <w:ins w:author="Namita Salgiya" w:date="2026-01-15T19:12:00Z" w:id="99"/>
          <w:b/>
          <w:bCs/>
        </w:rPr>
      </w:pPr>
      <w:ins w:author="Namita Salgiya" w:date="2026-01-15T19:12:00Z" w:id="100">
        <w:r w:rsidRPr="005E66AE">
          <w:rPr>
            <w:b/>
            <w:bCs/>
          </w:rPr>
          <w:t>Balance Transfer on EMI</w:t>
        </w:r>
      </w:ins>
    </w:p>
    <w:p w:rsidRPr="005E66AE" w:rsidR="00945288" w:rsidP="00945288" w:rsidRDefault="00945288" w14:paraId="7A18F98E" w14:textId="77777777">
      <w:pPr>
        <w:pStyle w:val="ListParagraph"/>
        <w:numPr>
          <w:ilvl w:val="0"/>
          <w:numId w:val="6"/>
        </w:numPr>
        <w:rPr>
          <w:ins w:author="Namita Salgiya" w:date="2026-01-15T19:12:00Z" w:id="101"/>
        </w:rPr>
      </w:pPr>
      <w:ins w:author="Namita Salgiya" w:date="2026-01-15T19:12:00Z" w:id="102">
        <w:r w:rsidRPr="005E66AE">
          <w:lastRenderedPageBreak/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945288" w:rsidP="00945288" w:rsidRDefault="00945288" w14:paraId="2B2ABF6A" w14:textId="255ECA49">
      <w:pPr>
        <w:pStyle w:val="ListParagraph"/>
        <w:numPr>
          <w:ilvl w:val="0"/>
          <w:numId w:val="6"/>
        </w:numPr>
        <w:rPr>
          <w:ins w:author="Namita Salgiya" w:date="2026-01-15T19:12:00Z" w:id="103"/>
        </w:rPr>
      </w:pPr>
      <w:ins w:author="Namita Salgiya" w:date="2026-01-15T19:12:00Z" w:id="104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5C3274">
          <w:t xml:space="preserve">Apollo </w:t>
        </w:r>
        <w:r w:rsidRPr="00AC1ED4">
          <w:t xml:space="preserve">SBI Card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945288" w:rsidP="00945288" w:rsidRDefault="00945288" w14:paraId="21FDFEAE" w14:textId="77777777">
      <w:pPr>
        <w:pStyle w:val="ListParagraph"/>
        <w:numPr>
          <w:ilvl w:val="0"/>
          <w:numId w:val="6"/>
        </w:numPr>
        <w:rPr>
          <w:ins w:author="Namita Salgiya" w:date="2026-01-15T19:12:00Z" w:id="105"/>
        </w:rPr>
      </w:pPr>
      <w:ins w:author="Namita Salgiya" w:date="2026-01-15T19:12:00Z" w:id="106">
        <w:r w:rsidRPr="00247784">
          <w:t>Login to your account to avail this facility.</w:t>
        </w:r>
      </w:ins>
    </w:p>
    <w:p w:rsidR="00FA0DC2" w:rsidP="0055656D" w:rsidRDefault="00FA0DC2" w14:paraId="0450ADAE" w14:textId="77777777">
      <w:pPr>
        <w:pStyle w:val="ListParagraph"/>
        <w:rPr>
          <w:lang w:val="en-IN"/>
        </w:rPr>
      </w:pPr>
    </w:p>
    <w:p w:rsidR="00FA0DC2" w:rsidP="0055656D" w:rsidRDefault="00FA0DC2" w14:paraId="3F58D89E" w14:textId="77777777">
      <w:pPr>
        <w:pStyle w:val="ListParagraph"/>
        <w:rPr>
          <w:lang w:val="en-IN"/>
        </w:rPr>
      </w:pPr>
    </w:p>
    <w:sectPr w:rsidR="00FA0DC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06T19:04:00Z" w:id="88">
    <w:p w:rsidR="00A314B9" w:rsidP="00A314B9" w:rsidRDefault="00A314B9" w14:paraId="6704A811" w14:textId="77777777">
      <w:pPr>
        <w:pStyle w:val="CommentText"/>
      </w:pPr>
      <w:r>
        <w:rPr>
          <w:rStyle w:val="CommentReference"/>
        </w:rPr>
        <w:annotationRef/>
      </w:r>
      <w:r>
        <w:t xml:space="preserve">Please evaluate if this is factually correct.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04A8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08D5AC" w16cex:dateUtc="2026-01-07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04A811" w16cid:durableId="2D08D5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3110E6"/>
    <w:multiLevelType w:val="hybridMultilevel"/>
    <w:tmpl w:val="E466E0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E55DBF"/>
    <w:multiLevelType w:val="hybridMultilevel"/>
    <w:tmpl w:val="516E4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ED5B0C"/>
    <w:multiLevelType w:val="multilevel"/>
    <w:tmpl w:val="6B3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B52756D"/>
    <w:multiLevelType w:val="hybridMultilevel"/>
    <w:tmpl w:val="99D03A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86B20"/>
    <w:multiLevelType w:val="multilevel"/>
    <w:tmpl w:val="D8A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F718EA"/>
    <w:multiLevelType w:val="hybridMultilevel"/>
    <w:tmpl w:val="F9BAF2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11"/>
  </w:num>
  <w:num w:numId="6">
    <w:abstractNumId w:val="0"/>
  </w:num>
  <w:num w:numId="7">
    <w:abstractNumId w:val="12"/>
  </w:num>
  <w:num w:numId="8">
    <w:abstractNumId w:val="2"/>
  </w:num>
  <w:num w:numId="9">
    <w:abstractNumId w:val="7"/>
  </w:num>
  <w:num w:numId="10">
    <w:abstractNumId w:val="4"/>
  </w:num>
  <w:num w:numId="11">
    <w:abstractNumId w:val="10"/>
  </w:num>
  <w:num w:numId="12">
    <w:abstractNumId w:val="1"/>
  </w:num>
  <w:num w:numId="13">
    <w:abstractNumId w:val="11"/>
  </w:num>
  <w:num w:numId="14">
    <w:abstractNumId w:val="0"/>
  </w:num>
  <w:num w:numId="15">
    <w:abstractNumId w:val="6"/>
  </w:num>
  <w:num w:numId="16">
    <w:abstractNumId w:val="9"/>
  </w:num>
  <w:numIdMacAtCleanup w:val="13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66BFA"/>
    <w:rsid w:val="0009775C"/>
    <w:rsid w:val="000B34BB"/>
    <w:rsid w:val="00122BDC"/>
    <w:rsid w:val="001420D5"/>
    <w:rsid w:val="00144A33"/>
    <w:rsid w:val="001535C0"/>
    <w:rsid w:val="001573BC"/>
    <w:rsid w:val="0016334A"/>
    <w:rsid w:val="00172B63"/>
    <w:rsid w:val="001C5B69"/>
    <w:rsid w:val="001D6345"/>
    <w:rsid w:val="00217F8A"/>
    <w:rsid w:val="0029715F"/>
    <w:rsid w:val="002A661F"/>
    <w:rsid w:val="002D38D6"/>
    <w:rsid w:val="00311B56"/>
    <w:rsid w:val="00345E13"/>
    <w:rsid w:val="003465A7"/>
    <w:rsid w:val="0036731D"/>
    <w:rsid w:val="00397F9C"/>
    <w:rsid w:val="003D715C"/>
    <w:rsid w:val="003E5D0A"/>
    <w:rsid w:val="0041023F"/>
    <w:rsid w:val="0042325B"/>
    <w:rsid w:val="004A5805"/>
    <w:rsid w:val="004D4B6D"/>
    <w:rsid w:val="004D7712"/>
    <w:rsid w:val="005055D0"/>
    <w:rsid w:val="00513A0B"/>
    <w:rsid w:val="00524A79"/>
    <w:rsid w:val="005310B6"/>
    <w:rsid w:val="00555A8B"/>
    <w:rsid w:val="0055656D"/>
    <w:rsid w:val="005643BE"/>
    <w:rsid w:val="005B4E27"/>
    <w:rsid w:val="005E5098"/>
    <w:rsid w:val="0063055D"/>
    <w:rsid w:val="00633BFD"/>
    <w:rsid w:val="00641D77"/>
    <w:rsid w:val="006533E1"/>
    <w:rsid w:val="00681931"/>
    <w:rsid w:val="006938F5"/>
    <w:rsid w:val="006A2631"/>
    <w:rsid w:val="006E42F3"/>
    <w:rsid w:val="007275A2"/>
    <w:rsid w:val="007550F8"/>
    <w:rsid w:val="007D1F95"/>
    <w:rsid w:val="007E6A3E"/>
    <w:rsid w:val="0083076E"/>
    <w:rsid w:val="00832A62"/>
    <w:rsid w:val="00834B4F"/>
    <w:rsid w:val="008B33B9"/>
    <w:rsid w:val="008E4E96"/>
    <w:rsid w:val="0090374C"/>
    <w:rsid w:val="009164D7"/>
    <w:rsid w:val="00931386"/>
    <w:rsid w:val="009445F5"/>
    <w:rsid w:val="00945288"/>
    <w:rsid w:val="009823DB"/>
    <w:rsid w:val="00995FCF"/>
    <w:rsid w:val="009A176A"/>
    <w:rsid w:val="009C0D9E"/>
    <w:rsid w:val="00A150C5"/>
    <w:rsid w:val="00A27FC1"/>
    <w:rsid w:val="00A314B9"/>
    <w:rsid w:val="00A579B5"/>
    <w:rsid w:val="00A80E72"/>
    <w:rsid w:val="00A936F8"/>
    <w:rsid w:val="00AC2D69"/>
    <w:rsid w:val="00AC4F9C"/>
    <w:rsid w:val="00AD13A2"/>
    <w:rsid w:val="00AF4A2A"/>
    <w:rsid w:val="00B2066F"/>
    <w:rsid w:val="00B2334D"/>
    <w:rsid w:val="00B3460A"/>
    <w:rsid w:val="00B74F63"/>
    <w:rsid w:val="00B850D2"/>
    <w:rsid w:val="00BE1E8A"/>
    <w:rsid w:val="00C37A02"/>
    <w:rsid w:val="00C42307"/>
    <w:rsid w:val="00C63C91"/>
    <w:rsid w:val="00C66F71"/>
    <w:rsid w:val="00C712F6"/>
    <w:rsid w:val="00C74138"/>
    <w:rsid w:val="00C90B50"/>
    <w:rsid w:val="00CA5965"/>
    <w:rsid w:val="00CD511F"/>
    <w:rsid w:val="00CD74F3"/>
    <w:rsid w:val="00D00240"/>
    <w:rsid w:val="00D34CF6"/>
    <w:rsid w:val="00D41563"/>
    <w:rsid w:val="00D651FB"/>
    <w:rsid w:val="00D75509"/>
    <w:rsid w:val="00DA7B3E"/>
    <w:rsid w:val="00DB479D"/>
    <w:rsid w:val="00DB606B"/>
    <w:rsid w:val="00DB690D"/>
    <w:rsid w:val="00DC1E35"/>
    <w:rsid w:val="00E20837"/>
    <w:rsid w:val="00E2300A"/>
    <w:rsid w:val="00E25D0B"/>
    <w:rsid w:val="00E40FC4"/>
    <w:rsid w:val="00E4540B"/>
    <w:rsid w:val="00E56665"/>
    <w:rsid w:val="00E62FE6"/>
    <w:rsid w:val="00ED42B1"/>
    <w:rsid w:val="00F23D00"/>
    <w:rsid w:val="00F27C32"/>
    <w:rsid w:val="00F318DC"/>
    <w:rsid w:val="00F31F00"/>
    <w:rsid w:val="00F711A7"/>
    <w:rsid w:val="00F739A4"/>
    <w:rsid w:val="00FA0DC2"/>
    <w:rsid w:val="00FB78C6"/>
    <w:rsid w:val="00FC325F"/>
    <w:rsid w:val="00FF09C2"/>
    <w:rsid w:val="104B4246"/>
    <w:rsid w:val="11EC727B"/>
    <w:rsid w:val="14D95123"/>
    <w:rsid w:val="19D5FE80"/>
    <w:rsid w:val="1CF821E7"/>
    <w:rsid w:val="2D300D85"/>
    <w:rsid w:val="3DD6AA35"/>
    <w:rsid w:val="418A3596"/>
    <w:rsid w:val="45B92560"/>
    <w:rsid w:val="4617B993"/>
    <w:rsid w:val="4EE1E23E"/>
    <w:rsid w:val="527FC0C3"/>
    <w:rsid w:val="59483E44"/>
    <w:rsid w:val="5AF0F892"/>
    <w:rsid w:val="5C5F78E0"/>
    <w:rsid w:val="6360CD83"/>
    <w:rsid w:val="64C0C286"/>
    <w:rsid w:val="661F913B"/>
    <w:rsid w:val="6884C0BA"/>
    <w:rsid w:val="68BB0F7A"/>
    <w:rsid w:val="6CC73590"/>
    <w:rsid w:val="6EFAB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4D4B6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Revision">
    <w:name w:val="Revision"/>
    <w:hidden/>
    <w:uiPriority w:val="99"/>
    <w:semiHidden/>
    <w:rsid w:val="00945288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18" /><Relationship Type="http://schemas.microsoft.com/office/2011/relationships/people" Target="people.xml" Id="rId26" /><Relationship Type="http://schemas.openxmlformats.org/officeDocument/2006/relationships/styles" Target="styles.xml" Id="rId3" /><Relationship Type="http://schemas.openxmlformats.org/officeDocument/2006/relationships/hyperlink" Target="https://www.sbicard.com/en/personal/benefits/lower-interest-option/flexi-pay.page" TargetMode="External" Id="rId21" /><Relationship Type="http://schemas.openxmlformats.org/officeDocument/2006/relationships/hyperlink" Target="https://www.sbicard.com/sbi-card-en/assets/docs/pdf/personal/credit-cards/rewards/apollo-sbi-card/instant-discount-list.pdf" TargetMode="External" Id="rId12" /><Relationship Type="http://schemas.openxmlformats.org/officeDocument/2006/relationships/comments" Target="comments.xml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hyperlink" Target="https://www.sbicard.com/en/most-important-terms-and-conditions.page" TargetMode="External" Id="rId16" /><Relationship Type="http://schemas.microsoft.com/office/2018/08/relationships/commentsExtensible" Target="commentsExtensible.xml" Id="rId20" /><Relationship Type="http://schemas.openxmlformats.org/officeDocument/2006/relationships/customXml" Target="../customXml/item1.xml" Id="rId1" /><Relationship Type="http://schemas.openxmlformats.org/officeDocument/2006/relationships/hyperlink" Target="https://www.sbicard.com/sbi-card-en/assets/docs/pdf/personal/credit-cards/rewards/apollo-sbi-card/apollo-reward-edc-list.pdf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www.sbicard.com/en/personal/credit-cards/lifestyle/sbi-card-elite.page" TargetMode="External" Id="rId15" /><Relationship Type="http://schemas.microsoft.com/office/2016/09/relationships/commentsIds" Target="commentsIds.xml" Id="rId19" /><Relationship Type="http://schemas.openxmlformats.org/officeDocument/2006/relationships/settings" Target="settings.xml" Id="rId4" /><Relationship Type="http://schemas.openxmlformats.org/officeDocument/2006/relationships/hyperlink" Target="https://www.sbicard.com/sbi-card-en/assets/docs/pdf/personal/credit-cards/rewards/apollo-sbi-card/apollo-sbicard-e-gv-tnc.pdf" TargetMode="External" Id="rId9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5</revision>
  <dcterms:created xsi:type="dcterms:W3CDTF">2026-01-16T09:14:00.0000000Z</dcterms:created>
  <dcterms:modified xsi:type="dcterms:W3CDTF">2026-03-19T05:38:36.9925509Z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