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142E2" w:rsidR="005D0784" w:rsidP="004A5805" w:rsidRDefault="002142E2" w14:paraId="530F1DB8" w14:textId="0CE6930E">
      <w:pPr>
        <w:jc w:val="center"/>
        <w:rPr>
          <w:b/>
          <w:bCs/>
        </w:rPr>
      </w:pPr>
      <w:r>
        <w:fldChar w:fldCharType="begin"/>
      </w:r>
      <w:r>
        <w:instrText>HYPERLINK "https://www.sbicard.com/en/personal/credit-cards/travel/ola-money-sbi-card.page"</w:instrText>
      </w:r>
      <w:r>
        <w:fldChar w:fldCharType="separate"/>
      </w:r>
      <w:r w:rsidRPr="002142E2">
        <w:rPr>
          <w:rStyle w:val="Hyperlink"/>
          <w:b/>
          <w:bCs/>
        </w:rPr>
        <w:t>OLA Money SBI Card</w:t>
      </w:r>
      <w:r>
        <w:fldChar w:fldCharType="end"/>
      </w:r>
    </w:p>
    <w:p w:rsidRPr="00504D0E" w:rsidR="00504D0E" w:rsidP="00504D0E" w:rsidRDefault="00504D0E" w14:paraId="1B9F5E24" w14:textId="3997AD96">
      <w:pPr>
        <w:spacing w:after="0"/>
        <w:jc w:val="center"/>
        <w:rPr>
          <w:b/>
          <w:bCs/>
          <w:lang w:val="en-IN"/>
        </w:rPr>
      </w:pPr>
      <w:r w:rsidRPr="00504D0E">
        <w:rPr>
          <w:b/>
          <w:bCs/>
          <w:lang w:val="en-IN"/>
        </w:rPr>
        <w:t xml:space="preserve">Get 7% </w:t>
      </w:r>
      <w:r w:rsidRPr="00504D0E" w:rsidR="008A4688">
        <w:rPr>
          <w:b/>
          <w:bCs/>
          <w:lang w:val="en-IN"/>
        </w:rPr>
        <w:t xml:space="preserve">Back, Every Time You Ride With </w:t>
      </w:r>
      <w:r w:rsidRPr="00504D0E">
        <w:rPr>
          <w:b/>
          <w:bCs/>
          <w:lang w:val="en-IN"/>
        </w:rPr>
        <w:t>OLA</w:t>
      </w:r>
    </w:p>
    <w:p w:rsidRPr="00083C69" w:rsidR="003D715C" w:rsidP="004A5805" w:rsidRDefault="003D715C" w14:paraId="55587B08" w14:textId="4A8E95B9">
      <w:pPr>
        <w:jc w:val="center"/>
        <w:rPr>
          <w:b/>
          <w:bCs/>
          <w:i/>
          <w:iCs/>
          <w:u w:val="single"/>
          <w:lang w:val="en-IN"/>
        </w:rPr>
      </w:pPr>
      <w:r w:rsidRPr="00083C69">
        <w:rPr>
          <w:b/>
          <w:bCs/>
          <w:i/>
          <w:iCs/>
          <w:u w:val="single"/>
          <w:lang w:val="en-IN"/>
        </w:rPr>
        <w:t>Best For</w:t>
      </w:r>
    </w:p>
    <w:p w:rsidRPr="00345E13" w:rsidR="00345E13" w:rsidP="00160FBE" w:rsidRDefault="00AC6F8F" w14:paraId="1CCF3AE9" w14:textId="12A3148D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First Year Free</w:t>
      </w:r>
    </w:p>
    <w:p w:rsidRPr="00345E13" w:rsidR="00345E13" w:rsidP="00160FBE" w:rsidRDefault="00345E13" w14:paraId="1484B046" w14:textId="164ECF42">
      <w:pPr>
        <w:pStyle w:val="ListParagraph"/>
        <w:numPr>
          <w:ilvl w:val="0"/>
          <w:numId w:val="1"/>
        </w:numPr>
        <w:rPr>
          <w:lang w:val="en-IN"/>
        </w:rPr>
      </w:pPr>
      <w:r w:rsidRPr="00345E13">
        <w:rPr>
          <w:lang w:val="en-IN"/>
        </w:rPr>
        <w:t>Reward</w:t>
      </w:r>
      <w:r w:rsidR="00AC6F8F">
        <w:rPr>
          <w:lang w:val="en-IN"/>
        </w:rPr>
        <w:t xml:space="preserve"> Benefits</w:t>
      </w:r>
    </w:p>
    <w:p w:rsidRPr="0060209E" w:rsidR="00345E13" w:rsidP="00160FBE" w:rsidRDefault="00AC6F8F" w14:paraId="3FD5BFD9" w14:textId="49B50F9E">
      <w:pPr>
        <w:pStyle w:val="ListParagraph"/>
        <w:numPr>
          <w:ilvl w:val="0"/>
          <w:numId w:val="1"/>
        </w:numPr>
        <w:rPr>
          <w:lang w:val="en-IN"/>
        </w:rPr>
      </w:pPr>
      <w:r>
        <w:t xml:space="preserve">Fuel </w:t>
      </w:r>
      <w:r w:rsidRPr="00AC6F8F">
        <w:t>Surcharge</w:t>
      </w:r>
      <w:r>
        <w:t xml:space="preserve"> Waiver</w:t>
      </w:r>
    </w:p>
    <w:p w:rsidR="00F37FCC" w:rsidP="00504D0E" w:rsidRDefault="00F37FCC" w14:paraId="54144866" w14:textId="079E3C48">
      <w:pPr>
        <w:spacing w:after="0"/>
        <w:rPr>
          <w:lang w:val="en-IN"/>
        </w:rPr>
      </w:pPr>
      <w:ins w:author="Namita Salgiya" w:date="2026-01-15T18:44:00Z" w:id="0">
        <w:r w:rsidRPr="00F37FCC">
          <w:t xml:space="preserve">Ride more, earn more — </w:t>
        </w:r>
      </w:ins>
      <w:ins w:author="Namita Salgiya" w:date="2026-01-15T18:43:00Z" w:id="1">
        <w:r w:rsidRPr="00F37FCC">
          <w:t>Enjoy accelerated rewards on Ola rides</w:t>
        </w:r>
      </w:ins>
      <w:ins w:author="Namita Salgiya" w:date="2026-01-15T18:44:00Z" w16du:dateUtc="2026-01-15T13:14:00Z" w:id="2">
        <w:r>
          <w:t xml:space="preserve"> </w:t>
        </w:r>
      </w:ins>
      <w:ins w:author="Namita Salgiya" w:date="2026-01-15T18:44:00Z" w:id="3">
        <w:r w:rsidRPr="00F37FCC">
          <w:t>and everyday purchases</w:t>
        </w:r>
      </w:ins>
      <w:ins w:author="Namita Salgiya" w:date="2026-01-15T18:44:00Z" w16du:dateUtc="2026-01-15T13:14:00Z" w:id="4">
        <w:r>
          <w:t>.</w:t>
        </w:r>
      </w:ins>
    </w:p>
    <w:p w:rsidRPr="00AC6F8F" w:rsidR="00504D0E" w:rsidDel="00F37FCC" w:rsidP="00504D0E" w:rsidRDefault="00504D0E" w14:paraId="1D5821E7" w14:textId="2155DFA0">
      <w:pPr>
        <w:spacing w:after="0"/>
        <w:rPr>
          <w:del w:author="Namita Salgiya" w:date="2026-01-15T18:43:00Z" w16du:dateUtc="2026-01-15T13:13:00Z" w:id="5"/>
          <w:lang w:val="en-IN"/>
        </w:rPr>
      </w:pPr>
      <w:del w:author="Namita Salgiya" w:date="2026-01-15T18:43:00Z" w16du:dateUtc="2026-01-15T13:13:00Z" w:id="6">
        <w:r w:rsidRPr="00AC6F8F" w:rsidDel="00F37FCC">
          <w:rPr>
            <w:lang w:val="en-IN"/>
          </w:rPr>
          <w:delText>Zero Annual Fee for the first year</w:delText>
        </w:r>
        <w:r w:rsidDel="00F37FCC">
          <w:rPr>
            <w:lang w:val="en-IN"/>
          </w:rPr>
          <w:delText xml:space="preserve">. </w:delText>
        </w:r>
        <w:r w:rsidDel="00F37FCC">
          <w:delText>7% reward points on all Ola rides.</w:delText>
        </w:r>
      </w:del>
    </w:p>
    <w:p w:rsidRPr="0060209E" w:rsidR="00960941" w:rsidP="00960941" w:rsidRDefault="00960941" w14:paraId="443028E4" w14:textId="77777777">
      <w:pPr>
        <w:spacing w:after="0"/>
        <w:rPr>
          <w:lang w:val="en-IN"/>
        </w:rPr>
      </w:pPr>
    </w:p>
    <w:p w:rsidRPr="007E6A3E" w:rsidR="00345E13" w:rsidP="004A5805" w:rsidRDefault="003D715C" w14:paraId="011E8CF5" w14:textId="0F496C8E">
      <w:pPr>
        <w:jc w:val="center"/>
        <w:rPr>
          <w:b/>
          <w:bCs/>
          <w:u w:val="single"/>
          <w:lang w:val="en-IN"/>
        </w:rPr>
      </w:pPr>
      <w:r w:rsidRPr="00083C69">
        <w:rPr>
          <w:b/>
          <w:bCs/>
          <w:i/>
          <w:iCs/>
          <w:u w:val="single"/>
          <w:lang w:val="en-IN"/>
        </w:rPr>
        <w:t>Key</w:t>
      </w:r>
      <w:r w:rsidRPr="007E6A3E">
        <w:rPr>
          <w:b/>
          <w:bCs/>
          <w:u w:val="single"/>
          <w:lang w:val="en-IN"/>
        </w:rPr>
        <w:t xml:space="preserve"> </w:t>
      </w:r>
      <w:r w:rsidRPr="00083C69">
        <w:rPr>
          <w:b/>
          <w:bCs/>
          <w:caps/>
          <w:u w:val="single"/>
          <w:lang w:val="en-IN"/>
        </w:rPr>
        <w:t>Benefits</w:t>
      </w:r>
    </w:p>
    <w:p w:rsidRPr="00AC6F8F" w:rsidR="00AC6F8F" w:rsidP="00160FBE" w:rsidRDefault="3F90E604" w14:paraId="0429CE34" w14:textId="17B9BA6B">
      <w:pPr>
        <w:pStyle w:val="ListParagraph"/>
        <w:numPr>
          <w:ilvl w:val="0"/>
          <w:numId w:val="2"/>
        </w:numPr>
        <w:spacing w:after="0"/>
        <w:rPr>
          <w:rFonts w:ascii="Calibri" w:hAnsi="Calibri" w:eastAsia="Calibri" w:cs="Calibri"/>
          <w:sz w:val="12"/>
          <w:szCs w:val="12"/>
          <w:lang w:val="en-IN"/>
        </w:rPr>
      </w:pPr>
      <w:r w:rsidRPr="403657D7" w:rsidR="3F90E604">
        <w:rPr>
          <w:lang w:val="en-IN" w:eastAsia="en-IN"/>
        </w:rPr>
        <w:t xml:space="preserve">Zero </w:t>
      </w:r>
      <w:r w:rsidRPr="403657D7" w:rsidR="008A4688">
        <w:rPr>
          <w:lang w:val="en-IN" w:eastAsia="en-IN"/>
        </w:rPr>
        <w:t xml:space="preserve">Annual Fee </w:t>
      </w:r>
      <w:r w:rsidRPr="403657D7" w:rsidR="3F90E604">
        <w:rPr>
          <w:lang w:val="en-IN" w:eastAsia="en-IN"/>
        </w:rPr>
        <w:t xml:space="preserve">for </w:t>
      </w:r>
      <w:del w:author="Upadhyay , Shubham (SBICard)" w:date="2026-01-16T14:45:00Z" w16du:dateUtc="2026-01-16T09:15:00Z" w:id="781625914">
        <w:r w:rsidRPr="403657D7" w:rsidDel="3F90E604">
          <w:rPr>
            <w:lang w:val="en-IN" w:eastAsia="en-IN"/>
          </w:rPr>
          <w:delText xml:space="preserve">the </w:delText>
        </w:r>
      </w:del>
      <w:r w:rsidRPr="403657D7" w:rsidR="008A4688">
        <w:rPr>
          <w:lang w:val="en-IN" w:eastAsia="en-IN"/>
        </w:rPr>
        <w:t xml:space="preserve">First Year </w:t>
      </w:r>
    </w:p>
    <w:p w:rsidRPr="00AC6F8F" w:rsidR="00AC6F8F" w:rsidP="00160FBE" w:rsidRDefault="3F90E604" w14:paraId="49750A06" w14:textId="648F72B1">
      <w:pPr>
        <w:numPr>
          <w:ilvl w:val="0"/>
          <w:numId w:val="2"/>
        </w:numPr>
        <w:spacing w:after="0"/>
        <w:rPr>
          <w:rFonts w:ascii="Calibri" w:hAnsi="Calibri" w:eastAsia="Calibri" w:cs="Calibri"/>
          <w:sz w:val="12"/>
          <w:szCs w:val="12"/>
          <w:lang w:val="en-IN"/>
        </w:rPr>
      </w:pPr>
      <w:r w:rsidR="3F90E604">
        <w:rPr/>
        <w:t xml:space="preserve">7% </w:t>
      </w:r>
      <w:r w:rsidR="008A4688">
        <w:rPr/>
        <w:t xml:space="preserve">Reward Points </w:t>
      </w:r>
      <w:r w:rsidR="3F90E604">
        <w:rPr/>
        <w:t xml:space="preserve">on </w:t>
      </w:r>
      <w:r w:rsidR="008A4688">
        <w:rPr/>
        <w:t xml:space="preserve">All </w:t>
      </w:r>
      <w:r w:rsidR="3F90E604">
        <w:rPr/>
        <w:t>Ola rides</w:t>
      </w:r>
      <w:r w:rsidR="34AC8522">
        <w:rPr/>
        <w:t xml:space="preserve"> </w:t>
      </w:r>
    </w:p>
    <w:p w:rsidRPr="00AC6F8F" w:rsidR="00AC6F8F" w:rsidP="00160FBE" w:rsidRDefault="3F90E604" w14:paraId="6BC565D4" w14:textId="7A852F69">
      <w:pPr>
        <w:numPr>
          <w:ilvl w:val="0"/>
          <w:numId w:val="2"/>
        </w:numPr>
        <w:spacing w:after="0"/>
        <w:rPr>
          <w:rFonts w:ascii="Calibri" w:hAnsi="Calibri" w:eastAsia="Calibri" w:cs="Calibri"/>
          <w:sz w:val="12"/>
          <w:szCs w:val="12"/>
          <w:lang w:val="en-IN"/>
        </w:rPr>
      </w:pPr>
      <w:r w:rsidR="3F90E604">
        <w:rPr/>
        <w:t xml:space="preserve">1% </w:t>
      </w:r>
      <w:r w:rsidR="008A4688">
        <w:rPr/>
        <w:t xml:space="preserve">Reward Points </w:t>
      </w:r>
      <w:r w:rsidR="3F90E604">
        <w:rPr/>
        <w:t xml:space="preserve">on </w:t>
      </w:r>
      <w:r w:rsidR="008A4688">
        <w:rPr/>
        <w:t xml:space="preserve">All Other Spends </w:t>
      </w:r>
    </w:p>
    <w:p w:rsidRPr="00AC6F8F" w:rsidR="00AC6F8F" w:rsidP="00AC6F8F" w:rsidRDefault="00AC6F8F" w14:paraId="2109D5A5" w14:textId="77777777">
      <w:pPr>
        <w:spacing w:after="0"/>
        <w:ind w:left="720"/>
        <w:rPr>
          <w:lang w:val="en-IN"/>
        </w:rPr>
      </w:pPr>
    </w:p>
    <w:p w:rsidRPr="007E6A3E" w:rsidR="00CD511F" w:rsidP="004A5805" w:rsidRDefault="00CD511F" w14:paraId="5970C5BD" w14:textId="27E2A990">
      <w:pPr>
        <w:jc w:val="center"/>
        <w:rPr>
          <w:b/>
          <w:bCs/>
          <w:u w:val="single"/>
        </w:rPr>
      </w:pPr>
      <w:r w:rsidRPr="00083C69">
        <w:rPr>
          <w:b/>
          <w:bCs/>
          <w:i/>
          <w:iCs/>
          <w:u w:val="single"/>
        </w:rPr>
        <w:t>Exclusive</w:t>
      </w:r>
      <w:r w:rsidRPr="007E6A3E">
        <w:rPr>
          <w:b/>
          <w:bCs/>
          <w:u w:val="single"/>
        </w:rPr>
        <w:t xml:space="preserve"> </w:t>
      </w:r>
      <w:r w:rsidRPr="00083C69">
        <w:rPr>
          <w:b/>
          <w:bCs/>
          <w:caps/>
          <w:u w:val="single"/>
        </w:rPr>
        <w:t>Privileges</w:t>
      </w:r>
    </w:p>
    <w:p w:rsidRPr="00AC6F8F" w:rsidR="00AC6F8F" w:rsidP="290CEDDC" w:rsidRDefault="3F90E604" w14:paraId="0107B9AF" w14:textId="23F83586">
      <w:pPr>
        <w:spacing w:after="0"/>
        <w:rPr>
          <w:rFonts w:ascii="Calibri" w:hAnsi="Calibri" w:eastAsia="Calibri" w:cs="Calibri"/>
          <w:sz w:val="12"/>
          <w:szCs w:val="12"/>
          <w:lang w:val="en-IN"/>
        </w:rPr>
      </w:pPr>
      <w:r w:rsidRPr="403657D7" w:rsidR="3F90E604">
        <w:rPr>
          <w:b w:val="1"/>
          <w:bCs w:val="1"/>
          <w:lang w:val="en-IN"/>
        </w:rPr>
        <w:t>First Year Free</w:t>
      </w:r>
      <w:r w:rsidRPr="403657D7" w:rsidR="6BB63BBA">
        <w:rPr>
          <w:b w:val="1"/>
          <w:bCs w:val="1"/>
          <w:lang w:val="en-IN"/>
        </w:rPr>
        <w:t xml:space="preserve"> </w:t>
      </w:r>
    </w:p>
    <w:p w:rsidRPr="00AC6F8F" w:rsidR="00AC6F8F" w:rsidP="00160FBE" w:rsidRDefault="00AC6F8F" w14:paraId="206B0EF2" w14:textId="77777777">
      <w:pPr>
        <w:numPr>
          <w:ilvl w:val="0"/>
          <w:numId w:val="9"/>
        </w:numPr>
        <w:spacing w:after="0"/>
        <w:rPr>
          <w:lang w:val="en-IN"/>
        </w:rPr>
      </w:pPr>
      <w:r w:rsidRPr="00AC6F8F">
        <w:rPr>
          <w:lang w:val="en-IN"/>
        </w:rPr>
        <w:t>Zero Annual Fee for the first year</w:t>
      </w:r>
    </w:p>
    <w:p w:rsidRPr="00AC6F8F" w:rsidR="00AC6F8F" w:rsidP="00160FBE" w:rsidRDefault="00AC6F8F" w14:paraId="46291F60" w14:textId="509BD6B2">
      <w:pPr>
        <w:numPr>
          <w:ilvl w:val="0"/>
          <w:numId w:val="9"/>
        </w:numPr>
        <w:spacing w:after="0"/>
        <w:rPr>
          <w:lang w:val="en-IN"/>
        </w:rPr>
      </w:pPr>
      <w:r w:rsidRPr="00AC6F8F">
        <w:rPr>
          <w:lang w:val="en-IN"/>
        </w:rPr>
        <w:t xml:space="preserve">Second year onwards, </w:t>
      </w:r>
      <w:r w:rsidRPr="00AC6F8F" w:rsidR="00F8545F">
        <w:rPr>
          <w:lang w:val="en-IN"/>
        </w:rPr>
        <w:t xml:space="preserve">renewal </w:t>
      </w:r>
      <w:r w:rsidRPr="00AC6F8F">
        <w:rPr>
          <w:lang w:val="en-IN"/>
        </w:rPr>
        <w:t xml:space="preserve">fee of Rs. 499 reversed on annual spends of Rs. 1 </w:t>
      </w:r>
      <w:r w:rsidRPr="00AC6F8F" w:rsidR="008A4688">
        <w:rPr>
          <w:lang w:val="en-IN"/>
        </w:rPr>
        <w:t>lakh</w:t>
      </w:r>
    </w:p>
    <w:p w:rsidRPr="00AC6F8F" w:rsidR="00AC6F8F" w:rsidP="00160FBE" w:rsidRDefault="00F8545F" w14:paraId="32A57377" w14:textId="3E5F1423">
      <w:pPr>
        <w:numPr>
          <w:ilvl w:val="0"/>
          <w:numId w:val="9"/>
        </w:numPr>
        <w:spacing w:after="0"/>
        <w:rPr>
          <w:lang w:val="en-IN"/>
        </w:rPr>
      </w:pPr>
      <w:hyperlink w:tgtFrame="_blank" w:history="1" r:id="rId9">
        <w:r>
          <w:rPr>
            <w:rStyle w:val="Hyperlink"/>
            <w:lang w:val="en-IN"/>
          </w:rPr>
          <w:t>C</w:t>
        </w:r>
        <w:r w:rsidRPr="00AC6F8F" w:rsidR="00AC6F8F">
          <w:rPr>
            <w:rStyle w:val="Hyperlink"/>
            <w:lang w:val="en-IN"/>
          </w:rPr>
          <w:t>lick here</w:t>
        </w:r>
      </w:hyperlink>
      <w:r w:rsidR="00AC6F8F">
        <w:rPr>
          <w:lang w:val="en-IN"/>
        </w:rPr>
        <w:t xml:space="preserve"> </w:t>
      </w:r>
      <w:r>
        <w:rPr>
          <w:lang w:val="en-IN"/>
        </w:rPr>
        <w:t xml:space="preserve">to know </w:t>
      </w:r>
      <w:r w:rsidRPr="00AC6F8F" w:rsidR="00AC6F8F">
        <w:rPr>
          <w:lang w:val="en-IN"/>
        </w:rPr>
        <w:t xml:space="preserve">how to become </w:t>
      </w:r>
      <w:r>
        <w:rPr>
          <w:lang w:val="en-IN"/>
        </w:rPr>
        <w:t xml:space="preserve">an </w:t>
      </w:r>
      <w:r w:rsidRPr="00AC6F8F" w:rsidR="00AC6F8F">
        <w:rPr>
          <w:lang w:val="en-IN"/>
        </w:rPr>
        <w:t>active Ola Money Wallet</w:t>
      </w:r>
      <w:r>
        <w:rPr>
          <w:lang w:val="en-IN"/>
        </w:rPr>
        <w:t xml:space="preserve"> user</w:t>
      </w:r>
    </w:p>
    <w:p w:rsidR="00E8690F" w:rsidP="00E8690F" w:rsidRDefault="00E8690F" w14:paraId="4FE86C6F" w14:textId="77777777">
      <w:pPr>
        <w:spacing w:after="0"/>
        <w:rPr>
          <w:lang w:val="en-IN"/>
        </w:rPr>
      </w:pPr>
    </w:p>
    <w:p w:rsidRPr="00E56665" w:rsidR="00A11687" w:rsidP="290CEDDC" w:rsidRDefault="5B3E963B" w14:paraId="15D06484" w14:textId="35C331C2">
      <w:pPr>
        <w:rPr>
          <w:rFonts w:ascii="Calibri" w:hAnsi="Calibri" w:eastAsia="Calibri" w:cs="Calibri"/>
          <w:color w:val="881798"/>
          <w:sz w:val="12"/>
          <w:szCs w:val="12"/>
          <w:lang w:val="en-IN"/>
        </w:rPr>
      </w:pPr>
      <w:r w:rsidRPr="403657D7" w:rsidR="5B3E963B">
        <w:rPr>
          <w:b w:val="1"/>
          <w:bCs w:val="1"/>
          <w:lang w:val="en-IN"/>
        </w:rPr>
        <w:t>Reward</w:t>
      </w:r>
      <w:r w:rsidRPr="403657D7" w:rsidR="033CB17E">
        <w:rPr>
          <w:b w:val="1"/>
          <w:bCs w:val="1"/>
          <w:lang w:val="en-IN"/>
        </w:rPr>
        <w:t xml:space="preserve"> Benefits</w:t>
      </w:r>
      <w:r w:rsidRPr="403657D7" w:rsidR="52D39E9A">
        <w:rPr>
          <w:b w:val="1"/>
          <w:bCs w:val="1"/>
          <w:lang w:val="en-IN"/>
        </w:rPr>
        <w:t xml:space="preserve"> </w:t>
      </w:r>
    </w:p>
    <w:p w:rsidRPr="00F8545F" w:rsidR="00F8545F" w:rsidP="00160FBE" w:rsidRDefault="00F8545F" w14:paraId="4E0CDDE2" w14:textId="7ADC8D64">
      <w:pPr>
        <w:pStyle w:val="ListParagraph"/>
        <w:numPr>
          <w:ilvl w:val="0"/>
          <w:numId w:val="3"/>
        </w:numPr>
        <w:rPr>
          <w:lang w:val="en-IN" w:eastAsia="en-IN"/>
        </w:rPr>
      </w:pPr>
      <w:r w:rsidRPr="00F8545F">
        <w:rPr>
          <w:lang w:eastAsia="en-IN"/>
        </w:rPr>
        <w:t>7% Reward Points on all Ola rides</w:t>
      </w:r>
    </w:p>
    <w:p w:rsidRPr="00F8545F" w:rsidR="00F8545F" w:rsidP="00160FBE" w:rsidRDefault="00F8545F" w14:paraId="4ADBEF4B" w14:textId="77777777">
      <w:pPr>
        <w:pStyle w:val="ListParagraph"/>
        <w:numPr>
          <w:ilvl w:val="0"/>
          <w:numId w:val="3"/>
        </w:numPr>
        <w:rPr>
          <w:lang w:val="en-IN" w:eastAsia="en-IN"/>
        </w:rPr>
      </w:pPr>
      <w:r w:rsidRPr="00F8545F">
        <w:rPr>
          <w:lang w:eastAsia="en-IN"/>
        </w:rPr>
        <w:t>1% Reward Points on all other spends</w:t>
      </w:r>
    </w:p>
    <w:p w:rsidRPr="00F8545F" w:rsidR="00E8690F" w:rsidP="00160FBE" w:rsidRDefault="00E8690F" w14:paraId="68005245" w14:textId="16ABF402">
      <w:pPr>
        <w:pStyle w:val="ListParagraph"/>
        <w:numPr>
          <w:ilvl w:val="0"/>
          <w:numId w:val="3"/>
        </w:numPr>
        <w:rPr>
          <w:lang w:val="en-IN" w:eastAsia="en-IN"/>
        </w:rPr>
      </w:pPr>
      <w:r w:rsidRPr="00F8545F">
        <w:rPr>
          <w:lang w:val="en-IN"/>
        </w:rPr>
        <w:t>1 Reward Points = R</w:t>
      </w:r>
      <w:r w:rsidR="000F4F93">
        <w:rPr>
          <w:lang w:val="en-IN"/>
        </w:rPr>
        <w:t>e</w:t>
      </w:r>
      <w:r w:rsidRPr="00F8545F">
        <w:rPr>
          <w:lang w:val="en-IN"/>
        </w:rPr>
        <w:t>. 1</w:t>
      </w:r>
    </w:p>
    <w:p w:rsidRPr="00E8690F" w:rsidR="00E8690F" w:rsidP="00160FBE" w:rsidRDefault="00E8690F" w14:paraId="47EB5872" w14:textId="3DFE7D1C">
      <w:pPr>
        <w:pStyle w:val="ListParagraph"/>
        <w:numPr>
          <w:ilvl w:val="0"/>
          <w:numId w:val="3"/>
        </w:numPr>
        <w:spacing w:after="0"/>
      </w:pPr>
      <w:r w:rsidRPr="00E8690F">
        <w:t xml:space="preserve">Please </w:t>
      </w:r>
      <w:hyperlink w:history="1" r:id="rId11">
        <w:r w:rsidRPr="00F8545F">
          <w:rPr>
            <w:rStyle w:val="Hyperlink"/>
          </w:rPr>
          <w:t>click here</w:t>
        </w:r>
      </w:hyperlink>
      <w:r w:rsidRPr="00E8690F">
        <w:t xml:space="preserve"> for detailed </w:t>
      </w:r>
      <w:r w:rsidRPr="00E8690F">
        <w:rPr>
          <w:lang w:val="en-IN"/>
        </w:rPr>
        <w:t>T</w:t>
      </w:r>
      <w:r w:rsidRPr="00E8690F">
        <w:t>&amp;</w:t>
      </w:r>
      <w:r w:rsidRPr="00E8690F">
        <w:rPr>
          <w:lang w:val="en-IN"/>
        </w:rPr>
        <w:t>C</w:t>
      </w:r>
    </w:p>
    <w:p w:rsidRPr="00D62D74" w:rsidR="00D62D74" w:rsidP="00D62D74" w:rsidRDefault="00D62D74" w14:paraId="17E82CED" w14:textId="77777777">
      <w:pPr>
        <w:spacing w:after="0"/>
        <w:ind w:left="720"/>
        <w:rPr>
          <w:lang w:val="en-IN"/>
        </w:rPr>
      </w:pPr>
    </w:p>
    <w:p w:rsidRPr="00995FCF" w:rsidR="00D62D74" w:rsidP="403657D7" w:rsidRDefault="78B27600" w14:paraId="73A5A601" w14:textId="5E288B81">
      <w:pPr>
        <w:spacing w:before="240"/>
        <w:rPr>
          <w:rFonts w:ascii="Calibri" w:hAnsi="Calibri" w:eastAsia="Calibri" w:cs="Calibri"/>
          <w:sz w:val="12"/>
          <w:szCs w:val="12"/>
          <w:lang w:val="en-IN"/>
        </w:rPr>
      </w:pPr>
      <w:r w:rsidRPr="403657D7" w:rsidR="78B27600">
        <w:rPr>
          <w:b w:val="1"/>
          <w:bCs w:val="1"/>
          <w:lang w:val="en-IN"/>
        </w:rPr>
        <w:t>Fuel Surcharge Waiver</w:t>
      </w:r>
    </w:p>
    <w:p w:rsidRPr="00F23D00" w:rsidR="00D62D74" w:rsidP="00160FBE" w:rsidRDefault="00D62D74" w14:paraId="34DE61C2" w14:textId="1DB371FB">
      <w:pPr>
        <w:pStyle w:val="ListParagraph"/>
        <w:numPr>
          <w:ilvl w:val="0"/>
          <w:numId w:val="7"/>
        </w:numPr>
        <w:rPr>
          <w:lang w:val="en-IN"/>
        </w:rPr>
      </w:pPr>
      <w:r w:rsidRPr="00F23D00">
        <w:rPr>
          <w:lang w:val="en-IN"/>
        </w:rPr>
        <w:t xml:space="preserve">Enjoy a 1% fuel surcharge waiver at </w:t>
      </w:r>
      <w:r>
        <w:rPr>
          <w:lang w:val="en-IN"/>
        </w:rPr>
        <w:t xml:space="preserve">all </w:t>
      </w:r>
      <w:r w:rsidRPr="00F23D00">
        <w:rPr>
          <w:lang w:val="en-IN"/>
        </w:rPr>
        <w:t>petrol pumps across India.</w:t>
      </w:r>
    </w:p>
    <w:p w:rsidRPr="00D62D74" w:rsidR="00D62D74" w:rsidP="00160FBE" w:rsidRDefault="00D62D74" w14:paraId="7959A977" w14:textId="1A0BE5B9">
      <w:pPr>
        <w:pStyle w:val="ListParagraph"/>
        <w:numPr>
          <w:ilvl w:val="0"/>
          <w:numId w:val="7"/>
        </w:numPr>
        <w:rPr>
          <w:lang w:val="en-IN"/>
        </w:rPr>
      </w:pPr>
      <w:r w:rsidRPr="00F23D00">
        <w:rPr>
          <w:lang w:val="en-IN"/>
        </w:rPr>
        <w:t xml:space="preserve">Maximum waiver of </w:t>
      </w:r>
      <w:r>
        <w:rPr>
          <w:lang w:val="en-IN"/>
        </w:rPr>
        <w:t xml:space="preserve">Rs. </w:t>
      </w:r>
      <w:r w:rsidR="005D0784">
        <w:rPr>
          <w:lang w:val="en-IN"/>
        </w:rPr>
        <w:t>10</w:t>
      </w:r>
      <w:r w:rsidRPr="00F23D00">
        <w:rPr>
          <w:lang w:val="en-IN"/>
        </w:rPr>
        <w:t>0 per statement cycle</w:t>
      </w:r>
      <w:r>
        <w:rPr>
          <w:lang w:val="en-IN"/>
        </w:rPr>
        <w:t>.</w:t>
      </w:r>
    </w:p>
    <w:p w:rsidR="007E6A3E" w:rsidP="0009775C" w:rsidRDefault="007E6A3E" w14:paraId="3A985292" w14:textId="77777777">
      <w:pPr>
        <w:spacing w:after="0"/>
        <w:rPr>
          <w:b/>
          <w:bCs/>
          <w:u w:val="single"/>
          <w:lang w:val="en-IN"/>
        </w:rPr>
      </w:pPr>
    </w:p>
    <w:p w:rsidRPr="00166BEB" w:rsidR="00504D0E" w:rsidP="00504D0E" w:rsidRDefault="00504D0E" w14:paraId="4E56DB29" w14:textId="77777777">
      <w:pPr>
        <w:jc w:val="center"/>
        <w:rPr>
          <w:b/>
          <w:bCs/>
          <w:u w:val="single"/>
          <w:lang w:val="en-IN"/>
        </w:rPr>
      </w:pPr>
      <w:r w:rsidRPr="00AD11D6">
        <w:rPr>
          <w:b/>
          <w:bCs/>
          <w:i/>
          <w:iCs/>
          <w:u w:val="single"/>
          <w:lang w:val="en-IN"/>
        </w:rPr>
        <w:t>Explore</w:t>
      </w:r>
      <w:r w:rsidRPr="00166BEB">
        <w:rPr>
          <w:b/>
          <w:bCs/>
          <w:u w:val="single"/>
          <w:lang w:val="en-IN"/>
        </w:rPr>
        <w:t xml:space="preserve"> REWARDS</w:t>
      </w:r>
    </w:p>
    <w:p w:rsidRPr="00E56665" w:rsidR="00504D0E" w:rsidP="00504D0E" w:rsidRDefault="00504D0E" w14:paraId="26176233" w14:textId="7683D24A">
      <w:pPr>
        <w:rPr>
          <w:rFonts w:ascii="Calibri" w:hAnsi="Calibri" w:eastAsia="Calibri" w:cs="Calibri"/>
          <w:color w:val="881798"/>
          <w:sz w:val="12"/>
          <w:szCs w:val="12"/>
          <w:lang w:val="en-IN"/>
        </w:rPr>
      </w:pPr>
      <w:r w:rsidRPr="403657D7" w:rsidR="00504D0E">
        <w:rPr>
          <w:b w:val="1"/>
          <w:bCs w:val="1"/>
          <w:lang w:val="en-IN"/>
        </w:rPr>
        <w:t xml:space="preserve">Reward Benefits </w:t>
      </w:r>
    </w:p>
    <w:p w:rsidRPr="00F8545F" w:rsidR="00504D0E" w:rsidP="00504D0E" w:rsidRDefault="00504D0E" w14:paraId="6A1F154B" w14:textId="77777777">
      <w:pPr>
        <w:pStyle w:val="ListParagraph"/>
        <w:numPr>
          <w:ilvl w:val="0"/>
          <w:numId w:val="3"/>
        </w:numPr>
        <w:rPr>
          <w:lang w:val="en-IN" w:eastAsia="en-IN"/>
        </w:rPr>
      </w:pPr>
      <w:r w:rsidRPr="00F8545F">
        <w:rPr>
          <w:lang w:eastAsia="en-IN"/>
        </w:rPr>
        <w:t>7% Reward Points on all Ola rides</w:t>
      </w:r>
    </w:p>
    <w:p w:rsidRPr="00F8545F" w:rsidR="00504D0E" w:rsidP="00504D0E" w:rsidRDefault="00504D0E" w14:paraId="4580C51F" w14:textId="77777777">
      <w:pPr>
        <w:pStyle w:val="ListParagraph"/>
        <w:numPr>
          <w:ilvl w:val="0"/>
          <w:numId w:val="3"/>
        </w:numPr>
        <w:rPr>
          <w:lang w:val="en-IN" w:eastAsia="en-IN"/>
        </w:rPr>
      </w:pPr>
      <w:r w:rsidRPr="00F8545F">
        <w:rPr>
          <w:lang w:eastAsia="en-IN"/>
        </w:rPr>
        <w:t>1% Reward Points on all other spends</w:t>
      </w:r>
    </w:p>
    <w:p w:rsidRPr="00F8545F" w:rsidR="00504D0E" w:rsidDel="00F37FCC" w:rsidP="00504D0E" w:rsidRDefault="00504D0E" w14:paraId="78171F29" w14:textId="5D8DD5F3">
      <w:pPr>
        <w:pStyle w:val="ListParagraph"/>
        <w:numPr>
          <w:ilvl w:val="0"/>
          <w:numId w:val="3"/>
        </w:numPr>
        <w:rPr>
          <w:del w:author="Namita Salgiya" w:date="2026-01-15T18:45:00Z" w16du:dateUtc="2026-01-15T13:15:00Z" w:id="8"/>
          <w:lang w:val="en-IN" w:eastAsia="en-IN"/>
        </w:rPr>
      </w:pPr>
      <w:del w:author="Namita Salgiya" w:date="2026-01-15T18:45:00Z" w16du:dateUtc="2026-01-15T13:15:00Z" w:id="9">
        <w:r w:rsidRPr="00F8545F" w:rsidDel="00F37FCC">
          <w:rPr>
            <w:lang w:val="en-IN"/>
          </w:rPr>
          <w:delText>1 Reward Points = Rs. 1</w:delText>
        </w:r>
      </w:del>
    </w:p>
    <w:p w:rsidRPr="00E8690F" w:rsidR="00504D0E" w:rsidDel="00F37FCC" w:rsidP="00504D0E" w:rsidRDefault="00504D0E" w14:paraId="2A134D20" w14:textId="2B0245F4">
      <w:pPr>
        <w:pStyle w:val="ListParagraph"/>
        <w:numPr>
          <w:ilvl w:val="0"/>
          <w:numId w:val="3"/>
        </w:numPr>
        <w:spacing w:after="0"/>
        <w:rPr>
          <w:del w:author="Namita Salgiya" w:date="2026-01-15T18:45:00Z" w16du:dateUtc="2026-01-15T13:15:00Z" w:id="10"/>
        </w:rPr>
      </w:pPr>
      <w:del w:author="Namita Salgiya" w:date="2026-01-15T18:45:00Z" w16du:dateUtc="2026-01-15T13:15:00Z" w:id="11">
        <w:r w:rsidRPr="00E8690F" w:rsidDel="00F37FCC">
          <w:delText xml:space="preserve">Please </w:delText>
        </w:r>
        <w:r w:rsidDel="00F37FCC">
          <w:fldChar w:fldCharType="begin"/>
        </w:r>
        <w:r w:rsidDel="00F37FCC">
          <w:delInstrText>HYPERLINK "https://www.sbicard.com/sbi-card-en/assets/docs/pdf/personal/credit-cards/travel/ola-tnc-and-mitc.pdf"</w:delInstrText>
        </w:r>
        <w:r w:rsidDel="00F37FCC">
          <w:fldChar w:fldCharType="separate"/>
        </w:r>
        <w:r w:rsidRPr="00F8545F" w:rsidDel="00F37FCC">
          <w:rPr>
            <w:rStyle w:val="Hyperlink"/>
          </w:rPr>
          <w:delText>click here</w:delText>
        </w:r>
        <w:r w:rsidDel="00F37FCC">
          <w:fldChar w:fldCharType="end"/>
        </w:r>
        <w:r w:rsidRPr="00E8690F" w:rsidDel="00F37FCC">
          <w:delText xml:space="preserve"> for detailed </w:delText>
        </w:r>
        <w:r w:rsidRPr="00E8690F" w:rsidDel="00F37FCC">
          <w:rPr>
            <w:lang w:val="en-IN"/>
          </w:rPr>
          <w:delText>T</w:delText>
        </w:r>
        <w:r w:rsidRPr="00E8690F" w:rsidDel="00F37FCC">
          <w:delText>&amp;</w:delText>
        </w:r>
        <w:r w:rsidRPr="00E8690F" w:rsidDel="00F37FCC">
          <w:rPr>
            <w:lang w:val="en-IN"/>
          </w:rPr>
          <w:delText>C</w:delText>
        </w:r>
      </w:del>
    </w:p>
    <w:p w:rsidR="00504D0E" w:rsidP="004A5805" w:rsidRDefault="00504D0E" w14:paraId="100CAFEB" w14:textId="77777777">
      <w:pPr>
        <w:jc w:val="center"/>
        <w:rPr>
          <w:b/>
          <w:bCs/>
          <w:u w:val="single"/>
          <w:lang w:val="en-IN"/>
        </w:rPr>
      </w:pPr>
    </w:p>
    <w:p w:rsidRPr="002D38D6" w:rsidR="002D38D6" w:rsidP="004A5805" w:rsidRDefault="00083C69" w14:paraId="5605250A" w14:textId="7C7657AC">
      <w:pPr>
        <w:jc w:val="center"/>
        <w:rPr>
          <w:b/>
          <w:bCs/>
          <w:u w:val="single"/>
          <w:lang w:val="en-IN"/>
        </w:rPr>
      </w:pPr>
      <w:r w:rsidRPr="00083C69">
        <w:rPr>
          <w:b/>
          <w:bCs/>
          <w:i/>
          <w:iCs/>
          <w:u w:val="single"/>
          <w:lang w:val="en-IN"/>
        </w:rPr>
        <w:lastRenderedPageBreak/>
        <w:t xml:space="preserve">Credit Card </w:t>
      </w:r>
      <w:r w:rsidRPr="00083C69" w:rsidR="002D38D6">
        <w:rPr>
          <w:b/>
          <w:bCs/>
          <w:caps/>
          <w:u w:val="single"/>
          <w:lang w:val="en-IN"/>
        </w:rPr>
        <w:t>Fee &amp; Charges</w:t>
      </w:r>
    </w:p>
    <w:p w:rsidRPr="002D38D6" w:rsidR="002D38D6" w:rsidP="00160FBE" w:rsidRDefault="00F8545F" w14:paraId="07E865B8" w14:textId="2DAB82F6">
      <w:pPr>
        <w:pStyle w:val="ListParagraph"/>
        <w:numPr>
          <w:ilvl w:val="0"/>
          <w:numId w:val="4"/>
        </w:numPr>
      </w:pPr>
      <w:r>
        <w:t>Joining</w:t>
      </w:r>
      <w:r w:rsidRPr="002D38D6" w:rsidR="002D38D6">
        <w:t xml:space="preserve"> Fee (one-time): </w:t>
      </w:r>
      <w:r w:rsidRPr="00A579B5">
        <w:rPr>
          <w:lang w:val="en-IN"/>
        </w:rPr>
        <w:t>Nil</w:t>
      </w:r>
    </w:p>
    <w:p w:rsidRPr="002D38D6" w:rsidR="002D38D6" w:rsidP="00160FBE" w:rsidRDefault="002D38D6" w14:paraId="3CCA290E" w14:textId="2D2B0B1F">
      <w:pPr>
        <w:pStyle w:val="ListParagraph"/>
        <w:numPr>
          <w:ilvl w:val="0"/>
          <w:numId w:val="4"/>
        </w:numPr>
        <w:rPr>
          <w:lang w:val="en-IN"/>
        </w:rPr>
      </w:pPr>
      <w:r w:rsidRPr="002D38D6">
        <w:t>Renewal Fee (per annum): Rs.</w:t>
      </w:r>
      <w:r>
        <w:t xml:space="preserve"> </w:t>
      </w:r>
      <w:r w:rsidR="00C009E7">
        <w:t>4</w:t>
      </w:r>
      <w:r w:rsidRPr="002D38D6" w:rsidR="00C009E7">
        <w:t>99</w:t>
      </w:r>
      <w:r w:rsidRPr="002D38D6">
        <w:t xml:space="preserve"> + taxes</w:t>
      </w:r>
      <w:r w:rsidR="00F8545F">
        <w:t xml:space="preserve"> </w:t>
      </w:r>
    </w:p>
    <w:p w:rsidR="00E56665" w:rsidP="00E56665" w:rsidRDefault="00A579B5" w14:paraId="0EBF00D7" w14:textId="493D5546">
      <w:pPr>
        <w:rPr>
          <w:b/>
          <w:bCs/>
        </w:rPr>
      </w:pPr>
      <w:r w:rsidRPr="00A579B5">
        <w:rPr>
          <w:b/>
          <w:bCs/>
        </w:rPr>
        <w:t>Fees</w:t>
      </w:r>
    </w:p>
    <w:p w:rsidRPr="00A579B5" w:rsidR="00A579B5" w:rsidP="00160FBE" w:rsidRDefault="00F8545F" w14:paraId="7060F76E" w14:textId="4BC194B3">
      <w:pPr>
        <w:pStyle w:val="ListParagraph"/>
        <w:numPr>
          <w:ilvl w:val="0"/>
          <w:numId w:val="5"/>
        </w:numPr>
        <w:rPr>
          <w:lang w:val="en-IN"/>
        </w:rPr>
      </w:pPr>
      <w:r>
        <w:t>Joining</w:t>
      </w:r>
      <w:r w:rsidRPr="00A579B5" w:rsidR="00A579B5">
        <w:rPr>
          <w:lang w:val="en-IN"/>
        </w:rPr>
        <w:t xml:space="preserve"> Fee (one-time):</w:t>
      </w:r>
      <w:r w:rsidR="00A579B5">
        <w:rPr>
          <w:lang w:val="en-IN"/>
        </w:rPr>
        <w:t xml:space="preserve"> </w:t>
      </w:r>
      <w:r w:rsidRPr="00A579B5">
        <w:rPr>
          <w:lang w:val="en-IN"/>
        </w:rPr>
        <w:t>Nil</w:t>
      </w:r>
      <w:r w:rsidRPr="002D38D6" w:rsidR="000F1B2A">
        <w:t> </w:t>
      </w:r>
    </w:p>
    <w:p w:rsidR="00A579B5" w:rsidP="00160FBE" w:rsidRDefault="00A579B5" w14:paraId="5301376D" w14:textId="2C75FD0E">
      <w:pPr>
        <w:pStyle w:val="ListParagraph"/>
        <w:numPr>
          <w:ilvl w:val="0"/>
          <w:numId w:val="5"/>
        </w:numPr>
        <w:rPr>
          <w:lang w:val="en-IN"/>
        </w:rPr>
      </w:pPr>
      <w:r w:rsidRPr="00A579B5">
        <w:rPr>
          <w:lang w:val="en-IN"/>
        </w:rPr>
        <w:t>Renewal Fee (per annum): Rs. </w:t>
      </w:r>
      <w:r w:rsidR="00C009E7">
        <w:t>4</w:t>
      </w:r>
      <w:r w:rsidRPr="002D38D6" w:rsidR="00C009E7">
        <w:t xml:space="preserve">99 </w:t>
      </w:r>
      <w:r w:rsidRPr="002D38D6" w:rsidR="000F1B2A">
        <w:t>+ taxes </w:t>
      </w:r>
      <w:r w:rsidRPr="00A579B5">
        <w:rPr>
          <w:lang w:val="en-IN"/>
        </w:rPr>
        <w:t>from second year onwards</w:t>
      </w:r>
    </w:p>
    <w:p w:rsidRPr="00A579B5" w:rsidR="00F8545F" w:rsidP="00160FBE" w:rsidRDefault="00F8545F" w14:paraId="72F7DF02" w14:textId="4FB591EC">
      <w:pPr>
        <w:pStyle w:val="ListParagraph"/>
        <w:numPr>
          <w:ilvl w:val="0"/>
          <w:numId w:val="5"/>
        </w:numPr>
        <w:rPr>
          <w:lang w:val="en-IN"/>
        </w:rPr>
      </w:pPr>
      <w:r w:rsidRPr="00F8545F">
        <w:t xml:space="preserve">Renewal Fee </w:t>
      </w:r>
      <w:r>
        <w:t xml:space="preserve">is </w:t>
      </w:r>
      <w:r w:rsidRPr="00F8545F">
        <w:t>reversible if annual spends for last year ≥ Rs. 100,000.</w:t>
      </w:r>
    </w:p>
    <w:p w:rsidRPr="00A579B5" w:rsidR="00A579B5" w:rsidP="00160FBE" w:rsidRDefault="00A579B5" w14:paraId="099A0E29" w14:textId="2DC686DE">
      <w:pPr>
        <w:pStyle w:val="ListParagraph"/>
        <w:numPr>
          <w:ilvl w:val="0"/>
          <w:numId w:val="5"/>
        </w:numPr>
        <w:rPr>
          <w:lang w:val="en-IN"/>
        </w:rPr>
      </w:pPr>
      <w:r w:rsidRPr="00A579B5">
        <w:rPr>
          <w:lang w:val="en-IN"/>
        </w:rPr>
        <w:t xml:space="preserve">Add-on </w:t>
      </w:r>
      <w:r w:rsidR="00F37FCC">
        <w:rPr>
          <w:lang w:val="en-IN"/>
        </w:rPr>
        <w:t xml:space="preserve">Card </w:t>
      </w:r>
      <w:r w:rsidRPr="00A579B5">
        <w:rPr>
          <w:lang w:val="en-IN"/>
        </w:rPr>
        <w:t>Fee (per annum): Nil</w:t>
      </w:r>
    </w:p>
    <w:p w:rsidR="00A579B5" w:rsidP="00E56665" w:rsidRDefault="00A579B5" w14:paraId="2BD3B2ED" w14:textId="7C3448F9">
      <w:pPr>
        <w:rPr>
          <w:b/>
          <w:bCs/>
        </w:rPr>
      </w:pPr>
      <w:r w:rsidRPr="00A579B5">
        <w:rPr>
          <w:b/>
          <w:bCs/>
        </w:rPr>
        <w:t>Fees and Charges</w:t>
      </w:r>
    </w:p>
    <w:p w:rsidRPr="00160FBE" w:rsidR="009164D7" w:rsidP="00160FBE" w:rsidRDefault="009164D7" w14:paraId="00955866" w14:textId="55A39B9A">
      <w:pPr>
        <w:numPr>
          <w:ilvl w:val="0"/>
          <w:numId w:val="6"/>
        </w:numPr>
        <w:rPr>
          <w:rStyle w:val="Hyperlink"/>
          <w:color w:val="auto"/>
          <w:u w:val="none"/>
          <w:lang w:val="en-IN"/>
        </w:rPr>
      </w:pPr>
      <w:r w:rsidRPr="009164D7">
        <w:rPr>
          <w:lang w:val="en-IN"/>
        </w:rPr>
        <w:t>For information regarding fees and other applicable charges, please refer to the</w:t>
      </w:r>
      <w:r>
        <w:rPr>
          <w:lang w:val="en-IN"/>
        </w:rPr>
        <w:t xml:space="preserve"> </w:t>
      </w:r>
      <w:hyperlink w:tgtFrame="_blank" w:history="1" r:id="rId13">
        <w:r w:rsidRPr="009164D7">
          <w:rPr>
            <w:rStyle w:val="Hyperlink"/>
            <w:lang w:val="en-IN"/>
          </w:rPr>
          <w:t>Most Important Terms &amp; Conditions</w:t>
        </w:r>
      </w:hyperlink>
    </w:p>
    <w:p w:rsidR="00160FBE" w:rsidP="00160FBE" w:rsidRDefault="00160FBE" w14:paraId="4947FE2E" w14:textId="77777777">
      <w:pPr>
        <w:rPr>
          <w:ins w:author="Namita Salgiya" w:date="2026-01-15T18:44:00Z" w16du:dateUtc="2026-01-15T13:14:00Z" w:id="12"/>
          <w:rStyle w:val="Hyperlink"/>
          <w:b/>
          <w:bCs/>
          <w:lang w:val="en-IN"/>
        </w:rPr>
      </w:pPr>
      <w:r w:rsidRPr="00160FBE">
        <w:rPr>
          <w:rStyle w:val="Hyperlink"/>
          <w:b/>
          <w:bCs/>
          <w:lang w:val="en-IN"/>
        </w:rPr>
        <w:t>FAQ</w:t>
      </w:r>
    </w:p>
    <w:p w:rsidRPr="00BC38CC" w:rsidR="00F37FCC" w:rsidP="00F37FCC" w:rsidRDefault="00F37FCC" w14:paraId="5B5E302B" w14:textId="7BB5DB42">
      <w:pPr>
        <w:rPr>
          <w:ins w:author="Namita Salgiya" w:date="2026-01-15T18:45:00Z" w16du:dateUtc="2026-01-15T13:15:00Z" w:id="13"/>
          <w:b/>
          <w:bCs/>
          <w:lang w:val="en-IN"/>
        </w:rPr>
      </w:pPr>
      <w:bookmarkStart w:name="_Hlk219368909" w:id="14"/>
      <w:ins w:author="Namita Salgiya" w:date="2026-01-15T18:45:00Z" w16du:dateUtc="2026-01-15T13:15:00Z" w:id="15">
        <w:r w:rsidRPr="00BC38CC">
          <w:rPr>
            <w:b/>
            <w:bCs/>
            <w:lang w:val="en-IN"/>
          </w:rPr>
          <w:t xml:space="preserve">What is </w:t>
        </w:r>
        <w:r>
          <w:rPr>
            <w:b/>
            <w:bCs/>
            <w:lang w:val="en-IN"/>
          </w:rPr>
          <w:t>Joining</w:t>
        </w:r>
        <w:r w:rsidRPr="00BC38CC">
          <w:rPr>
            <w:b/>
            <w:bCs/>
            <w:lang w:val="en-IN"/>
          </w:rPr>
          <w:t xml:space="preserve"> Fee and Renewal Fee of the card?</w:t>
        </w:r>
      </w:ins>
    </w:p>
    <w:p w:rsidRPr="00F37FCC" w:rsidR="00F37FCC" w:rsidP="00F37FCC" w:rsidRDefault="00F37FCC" w14:paraId="476AD742" w14:textId="535F1288">
      <w:pPr>
        <w:rPr>
          <w:ins w:author="Namita Salgiya" w:date="2026-01-15T18:45:00Z" w16du:dateUtc="2026-01-15T13:15:00Z" w:id="16"/>
          <w:lang w:val="en-IN"/>
        </w:rPr>
      </w:pPr>
      <w:ins w:author="Namita Salgiya" w:date="2026-01-15T18:45:00Z" w16du:dateUtc="2026-01-15T13:15:00Z" w:id="17">
        <w:r w:rsidRPr="00F37FCC">
          <w:rPr>
            <w:lang w:val="en-IN"/>
          </w:rPr>
          <w:t xml:space="preserve">There is no </w:t>
        </w:r>
        <w:r w:rsidRPr="00F37FCC">
          <w:rPr>
            <w:lang w:val="en-IN"/>
            <w:rPrChange w:author="Namita Salgiya" w:date="2026-01-15T18:46:00Z" w16du:dateUtc="2026-01-15T13:16:00Z" w:id="18">
              <w:rPr>
                <w:b/>
                <w:bCs/>
                <w:lang w:val="en-IN"/>
              </w:rPr>
            </w:rPrChange>
          </w:rPr>
          <w:t>Joining</w:t>
        </w:r>
        <w:r w:rsidRPr="00F37FCC">
          <w:rPr>
            <w:lang w:val="en-IN"/>
          </w:rPr>
          <w:t xml:space="preserve"> Fee on </w:t>
        </w:r>
      </w:ins>
      <w:ins w:author="Namita Salgiya" w:date="2026-01-15T18:46:00Z" w16du:dateUtc="2026-01-15T13:16:00Z" w:id="19">
        <w:r>
          <w:rPr>
            <w:lang w:val="en-IN"/>
          </w:rPr>
          <w:t xml:space="preserve">the </w:t>
        </w:r>
      </w:ins>
      <w:ins w:author="Namita Salgiya" w:date="2026-01-15T18:46:00Z" w:id="20">
        <w:r w:rsidRPr="00F37FCC">
          <w:rPr>
            <w:lang w:val="en-IN"/>
          </w:rPr>
          <w:t>OLA Money SBI</w:t>
        </w:r>
      </w:ins>
      <w:ins w:author="Namita Salgiya" w:date="2026-01-15T18:45:00Z" w16du:dateUtc="2026-01-15T13:15:00Z" w:id="21">
        <w:r w:rsidRPr="00F37FCC">
          <w:rPr>
            <w:lang w:val="en-IN"/>
          </w:rPr>
          <w:t xml:space="preserve"> </w:t>
        </w:r>
      </w:ins>
      <w:ins w:author="Namita Salgiya" w:date="2026-01-15T18:46:00Z" w16du:dateUtc="2026-01-15T13:16:00Z" w:id="22">
        <w:r w:rsidRPr="00F37FCC">
          <w:rPr>
            <w:lang w:val="en-IN"/>
          </w:rPr>
          <w:t>C</w:t>
        </w:r>
      </w:ins>
      <w:ins w:author="Namita Salgiya" w:date="2026-01-15T18:45:00Z" w16du:dateUtc="2026-01-15T13:15:00Z" w:id="23">
        <w:r w:rsidRPr="00F37FCC">
          <w:rPr>
            <w:lang w:val="en-IN"/>
          </w:rPr>
          <w:t>ard. The Renewal Fee is Rs. 499 + taxes from second year onwards.</w:t>
        </w:r>
      </w:ins>
      <w:ins w:author="Namita Salgiya" w:date="2026-01-15T18:46:00Z" w16du:dateUtc="2026-01-15T13:16:00Z" w:id="24">
        <w:r>
          <w:rPr>
            <w:lang w:val="en-IN"/>
          </w:rPr>
          <w:t xml:space="preserve"> </w:t>
        </w:r>
        <w:r w:rsidRPr="00F8545F">
          <w:t xml:space="preserve">Renewal Fee </w:t>
        </w:r>
        <w:r>
          <w:t xml:space="preserve">is </w:t>
        </w:r>
        <w:r w:rsidRPr="00F8545F">
          <w:t>reversible if annual spends for last year ≥ Rs. 100,000.</w:t>
        </w:r>
      </w:ins>
    </w:p>
    <w:p w:rsidRPr="00BC38CC" w:rsidR="00F37FCC" w:rsidP="00F37FCC" w:rsidRDefault="00F37FCC" w14:paraId="68D0DF8F" w14:textId="77777777">
      <w:pPr>
        <w:rPr>
          <w:ins w:author="Namita Salgiya" w:date="2026-01-15T18:45:00Z" w16du:dateUtc="2026-01-15T13:15:00Z" w:id="25"/>
          <w:b/>
          <w:bCs/>
          <w:lang w:val="en-IN"/>
        </w:rPr>
      </w:pPr>
      <w:ins w:author="Namita Salgiya" w:date="2026-01-15T18:45:00Z" w16du:dateUtc="2026-01-15T13:15:00Z" w:id="26">
        <w:r w:rsidRPr="00BC38CC">
          <w:rPr>
            <w:b/>
            <w:bCs/>
            <w:lang w:val="en-IN"/>
          </w:rPr>
          <w:t>Can I use my card internationally?</w:t>
        </w:r>
      </w:ins>
    </w:p>
    <w:p w:rsidRPr="00F37FCC" w:rsidR="00F37FCC" w:rsidP="00F37FCC" w:rsidRDefault="00F37FCC" w14:paraId="301D4FF6" w14:textId="0D4D16F8">
      <w:pPr>
        <w:rPr>
          <w:ins w:author="Namita Salgiya" w:date="2026-01-15T18:45:00Z" w16du:dateUtc="2026-01-15T13:15:00Z" w:id="27"/>
          <w:lang w:val="en-IN"/>
        </w:rPr>
      </w:pPr>
      <w:ins w:author="Namita Salgiya" w:date="2026-01-15T18:45:00Z" w16du:dateUtc="2026-01-15T13:15:00Z" w:id="28">
        <w:r w:rsidRPr="00BC38CC">
          <w:rPr>
            <w:lang w:val="en-IN"/>
          </w:rPr>
          <w:t xml:space="preserve">Yes, you can use your </w:t>
        </w:r>
      </w:ins>
      <w:ins w:author="Namita Salgiya" w:date="2026-01-15T18:46:00Z" w16du:dateUtc="2026-01-15T13:16:00Z" w:id="29">
        <w:r w:rsidRPr="00F37FCC">
          <w:rPr>
            <w:lang w:val="en-IN"/>
          </w:rPr>
          <w:t>OLA Money SBI Card</w:t>
        </w:r>
      </w:ins>
      <w:ins w:author="Namita Salgiya" w:date="2026-01-15T18:45:00Z" w16du:dateUtc="2026-01-15T13:15:00Z" w:id="30">
        <w:r w:rsidRPr="00BC38CC">
          <w:rPr>
            <w:lang w:val="en-IN"/>
          </w:rPr>
          <w:t xml:space="preserve"> </w:t>
        </w:r>
        <w:del w:author="Upadhyay , Shubham (SBICard)" w:date="2026-01-16T14:47:00Z" w16du:dateUtc="2026-01-16T09:17:00Z" w:id="31">
          <w:r w:rsidRPr="00BC38CC" w:rsidDel="008A4688">
            <w:rPr>
              <w:lang w:val="en-IN"/>
            </w:rPr>
            <w:delText xml:space="preserve">in </w:delText>
          </w:r>
        </w:del>
      </w:ins>
      <w:ins w:author="Upadhyay , Shubham (SBICard)" w:date="2026-01-16T14:47:00Z" w16du:dateUtc="2026-01-16T09:17:00Z" w:id="32">
        <w:r w:rsidR="008A4688">
          <w:rPr>
            <w:lang w:val="en-IN"/>
          </w:rPr>
          <w:t xml:space="preserve">at </w:t>
        </w:r>
      </w:ins>
      <w:ins w:author="Namita Salgiya" w:date="2026-01-15T18:45:00Z" w16du:dateUtc="2026-01-15T13:15:00Z" w:id="33">
        <w:r w:rsidRPr="00BC38CC">
          <w:rPr>
            <w:lang w:val="en-IN"/>
          </w:rPr>
          <w:t xml:space="preserve">over 24 million outlets across the globe, including 3,25,000 outlets in India. </w:t>
        </w:r>
      </w:ins>
      <w:ins w:author="Namita Salgiya" w:date="2026-01-15T18:47:00Z" w16du:dateUtc="2026-01-15T13:17:00Z" w:id="34">
        <w:r>
          <w:rPr>
            <w:lang w:val="en-IN"/>
          </w:rPr>
          <w:t xml:space="preserve">You can </w:t>
        </w:r>
      </w:ins>
      <w:ins w:author="Namita Salgiya" w:date="2026-01-15T18:47:00Z" w:id="35">
        <w:r w:rsidRPr="00F37FCC">
          <w:rPr>
            <w:lang w:val="en-IN"/>
          </w:rPr>
          <w:t>make payments at any outlet that accepts Visa or MasterCard.</w:t>
        </w:r>
      </w:ins>
    </w:p>
    <w:p w:rsidRPr="00BC38CC" w:rsidR="00F37FCC" w:rsidP="00F37FCC" w:rsidRDefault="00F37FCC" w14:paraId="6F915021" w14:textId="77777777">
      <w:pPr>
        <w:rPr>
          <w:ins w:author="Namita Salgiya" w:date="2026-01-15T18:45:00Z" w16du:dateUtc="2026-01-15T13:15:00Z" w:id="36"/>
          <w:b/>
          <w:bCs/>
          <w:lang w:val="en-IN"/>
        </w:rPr>
      </w:pPr>
      <w:ins w:author="Namita Salgiya" w:date="2026-01-15T18:45:00Z" w16du:dateUtc="2026-01-15T13:15:00Z" w:id="37">
        <w:r w:rsidRPr="00BC38CC">
          <w:rPr>
            <w:b/>
            <w:bCs/>
            <w:lang w:val="en-IN"/>
          </w:rPr>
          <w:t>How can I apply for the card?</w:t>
        </w:r>
      </w:ins>
    </w:p>
    <w:p w:rsidRPr="00BC38CC" w:rsidR="00F37FCC" w:rsidP="00F37FCC" w:rsidRDefault="00F37FCC" w14:paraId="34BBF1EF" w14:textId="77777777">
      <w:pPr>
        <w:rPr>
          <w:ins w:author="Namita Salgiya" w:date="2026-01-15T18:45:00Z" w16du:dateUtc="2026-01-15T13:15:00Z" w:id="38"/>
          <w:lang w:val="en-IN"/>
        </w:rPr>
      </w:pPr>
      <w:ins w:author="Namita Salgiya" w:date="2026-01-15T18:45:00Z" w16du:dateUtc="2026-01-15T13:15:00Z" w:id="39">
        <w:r w:rsidRPr="00BC38CC">
          <w:rPr>
            <w:lang w:val="en-IN"/>
          </w:rPr>
          <w:t>You can apply for an SBI Credit Card through our Website </w:t>
        </w:r>
        <w:r w:rsidRPr="00BC38CC">
          <w:rPr>
            <w:lang w:val="en-IN"/>
          </w:rPr>
          <w:fldChar w:fldCharType="begin"/>
        </w:r>
        <w:r w:rsidRPr="00BC38CC">
          <w:rPr>
            <w:lang w:val="en-IN"/>
          </w:rPr>
          <w:instrText>HYPERLINK "https://www.sbicard.com/en/eapply.page" \t "_blank"</w:instrText>
        </w:r>
        <w:r w:rsidRPr="00BC38CC">
          <w:rPr>
            <w:lang w:val="en-IN"/>
          </w:rPr>
        </w:r>
        <w:r w:rsidRPr="00BC38CC">
          <w:rPr>
            <w:lang w:val="en-IN"/>
          </w:rPr>
          <w:fldChar w:fldCharType="separate"/>
        </w:r>
        <w:r w:rsidRPr="00BC38CC">
          <w:t>sbicard.com</w:t>
        </w:r>
        <w:r w:rsidRPr="00BC38CC">
          <w:rPr>
            <w:lang w:val="en-IN"/>
          </w:rPr>
          <w:fldChar w:fldCharType="end"/>
        </w:r>
        <w:r w:rsidRPr="00BC38CC">
          <w:rPr>
            <w:lang w:val="en-IN"/>
          </w:rPr>
          <w:t xml:space="preserve"> or via our Chatbot ILA. Alternatively, you can call SBI Card Helpline 39 02 02 02 (prefix your city STD code) or visit the nearest SBI branch.</w:t>
        </w:r>
        <w:bookmarkEnd w:id="14"/>
      </w:ins>
    </w:p>
    <w:p w:rsidRPr="00160FBE" w:rsidR="00F37FCC" w:rsidP="00160FBE" w:rsidRDefault="00F37FCC" w14:paraId="08F691EC" w14:textId="77777777">
      <w:pPr>
        <w:rPr>
          <w:rStyle w:val="Hyperlink"/>
          <w:b/>
          <w:bCs/>
          <w:u w:val="none"/>
        </w:rPr>
      </w:pPr>
    </w:p>
    <w:p w:rsidRPr="00160FBE" w:rsidR="00160FBE" w:rsidDel="00F37FCC" w:rsidP="00160FBE" w:rsidRDefault="00160FBE" w14:paraId="00955344" w14:textId="3EEE6757">
      <w:pPr>
        <w:pStyle w:val="ListParagraph"/>
        <w:numPr>
          <w:ilvl w:val="0"/>
          <w:numId w:val="6"/>
        </w:numPr>
        <w:rPr>
          <w:del w:author="Namita Salgiya" w:date="2026-01-15T18:44:00Z" w16du:dateUtc="2026-01-15T13:14:00Z" w:id="40"/>
        </w:rPr>
      </w:pPr>
      <w:del w:author="Namita Salgiya" w:date="2026-01-15T18:44:00Z" w16du:dateUtc="2026-01-15T13:14:00Z" w:id="41">
        <w:r w:rsidDel="00F37FCC">
          <w:rPr>
            <w:lang w:val="en-IN"/>
          </w:rPr>
          <w:delText>https://www.sbicard.com/en/faq.page</w:delText>
        </w:r>
      </w:del>
    </w:p>
    <w:p w:rsidR="009164D7" w:rsidP="004A5805" w:rsidRDefault="009164D7" w14:paraId="7415B9E1" w14:textId="0088E17B">
      <w:pPr>
        <w:jc w:val="center"/>
        <w:rPr>
          <w:b/>
          <w:bCs/>
          <w:u w:val="single"/>
          <w:lang w:val="en-IN"/>
        </w:rPr>
      </w:pPr>
      <w:r w:rsidRPr="00083C69">
        <w:rPr>
          <w:b/>
          <w:bCs/>
          <w:i/>
          <w:iCs/>
          <w:u w:val="single"/>
          <w:lang w:val="en-IN"/>
        </w:rPr>
        <w:t>Other</w:t>
      </w:r>
      <w:r w:rsidRPr="009164D7">
        <w:rPr>
          <w:b/>
          <w:bCs/>
          <w:u w:val="single"/>
          <w:lang w:val="en-IN"/>
        </w:rPr>
        <w:t xml:space="preserve"> </w:t>
      </w:r>
      <w:r w:rsidRPr="00083C69">
        <w:rPr>
          <w:b/>
          <w:bCs/>
          <w:caps/>
          <w:u w:val="single"/>
          <w:lang w:val="en-IN"/>
        </w:rPr>
        <w:t>Features</w:t>
      </w:r>
    </w:p>
    <w:p w:rsidRPr="009164D7" w:rsidR="00F8545F" w:rsidP="00F8545F" w:rsidRDefault="00F8545F" w14:paraId="4A7B36D3" w14:textId="77777777">
      <w:pPr>
        <w:rPr>
          <w:b/>
          <w:bCs/>
          <w:lang w:val="en-IN"/>
        </w:rPr>
      </w:pPr>
      <w:r w:rsidRPr="009164D7">
        <w:rPr>
          <w:b/>
          <w:bCs/>
          <w:lang w:val="en-IN"/>
        </w:rPr>
        <w:t>Global Acceptance</w:t>
      </w:r>
    </w:p>
    <w:p w:rsidR="00F8545F" w:rsidP="00160FBE" w:rsidRDefault="00F8545F" w14:paraId="7174B821" w14:textId="1232F271">
      <w:pPr>
        <w:pStyle w:val="ListParagraph"/>
        <w:numPr>
          <w:ilvl w:val="0"/>
          <w:numId w:val="7"/>
        </w:numPr>
        <w:rPr>
          <w:lang w:val="en-IN"/>
        </w:rPr>
      </w:pPr>
      <w:r w:rsidRPr="00F23D00">
        <w:rPr>
          <w:lang w:val="en-IN"/>
        </w:rPr>
        <w:t>Accepted in over 24 million outlets glob</w:t>
      </w:r>
      <w:r>
        <w:rPr>
          <w:lang w:val="en-IN"/>
        </w:rPr>
        <w:t>ally</w:t>
      </w:r>
      <w:r w:rsidRPr="00F23D00">
        <w:rPr>
          <w:lang w:val="en-IN"/>
        </w:rPr>
        <w:t xml:space="preserve">, including 3,25,000 </w:t>
      </w:r>
      <w:r>
        <w:rPr>
          <w:lang w:val="en-IN"/>
        </w:rPr>
        <w:t xml:space="preserve">in </w:t>
      </w:r>
      <w:r w:rsidRPr="00F23D00">
        <w:rPr>
          <w:lang w:val="en-IN"/>
        </w:rPr>
        <w:t>India</w:t>
      </w:r>
    </w:p>
    <w:p w:rsidRPr="00F8545F" w:rsidR="00F8545F" w:rsidP="00160FBE" w:rsidRDefault="00F8545F" w14:paraId="4D36BC7F" w14:textId="16F515F0">
      <w:pPr>
        <w:pStyle w:val="ListParagraph"/>
        <w:numPr>
          <w:ilvl w:val="0"/>
          <w:numId w:val="7"/>
        </w:numPr>
        <w:rPr>
          <w:lang w:val="en-IN" w:eastAsia="en-IN"/>
        </w:rPr>
      </w:pPr>
      <w:r>
        <w:rPr>
          <w:lang w:val="en-IN" w:eastAsia="en-IN"/>
        </w:rPr>
        <w:t>M</w:t>
      </w:r>
      <w:r w:rsidRPr="00F8545F">
        <w:rPr>
          <w:lang w:val="en-IN" w:eastAsia="en-IN"/>
        </w:rPr>
        <w:t>ake payments at any outlet that accepts Visa or MasterCard</w:t>
      </w:r>
    </w:p>
    <w:p w:rsidRPr="004A5805" w:rsidR="004A5805" w:rsidP="004A5805" w:rsidRDefault="004A5805" w14:paraId="7435F394" w14:textId="2244B4DF">
      <w:pPr>
        <w:rPr>
          <w:b/>
          <w:bCs/>
          <w:lang w:val="en-IN"/>
        </w:rPr>
      </w:pPr>
      <w:r w:rsidRPr="004A5805">
        <w:rPr>
          <w:b/>
          <w:bCs/>
          <w:lang w:val="en-IN"/>
        </w:rPr>
        <w:t>Flexipay</w:t>
      </w:r>
      <w:ins w:author="Upadhyay , Shubham (SBICard)" w:date="2026-01-16T14:47:00Z" w16du:dateUtc="2026-01-16T09:17:00Z" w:id="42">
        <w:r w:rsidR="008A4688">
          <w:rPr>
            <w:b/>
            <w:bCs/>
            <w:lang w:val="en-IN"/>
          </w:rPr>
          <w:t xml:space="preserve"> EMI </w:t>
        </w:r>
      </w:ins>
    </w:p>
    <w:p w:rsidRPr="004A5805" w:rsidR="004A5805" w:rsidP="00160FBE" w:rsidRDefault="004A5805" w14:paraId="037EB0CB" w14:textId="31F0991C">
      <w:pPr>
        <w:pStyle w:val="ListParagraph"/>
        <w:numPr>
          <w:ilvl w:val="0"/>
          <w:numId w:val="8"/>
        </w:numPr>
        <w:rPr>
          <w:lang w:val="en-IN"/>
        </w:rPr>
      </w:pPr>
      <w:r w:rsidRPr="004A5805">
        <w:rPr>
          <w:lang w:val="en-IN"/>
        </w:rPr>
        <w:t>Convert eligible purchases into easy monthly EMIs.</w:t>
      </w:r>
    </w:p>
    <w:p w:rsidR="009164D7" w:rsidP="00160FBE" w:rsidRDefault="004A5805" w14:paraId="1621E434" w14:textId="1897D0DB">
      <w:pPr>
        <w:pStyle w:val="ListParagraph"/>
        <w:numPr>
          <w:ilvl w:val="0"/>
          <w:numId w:val="8"/>
        </w:numPr>
        <w:rPr>
          <w:lang w:val="en-IN"/>
        </w:rPr>
      </w:pPr>
      <w:r w:rsidRPr="004A5805">
        <w:rPr>
          <w:lang w:val="en-IN"/>
        </w:rPr>
        <w:t xml:space="preserve">Applicable on transactions of </w:t>
      </w:r>
      <w:r>
        <w:rPr>
          <w:lang w:val="en-IN"/>
        </w:rPr>
        <w:t xml:space="preserve">Rs. </w:t>
      </w:r>
      <w:r w:rsidRPr="004A5805">
        <w:rPr>
          <w:lang w:val="en-IN"/>
        </w:rPr>
        <w:t>2,500 or more.</w:t>
      </w:r>
    </w:p>
    <w:p w:rsidR="00CA2AD8" w:rsidP="00160FBE" w:rsidRDefault="00CA2AD8" w14:paraId="5AE5B97A" w14:textId="67DF0F7F">
      <w:pPr>
        <w:pStyle w:val="ListParagraph"/>
        <w:numPr>
          <w:ilvl w:val="0"/>
          <w:numId w:val="8"/>
        </w:numPr>
      </w:pPr>
      <w:hyperlink w:tgtFrame="_blank" w:history="1" r:id="rId14">
        <w:r w:rsidRPr="00173FDA">
          <w:rPr>
            <w:rStyle w:val="Hyperlink"/>
          </w:rPr>
          <w:t>Click here</w:t>
        </w:r>
      </w:hyperlink>
      <w:r w:rsidRPr="00173FDA">
        <w:t xml:space="preserve"> to know more</w:t>
      </w:r>
      <w:r>
        <w:t>.</w:t>
      </w:r>
    </w:p>
    <w:p w:rsidRPr="00F534F3" w:rsidR="005C0328" w:rsidP="005C0328" w:rsidRDefault="005C0328" w14:paraId="43C55884" w14:textId="77777777">
      <w:pPr>
        <w:rPr>
          <w:ins w:author="Namita Salgiya" w:date="2026-01-15T18:48:00Z" w16du:dateUtc="2026-01-15T13:18:00Z" w:id="43"/>
          <w:b/>
          <w:bCs/>
          <w:lang w:val="en-IN"/>
        </w:rPr>
      </w:pPr>
      <w:bookmarkStart w:name="_Hlk219363897" w:id="44"/>
      <w:ins w:author="Namita Salgiya" w:date="2026-01-15T18:48:00Z" w16du:dateUtc="2026-01-15T13:18:00Z" w:id="45">
        <w:r w:rsidRPr="00F534F3">
          <w:rPr>
            <w:b/>
            <w:bCs/>
            <w:lang w:val="en-IN"/>
          </w:rPr>
          <w:t>Add-on Cards</w:t>
        </w:r>
      </w:ins>
    </w:p>
    <w:p w:rsidRPr="00AC1ED4" w:rsidR="005C0328" w:rsidP="005C0328" w:rsidRDefault="005C0328" w14:paraId="04E195C0" w14:textId="77777777">
      <w:pPr>
        <w:pStyle w:val="ListParagraph"/>
        <w:numPr>
          <w:ilvl w:val="0"/>
          <w:numId w:val="11"/>
        </w:numPr>
        <w:rPr>
          <w:ins w:author="Namita Salgiya" w:date="2026-01-15T18:48:00Z" w16du:dateUtc="2026-01-15T13:18:00Z" w:id="46"/>
        </w:rPr>
      </w:pPr>
      <w:ins w:author="Namita Salgiya" w:date="2026-01-15T18:48:00Z" w16du:dateUtc="2026-01-15T13:18:00Z" w:id="47">
        <w:r>
          <w:t>E</w:t>
        </w:r>
        <w:r w:rsidRPr="00AC1ED4">
          <w:t>mpower your family with </w:t>
        </w:r>
        <w:r w:rsidRPr="00AC1ED4">
          <w:fldChar w:fldCharType="begin"/>
        </w:r>
        <w:r w:rsidRPr="00AC1ED4">
          <w:instrText>HYPERLINK "https://www.sbicard.com/en/personal/benefits/add-on-card.page"</w:instrText>
        </w:r>
        <w:r w:rsidRPr="00AC1ED4">
          <w:fldChar w:fldCharType="separate"/>
        </w:r>
        <w:r w:rsidRPr="00AC1ED4">
          <w:rPr>
            <w:rStyle w:val="Hyperlink"/>
          </w:rPr>
          <w:t>add-on cards</w:t>
        </w:r>
        <w:r w:rsidRPr="00AC1ED4">
          <w:fldChar w:fldCharType="end"/>
        </w:r>
        <w:r>
          <w:t xml:space="preserve"> </w:t>
        </w:r>
        <w:r w:rsidRPr="00AC1ED4">
          <w:t>for your parents, spouse, children or siblings above the age of 18</w:t>
        </w:r>
      </w:ins>
    </w:p>
    <w:p w:rsidRPr="00AC1ED4" w:rsidR="005C0328" w:rsidP="005C0328" w:rsidRDefault="005C0328" w14:paraId="5D3A9966" w14:textId="77777777">
      <w:pPr>
        <w:rPr>
          <w:ins w:author="Namita Salgiya" w:date="2026-01-15T18:48:00Z" w16du:dateUtc="2026-01-15T13:18:00Z" w:id="48"/>
          <w:b/>
          <w:bCs/>
        </w:rPr>
      </w:pPr>
      <w:ins w:author="Namita Salgiya" w:date="2026-01-15T18:48:00Z" w16du:dateUtc="2026-01-15T13:18:00Z" w:id="49">
        <w:r w:rsidRPr="00AC1ED4">
          <w:rPr>
            <w:b/>
            <w:bCs/>
          </w:rPr>
          <w:lastRenderedPageBreak/>
          <w:t>Easy Bill Pay Facility</w:t>
        </w:r>
      </w:ins>
    </w:p>
    <w:p w:rsidRPr="00AC1ED4" w:rsidR="005C0328" w:rsidP="005C0328" w:rsidRDefault="005C0328" w14:paraId="2C1BD62B" w14:textId="3223919F">
      <w:pPr>
        <w:pStyle w:val="ListParagraph"/>
        <w:numPr>
          <w:ilvl w:val="0"/>
          <w:numId w:val="11"/>
        </w:numPr>
        <w:rPr>
          <w:ins w:author="Namita Salgiya" w:date="2026-01-15T18:48:00Z" w16du:dateUtc="2026-01-15T13:18:00Z" w:id="50"/>
        </w:rPr>
      </w:pPr>
      <w:ins w:author="Namita Salgiya" w:date="2026-01-15T18:48:00Z" w16du:dateUtc="2026-01-15T13:18:00Z" w:id="51">
        <w:r w:rsidRPr="00AC1ED4">
          <w:t xml:space="preserve">Pay your electricity, telephone, mobile and other utility bills using </w:t>
        </w:r>
        <w:del w:author="Upadhyay , Shubham (SBICard)" w:date="2026-01-16T14:47:00Z" w16du:dateUtc="2026-01-16T09:17:00Z" w:id="52">
          <w:r w:rsidRPr="00AC1ED4" w:rsidDel="008A4688">
            <w:delText xml:space="preserve">the </w:delText>
          </w:r>
        </w:del>
        <w:r w:rsidRPr="00AC1ED4">
          <w:t>Easy Bill Pay facility</w:t>
        </w:r>
        <w:r>
          <w:t xml:space="preserve">. </w:t>
        </w:r>
        <w:r w:rsidRPr="00AC1ED4">
          <w:t>Click</w:t>
        </w:r>
        <w:r>
          <w:t xml:space="preserve"> </w:t>
        </w:r>
        <w:r w:rsidRPr="00AC1ED4">
          <w:fldChar w:fldCharType="begin"/>
        </w:r>
        <w:r w:rsidRPr="00AC1ED4">
          <w:instrText>HYPERLINK "https://www.sbicard.com/en/personal/benefits.page" \l "area5"</w:instrText>
        </w:r>
        <w:r w:rsidRPr="00AC1ED4">
          <w:fldChar w:fldCharType="separate"/>
        </w:r>
        <w:r w:rsidRPr="00AC1ED4">
          <w:rPr>
            <w:rStyle w:val="Hyperlink"/>
          </w:rPr>
          <w:t>here</w:t>
        </w:r>
        <w:r w:rsidRPr="00AC1ED4">
          <w:fldChar w:fldCharType="end"/>
        </w:r>
        <w:r>
          <w:t xml:space="preserve"> </w:t>
        </w:r>
        <w:r w:rsidRPr="00AC1ED4">
          <w:t>to know more</w:t>
        </w:r>
      </w:ins>
    </w:p>
    <w:p w:rsidRPr="005E66AE" w:rsidR="005C0328" w:rsidP="005C0328" w:rsidRDefault="005C0328" w14:paraId="42F3E99E" w14:textId="77777777">
      <w:pPr>
        <w:rPr>
          <w:ins w:author="Namita Salgiya" w:date="2026-01-15T18:48:00Z" w16du:dateUtc="2026-01-15T13:18:00Z" w:id="53"/>
          <w:b/>
          <w:bCs/>
        </w:rPr>
      </w:pPr>
      <w:ins w:author="Namita Salgiya" w:date="2026-01-15T18:48:00Z" w16du:dateUtc="2026-01-15T13:18:00Z" w:id="54">
        <w:r w:rsidRPr="005E66AE">
          <w:rPr>
            <w:b/>
            <w:bCs/>
          </w:rPr>
          <w:t>Balance Transfer on EMI</w:t>
        </w:r>
      </w:ins>
    </w:p>
    <w:p w:rsidRPr="005E66AE" w:rsidR="005C0328" w:rsidP="005C0328" w:rsidRDefault="005C0328" w14:paraId="22561C81" w14:textId="77777777">
      <w:pPr>
        <w:pStyle w:val="ListParagraph"/>
        <w:numPr>
          <w:ilvl w:val="0"/>
          <w:numId w:val="8"/>
        </w:numPr>
        <w:rPr>
          <w:ins w:author="Namita Salgiya" w:date="2026-01-15T18:48:00Z" w16du:dateUtc="2026-01-15T13:18:00Z" w:id="55"/>
        </w:rPr>
      </w:pPr>
      <w:ins w:author="Namita Salgiya" w:date="2026-01-15T18:48:00Z" w16du:dateUtc="2026-01-15T13:18:00Z" w:id="56">
        <w:r w:rsidRPr="005E66AE">
          <w:t xml:space="preserve">Save money </w:t>
        </w:r>
        <w:r w:rsidRPr="00377F55">
          <w:t>on your credit card repayments</w:t>
        </w:r>
        <w:r>
          <w:t xml:space="preserve">. </w:t>
        </w:r>
      </w:ins>
    </w:p>
    <w:p w:rsidRPr="005E66AE" w:rsidR="005C0328" w:rsidP="005C0328" w:rsidRDefault="005C0328" w14:paraId="5C904CFD" w14:textId="5FEEFF42">
      <w:pPr>
        <w:pStyle w:val="ListParagraph"/>
        <w:numPr>
          <w:ilvl w:val="0"/>
          <w:numId w:val="8"/>
        </w:numPr>
        <w:rPr>
          <w:ins w:author="Namita Salgiya" w:date="2026-01-15T18:48:00Z" w16du:dateUtc="2026-01-15T13:18:00Z" w:id="57"/>
        </w:rPr>
      </w:pPr>
      <w:ins w:author="Namita Salgiya" w:date="2026-01-15T18:48:00Z" w16du:dateUtc="2026-01-15T13:18:00Z" w:id="58">
        <w:r w:rsidRPr="005E66AE">
          <w:t>Transfer outstanding balance</w:t>
        </w:r>
        <w:r>
          <w:t>s</w:t>
        </w:r>
        <w:r w:rsidRPr="005E66AE">
          <w:t xml:space="preserve"> of other banks’ credit cards to your </w:t>
        </w:r>
        <w:r w:rsidRPr="00F37FCC">
          <w:rPr>
            <w:lang w:val="en-IN"/>
          </w:rPr>
          <w:t>OLA Money SBI Card</w:t>
        </w:r>
        <w:r>
          <w:t xml:space="preserve"> </w:t>
        </w:r>
        <w:r w:rsidRPr="00377F55">
          <w:t>at a lower interest rate and repay in easy EMIs.</w:t>
        </w:r>
        <w:r>
          <w:t xml:space="preserve"> </w:t>
        </w:r>
        <w:r w:rsidRPr="005E66AE">
          <w:fldChar w:fldCharType="begin"/>
        </w:r>
        <w:r w:rsidRPr="005E66AE">
          <w:instrText>HYPERLINK "https://www.sbicard.com/en/personal/benefits/lower-interest-option/balance-transfer-on-emi.page" \t "_blank"</w:instrText>
        </w:r>
        <w:r w:rsidRPr="005E66AE">
          <w:fldChar w:fldCharType="separate"/>
        </w:r>
        <w:r w:rsidRPr="005E66AE">
          <w:rPr>
            <w:rStyle w:val="Hyperlink"/>
          </w:rPr>
          <w:t>Click here</w:t>
        </w:r>
        <w:r w:rsidRPr="005E66AE">
          <w:fldChar w:fldCharType="end"/>
        </w:r>
        <w:r>
          <w:t xml:space="preserve"> </w:t>
        </w:r>
        <w:r w:rsidRPr="005E66AE">
          <w:t>to know about Balance Transfer on EMI</w:t>
        </w:r>
        <w:r>
          <w:t>.</w:t>
        </w:r>
      </w:ins>
    </w:p>
    <w:p w:rsidR="005C0328" w:rsidP="005C0328" w:rsidRDefault="005C0328" w14:paraId="26E674BB" w14:textId="77777777">
      <w:pPr>
        <w:pStyle w:val="ListParagraph"/>
        <w:numPr>
          <w:ilvl w:val="0"/>
          <w:numId w:val="8"/>
        </w:numPr>
        <w:rPr>
          <w:ins w:author="Namita Salgiya" w:date="2026-01-15T18:49:00Z" w16du:dateUtc="2026-01-15T13:19:00Z" w:id="59"/>
        </w:rPr>
      </w:pPr>
      <w:ins w:author="Namita Salgiya" w:date="2026-01-15T18:48:00Z" w16du:dateUtc="2026-01-15T13:18:00Z" w:id="60">
        <w:r w:rsidRPr="00247784">
          <w:t>Login to your account to avail this facility.</w:t>
        </w:r>
      </w:ins>
    </w:p>
    <w:p w:rsidRPr="005C0328" w:rsidR="005C0328" w:rsidRDefault="005C0328" w14:paraId="7167FE70" w14:textId="77777777">
      <w:pPr>
        <w:rPr>
          <w:ins w:author="Namita Salgiya" w:date="2026-01-15T18:49:00Z" w16du:dateUtc="2026-01-15T13:19:00Z" w:id="61"/>
          <w:b/>
          <w:bCs/>
          <w:rPrChange w:author="Namita Salgiya" w:date="2026-01-15T18:49:00Z" w16du:dateUtc="2026-01-15T13:19:00Z" w:id="62">
            <w:rPr>
              <w:ins w:author="Namita Salgiya" w:date="2026-01-15T18:49:00Z" w16du:dateUtc="2026-01-15T13:19:00Z" w:id="63"/>
              <w:rFonts w:ascii="Open Sans" w:hAnsi="Open Sans" w:cs="Open Sans"/>
              <w:color w:val="FFFFFF"/>
              <w:lang w:val="en-IN"/>
            </w:rPr>
          </w:rPrChange>
        </w:rPr>
        <w:pPrChange w:author="Namita Salgiya" w:date="2026-01-15T18:49:00Z" w16du:dateUtc="2026-01-15T13:19:00Z" w:id="64">
          <w:pPr>
            <w:pStyle w:val="Heading3"/>
            <w:numPr>
              <w:numId w:val="12"/>
            </w:numPr>
            <w:shd w:val="clear" w:color="auto" w:fill="292929"/>
            <w:tabs>
              <w:tab w:val="num" w:pos="720"/>
            </w:tabs>
            <w:spacing w:before="0" w:after="0" w:line="300" w:lineRule="atLeast"/>
            <w:ind w:left="720" w:hanging="360"/>
          </w:pPr>
        </w:pPrChange>
      </w:pPr>
      <w:ins w:author="Namita Salgiya" w:date="2026-01-15T18:49:00Z" w16du:dateUtc="2026-01-15T13:19:00Z" w:id="65">
        <w:r w:rsidRPr="005C0328">
          <w:rPr>
            <w:b/>
            <w:bCs/>
            <w:rPrChange w:author="Namita Salgiya" w:date="2026-01-15T18:49:00Z" w16du:dateUtc="2026-01-15T13:19:00Z" w:id="66">
              <w:rPr>
                <w:rFonts w:ascii="Open Sans" w:hAnsi="Open Sans" w:cs="Open Sans"/>
                <w:b/>
                <w:bCs/>
                <w:color w:val="FFFFFF"/>
              </w:rPr>
            </w:rPrChange>
          </w:rPr>
          <w:t>Easy Money Facility</w:t>
        </w:r>
      </w:ins>
    </w:p>
    <w:p w:rsidRPr="005C0328" w:rsidR="005C0328" w:rsidRDefault="005C0328" w14:paraId="3D990B98" w14:textId="43B79C21">
      <w:pPr>
        <w:pStyle w:val="ListParagraph"/>
        <w:numPr>
          <w:ilvl w:val="0"/>
          <w:numId w:val="13"/>
        </w:numPr>
        <w:rPr>
          <w:ins w:author="Namita Salgiya" w:date="2026-01-15T18:49:00Z" w16du:dateUtc="2026-01-15T13:19:00Z" w:id="67"/>
          <w:rPrChange w:author="Namita Salgiya" w:date="2026-01-15T18:49:00Z" w16du:dateUtc="2026-01-15T13:19:00Z" w:id="68">
            <w:rPr>
              <w:ins w:author="Namita Salgiya" w:date="2026-01-15T18:49:00Z" w16du:dateUtc="2026-01-15T13:19:00Z" w:id="69"/>
              <w:rFonts w:ascii="Open Sans" w:hAnsi="Open Sans" w:cs="Open Sans"/>
              <w:color w:val="CCCCCC"/>
              <w:sz w:val="20"/>
              <w:szCs w:val="20"/>
            </w:rPr>
          </w:rPrChange>
        </w:rPr>
        <w:pPrChange w:author="Namita Salgiya" w:date="2026-01-15T18:49:00Z" w16du:dateUtc="2026-01-15T13:19:00Z" w:id="70">
          <w:pPr>
            <w:numPr>
              <w:ilvl w:val="2"/>
              <w:numId w:val="12"/>
            </w:numPr>
            <w:shd w:val="clear" w:color="auto" w:fill="292929"/>
            <w:tabs>
              <w:tab w:val="num" w:pos="2160"/>
            </w:tabs>
            <w:spacing w:before="100" w:beforeAutospacing="1" w:after="100" w:afterAutospacing="1" w:line="270" w:lineRule="atLeast"/>
            <w:ind w:left="2160" w:hanging="360"/>
          </w:pPr>
        </w:pPrChange>
      </w:pPr>
      <w:ins w:author="Namita Salgiya" w:date="2026-01-15T18:49:00Z" w16du:dateUtc="2026-01-15T13:19:00Z" w:id="71">
        <w:r>
          <w:t>G</w:t>
        </w:r>
        <w:r w:rsidRPr="005C0328">
          <w:rPr>
            <w:rPrChange w:author="Namita Salgiya" w:date="2026-01-15T18:49:00Z" w16du:dateUtc="2026-01-15T13:19:00Z" w:id="72">
              <w:rPr>
                <w:rFonts w:ascii="Open Sans" w:hAnsi="Open Sans" w:cs="Open Sans"/>
                <w:color w:val="CCCCCC"/>
                <w:sz w:val="20"/>
                <w:szCs w:val="20"/>
              </w:rPr>
            </w:rPrChange>
          </w:rPr>
          <w:t>et a draft or cheque against your cash limit and get it delivered to your doorstep</w:t>
        </w:r>
      </w:ins>
    </w:p>
    <w:p w:rsidRPr="005E66AE" w:rsidR="005C0328" w:rsidRDefault="00D73D20" w14:paraId="50AA9F99" w14:textId="353D2134">
      <w:pPr>
        <w:pStyle w:val="ListParagraph"/>
        <w:numPr>
          <w:ilvl w:val="0"/>
          <w:numId w:val="13"/>
        </w:numPr>
        <w:rPr>
          <w:ins w:author="Namita Salgiya" w:date="2026-01-15T18:48:00Z" w16du:dateUtc="2026-01-15T13:18:00Z" w:id="73"/>
        </w:rPr>
        <w:pPrChange w:author="Namita Salgiya" w:date="2026-01-15T18:49:00Z" w16du:dateUtc="2026-01-15T13:19:00Z" w:id="74">
          <w:pPr>
            <w:pStyle w:val="ListParagraph"/>
            <w:numPr>
              <w:numId w:val="8"/>
            </w:numPr>
            <w:ind w:hanging="360"/>
          </w:pPr>
        </w:pPrChange>
      </w:pPr>
      <w:ins w:author="Namita Salgiya" w:date="2026-01-15T18:49:00Z" w16du:dateUtc="2026-01-15T13:19:00Z" w:id="75">
        <w:r w:rsidRPr="00247784">
          <w:t>Login to your account to avail this facility.</w:t>
        </w:r>
      </w:ins>
    </w:p>
    <w:bookmarkEnd w:id="44"/>
    <w:p w:rsidR="00504D0E" w:rsidP="00504D0E" w:rsidRDefault="00504D0E" w14:paraId="46E47F23" w14:textId="77777777"/>
    <w:p w:rsidRPr="00CA2AD8" w:rsidR="00504D0E" w:rsidP="00504D0E" w:rsidRDefault="00504D0E" w14:paraId="5906C9DB" w14:textId="77777777"/>
    <w:sectPr w:rsidRPr="00CA2AD8" w:rsidR="00504D0E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ari Offc">
    <w:altName w:val="Calibri"/>
    <w:panose1 w:val="020B0504040101020102"/>
    <w:charset w:val="00"/>
    <w:family w:val="swiss"/>
    <w:pitch w:val="variable"/>
    <w:sig w:usb0="800000EF" w:usb1="4000205B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8620F"/>
    <w:multiLevelType w:val="hybridMultilevel"/>
    <w:tmpl w:val="A9C471B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1153CDE"/>
    <w:multiLevelType w:val="multilevel"/>
    <w:tmpl w:val="B7CE0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8A24178"/>
    <w:multiLevelType w:val="hybridMultilevel"/>
    <w:tmpl w:val="BA08361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E541A83"/>
    <w:multiLevelType w:val="hybridMultilevel"/>
    <w:tmpl w:val="ADB6B4E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40CE6891"/>
    <w:multiLevelType w:val="hybridMultilevel"/>
    <w:tmpl w:val="86665FA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4B356DBB"/>
    <w:multiLevelType w:val="hybridMultilevel"/>
    <w:tmpl w:val="AB16EBD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50A177C5"/>
    <w:multiLevelType w:val="multilevel"/>
    <w:tmpl w:val="174C3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" w15:restartNumberingAfterBreak="0">
    <w:nsid w:val="56816678"/>
    <w:multiLevelType w:val="hybridMultilevel"/>
    <w:tmpl w:val="A23A2CB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572C7321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57EF27E1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5E147F42"/>
    <w:multiLevelType w:val="multilevel"/>
    <w:tmpl w:val="C14CF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6318660D"/>
    <w:multiLevelType w:val="multilevel"/>
    <w:tmpl w:val="1882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6AF049FF"/>
    <w:multiLevelType w:val="hybridMultilevel"/>
    <w:tmpl w:val="E20A43D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711687436">
    <w:abstractNumId w:val="2"/>
  </w:num>
  <w:num w:numId="2" w16cid:durableId="388654804">
    <w:abstractNumId w:val="8"/>
  </w:num>
  <w:num w:numId="3" w16cid:durableId="511186273">
    <w:abstractNumId w:val="11"/>
  </w:num>
  <w:num w:numId="4" w16cid:durableId="799802581">
    <w:abstractNumId w:val="4"/>
  </w:num>
  <w:num w:numId="5" w16cid:durableId="1462724209">
    <w:abstractNumId w:val="3"/>
  </w:num>
  <w:num w:numId="6" w16cid:durableId="619726419">
    <w:abstractNumId w:val="1"/>
  </w:num>
  <w:num w:numId="7" w16cid:durableId="2089112149">
    <w:abstractNumId w:val="12"/>
  </w:num>
  <w:num w:numId="8" w16cid:durableId="172502436">
    <w:abstractNumId w:val="0"/>
  </w:num>
  <w:num w:numId="9" w16cid:durableId="2108647457">
    <w:abstractNumId w:val="9"/>
  </w:num>
  <w:num w:numId="10" w16cid:durableId="1540437942">
    <w:abstractNumId w:val="6"/>
  </w:num>
  <w:num w:numId="11" w16cid:durableId="2140219596">
    <w:abstractNumId w:val="5"/>
  </w:num>
  <w:num w:numId="12" w16cid:durableId="144010393">
    <w:abstractNumId w:val="10"/>
  </w:num>
  <w:num w:numId="13" w16cid:durableId="342706055">
    <w:abstractNumId w:val="7"/>
  </w:num>
  <w:numIdMacAtCleanup w:val="9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amita Salgiya">
    <w15:presenceInfo w15:providerId="Windows Live" w15:userId="4e5e558c91ea66bf"/>
  </w15:person>
  <w15:person w15:author="Upadhyay , Shubham (SBICard)">
    <w15:presenceInfo w15:providerId="AD" w15:userId="S-1-5-21-1521157601-2888471106-1901687981-6580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8C6"/>
    <w:rsid w:val="000707DF"/>
    <w:rsid w:val="00083C69"/>
    <w:rsid w:val="0009775C"/>
    <w:rsid w:val="000F1B2A"/>
    <w:rsid w:val="000F4F93"/>
    <w:rsid w:val="00122AB2"/>
    <w:rsid w:val="00143FFA"/>
    <w:rsid w:val="001535C0"/>
    <w:rsid w:val="001573BC"/>
    <w:rsid w:val="00160FBE"/>
    <w:rsid w:val="002142E2"/>
    <w:rsid w:val="00217F8A"/>
    <w:rsid w:val="002534CC"/>
    <w:rsid w:val="002953BA"/>
    <w:rsid w:val="00295B5E"/>
    <w:rsid w:val="0029715F"/>
    <w:rsid w:val="002D38D6"/>
    <w:rsid w:val="002D4E0B"/>
    <w:rsid w:val="00311B56"/>
    <w:rsid w:val="00345E13"/>
    <w:rsid w:val="003A6011"/>
    <w:rsid w:val="003D715C"/>
    <w:rsid w:val="0042325B"/>
    <w:rsid w:val="004A5805"/>
    <w:rsid w:val="004E0868"/>
    <w:rsid w:val="00504D0E"/>
    <w:rsid w:val="00513A0B"/>
    <w:rsid w:val="0052757C"/>
    <w:rsid w:val="00530930"/>
    <w:rsid w:val="005310B6"/>
    <w:rsid w:val="005643BE"/>
    <w:rsid w:val="0057BB68"/>
    <w:rsid w:val="005C0328"/>
    <w:rsid w:val="005D0784"/>
    <w:rsid w:val="0060209E"/>
    <w:rsid w:val="0063055D"/>
    <w:rsid w:val="00641D77"/>
    <w:rsid w:val="00687653"/>
    <w:rsid w:val="006938F5"/>
    <w:rsid w:val="006978A4"/>
    <w:rsid w:val="006A2631"/>
    <w:rsid w:val="007275A2"/>
    <w:rsid w:val="007550F8"/>
    <w:rsid w:val="007B70DA"/>
    <w:rsid w:val="007E6A3E"/>
    <w:rsid w:val="007E74A7"/>
    <w:rsid w:val="00832A62"/>
    <w:rsid w:val="008A4688"/>
    <w:rsid w:val="009164D7"/>
    <w:rsid w:val="00931386"/>
    <w:rsid w:val="00960941"/>
    <w:rsid w:val="009A176A"/>
    <w:rsid w:val="00A11687"/>
    <w:rsid w:val="00A150C5"/>
    <w:rsid w:val="00A579B5"/>
    <w:rsid w:val="00AC2D69"/>
    <w:rsid w:val="00AC6F8F"/>
    <w:rsid w:val="00AF4A2A"/>
    <w:rsid w:val="00B1628D"/>
    <w:rsid w:val="00B74F63"/>
    <w:rsid w:val="00C009E7"/>
    <w:rsid w:val="00C0786A"/>
    <w:rsid w:val="00C37A02"/>
    <w:rsid w:val="00C42307"/>
    <w:rsid w:val="00C63C91"/>
    <w:rsid w:val="00C74138"/>
    <w:rsid w:val="00CA2AD8"/>
    <w:rsid w:val="00CA5965"/>
    <w:rsid w:val="00CD511F"/>
    <w:rsid w:val="00CE5DB4"/>
    <w:rsid w:val="00D34CF6"/>
    <w:rsid w:val="00D41F6C"/>
    <w:rsid w:val="00D62D74"/>
    <w:rsid w:val="00D73D20"/>
    <w:rsid w:val="00DB606B"/>
    <w:rsid w:val="00DB6205"/>
    <w:rsid w:val="00DF306C"/>
    <w:rsid w:val="00E56665"/>
    <w:rsid w:val="00E62FE6"/>
    <w:rsid w:val="00E8690F"/>
    <w:rsid w:val="00F23D00"/>
    <w:rsid w:val="00F31F00"/>
    <w:rsid w:val="00F37FCC"/>
    <w:rsid w:val="00F8545F"/>
    <w:rsid w:val="00FB6CC8"/>
    <w:rsid w:val="00FB78C6"/>
    <w:rsid w:val="014EA187"/>
    <w:rsid w:val="033CB17E"/>
    <w:rsid w:val="10111F56"/>
    <w:rsid w:val="11EC2F77"/>
    <w:rsid w:val="290CEDDC"/>
    <w:rsid w:val="34AC8522"/>
    <w:rsid w:val="3B063448"/>
    <w:rsid w:val="3F90E604"/>
    <w:rsid w:val="403657D7"/>
    <w:rsid w:val="52554D67"/>
    <w:rsid w:val="52D39E9A"/>
    <w:rsid w:val="5B3E963B"/>
    <w:rsid w:val="5D744FA7"/>
    <w:rsid w:val="67639675"/>
    <w:rsid w:val="6BB63BBA"/>
    <w:rsid w:val="6E53C3E9"/>
    <w:rsid w:val="7452E419"/>
    <w:rsid w:val="75C801FC"/>
    <w:rsid w:val="78B27600"/>
    <w:rsid w:val="7C7A7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BAFBF"/>
  <w15:chartTrackingRefBased/>
  <w15:docId w15:val="{DE81B38F-E4B2-497A-992E-F21A27A61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78C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78C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78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8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8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8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8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8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8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B78C6"/>
    <w:rPr>
      <w:rFonts w:asciiTheme="majorHAnsi" w:hAnsiTheme="majorHAnsi" w:eastAsiaTheme="majorEastAsia" w:cstheme="majorBidi"/>
      <w:color w:val="2F5496" w:themeColor="accent1" w:themeShade="BF"/>
      <w:sz w:val="40"/>
      <w:szCs w:val="40"/>
      <w:lang w:val="en-GB"/>
    </w:rPr>
  </w:style>
  <w:style w:type="character" w:styleId="Heading2Char" w:customStyle="1">
    <w:name w:val="Heading 2 Char"/>
    <w:basedOn w:val="DefaultParagraphFont"/>
    <w:link w:val="Heading2"/>
    <w:uiPriority w:val="9"/>
    <w:rsid w:val="00FB78C6"/>
    <w:rPr>
      <w:rFonts w:asciiTheme="majorHAnsi" w:hAnsiTheme="majorHAnsi" w:eastAsiaTheme="majorEastAsia" w:cstheme="majorBidi"/>
      <w:color w:val="2F5496" w:themeColor="accent1" w:themeShade="BF"/>
      <w:sz w:val="32"/>
      <w:szCs w:val="32"/>
      <w:lang w:val="en-GB"/>
    </w:rPr>
  </w:style>
  <w:style w:type="character" w:styleId="Heading3Char" w:customStyle="1">
    <w:name w:val="Heading 3 Char"/>
    <w:basedOn w:val="DefaultParagraphFont"/>
    <w:link w:val="Heading3"/>
    <w:uiPriority w:val="9"/>
    <w:rsid w:val="00FB78C6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B78C6"/>
    <w:rPr>
      <w:rFonts w:eastAsiaTheme="majorEastAsia" w:cstheme="majorBidi"/>
      <w:i/>
      <w:iCs/>
      <w:color w:val="2F5496" w:themeColor="accent1" w:themeShade="BF"/>
      <w:lang w:val="en-GB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B78C6"/>
    <w:rPr>
      <w:rFonts w:eastAsiaTheme="majorEastAsia" w:cstheme="majorBidi"/>
      <w:color w:val="2F5496" w:themeColor="accent1" w:themeShade="BF"/>
      <w:lang w:val="en-GB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B78C6"/>
    <w:rPr>
      <w:rFonts w:eastAsiaTheme="majorEastAsia" w:cstheme="majorBidi"/>
      <w:i/>
      <w:iCs/>
      <w:color w:val="595959" w:themeColor="text1" w:themeTint="A6"/>
      <w:lang w:val="en-GB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B78C6"/>
    <w:rPr>
      <w:rFonts w:eastAsiaTheme="majorEastAsia" w:cstheme="majorBidi"/>
      <w:color w:val="595959" w:themeColor="text1" w:themeTint="A6"/>
      <w:lang w:val="en-GB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B78C6"/>
    <w:rPr>
      <w:rFonts w:eastAsiaTheme="majorEastAsia" w:cstheme="majorBidi"/>
      <w:i/>
      <w:iCs/>
      <w:color w:val="272727" w:themeColor="text1" w:themeTint="D8"/>
      <w:lang w:val="en-GB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B78C6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FB78C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B78C6"/>
    <w:rPr>
      <w:rFonts w:asciiTheme="majorHAnsi" w:hAnsiTheme="majorHAnsi" w:eastAsiaTheme="majorEastAsia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8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B78C6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FB78C6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B78C6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FB78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8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8C6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B78C6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FB78C6"/>
    <w:rPr>
      <w:b/>
      <w:bCs/>
      <w:smallCaps/>
      <w:color w:val="2F5496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3D715C"/>
    <w:rPr>
      <w:i/>
      <w:iCs/>
    </w:rPr>
  </w:style>
  <w:style w:type="character" w:styleId="Hyperlink">
    <w:name w:val="Hyperlink"/>
    <w:basedOn w:val="DefaultParagraphFont"/>
    <w:uiPriority w:val="99"/>
    <w:unhideWhenUsed/>
    <w:rsid w:val="00E5666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6665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09775C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2D38D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D38D6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2D38D6"/>
    <w:rPr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D38D6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2D38D6"/>
    <w:rPr>
      <w:b/>
      <w:bCs/>
      <w:sz w:val="20"/>
      <w:szCs w:val="20"/>
      <w:lang w:val="en-GB"/>
    </w:rPr>
  </w:style>
  <w:style w:type="paragraph" w:styleId="NormalWeb">
    <w:name w:val="Normal (Web)"/>
    <w:basedOn w:val="Normal"/>
    <w:uiPriority w:val="99"/>
    <w:semiHidden/>
    <w:unhideWhenUsed/>
    <w:rsid w:val="00B1628D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val="en-IN" w:eastAsia="en-IN"/>
      <w14:ligatures w14:val="none"/>
    </w:rPr>
  </w:style>
  <w:style w:type="paragraph" w:styleId="Revision">
    <w:name w:val="Revision"/>
    <w:hidden/>
    <w:uiPriority w:val="99"/>
    <w:semiHidden/>
    <w:rsid w:val="00F37FCC"/>
    <w:pPr>
      <w:spacing w:after="0" w:line="240" w:lineRule="auto"/>
    </w:pPr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399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www.sbicard.com/en/most-important-terms-and-conditions.page" TargetMode="External" Id="rId13" /><Relationship Type="http://schemas.openxmlformats.org/officeDocument/2006/relationships/settings" Target="settings.xml" Id="rId3" /><Relationship Type="http://schemas.openxmlformats.org/officeDocument/2006/relationships/theme" Target="theme/theme1.xml" Id="rId21" /><Relationship Type="http://schemas.openxmlformats.org/officeDocument/2006/relationships/styles" Target="styles.xml" Id="rId2" /><Relationship Type="http://schemas.microsoft.com/office/2011/relationships/people" Target="people.xml" Id="rId20" /><Relationship Type="http://schemas.openxmlformats.org/officeDocument/2006/relationships/numbering" Target="numbering.xml" Id="rId1" /><Relationship Type="http://schemas.openxmlformats.org/officeDocument/2006/relationships/hyperlink" Target="https://www.sbicard.com/sbi-card-en/assets/docs/pdf/personal/credit-cards/travel/ola-tnc-and-mitc.pdf" TargetMode="External" Id="rId11" /><Relationship Type="http://schemas.openxmlformats.org/officeDocument/2006/relationships/fontTable" Target="fontTable.xml" Id="rId19" /><Relationship Type="http://schemas.openxmlformats.org/officeDocument/2006/relationships/webSettings" Target="webSettings.xml" Id="rId4" /><Relationship Type="http://schemas.openxmlformats.org/officeDocument/2006/relationships/hyperlink" Target="https://www.sbicard.com/sbi-card-en/assets/media/images/personal/credit-cards/travel/ola-card/ola-process-note.pdf" TargetMode="External" Id="rId9" /><Relationship Type="http://schemas.openxmlformats.org/officeDocument/2006/relationships/hyperlink" Target="https://www.sbicard.com/en/personal/benefits/lower-interest-option/flexi-pay.page" TargetMode="Externa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Namita Salgiya</dc:creator>
  <keywords/>
  <dc:description/>
  <lastModifiedBy>Prajjwal Singh</lastModifiedBy>
  <revision>3</revision>
  <dcterms:created xsi:type="dcterms:W3CDTF">2026-01-16T09:19:00.0000000Z</dcterms:created>
  <dcterms:modified xsi:type="dcterms:W3CDTF">2026-03-19T06:34:53.5099722Z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ff339155-fab3-4acf-8c27-77f67983fb52</vt:lpwstr>
  </property>
</Properties>
</file>