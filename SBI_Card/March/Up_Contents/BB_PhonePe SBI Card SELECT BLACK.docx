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435986" w:rsidR="00D41F6C" w:rsidP="003D715C" w:rsidRDefault="00D41F6C" w14:paraId="2B5CDB74" w14:textId="492192D9">
      <w:pPr>
        <w:jc w:val="center"/>
        <w:rPr>
          <w:b/>
          <w:bCs/>
          <w:caps/>
          <w:lang w:val="en-IN"/>
          <w:rPrChange w:author="Arun Kaushal" w:date="2026-01-02T19:52:00Z" w:id="0">
            <w:rPr>
              <w:b/>
              <w:bCs/>
              <w:lang w:val="en-IN"/>
            </w:rPr>
          </w:rPrChange>
        </w:rPr>
      </w:pPr>
      <w:r w:rsidRPr="00435986">
        <w:rPr>
          <w:caps/>
          <w:rPrChange w:author="Arun Kaushal" w:date="2026-01-02T19:52:00Z" w:id="1">
            <w:rPr/>
          </w:rPrChange>
        </w:rPr>
        <w:fldChar w:fldCharType="begin"/>
      </w:r>
      <w:r w:rsidRPr="00435986">
        <w:rPr>
          <w:caps/>
          <w:rPrChange w:author="Arun Kaushal" w:date="2026-01-02T19:52:00Z" w:id="2">
            <w:rPr/>
          </w:rPrChange>
        </w:rPr>
        <w:instrText>HYPERLINK "https://www.sbicard.com/en/personal/credit-cards/rewards/phonepe-sbi-card-select-black.page"</w:instrText>
      </w:r>
      <w:r w:rsidRPr="00435986">
        <w:rPr>
          <w:caps/>
          <w:rPrChange w:author="Arun Kaushal" w:date="2026-01-02T19:52:00Z" w:id="3">
            <w:rPr/>
          </w:rPrChange>
        </w:rPr>
        <w:fldChar w:fldCharType="separate"/>
      </w:r>
      <w:r w:rsidRPr="00435986">
        <w:rPr>
          <w:rStyle w:val="Hyperlink"/>
          <w:b/>
          <w:bCs/>
          <w:caps/>
          <w:lang w:val="en-IN"/>
          <w:rPrChange w:author="Arun Kaushal" w:date="2026-01-02T19:52:00Z" w:id="4">
            <w:rPr>
              <w:rStyle w:val="Hyperlink"/>
              <w:b/>
              <w:bCs/>
              <w:lang w:val="en-IN"/>
            </w:rPr>
          </w:rPrChange>
        </w:rPr>
        <w:t>PhonePe SBI Card SELECT BLACK</w:t>
      </w:r>
      <w:r w:rsidRPr="00435986">
        <w:rPr>
          <w:caps/>
          <w:rPrChange w:author="Arun Kaushal" w:date="2026-01-02T19:52:00Z" w:id="5">
            <w:rPr/>
          </w:rPrChange>
        </w:rPr>
        <w:fldChar w:fldCharType="end"/>
      </w:r>
    </w:p>
    <w:p w:rsidR="00F401F4" w:rsidP="00F401F4" w:rsidRDefault="00F401F4" w14:paraId="6620156C" w14:textId="13917D06">
      <w:pPr>
        <w:spacing w:after="0"/>
        <w:jc w:val="center"/>
        <w:rPr>
          <w:ins w:author="Namita Salgiya" w:date="2026-01-02T18:41:00Z" w:id="6"/>
          <w:lang w:val="en-IN"/>
        </w:rPr>
      </w:pPr>
      <w:ins w:author="Namita Salgiya" w:date="2026-01-02T18:41:00Z" w:id="7">
        <w:r>
          <w:rPr>
            <w:lang w:val="en-IN"/>
          </w:rPr>
          <w:t xml:space="preserve">Turn </w:t>
        </w:r>
        <w:r w:rsidR="00666524">
          <w:rPr>
            <w:lang w:val="en-IN"/>
          </w:rPr>
          <w:t xml:space="preserve">Your Wishlist Into Rewards With </w:t>
        </w:r>
        <w:r>
          <w:rPr>
            <w:lang w:val="en-IN"/>
          </w:rPr>
          <w:t xml:space="preserve">10% Value Back on </w:t>
        </w:r>
        <w:del w:author="Upadhyay , Shubham (SBICard)" w:date="2026-01-15T17:30:00Z" w:id="8">
          <w:r w:rsidDel="00666524" w:rsidR="00666524">
            <w:rPr>
              <w:lang w:val="en-IN"/>
            </w:rPr>
            <w:delText xml:space="preserve">Spends </w:delText>
          </w:r>
          <w:r w:rsidDel="00666524">
            <w:rPr>
              <w:lang w:val="en-IN"/>
            </w:rPr>
            <w:delText xml:space="preserve">on </w:delText>
          </w:r>
        </w:del>
        <w:r w:rsidRPr="00687653">
          <w:rPr>
            <w:lang w:val="en-IN"/>
          </w:rPr>
          <w:t>PhonePe</w:t>
        </w:r>
        <w:r w:rsidRPr="00D41F6C">
          <w:rPr>
            <w:b/>
            <w:bCs/>
            <w:lang w:val="en-IN"/>
          </w:rPr>
          <w:t xml:space="preserve"> </w:t>
        </w:r>
        <w:r w:rsidRPr="00687653">
          <w:rPr>
            <w:lang w:val="en-IN"/>
          </w:rPr>
          <w:t>App</w:t>
        </w:r>
      </w:ins>
      <w:ins w:author="Upadhyay , Shubham (SBICard)" w:date="2026-01-15T17:31:00Z" w:id="9">
        <w:r w:rsidR="00666524">
          <w:rPr>
            <w:lang w:val="en-IN"/>
          </w:rPr>
          <w:t xml:space="preserve"> Spends</w:t>
        </w:r>
      </w:ins>
    </w:p>
    <w:p w:rsidR="00F401F4" w:rsidRDefault="00F401F4" w14:paraId="29EEDA87" w14:textId="77777777">
      <w:pPr>
        <w:spacing w:after="0"/>
        <w:jc w:val="center"/>
        <w:rPr>
          <w:ins w:author="Namita Salgiya" w:date="2026-01-02T18:41:00Z" w:id="10"/>
          <w:lang w:val="en-IN"/>
        </w:rPr>
        <w:pPrChange w:author="Namita Salgiya" w:date="2026-01-02T18:41:00Z" w:id="11">
          <w:pPr>
            <w:spacing w:after="0"/>
          </w:pPr>
        </w:pPrChange>
      </w:pPr>
    </w:p>
    <w:p w:rsidR="00D41F6C" w:rsidDel="00F401F4" w:rsidP="004A5805" w:rsidRDefault="003D715C" w14:paraId="5B12A5E2" w14:textId="44DCCFE3">
      <w:pPr>
        <w:jc w:val="center"/>
        <w:rPr>
          <w:del w:author="Namita Salgiya" w:date="2026-01-02T18:41:00Z" w:id="12"/>
          <w:b/>
          <w:bCs/>
          <w:lang w:val="en-IN"/>
        </w:rPr>
      </w:pPr>
      <w:del w:author="Namita Salgiya" w:date="2026-01-02T18:41:00Z" w:id="13">
        <w:r w:rsidRPr="003D715C" w:rsidDel="00F401F4">
          <w:rPr>
            <w:b/>
            <w:bCs/>
            <w:lang w:val="en-IN"/>
          </w:rPr>
          <w:delText xml:space="preserve">Privileges on Your </w:delText>
        </w:r>
        <w:r w:rsidRPr="00D41F6C" w:rsidDel="00F401F4" w:rsidR="00D41F6C">
          <w:rPr>
            <w:b/>
            <w:bCs/>
            <w:lang w:val="en-IN"/>
          </w:rPr>
          <w:delText>PhonePe SBI Card SELECT BLACK</w:delText>
        </w:r>
      </w:del>
    </w:p>
    <w:p w:rsidRPr="00435986" w:rsidR="003D715C" w:rsidP="004A5805" w:rsidRDefault="003D715C" w14:paraId="55587B08" w14:textId="4A8E95B9">
      <w:pPr>
        <w:jc w:val="center"/>
        <w:rPr>
          <w:b/>
          <w:bCs/>
          <w:i/>
          <w:iCs/>
          <w:u w:val="single"/>
          <w:lang w:val="en-IN"/>
          <w:rPrChange w:author="Arun Kaushal" w:date="2026-01-02T19:52:00Z" w:id="14">
            <w:rPr>
              <w:b/>
              <w:bCs/>
              <w:u w:val="single"/>
              <w:lang w:val="en-IN"/>
            </w:rPr>
          </w:rPrChange>
        </w:rPr>
      </w:pPr>
      <w:r w:rsidRPr="00435986">
        <w:rPr>
          <w:b/>
          <w:bCs/>
          <w:i/>
          <w:iCs/>
          <w:u w:val="single"/>
          <w:lang w:val="en-IN"/>
          <w:rPrChange w:author="Arun Kaushal" w:date="2026-01-02T19:52:00Z" w:id="15">
            <w:rPr>
              <w:b/>
              <w:bCs/>
              <w:u w:val="single"/>
              <w:lang w:val="en-IN"/>
            </w:rPr>
          </w:rPrChange>
        </w:rPr>
        <w:t>Best For</w:t>
      </w:r>
    </w:p>
    <w:p w:rsidRPr="00345E13" w:rsidR="00345E13" w:rsidP="00345E13" w:rsidRDefault="00687653" w14:paraId="1CCF3AE9" w14:textId="19DF245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Exclusive </w:t>
      </w:r>
      <w:r w:rsidRPr="00345E13" w:rsidR="00345E13">
        <w:rPr>
          <w:lang w:val="en-IN"/>
        </w:rPr>
        <w:t xml:space="preserve">Milestone </w:t>
      </w:r>
      <w:r>
        <w:rPr>
          <w:lang w:val="en-IN"/>
        </w:rPr>
        <w:t>Benefits</w:t>
      </w:r>
    </w:p>
    <w:p w:rsidRPr="00345E13" w:rsidR="00345E13" w:rsidP="00345E13" w:rsidRDefault="00687653" w14:paraId="1484B046" w14:textId="78DBE7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PhonePe </w:t>
      </w:r>
      <w:r w:rsidRPr="00345E13" w:rsidR="00345E13">
        <w:rPr>
          <w:lang w:val="en-IN"/>
        </w:rPr>
        <w:t>Rewards</w:t>
      </w:r>
    </w:p>
    <w:p w:rsidRPr="0060209E" w:rsidR="00345E13" w:rsidP="00345E13" w:rsidRDefault="00345E13" w14:paraId="3FD5BFD9" w14:textId="2457D61B">
      <w:pPr>
        <w:pStyle w:val="ListParagraph"/>
        <w:numPr>
          <w:ilvl w:val="0"/>
          <w:numId w:val="1"/>
        </w:numPr>
        <w:rPr>
          <w:lang w:val="en-IN"/>
        </w:rPr>
      </w:pPr>
      <w:r w:rsidRPr="00345E13">
        <w:t>Lounge Access</w:t>
      </w:r>
    </w:p>
    <w:p w:rsidRPr="007E47EC" w:rsidR="0060209E" w:rsidDel="00494D5B" w:rsidRDefault="007E47EC" w14:paraId="7F8967EF" w14:textId="3DEE44C5">
      <w:pPr>
        <w:rPr>
          <w:del w:author="Namita Salgiya" w:date="2026-01-02T18:41:00Z" w:id="16"/>
          <w:rPrChange w:author="Namita Salgiya" w:date="2026-01-15T12:34:00Z" w:id="17">
            <w:rPr>
              <w:del w:author="Namita Salgiya" w:date="2026-01-02T18:41:00Z" w:id="18"/>
              <w:lang w:val="en-IN"/>
            </w:rPr>
          </w:rPrChange>
        </w:rPr>
        <w:pPrChange w:author="Namita Salgiya" w:date="2026-01-15T12:34:00Z" w:id="19">
          <w:pPr>
            <w:spacing w:after="0"/>
          </w:pPr>
        </w:pPrChange>
      </w:pPr>
      <w:ins w:author="Namita Salgiya" w:date="2026-01-15T12:34:00Z" w:id="20">
        <w:r>
          <w:t>Enjoy unbeatable rewards and exclusive benefits</w:t>
        </w:r>
      </w:ins>
      <w:ins w:author="Singh, Vijaita (SBICard)" w:date="2026-01-21T11:44:00Z" w:id="21">
        <w:r w:rsidR="0015401B">
          <w:t xml:space="preserve"> with upto 10X</w:t>
        </w:r>
      </w:ins>
      <w:ins w:author="Singh, Vijaita (SBICard)" w:date="2026-01-21T11:45:00Z" w:id="22">
        <w:r w:rsidR="0015401B">
          <w:t xml:space="preserve"> Reward Points</w:t>
        </w:r>
      </w:ins>
      <w:ins w:author="Namita Salgiya" w:date="2026-01-15T12:34:00Z" w:id="23">
        <w:del w:author="Singh, Vijaita (SBICard)" w:date="2026-01-21T11:44:00Z" w:id="24">
          <w:r w:rsidDel="0015401B">
            <w:delText xml:space="preserve"> – </w:delText>
          </w:r>
          <w:r w:rsidDel="0015401B" w:rsidR="00666524">
            <w:delText xml:space="preserve">Onboarding </w:delText>
          </w:r>
          <w:r w:rsidDel="0015401B" w:rsidR="005742EB">
            <w:delText>Gift Card</w:delText>
          </w:r>
          <w:r w:rsidDel="0015401B">
            <w:delText>,</w:delText>
          </w:r>
        </w:del>
        <w:r>
          <w:t xml:space="preserve"> </w:t>
        </w:r>
        <w:del w:author="Singh, Vijaita (SBICard)" w:date="2026-01-21T11:44:00Z" w:id="25">
          <w:r w:rsidDel="0015401B" w:rsidR="00666524">
            <w:delText xml:space="preserve">Up To </w:delText>
          </w:r>
          <w:r w:rsidDel="0015401B">
            <w:delText>10</w:delText>
          </w:r>
          <w:r w:rsidDel="0015401B" w:rsidR="00666524">
            <w:delText>X</w:delText>
          </w:r>
          <w:r w:rsidDel="0015401B">
            <w:delText xml:space="preserve"> Reward Points and </w:delText>
          </w:r>
          <w:r w:rsidDel="0015401B" w:rsidR="00666524">
            <w:delText>Much More</w:delText>
          </w:r>
          <w:r w:rsidDel="0015401B">
            <w:delText>.</w:delText>
          </w:r>
        </w:del>
      </w:ins>
      <w:del w:author="Namita Salgiya" w:date="2026-01-02T18:41:00Z" w:id="26">
        <w:r w:rsidDel="00F401F4" w:rsidR="00687653">
          <w:rPr>
            <w:lang w:val="en-IN"/>
          </w:rPr>
          <w:delText xml:space="preserve">Turn your wishlist into rewards with 10% </w:delText>
        </w:r>
        <w:r w:rsidDel="00F401F4" w:rsidR="008D0358">
          <w:rPr>
            <w:lang w:val="en-IN"/>
          </w:rPr>
          <w:delText xml:space="preserve">Value Back </w:delText>
        </w:r>
        <w:r w:rsidDel="00F401F4" w:rsidR="00687653">
          <w:rPr>
            <w:lang w:val="en-IN"/>
          </w:rPr>
          <w:delText xml:space="preserve">on spends on </w:delText>
        </w:r>
        <w:r w:rsidRPr="00687653" w:rsidDel="00F401F4" w:rsidR="00687653">
          <w:rPr>
            <w:lang w:val="en-IN"/>
          </w:rPr>
          <w:delText>PhonePe</w:delText>
        </w:r>
        <w:r w:rsidRPr="00D41F6C" w:rsidDel="00F401F4" w:rsidR="00687653">
          <w:rPr>
            <w:b/>
            <w:bCs/>
            <w:lang w:val="en-IN"/>
          </w:rPr>
          <w:delText xml:space="preserve"> </w:delText>
        </w:r>
        <w:r w:rsidRPr="00687653" w:rsidDel="00F401F4" w:rsidR="00687653">
          <w:rPr>
            <w:lang w:val="en-IN"/>
          </w:rPr>
          <w:delText>App</w:delText>
        </w:r>
      </w:del>
    </w:p>
    <w:p w:rsidRPr="0060209E" w:rsidR="00960941" w:rsidP="00960941" w:rsidRDefault="00960941" w14:paraId="443028E4" w14:textId="77777777">
      <w:pPr>
        <w:spacing w:after="0"/>
        <w:rPr>
          <w:lang w:val="en-IN"/>
        </w:rPr>
      </w:pPr>
    </w:p>
    <w:p w:rsidRPr="007E6A3E" w:rsidR="00345E13" w:rsidP="004A5805" w:rsidRDefault="003D715C" w14:paraId="011E8CF5" w14:textId="0F496C8E">
      <w:pPr>
        <w:jc w:val="center"/>
        <w:rPr>
          <w:b/>
          <w:bCs/>
          <w:u w:val="single"/>
          <w:lang w:val="en-IN"/>
        </w:rPr>
      </w:pPr>
      <w:r w:rsidRPr="00435986">
        <w:rPr>
          <w:b/>
          <w:bCs/>
          <w:i/>
          <w:iCs/>
          <w:u w:val="single"/>
          <w:lang w:val="en-IN"/>
          <w:rPrChange w:author="Arun Kaushal" w:date="2026-01-02T19:52:00Z" w:id="27">
            <w:rPr>
              <w:b/>
              <w:bCs/>
              <w:u w:val="single"/>
              <w:lang w:val="en-IN"/>
            </w:rPr>
          </w:rPrChange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435986">
        <w:rPr>
          <w:b/>
          <w:bCs/>
          <w:caps/>
          <w:u w:val="single"/>
          <w:lang w:val="en-IN"/>
          <w:rPrChange w:author="Arun Kaushal" w:date="2026-01-02T19:52:00Z" w:id="28">
            <w:rPr>
              <w:b/>
              <w:bCs/>
              <w:u w:val="single"/>
              <w:lang w:val="en-IN"/>
            </w:rPr>
          </w:rPrChange>
        </w:rPr>
        <w:t>Benefits</w:t>
      </w:r>
    </w:p>
    <w:p w:rsidR="003D715C" w:rsidP="31085A07" w:rsidRDefault="003A6011" w14:paraId="533512B0" w14:textId="67B4E580">
      <w:pPr>
        <w:numPr>
          <w:ilvl w:val="0"/>
          <w:numId w:val="2"/>
        </w:numPr>
        <w:spacing w:after="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="003A6011">
        <w:rPr/>
        <w:t>PhonePe</w:t>
      </w:r>
      <w:r w:rsidR="003A6011">
        <w:rPr/>
        <w:t xml:space="preserve"> </w:t>
      </w:r>
      <w:ins w:author="Upadhyay , Shubham (SBICard)" w:date="2026-01-02T11:04:00Z" w16du:dateUtc="2026-01-02T11:04:00Z" w:id="1876352549">
        <w:r w:rsidR="008D0358">
          <w:t>e-</w:t>
        </w:r>
      </w:ins>
      <w:r w:rsidRPr="31085A07" w:rsidR="008D0358">
        <w:rPr>
          <w:lang w:val="en-IN"/>
        </w:rPr>
        <w:t>Gift</w:t>
      </w:r>
      <w:r w:rsidRPr="31085A07" w:rsidR="008D0358">
        <w:rPr>
          <w:lang w:val="en-IN"/>
        </w:rPr>
        <w:t xml:space="preserve"> </w:t>
      </w:r>
      <w:r w:rsidRPr="31085A07" w:rsidR="008D0358">
        <w:rPr>
          <w:lang w:val="en-IN"/>
        </w:rPr>
        <w:t>Card</w:t>
      </w:r>
      <w:r w:rsidRPr="31085A07" w:rsidR="008D0358">
        <w:rPr>
          <w:lang w:val="en-IN"/>
        </w:rPr>
        <w:t xml:space="preserve"> </w:t>
      </w:r>
      <w:r w:rsidRPr="31085A07" w:rsidR="003D715C">
        <w:rPr>
          <w:lang w:val="en-IN"/>
        </w:rPr>
        <w:t>worth Rs. </w:t>
      </w:r>
      <w:r w:rsidRPr="31085A07" w:rsidR="003A6011">
        <w:rPr>
          <w:lang w:val="en-IN"/>
        </w:rPr>
        <w:t>1</w:t>
      </w:r>
      <w:r w:rsidRPr="31085A07" w:rsidR="003D715C">
        <w:rPr>
          <w:lang w:val="en-IN"/>
        </w:rPr>
        <w:t>,</w:t>
      </w:r>
      <w:r w:rsidRPr="31085A07" w:rsidR="003A6011">
        <w:rPr>
          <w:lang w:val="en-IN"/>
        </w:rPr>
        <w:t>5</w:t>
      </w:r>
      <w:r w:rsidRPr="31085A07" w:rsidR="003D715C">
        <w:rPr>
          <w:lang w:val="en-IN"/>
        </w:rPr>
        <w:t>00</w:t>
      </w:r>
    </w:p>
    <w:p w:rsidR="00E8690F" w:rsidP="31085A07" w:rsidRDefault="00E8690F" w14:paraId="47454E77" w14:textId="7CE48C8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E8690F">
        <w:rPr>
          <w:lang w:val="en-IN" w:eastAsia="en-IN"/>
        </w:rPr>
        <w:t>10 Reward Points per Rs</w:t>
      </w:r>
      <w:ins w:author="Upadhyay , Shubham (SBICard)" w:date="2026-01-02T11:04:00Z" w16du:dateUtc="2026-01-02T11:04:00Z" w:id="373587069">
        <w:r w:rsidRPr="31085A07" w:rsidR="008D0358">
          <w:rPr>
            <w:lang w:val="en-IN" w:eastAsia="en-IN"/>
          </w:rPr>
          <w:t>.</w:t>
        </w:r>
      </w:ins>
      <w:r w:rsidRPr="31085A07" w:rsidR="00E8690F">
        <w:rPr>
          <w:lang w:val="en-IN" w:eastAsia="en-IN"/>
        </w:rPr>
        <w:t xml:space="preserve"> 100 on </w:t>
      </w:r>
      <w:del w:author="Namita Salgiya" w:date="2026-01-15T12:36:00Z" w16du:dateUtc="2026-01-15T12:36:00Z" w:id="102663170">
        <w:r w:rsidRPr="31085A07" w:rsidDel="00E8690F">
          <w:rPr>
            <w:lang w:val="en-IN" w:eastAsia="en-IN"/>
          </w:rPr>
          <w:delText xml:space="preserve">eligible </w:delText>
        </w:r>
      </w:del>
      <w:r w:rsidRPr="31085A07" w:rsidR="00E8690F">
        <w:rPr>
          <w:lang w:val="en-IN" w:eastAsia="en-IN"/>
        </w:rPr>
        <w:t xml:space="preserve">PhonePe </w:t>
      </w:r>
      <w:r w:rsidRPr="31085A07" w:rsidR="00E8690F">
        <w:rPr>
          <w:lang w:val="en-IN" w:eastAsia="en-IN"/>
        </w:rPr>
        <w:t>spends</w:t>
      </w:r>
    </w:p>
    <w:p w:rsidRPr="00E8690F" w:rsidR="00E8690F" w:rsidP="31085A07" w:rsidRDefault="00E8690F" w14:paraId="3D8FD16E" w14:textId="4CE2F95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5T12:36:00Z" w16du:dateUtc="2026-01-15T12:36:00Z" w:id="1409926498">
        <w:r w:rsidRPr="31085A07" w:rsidDel="00E8690F">
          <w:rPr>
            <w:lang w:eastAsia="en-IN"/>
          </w:rPr>
          <w:delText xml:space="preserve">Complimentary membership to </w:delText>
        </w:r>
      </w:del>
      <w:r w:rsidRPr="31085A07" w:rsidR="00E8690F">
        <w:rPr>
          <w:lang w:eastAsia="en-IN"/>
        </w:rPr>
        <w:t xml:space="preserve">Priority Pass Program </w:t>
      </w:r>
      <w:ins w:author="Namita Salgiya" w:date="2026-01-15T12:36:00Z" w16du:dateUtc="2026-01-15T12:36:00Z" w:id="1875256896">
        <w:r w:rsidRPr="31085A07" w:rsidR="007E47EC">
          <w:rPr>
            <w:lang w:eastAsia="en-IN"/>
          </w:rPr>
          <w:t xml:space="preserve">Membership </w:t>
        </w:r>
      </w:ins>
      <w:r w:rsidRPr="31085A07" w:rsidR="00E8690F">
        <w:rPr>
          <w:lang w:eastAsia="en-IN"/>
        </w:rPr>
        <w:t>worth $99</w:t>
      </w:r>
    </w:p>
    <w:p w:rsidRPr="007E6A3E" w:rsidR="00CD511F" w:rsidP="004A5805" w:rsidRDefault="00CD511F" w14:paraId="5970C5BD" w14:textId="27E2A990">
      <w:pPr>
        <w:jc w:val="center"/>
        <w:rPr>
          <w:b/>
          <w:bCs/>
          <w:u w:val="single"/>
        </w:rPr>
      </w:pPr>
      <w:r w:rsidRPr="00435986">
        <w:rPr>
          <w:b/>
          <w:bCs/>
          <w:i/>
          <w:iCs/>
          <w:u w:val="single"/>
          <w:rPrChange w:author="Arun Kaushal" w:date="2026-01-02T19:53:00Z" w:id="37">
            <w:rPr>
              <w:b/>
              <w:bCs/>
              <w:u w:val="single"/>
            </w:rPr>
          </w:rPrChange>
        </w:rPr>
        <w:t>Exclusive</w:t>
      </w:r>
      <w:r w:rsidRPr="007E6A3E">
        <w:rPr>
          <w:b/>
          <w:bCs/>
          <w:u w:val="single"/>
        </w:rPr>
        <w:t xml:space="preserve"> </w:t>
      </w:r>
      <w:r w:rsidRPr="00435986">
        <w:rPr>
          <w:b/>
          <w:bCs/>
          <w:caps/>
          <w:u w:val="single"/>
          <w:rPrChange w:author="Arun Kaushal" w:date="2026-01-02T19:53:00Z" w:id="38">
            <w:rPr>
              <w:b/>
              <w:bCs/>
              <w:u w:val="single"/>
            </w:rPr>
          </w:rPrChange>
        </w:rPr>
        <w:t>Privileges</w:t>
      </w:r>
    </w:p>
    <w:p w:rsidRPr="00CD511F" w:rsidR="00CD511F" w:rsidP="31085A07" w:rsidRDefault="00CD511F" w14:paraId="6A2B893A" w14:textId="39CF75C7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CD511F">
        <w:rPr>
          <w:b w:val="1"/>
          <w:bCs w:val="1"/>
          <w:lang w:val="en-IN"/>
        </w:rPr>
        <w:t xml:space="preserve">Welcome </w:t>
      </w:r>
      <w:r w:rsidRPr="31085A07" w:rsidR="00E8690F">
        <w:rPr>
          <w:b w:val="1"/>
          <w:bCs w:val="1"/>
          <w:lang w:val="en-IN"/>
        </w:rPr>
        <w:t>Benefit</w:t>
      </w:r>
    </w:p>
    <w:p w:rsidRPr="00E8690F" w:rsidR="00E8690F" w:rsidP="00E8690F" w:rsidRDefault="00E8690F" w14:paraId="4BD20ABF" w14:textId="1731C6DA">
      <w:pPr>
        <w:numPr>
          <w:ilvl w:val="0"/>
          <w:numId w:val="5"/>
        </w:numPr>
        <w:spacing w:after="0"/>
        <w:rPr>
          <w:lang w:val="en-IN"/>
        </w:rPr>
      </w:pPr>
      <w:r w:rsidRPr="003A6011">
        <w:t>PhonePe</w:t>
      </w:r>
      <w:r>
        <w:t xml:space="preserve"> </w:t>
      </w:r>
      <w:ins w:author="Upadhyay , Shubham (SBICard)" w:date="2026-01-02T11:04:00Z" w:id="40">
        <w:r w:rsidR="008D0358">
          <w:t>e-</w:t>
        </w:r>
      </w:ins>
      <w:r w:rsidR="008D0358">
        <w:rPr>
          <w:lang w:val="en-IN"/>
        </w:rPr>
        <w:t>Gift</w:t>
      </w:r>
      <w:r w:rsidRPr="003D715C" w:rsidR="008D0358">
        <w:rPr>
          <w:lang w:val="en-IN"/>
        </w:rPr>
        <w:t xml:space="preserve"> </w:t>
      </w:r>
      <w:r w:rsidR="008D0358">
        <w:rPr>
          <w:lang w:val="en-IN"/>
        </w:rPr>
        <w:t>Card</w:t>
      </w:r>
      <w:r w:rsidRPr="003D715C" w:rsidR="008D0358">
        <w:rPr>
          <w:lang w:val="en-IN"/>
        </w:rPr>
        <w:t xml:space="preserve"> </w:t>
      </w:r>
      <w:r w:rsidRPr="003D715C">
        <w:rPr>
          <w:lang w:val="en-IN"/>
        </w:rPr>
        <w:t>worth Rs. </w:t>
      </w:r>
      <w:r>
        <w:rPr>
          <w:lang w:val="en-IN"/>
        </w:rPr>
        <w:t>1</w:t>
      </w:r>
      <w:r w:rsidRPr="003D715C">
        <w:rPr>
          <w:lang w:val="en-IN"/>
        </w:rPr>
        <w:t>,</w:t>
      </w:r>
      <w:r>
        <w:rPr>
          <w:lang w:val="en-IN"/>
        </w:rPr>
        <w:t>5</w:t>
      </w:r>
      <w:r w:rsidRPr="003D715C">
        <w:rPr>
          <w:lang w:val="en-IN"/>
        </w:rPr>
        <w:t>00</w:t>
      </w:r>
      <w:r>
        <w:rPr>
          <w:lang w:val="en-IN"/>
        </w:rPr>
        <w:t xml:space="preserve">. </w:t>
      </w:r>
      <w:r w:rsidRPr="00E8690F">
        <w:rPr>
          <w:lang w:val="en-IN"/>
        </w:rPr>
        <w:t>Please </w:t>
      </w:r>
      <w:hyperlink w:history="1" r:id="rId11">
        <w:r w:rsidRPr="00E8690F">
          <w:rPr>
            <w:rStyle w:val="Hyperlink"/>
            <w:lang w:val="en-IN"/>
          </w:rPr>
          <w:t>click here</w:t>
        </w:r>
      </w:hyperlink>
      <w:r w:rsidRPr="00E8690F">
        <w:rPr>
          <w:lang w:val="en-IN"/>
        </w:rPr>
        <w:t> for detailed T</w:t>
      </w:r>
      <w:r>
        <w:rPr>
          <w:lang w:val="en-IN"/>
        </w:rPr>
        <w:t>&amp;</w:t>
      </w:r>
      <w:r w:rsidRPr="00E8690F">
        <w:rPr>
          <w:lang w:val="en-IN"/>
        </w:rPr>
        <w:t>C</w:t>
      </w:r>
      <w:ins w:author="Upadhyay , Shubham (SBICard)" w:date="2026-01-02T11:04:00Z" w:id="41">
        <w:r w:rsidR="008D0358">
          <w:rPr>
            <w:lang w:val="en-IN"/>
          </w:rPr>
          <w:t>s</w:t>
        </w:r>
      </w:ins>
      <w:r w:rsidRPr="00E8690F">
        <w:rPr>
          <w:lang w:val="en-IN"/>
        </w:rPr>
        <w:t>.</w:t>
      </w:r>
    </w:p>
    <w:p w:rsidR="00E8690F" w:rsidP="00E8690F" w:rsidRDefault="00E8690F" w14:paraId="4FE86C6F" w14:textId="77777777">
      <w:pPr>
        <w:spacing w:after="0"/>
        <w:rPr>
          <w:lang w:val="en-IN"/>
        </w:rPr>
      </w:pPr>
    </w:p>
    <w:p w:rsidRPr="00E56665" w:rsidR="00A11687" w:rsidP="31085A07" w:rsidRDefault="00E8690F" w14:paraId="15D06484" w14:textId="5A4F9800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E8690F">
        <w:rPr>
          <w:b w:val="1"/>
          <w:bCs w:val="1"/>
        </w:rPr>
        <w:t>PhonePe</w:t>
      </w:r>
      <w:r w:rsidRPr="31085A07" w:rsidR="00A11687">
        <w:rPr>
          <w:b w:val="1"/>
          <w:bCs w:val="1"/>
          <w:lang w:val="en-IN"/>
        </w:rPr>
        <w:t xml:space="preserve"> </w:t>
      </w:r>
      <w:r w:rsidRPr="31085A07" w:rsidR="00A11687">
        <w:rPr>
          <w:b w:val="1"/>
          <w:bCs w:val="1"/>
          <w:lang w:val="en-IN"/>
        </w:rPr>
        <w:t>Rewards</w:t>
      </w:r>
    </w:p>
    <w:p w:rsidRPr="00E8690F" w:rsidR="00E8690F" w:rsidP="00E8690F" w:rsidRDefault="00E8690F" w14:paraId="73D5BF17" w14:textId="5036C0C4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E8690F">
        <w:rPr>
          <w:lang w:val="en-IN" w:eastAsia="en-IN"/>
        </w:rPr>
        <w:t>10 Reward Points per Rs</w:t>
      </w:r>
      <w:ins w:author="Upadhyay , Shubham (SBICard)" w:date="2026-01-02T11:04:00Z" w:id="43">
        <w:r w:rsidR="008D0358">
          <w:rPr>
            <w:lang w:val="en-IN" w:eastAsia="en-IN"/>
          </w:rPr>
          <w:t>.</w:t>
        </w:r>
      </w:ins>
      <w:r w:rsidRPr="00E8690F">
        <w:rPr>
          <w:lang w:val="en-IN" w:eastAsia="en-IN"/>
        </w:rPr>
        <w:t xml:space="preserve"> 100 on eligible PhonePe </w:t>
      </w:r>
      <w:del w:author="Arun Kaushal" w:date="2026-01-06T13:02:00Z" w:id="44">
        <w:r w:rsidRPr="00E8690F" w:rsidDel="00066740">
          <w:rPr>
            <w:lang w:val="en-IN" w:eastAsia="en-IN"/>
          </w:rPr>
          <w:delText>&amp; Pincode</w:delText>
        </w:r>
      </w:del>
      <w:r w:rsidRPr="00E8690F">
        <w:rPr>
          <w:lang w:val="en-IN" w:eastAsia="en-IN"/>
        </w:rPr>
        <w:t xml:space="preserve"> spends</w:t>
      </w:r>
    </w:p>
    <w:p w:rsidRPr="00E8690F" w:rsidR="00E8690F" w:rsidP="00E8690F" w:rsidRDefault="00E8690F" w14:paraId="6A10D76E" w14:textId="41CE0C54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E8690F">
        <w:rPr>
          <w:lang w:val="en-IN" w:eastAsia="en-IN"/>
        </w:rPr>
        <w:t>5 Reward Points per Rs</w:t>
      </w:r>
      <w:ins w:author="Upadhyay , Shubham (SBICard)" w:date="2026-01-02T11:05:00Z" w:id="45">
        <w:r w:rsidR="008D0358">
          <w:rPr>
            <w:lang w:val="en-IN" w:eastAsia="en-IN"/>
          </w:rPr>
          <w:t>.</w:t>
        </w:r>
      </w:ins>
      <w:r w:rsidRPr="00E8690F">
        <w:rPr>
          <w:lang w:val="en-IN" w:eastAsia="en-IN"/>
        </w:rPr>
        <w:t xml:space="preserve"> 100 on eligible online spends</w:t>
      </w:r>
    </w:p>
    <w:p w:rsidR="00E8690F" w:rsidP="00E8690F" w:rsidRDefault="00E8690F" w14:paraId="23257D64" w14:textId="6866B4FE">
      <w:pPr>
        <w:pStyle w:val="ListParagraph"/>
        <w:numPr>
          <w:ilvl w:val="0"/>
          <w:numId w:val="5"/>
        </w:numPr>
        <w:spacing w:after="0"/>
        <w:rPr>
          <w:lang w:val="en-IN" w:eastAsia="en-IN"/>
        </w:rPr>
      </w:pPr>
      <w:r w:rsidRPr="00E8690F">
        <w:rPr>
          <w:lang w:val="en-IN" w:eastAsia="en-IN"/>
        </w:rPr>
        <w:t>1 Reward Point per Rs</w:t>
      </w:r>
      <w:ins w:author="Upadhyay , Shubham (SBICard)" w:date="2026-01-02T11:05:00Z" w:id="46">
        <w:r w:rsidR="008D0358">
          <w:rPr>
            <w:lang w:val="en-IN" w:eastAsia="en-IN"/>
          </w:rPr>
          <w:t>.</w:t>
        </w:r>
      </w:ins>
      <w:r w:rsidRPr="00E8690F">
        <w:rPr>
          <w:lang w:val="en-IN" w:eastAsia="en-IN"/>
        </w:rPr>
        <w:t xml:space="preserve"> 100 on other spends</w:t>
      </w:r>
    </w:p>
    <w:p w:rsidRPr="00E56665" w:rsidR="00E8690F" w:rsidP="00E8690F" w:rsidRDefault="00E8690F" w14:paraId="68005245" w14:textId="6A168D52">
      <w:pPr>
        <w:numPr>
          <w:ilvl w:val="0"/>
          <w:numId w:val="5"/>
        </w:numPr>
        <w:spacing w:after="0" w:line="270" w:lineRule="atLeast"/>
        <w:rPr>
          <w:lang w:val="en-IN"/>
        </w:rPr>
      </w:pPr>
      <w:r>
        <w:rPr>
          <w:lang w:val="en-IN"/>
        </w:rPr>
        <w:t>1</w:t>
      </w:r>
      <w:r w:rsidRPr="00E56665">
        <w:rPr>
          <w:lang w:val="en-IN"/>
        </w:rPr>
        <w:t xml:space="preserve"> Reward Points = R</w:t>
      </w:r>
      <w:del w:author="Upadhyay , Shubham (SBICard)" w:date="2026-01-02T11:05:00Z" w:id="47">
        <w:r w:rsidRPr="00E56665" w:rsidDel="008D0358">
          <w:rPr>
            <w:lang w:val="en-IN"/>
          </w:rPr>
          <w:delText>s</w:delText>
        </w:r>
      </w:del>
      <w:ins w:author="Upadhyay , Shubham (SBICard)" w:date="2026-01-02T11:05:00Z" w:id="48">
        <w:r w:rsidR="008D0358">
          <w:rPr>
            <w:lang w:val="en-IN"/>
          </w:rPr>
          <w:t>e</w:t>
        </w:r>
      </w:ins>
      <w:r w:rsidRPr="00E56665">
        <w:rPr>
          <w:lang w:val="en-IN"/>
        </w:rPr>
        <w:t>. 1</w:t>
      </w:r>
    </w:p>
    <w:p w:rsidRPr="00E8690F" w:rsidR="00E8690F" w:rsidP="00E8690F" w:rsidRDefault="00E8690F" w14:paraId="14359E23" w14:textId="02D800B1">
      <w:pPr>
        <w:pStyle w:val="ListParagraph"/>
        <w:numPr>
          <w:ilvl w:val="0"/>
          <w:numId w:val="5"/>
        </w:numPr>
        <w:spacing w:after="0"/>
        <w:rPr>
          <w:lang w:val="en-IN" w:eastAsia="en-IN"/>
        </w:rPr>
      </w:pPr>
      <w:r w:rsidRPr="00E8690F">
        <w:t>R</w:t>
      </w:r>
      <w:r w:rsidRPr="00E8690F">
        <w:rPr>
          <w:lang w:val="en-IN" w:eastAsia="en-IN"/>
        </w:rPr>
        <w:t>edeem</w:t>
      </w:r>
      <w:ins w:author="Upadhyay , Shubham (SBICard)" w:date="2026-01-02T11:05:00Z" w:id="49">
        <w:r w:rsidR="008D0358">
          <w:rPr>
            <w:lang w:val="en-IN" w:eastAsia="en-IN"/>
          </w:rPr>
          <w:t xml:space="preserve"> </w:t>
        </w:r>
      </w:ins>
      <w:del w:author="Upadhyay , Shubham (SBICard)" w:date="2026-01-02T11:05:00Z" w:id="50">
        <w:r w:rsidRPr="00E8690F" w:rsidDel="008D0358">
          <w:rPr>
            <w:lang w:val="en-IN" w:eastAsia="en-IN"/>
          </w:rPr>
          <w:delText xml:space="preserve"> </w:delText>
        </w:r>
      </w:del>
      <w:r w:rsidRPr="00E8690F">
        <w:rPr>
          <w:lang w:val="en-IN" w:eastAsia="en-IN"/>
        </w:rPr>
        <w:t>Reward Points against a wide array of vouchers or for cash</w:t>
      </w:r>
    </w:p>
    <w:p w:rsidRPr="00E8690F" w:rsidR="00E8690F" w:rsidP="00E8690F" w:rsidRDefault="00E8690F" w14:paraId="47EB5872" w14:textId="16F1F1B7">
      <w:pPr>
        <w:pStyle w:val="ListParagraph"/>
        <w:numPr>
          <w:ilvl w:val="0"/>
          <w:numId w:val="5"/>
        </w:numPr>
        <w:spacing w:after="0"/>
      </w:pPr>
      <w:r w:rsidRPr="00E8690F">
        <w:t xml:space="preserve">Please </w:t>
      </w:r>
      <w:hyperlink w:tgtFrame="_blank" w:history="1" r:id="rId12">
        <w:r w:rsidRPr="00E8690F">
          <w:rPr>
            <w:rStyle w:val="Hyperlink"/>
          </w:rPr>
          <w:t>click here</w:t>
        </w:r>
      </w:hyperlink>
      <w:r w:rsidRPr="00E8690F">
        <w:t xml:space="preserve"> for detailed </w:t>
      </w:r>
      <w:r w:rsidRPr="00E8690F">
        <w:rPr>
          <w:lang w:val="en-IN"/>
        </w:rPr>
        <w:t>T</w:t>
      </w:r>
      <w:r w:rsidRPr="00E8690F">
        <w:t>&amp;</w:t>
      </w:r>
      <w:r w:rsidRPr="00E8690F">
        <w:rPr>
          <w:lang w:val="en-IN"/>
        </w:rPr>
        <w:t>C</w:t>
      </w:r>
      <w:ins w:author="Upadhyay , Shubham (SBICard)" w:date="2026-01-02T11:05:00Z" w:id="51">
        <w:r w:rsidR="008D0358">
          <w:rPr>
            <w:lang w:val="en-IN"/>
          </w:rPr>
          <w:t>s</w:t>
        </w:r>
      </w:ins>
    </w:p>
    <w:p w:rsidRPr="00E56665" w:rsidR="00E56665" w:rsidP="31085A07" w:rsidRDefault="00E8690F" w14:paraId="0F48B65F" w14:textId="6078A40E">
      <w:pPr>
        <w:spacing w:before="24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E8690F">
        <w:rPr>
          <w:b w:val="1"/>
          <w:bCs w:val="1"/>
          <w:lang w:val="en-IN"/>
        </w:rPr>
        <w:t xml:space="preserve">Exclusive </w:t>
      </w:r>
      <w:r w:rsidRPr="31085A07" w:rsidR="00E56665">
        <w:rPr>
          <w:b w:val="1"/>
          <w:bCs w:val="1"/>
          <w:lang w:val="en-IN"/>
        </w:rPr>
        <w:t xml:space="preserve">Milestone </w:t>
      </w:r>
      <w:r w:rsidRPr="31085A07" w:rsidR="00A11687">
        <w:rPr>
          <w:b w:val="1"/>
          <w:bCs w:val="1"/>
          <w:lang w:val="en-IN"/>
        </w:rPr>
        <w:t>Benefits</w:t>
      </w:r>
      <w:ins w:author="Upadhyay , Shubham (SBICard)" w:date="2026-01-15T17:32:00Z" w16du:dateUtc="2026-01-15T17:32:00Z" w:id="507736936">
        <w:r w:rsidRPr="31085A07" w:rsidR="00666524">
          <w:rPr>
            <w:b w:val="1"/>
            <w:bCs w:val="1"/>
            <w:lang w:val="en-IN"/>
          </w:rPr>
          <w:t xml:space="preserve"> </w:t>
        </w:r>
      </w:ins>
    </w:p>
    <w:p w:rsidR="00E8690F" w:rsidP="00E8690F" w:rsidRDefault="00E8690F" w14:paraId="406BD063" w14:textId="57B69AD5">
      <w:pPr>
        <w:pStyle w:val="ListParagraph"/>
        <w:numPr>
          <w:ilvl w:val="0"/>
          <w:numId w:val="63"/>
        </w:numPr>
        <w:rPr>
          <w:lang w:val="en-IN" w:eastAsia="en-IN"/>
        </w:rPr>
      </w:pPr>
      <w:r>
        <w:rPr>
          <w:lang w:val="en-IN" w:eastAsia="en-IN"/>
        </w:rPr>
        <w:t xml:space="preserve">Get </w:t>
      </w:r>
      <w:r w:rsidRPr="00E8690F">
        <w:rPr>
          <w:lang w:val="en-IN" w:eastAsia="en-IN"/>
        </w:rPr>
        <w:t xml:space="preserve">Yatra </w:t>
      </w:r>
      <w:ins w:author="Upadhyay , Shubham (SBICard)" w:date="2026-01-02T11:05:00Z" w:id="54">
        <w:r w:rsidR="008D0358">
          <w:rPr>
            <w:lang w:val="en-IN" w:eastAsia="en-IN"/>
          </w:rPr>
          <w:t>e-</w:t>
        </w:r>
      </w:ins>
      <w:r w:rsidRPr="00E8690F" w:rsidR="008D0358">
        <w:rPr>
          <w:lang w:val="en-IN" w:eastAsia="en-IN"/>
        </w:rPr>
        <w:t>V</w:t>
      </w:r>
      <w:r w:rsidRPr="00E8690F">
        <w:rPr>
          <w:lang w:val="en-IN" w:eastAsia="en-IN"/>
        </w:rPr>
        <w:t>oucher worth Rs. 5,000 on annual spends of Rs. 5 lakh</w:t>
      </w:r>
      <w:ins w:author="Upadhyay , Shubham (SBICard)" w:date="2026-01-02T11:05:00Z" w:id="55">
        <w:r w:rsidR="008D0358">
          <w:rPr>
            <w:lang w:val="en-IN" w:eastAsia="en-IN"/>
          </w:rPr>
          <w:t>s</w:t>
        </w:r>
      </w:ins>
      <w:del w:author="Upadhyay , Shubham (SBICard)" w:date="2026-01-02T11:05:00Z" w:id="56">
        <w:r w:rsidDel="008D0358">
          <w:rPr>
            <w:lang w:val="en-IN" w:eastAsia="en-IN"/>
          </w:rPr>
          <w:delText>.</w:delText>
        </w:r>
      </w:del>
    </w:p>
    <w:p w:rsidRPr="00E8690F" w:rsidR="00E8690F" w:rsidP="00E8690F" w:rsidRDefault="00E8690F" w14:paraId="60C4FAE7" w14:textId="2995AD7F">
      <w:pPr>
        <w:pStyle w:val="ListParagraph"/>
        <w:numPr>
          <w:ilvl w:val="0"/>
          <w:numId w:val="63"/>
        </w:numPr>
      </w:pPr>
      <w:r w:rsidRPr="00E8690F">
        <w:t>Please </w:t>
      </w:r>
      <w:hyperlink w:tgtFrame="_blank" w:history="1" r:id="rId14">
        <w:r w:rsidRPr="00E8690F">
          <w:rPr>
            <w:rStyle w:val="Hyperlink"/>
          </w:rPr>
          <w:t>click here</w:t>
        </w:r>
      </w:hyperlink>
      <w:r w:rsidRPr="00E8690F">
        <w:t xml:space="preserve"> for detailed </w:t>
      </w:r>
      <w:r w:rsidRPr="00E8690F">
        <w:rPr>
          <w:lang w:val="en-IN"/>
        </w:rPr>
        <w:t>T</w:t>
      </w:r>
      <w:r w:rsidRPr="00E8690F">
        <w:t>&amp;</w:t>
      </w:r>
      <w:r w:rsidRPr="00E8690F">
        <w:rPr>
          <w:lang w:val="en-IN"/>
        </w:rPr>
        <w:t>C</w:t>
      </w:r>
      <w:ins w:author="Upadhyay , Shubham (SBICard)" w:date="2026-01-02T11:05:00Z" w:id="57">
        <w:r w:rsidR="008D0358">
          <w:rPr>
            <w:lang w:val="en-IN"/>
          </w:rPr>
          <w:t>s</w:t>
        </w:r>
      </w:ins>
    </w:p>
    <w:p w:rsidRPr="00D62D74" w:rsidR="00D62D74" w:rsidP="31085A07" w:rsidRDefault="00D62D74" w14:paraId="5DEA7808" w14:textId="59D6BE35">
      <w:pPr>
        <w:spacing w:before="240" w:after="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D62D74">
        <w:rPr>
          <w:b w:val="1"/>
          <w:bCs w:val="1"/>
          <w:lang w:val="en-IN"/>
        </w:rPr>
        <w:t>International Lounge Program</w:t>
      </w:r>
      <w:ins w:author="Phulvinder Singh" w:date="2026-01-05T10:51:00Z" w16du:dateUtc="2026-01-05T10:51:00Z" w:id="970449592">
        <w:r w:rsidRPr="31085A07" w:rsidR="4C7F43F4">
          <w:rPr>
            <w:b w:val="1"/>
            <w:bCs w:val="1"/>
            <w:lang w:val="en-IN"/>
          </w:rPr>
          <w:t xml:space="preserve"> </w:t>
        </w:r>
      </w:ins>
    </w:p>
    <w:p w:rsidR="00CE5DB4" w:rsidP="00D34CF6" w:rsidRDefault="00D62D74" w14:paraId="4F832836" w14:textId="6EF1863D">
      <w:pPr>
        <w:numPr>
          <w:ilvl w:val="0"/>
          <w:numId w:val="65"/>
        </w:numPr>
        <w:spacing w:before="240" w:after="0"/>
        <w:rPr>
          <w:lang w:val="en-IN"/>
        </w:rPr>
      </w:pPr>
      <w:r w:rsidRPr="00D62D74">
        <w:rPr>
          <w:lang w:val="en-IN"/>
        </w:rPr>
        <w:t>Complimentary membership to Priority Pass Program worth $99 for first two years</w:t>
      </w:r>
    </w:p>
    <w:p w:rsidRPr="00D62D74" w:rsidR="00D62D74" w:rsidP="31085A07" w:rsidRDefault="00D62D74" w14:paraId="3D16D825" w14:textId="18DD2B64">
      <w:pPr>
        <w:spacing w:before="240" w:after="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D62D74">
        <w:rPr>
          <w:b w:val="1"/>
          <w:bCs w:val="1"/>
          <w:lang w:val="en-IN"/>
        </w:rPr>
        <w:t>Domestic Lounge Program</w:t>
      </w:r>
      <w:ins w:author="Phulvinder Singh" w:date="2026-01-05T10:51:00Z" w16du:dateUtc="2026-01-05T10:51:00Z" w:id="1881379406">
        <w:r w:rsidRPr="31085A07" w:rsidR="4D1EFDF6">
          <w:rPr>
            <w:b w:val="1"/>
            <w:bCs w:val="1"/>
            <w:lang w:val="en-IN"/>
          </w:rPr>
          <w:t xml:space="preserve"> </w:t>
        </w:r>
      </w:ins>
    </w:p>
    <w:p w:rsidR="00D62D74" w:rsidP="00D62D74" w:rsidRDefault="00D62D74" w14:paraId="306ED7A9" w14:textId="48B2124E">
      <w:pPr>
        <w:numPr>
          <w:ilvl w:val="0"/>
          <w:numId w:val="66"/>
        </w:numPr>
        <w:spacing w:before="240" w:after="0"/>
        <w:rPr>
          <w:lang w:val="en-IN"/>
        </w:rPr>
      </w:pPr>
      <w:r w:rsidRPr="00D62D74">
        <w:rPr>
          <w:lang w:val="en-IN"/>
        </w:rPr>
        <w:lastRenderedPageBreak/>
        <w:t xml:space="preserve">4 complimentary </w:t>
      </w:r>
      <w:r w:rsidRPr="00D62D74" w:rsidR="00666524">
        <w:rPr>
          <w:lang w:val="en-IN"/>
        </w:rPr>
        <w:t xml:space="preserve">Domestic Lounge Visits </w:t>
      </w:r>
      <w:r w:rsidRPr="00D62D74">
        <w:rPr>
          <w:lang w:val="en-IN"/>
        </w:rPr>
        <w:t>every year (max. 1 per quarter)</w:t>
      </w:r>
    </w:p>
    <w:p w:rsidRPr="00D62D74" w:rsidR="00D62D74" w:rsidP="31085A07" w:rsidRDefault="00D62D74" w14:paraId="6F34CA5D" w14:textId="41FD5BBD">
      <w:pPr>
        <w:spacing w:before="240" w:after="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1085A07" w:rsidR="00D62D74">
        <w:rPr>
          <w:b w:val="1"/>
          <w:bCs w:val="1"/>
          <w:lang w:val="en-IN"/>
        </w:rPr>
        <w:t>Annual Fee Reversal</w:t>
      </w:r>
      <w:ins w:author="Upadhyay , Shubham (SBICard)" w:date="2026-01-15T17:32:00Z" w16du:dateUtc="2026-01-15T17:32:00Z" w:id="1010543010">
        <w:r w:rsidRPr="31085A07" w:rsidR="00666524">
          <w:rPr>
            <w:b w:val="1"/>
            <w:bCs w:val="1"/>
            <w:lang w:val="en-IN"/>
          </w:rPr>
          <w:t xml:space="preserve"> </w:t>
        </w:r>
      </w:ins>
    </w:p>
    <w:p w:rsidR="00D62D74" w:rsidP="00D62D74" w:rsidRDefault="00D62D74" w14:paraId="30562E7A" w14:textId="4375FB20">
      <w:pPr>
        <w:numPr>
          <w:ilvl w:val="0"/>
          <w:numId w:val="67"/>
        </w:numPr>
        <w:spacing w:before="240" w:after="0"/>
        <w:rPr>
          <w:lang w:val="en-IN"/>
        </w:rPr>
      </w:pPr>
      <w:r w:rsidRPr="00D62D74">
        <w:rPr>
          <w:lang w:val="en-IN"/>
        </w:rPr>
        <w:t>Annual Fee reversal on spends of Rs. 3 lakh</w:t>
      </w:r>
      <w:ins w:author="Upadhyay , Shubham (SBICard)" w:date="2026-01-02T11:06:00Z" w:id="64">
        <w:r w:rsidR="008D0358">
          <w:rPr>
            <w:lang w:val="en-IN"/>
          </w:rPr>
          <w:t>s</w:t>
        </w:r>
      </w:ins>
      <w:r w:rsidRPr="00D62D74">
        <w:rPr>
          <w:lang w:val="en-IN"/>
        </w:rPr>
        <w:t xml:space="preserve"> or more in previous membership year</w:t>
      </w:r>
    </w:p>
    <w:p w:rsidRPr="00D62D74" w:rsidR="00D62D74" w:rsidP="00D62D74" w:rsidRDefault="00D62D74" w14:paraId="17E82CED" w14:textId="77777777">
      <w:pPr>
        <w:spacing w:after="0"/>
        <w:ind w:left="720"/>
        <w:rPr>
          <w:lang w:val="en-IN"/>
        </w:rPr>
      </w:pPr>
    </w:p>
    <w:p w:rsidRPr="00995FCF" w:rsidR="00D62D74" w:rsidP="31085A07" w:rsidRDefault="00D62D74" w14:paraId="73A5A601" w14:textId="47BEDC6B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1085A07" w:rsidR="00D62D74">
        <w:rPr>
          <w:b w:val="1"/>
          <w:bCs w:val="1"/>
          <w:lang w:val="en-IN"/>
        </w:rPr>
        <w:t>Fuel Surcharge Waiver</w:t>
      </w:r>
      <w:ins w:author="Upadhyay , Shubham (SBICard)" w:date="2026-01-15T17:32:00Z" w16du:dateUtc="2026-01-15T17:32:00Z" w:id="1976965971">
        <w:r w:rsidRPr="31085A07" w:rsidR="00666524">
          <w:rPr>
            <w:b w:val="1"/>
            <w:bCs w:val="1"/>
            <w:lang w:val="en-IN"/>
          </w:rPr>
          <w:t xml:space="preserve"> </w:t>
        </w:r>
      </w:ins>
    </w:p>
    <w:p w:rsidRPr="00F23D00" w:rsidR="00D62D74" w:rsidP="00D62D74" w:rsidRDefault="00D62D74" w14:paraId="34DE61C2" w14:textId="7777777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4,000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D62D74" w:rsidR="00D62D74" w:rsidP="00D62D74" w:rsidRDefault="00D62D74" w14:paraId="7959A977" w14:textId="0BBF5D79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25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="007E6A3E" w:rsidP="0009775C" w:rsidRDefault="007E6A3E" w14:paraId="3A985292" w14:textId="77777777">
      <w:pPr>
        <w:spacing w:after="0"/>
        <w:rPr>
          <w:ins w:author="Namita Salgiya" w:date="2026-01-02T18:43:00Z" w:id="67"/>
          <w:b/>
          <w:bCs/>
          <w:u w:val="single"/>
          <w:lang w:val="en-IN"/>
        </w:rPr>
      </w:pPr>
    </w:p>
    <w:p w:rsidRPr="00166BEB" w:rsidR="00C11942" w:rsidP="00C11942" w:rsidRDefault="00C11942" w14:paraId="0041C22A" w14:textId="77777777">
      <w:pPr>
        <w:jc w:val="center"/>
        <w:rPr>
          <w:ins w:author="Namita Salgiya" w:date="2026-01-02T18:43:00Z" w:id="68"/>
          <w:b/>
          <w:bCs/>
          <w:u w:val="single"/>
          <w:lang w:val="en-IN"/>
        </w:rPr>
      </w:pPr>
      <w:ins w:author="Namita Salgiya" w:date="2026-01-02T18:43:00Z" w:id="69">
        <w:r w:rsidRPr="00AD11D6">
          <w:rPr>
            <w:b/>
            <w:bCs/>
            <w:i/>
            <w:iCs/>
            <w:u w:val="single"/>
            <w:lang w:val="en-IN"/>
          </w:rPr>
          <w:t>Explore</w:t>
        </w:r>
        <w:r w:rsidRPr="00166BEB">
          <w:rPr>
            <w:b/>
            <w:bCs/>
            <w:u w:val="single"/>
            <w:lang w:val="en-IN"/>
          </w:rPr>
          <w:t xml:space="preserve"> REWARDS</w:t>
        </w:r>
      </w:ins>
    </w:p>
    <w:p w:rsidRPr="00E56665" w:rsidR="00C11942" w:rsidP="00C11942" w:rsidRDefault="00C11942" w14:paraId="5F28FA44" w14:textId="77777777">
      <w:pPr>
        <w:rPr>
          <w:ins w:author="Namita Salgiya" w:date="2026-01-02T18:43:00Z" w:id="70"/>
          <w:b/>
          <w:bCs/>
          <w:lang w:val="en-IN"/>
        </w:rPr>
      </w:pPr>
      <w:ins w:author="Namita Salgiya" w:date="2026-01-02T18:43:00Z" w:id="71">
        <w:r w:rsidRPr="00E8690F">
          <w:rPr>
            <w:b/>
            <w:bCs/>
          </w:rPr>
          <w:t>PhonePe</w:t>
        </w:r>
        <w:r>
          <w:rPr>
            <w:b/>
            <w:bCs/>
            <w:lang w:val="en-IN"/>
          </w:rPr>
          <w:t xml:space="preserve"> </w:t>
        </w:r>
        <w:r w:rsidRPr="00E56665">
          <w:rPr>
            <w:b/>
            <w:bCs/>
            <w:lang w:val="en-IN"/>
          </w:rPr>
          <w:t>Rewards</w:t>
        </w:r>
      </w:ins>
    </w:p>
    <w:p w:rsidRPr="00E8690F" w:rsidR="00C11942" w:rsidP="00C11942" w:rsidRDefault="00C11942" w14:paraId="4215E1A3" w14:textId="7C0B7EA8">
      <w:pPr>
        <w:pStyle w:val="ListParagraph"/>
        <w:numPr>
          <w:ilvl w:val="0"/>
          <w:numId w:val="5"/>
        </w:numPr>
        <w:rPr>
          <w:ins w:author="Namita Salgiya" w:date="2026-01-02T18:43:00Z" w:id="72"/>
          <w:lang w:val="en-IN" w:eastAsia="en-IN"/>
        </w:rPr>
      </w:pPr>
      <w:ins w:author="Namita Salgiya" w:date="2026-01-02T18:43:00Z" w:id="73">
        <w:r w:rsidRPr="00E8690F">
          <w:rPr>
            <w:lang w:val="en-IN" w:eastAsia="en-IN"/>
          </w:rPr>
          <w:t>10 Reward Points per Rs</w:t>
        </w:r>
        <w:r>
          <w:rPr>
            <w:lang w:val="en-IN" w:eastAsia="en-IN"/>
          </w:rPr>
          <w:t>.</w:t>
        </w:r>
        <w:r w:rsidRPr="00E8690F">
          <w:rPr>
            <w:lang w:val="en-IN" w:eastAsia="en-IN"/>
          </w:rPr>
          <w:t xml:space="preserve"> 100 on PhonePe &amp; </w:t>
        </w:r>
        <w:del w:author="Arun Kaushal" w:date="2026-03-03T15:47:00Z" w:id="74">
          <w:r w:rsidRPr="00E8690F" w:rsidDel="00200C40">
            <w:rPr>
              <w:lang w:val="en-IN" w:eastAsia="en-IN"/>
            </w:rPr>
            <w:delText>Pincode</w:delText>
          </w:r>
        </w:del>
        <w:r w:rsidRPr="00E8690F">
          <w:rPr>
            <w:lang w:val="en-IN" w:eastAsia="en-IN"/>
          </w:rPr>
          <w:t xml:space="preserve"> spends</w:t>
        </w:r>
      </w:ins>
    </w:p>
    <w:p w:rsidRPr="00E8690F" w:rsidR="00C11942" w:rsidP="00C11942" w:rsidRDefault="00C11942" w14:paraId="5C7E095F" w14:textId="579BDD9C">
      <w:pPr>
        <w:pStyle w:val="ListParagraph"/>
        <w:numPr>
          <w:ilvl w:val="0"/>
          <w:numId w:val="5"/>
        </w:numPr>
        <w:rPr>
          <w:ins w:author="Namita Salgiya" w:date="2026-01-02T18:43:00Z" w:id="75"/>
          <w:lang w:val="en-IN" w:eastAsia="en-IN"/>
        </w:rPr>
      </w:pPr>
      <w:ins w:author="Namita Salgiya" w:date="2026-01-02T18:43:00Z" w:id="76">
        <w:r w:rsidRPr="00E8690F">
          <w:rPr>
            <w:lang w:val="en-IN" w:eastAsia="en-IN"/>
          </w:rPr>
          <w:t>5 Reward Points per Rs</w:t>
        </w:r>
        <w:r>
          <w:rPr>
            <w:lang w:val="en-IN" w:eastAsia="en-IN"/>
          </w:rPr>
          <w:t>.</w:t>
        </w:r>
        <w:r w:rsidRPr="00E8690F">
          <w:rPr>
            <w:lang w:val="en-IN" w:eastAsia="en-IN"/>
          </w:rPr>
          <w:t xml:space="preserve"> 100 on online spends</w:t>
        </w:r>
      </w:ins>
    </w:p>
    <w:p w:rsidR="00C11942" w:rsidP="00C11942" w:rsidRDefault="00C11942" w14:paraId="6A3A7593" w14:textId="77777777">
      <w:pPr>
        <w:pStyle w:val="ListParagraph"/>
        <w:numPr>
          <w:ilvl w:val="0"/>
          <w:numId w:val="5"/>
        </w:numPr>
        <w:spacing w:after="0"/>
        <w:rPr>
          <w:ins w:author="Namita Salgiya" w:date="2026-01-02T18:43:00Z" w:id="77"/>
          <w:lang w:val="en-IN" w:eastAsia="en-IN"/>
        </w:rPr>
      </w:pPr>
      <w:ins w:author="Namita Salgiya" w:date="2026-01-02T18:43:00Z" w:id="78">
        <w:r w:rsidRPr="00E8690F">
          <w:rPr>
            <w:lang w:val="en-IN" w:eastAsia="en-IN"/>
          </w:rPr>
          <w:t>1 Reward Point per Rs</w:t>
        </w:r>
        <w:r>
          <w:rPr>
            <w:lang w:val="en-IN" w:eastAsia="en-IN"/>
          </w:rPr>
          <w:t>.</w:t>
        </w:r>
        <w:r w:rsidRPr="00E8690F">
          <w:rPr>
            <w:lang w:val="en-IN" w:eastAsia="en-IN"/>
          </w:rPr>
          <w:t xml:space="preserve"> 100 on other spends</w:t>
        </w:r>
      </w:ins>
    </w:p>
    <w:p w:rsidRPr="00E56665" w:rsidR="00C11942" w:rsidP="00C11942" w:rsidRDefault="00C11942" w14:paraId="6CE08C52" w14:textId="77777777">
      <w:pPr>
        <w:spacing w:before="240"/>
        <w:rPr>
          <w:ins w:author="Namita Salgiya" w:date="2026-01-02T18:43:00Z" w:id="79"/>
          <w:b/>
          <w:bCs/>
          <w:lang w:val="en-IN"/>
        </w:rPr>
      </w:pPr>
      <w:ins w:author="Namita Salgiya" w:date="2026-01-02T18:43:00Z" w:id="80">
        <w:r>
          <w:rPr>
            <w:b/>
            <w:bCs/>
            <w:lang w:val="en-IN"/>
          </w:rPr>
          <w:t xml:space="preserve">Exclusive </w:t>
        </w:r>
        <w:r w:rsidRPr="00E56665">
          <w:rPr>
            <w:b/>
            <w:bCs/>
            <w:lang w:val="en-IN"/>
          </w:rPr>
          <w:t xml:space="preserve">Milestone </w:t>
        </w:r>
        <w:r>
          <w:rPr>
            <w:b/>
            <w:bCs/>
            <w:lang w:val="en-IN"/>
          </w:rPr>
          <w:t>Benefits</w:t>
        </w:r>
      </w:ins>
    </w:p>
    <w:p w:rsidR="00C11942" w:rsidP="00C11942" w:rsidRDefault="00C11942" w14:paraId="7D742413" w14:textId="2B6AC683">
      <w:pPr>
        <w:pStyle w:val="ListParagraph"/>
        <w:numPr>
          <w:ilvl w:val="0"/>
          <w:numId w:val="63"/>
        </w:numPr>
        <w:rPr>
          <w:ins w:author="Namita Salgiya" w:date="2026-01-02T18:43:00Z" w:id="81"/>
          <w:lang w:val="en-IN" w:eastAsia="en-IN"/>
        </w:rPr>
      </w:pPr>
      <w:ins w:author="Namita Salgiya" w:date="2026-01-02T18:43:00Z" w:id="82">
        <w:r w:rsidRPr="00E8690F">
          <w:rPr>
            <w:lang w:val="en-IN" w:eastAsia="en-IN"/>
          </w:rPr>
          <w:t xml:space="preserve">Yatra </w:t>
        </w:r>
        <w:r>
          <w:rPr>
            <w:lang w:val="en-IN" w:eastAsia="en-IN"/>
          </w:rPr>
          <w:t>e-</w:t>
        </w:r>
        <w:r w:rsidRPr="00E8690F">
          <w:rPr>
            <w:lang w:val="en-IN" w:eastAsia="en-IN"/>
          </w:rPr>
          <w:t>Voucher worth Rs. 5,000 on annual spends of Rs. 5 lakh</w:t>
        </w:r>
        <w:r>
          <w:rPr>
            <w:lang w:val="en-IN" w:eastAsia="en-IN"/>
          </w:rPr>
          <w:t>s</w:t>
        </w:r>
      </w:ins>
    </w:p>
    <w:p w:rsidR="00C11942" w:rsidP="0009775C" w:rsidRDefault="00C11942" w14:paraId="4492F2C8" w14:textId="77777777">
      <w:pPr>
        <w:spacing w:after="0"/>
        <w:rPr>
          <w:b/>
          <w:bCs/>
          <w:u w:val="single"/>
          <w:lang w:val="en-IN"/>
        </w:rPr>
      </w:pPr>
    </w:p>
    <w:p w:rsidRPr="002D38D6" w:rsidR="002D38D6" w:rsidP="004A5805" w:rsidRDefault="002D38D6" w14:paraId="5605250A" w14:textId="47CFC9EF">
      <w:pPr>
        <w:jc w:val="center"/>
        <w:rPr>
          <w:b/>
          <w:bCs/>
          <w:u w:val="single"/>
          <w:lang w:val="en-IN"/>
        </w:rPr>
      </w:pPr>
      <w:r w:rsidRPr="002D38D6">
        <w:rPr>
          <w:b/>
          <w:bCs/>
          <w:u w:val="single"/>
          <w:lang w:val="en-IN"/>
        </w:rPr>
        <w:t>Fee &amp; Charges</w:t>
      </w:r>
    </w:p>
    <w:p w:rsidRPr="002D38D6" w:rsidR="002D38D6" w:rsidP="002D38D6" w:rsidRDefault="002D38D6" w14:paraId="07E865B8" w14:textId="4C43DF50">
      <w:pPr>
        <w:pStyle w:val="ListParagraph"/>
        <w:numPr>
          <w:ilvl w:val="0"/>
          <w:numId w:val="30"/>
        </w:numPr>
      </w:pPr>
      <w:r w:rsidRPr="002D38D6">
        <w:t>Annual Fee (one-time): Rs.</w:t>
      </w:r>
      <w:r>
        <w:t xml:space="preserve"> </w:t>
      </w:r>
      <w:r w:rsidR="00C009E7">
        <w:t>1</w:t>
      </w:r>
      <w:r w:rsidRPr="002D38D6">
        <w:t>,</w:t>
      </w:r>
      <w:r w:rsidR="00C009E7">
        <w:t>4</w:t>
      </w:r>
      <w:r w:rsidRPr="002D38D6">
        <w:t xml:space="preserve">99 </w:t>
      </w:r>
      <w:bookmarkStart w:name="_Hlk217726084" w:id="83"/>
      <w:r w:rsidRPr="002D38D6">
        <w:t>+ taxes </w:t>
      </w:r>
      <w:bookmarkEnd w:id="83"/>
    </w:p>
    <w:p w:rsidRPr="002D38D6" w:rsidR="002D38D6" w:rsidP="002D38D6" w:rsidRDefault="002D38D6" w14:paraId="3CCA290E" w14:textId="2E95D4BF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C009E7">
        <w:t>1</w:t>
      </w:r>
      <w:r w:rsidRPr="002D38D6" w:rsidR="00C009E7">
        <w:t>,</w:t>
      </w:r>
      <w:r w:rsidR="00C009E7">
        <w:t>4</w:t>
      </w:r>
      <w:r w:rsidRPr="002D38D6" w:rsidR="00C009E7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A579B5" w14:paraId="7060F76E" w14:textId="19B209F1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Annual Fee (one-time):</w:t>
      </w:r>
      <w:r>
        <w:rPr>
          <w:lang w:val="en-IN"/>
        </w:rPr>
        <w:t xml:space="preserve"> </w:t>
      </w:r>
      <w:r w:rsidRPr="00A579B5">
        <w:rPr>
          <w:lang w:val="en-IN"/>
        </w:rPr>
        <w:t>Rs. </w:t>
      </w:r>
      <w:r w:rsidR="00C009E7">
        <w:t>1</w:t>
      </w:r>
      <w:r w:rsidRPr="002D38D6" w:rsidR="00C009E7">
        <w:t>,</w:t>
      </w:r>
      <w:r w:rsidR="00C009E7">
        <w:t>4</w:t>
      </w:r>
      <w:r w:rsidRPr="002D38D6" w:rsidR="00C009E7">
        <w:t xml:space="preserve">99 </w:t>
      </w:r>
      <w:r w:rsidRPr="002D38D6" w:rsidR="000F1B2A">
        <w:t>+ taxes </w:t>
      </w:r>
    </w:p>
    <w:p w:rsidRPr="00A579B5" w:rsidR="00A579B5" w:rsidP="00A579B5" w:rsidRDefault="00A579B5" w14:paraId="5301376D" w14:textId="0FB3B6EA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Renewal Fee (per annum): Rs. </w:t>
      </w:r>
      <w:r w:rsidR="00C009E7">
        <w:t>1</w:t>
      </w:r>
      <w:r w:rsidRPr="002D38D6" w:rsidR="00C009E7">
        <w:t>,</w:t>
      </w:r>
      <w:r w:rsidR="00C009E7">
        <w:t>4</w:t>
      </w:r>
      <w:r w:rsidRPr="002D38D6" w:rsidR="00C009E7">
        <w:t xml:space="preserve">99 </w:t>
      </w:r>
      <w:r w:rsidRPr="002D38D6" w:rsidR="000F1B2A">
        <w:t>+ taxes </w:t>
      </w:r>
      <w:r w:rsidRPr="00A579B5">
        <w:rPr>
          <w:lang w:val="en-IN"/>
        </w:rPr>
        <w:t>from second year onwards</w:t>
      </w:r>
    </w:p>
    <w:p w:rsidRPr="00A579B5" w:rsidR="00A579B5" w:rsidP="00E56665" w:rsidRDefault="00A579B5" w14:paraId="099A0E29" w14:textId="247FD448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5T12:37:00Z" w:id="84">
        <w:r w:rsidR="00E74C9A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435986" w:rsidR="009164D7" w:rsidP="009164D7" w:rsidRDefault="009164D7" w14:paraId="00955866" w14:textId="37A45089">
      <w:pPr>
        <w:numPr>
          <w:ilvl w:val="0"/>
          <w:numId w:val="33"/>
        </w:numPr>
        <w:rPr>
          <w:ins w:author="Arun Kaushal" w:date="2026-01-02T19:55:00Z" w:id="85"/>
          <w:rStyle w:val="Hyperlink"/>
          <w:color w:val="auto"/>
          <w:u w:val="none"/>
          <w:lang w:val="en-IN"/>
          <w:rPrChange w:author="Arun Kaushal" w:date="2026-01-02T19:55:00Z" w:id="86">
            <w:rPr>
              <w:ins w:author="Arun Kaushal" w:date="2026-01-02T19:55:00Z" w:id="87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9">
        <w:r w:rsidRPr="009164D7">
          <w:rPr>
            <w:rStyle w:val="Hyperlink"/>
            <w:lang w:val="en-IN"/>
          </w:rPr>
          <w:t>Most Important Terms &amp; Conditions</w:t>
        </w:r>
      </w:hyperlink>
    </w:p>
    <w:p w:rsidR="00435986" w:rsidP="00435986" w:rsidRDefault="00435986" w14:paraId="35B25F67" w14:textId="39F43029">
      <w:pPr>
        <w:rPr>
          <w:ins w:author="Arun Kaushal" w:date="2026-01-02T19:55:00Z" w:id="88"/>
          <w:rStyle w:val="Hyperlink"/>
          <w:lang w:val="en-IN"/>
        </w:rPr>
      </w:pPr>
      <w:ins w:author="Arun Kaushal" w:date="2026-01-02T19:55:00Z" w:id="89">
        <w:r>
          <w:rPr>
            <w:rStyle w:val="Hyperlink"/>
            <w:lang w:val="en-IN"/>
          </w:rPr>
          <w:t>FAQs</w:t>
        </w:r>
      </w:ins>
    </w:p>
    <w:p w:rsidR="00435986" w:rsidDel="00E74C9A" w:rsidP="004A5805" w:rsidRDefault="00435986" w14:paraId="67E87AF2" w14:textId="67A3E9BD">
      <w:pPr>
        <w:jc w:val="center"/>
        <w:rPr>
          <w:del w:author="Namita Salgiya" w:date="2026-01-15T12:37:00Z" w:id="90"/>
          <w:lang w:val="en-IN"/>
        </w:rPr>
      </w:pPr>
      <w:ins w:author="Arun Kaushal" w:date="2026-01-02T19:55:00Z" w:id="91">
        <w:del w:author="Namita Salgiya" w:date="2026-01-15T12:37:00Z" w:id="92">
          <w:r w:rsidRPr="00435986" w:rsidDel="00E74C9A">
            <w:rPr>
              <w:lang w:val="en-IN"/>
            </w:rPr>
            <w:delText>https://www.sbicard.com/en/faq.page</w:delText>
          </w:r>
        </w:del>
      </w:ins>
    </w:p>
    <w:p w:rsidRPr="00BC38CC" w:rsidR="00E74C9A" w:rsidP="00E74C9A" w:rsidRDefault="00E74C9A" w14:paraId="5F97F7F8" w14:textId="77777777">
      <w:pPr>
        <w:rPr>
          <w:ins w:author="Namita Salgiya" w:date="2026-01-15T12:37:00Z" w:id="93"/>
          <w:b/>
          <w:bCs/>
          <w:lang w:val="en-IN"/>
        </w:rPr>
      </w:pPr>
      <w:bookmarkStart w:name="_Hlk219368909" w:id="94"/>
      <w:ins w:author="Namita Salgiya" w:date="2026-01-15T12:37:00Z" w:id="95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E74C9A" w:rsidP="00E74C9A" w:rsidRDefault="00E74C9A" w14:paraId="6410D26A" w14:textId="268244D1">
      <w:pPr>
        <w:rPr>
          <w:ins w:author="Namita Salgiya" w:date="2026-01-15T12:37:00Z" w:id="96"/>
          <w:lang w:val="en-IN"/>
        </w:rPr>
      </w:pPr>
      <w:ins w:author="Namita Salgiya" w:date="2026-01-15T12:37:00Z" w:id="97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1</w:t>
        </w:r>
      </w:ins>
      <w:ins w:author="Upadhyay , Shubham (SBICard)" w:date="2026-01-15T17:35:00Z" w:id="98">
        <w:r w:rsidR="00666524">
          <w:rPr>
            <w:lang w:val="en-IN"/>
          </w:rPr>
          <w:t>,</w:t>
        </w:r>
      </w:ins>
      <w:ins w:author="Namita Salgiya" w:date="2026-01-15T12:37:00Z" w:id="99">
        <w:r w:rsidRPr="00BC38CC">
          <w:rPr>
            <w:lang w:val="en-IN"/>
          </w:rPr>
          <w:t xml:space="preserve">499 + taxes. The Renewal Fee is Rs. </w:t>
        </w:r>
        <w:r>
          <w:rPr>
            <w:lang w:val="en-IN"/>
          </w:rPr>
          <w:t>1</w:t>
        </w:r>
      </w:ins>
      <w:ins w:author="Upadhyay , Shubham (SBICard)" w:date="2026-01-15T17:35:00Z" w:id="100">
        <w:r w:rsidR="00666524">
          <w:rPr>
            <w:lang w:val="en-IN"/>
          </w:rPr>
          <w:t>,</w:t>
        </w:r>
      </w:ins>
      <w:ins w:author="Namita Salgiya" w:date="2026-01-15T12:37:00Z" w:id="101">
        <w:r w:rsidRPr="00BC38CC">
          <w:rPr>
            <w:lang w:val="en-IN"/>
          </w:rPr>
          <w:t>499 + taxes from second year onwards.</w:t>
        </w:r>
      </w:ins>
    </w:p>
    <w:p w:rsidRPr="00BC38CC" w:rsidR="00E74C9A" w:rsidP="00E74C9A" w:rsidRDefault="00E74C9A" w14:paraId="746506DE" w14:textId="77777777">
      <w:pPr>
        <w:rPr>
          <w:ins w:author="Namita Salgiya" w:date="2026-01-15T12:37:00Z" w:id="102"/>
          <w:b/>
          <w:bCs/>
          <w:lang w:val="en-IN"/>
        </w:rPr>
      </w:pPr>
      <w:ins w:author="Namita Salgiya" w:date="2026-01-15T12:37:00Z" w:id="103">
        <w:r w:rsidRPr="00BC38CC">
          <w:rPr>
            <w:b/>
            <w:bCs/>
            <w:lang w:val="en-IN"/>
          </w:rPr>
          <w:t>Can I use my card internationally?</w:t>
        </w:r>
      </w:ins>
    </w:p>
    <w:p w:rsidR="00366EE4" w:rsidP="00E74C9A" w:rsidRDefault="00E74C9A" w14:paraId="53A85A76" w14:textId="1A72750C">
      <w:pPr>
        <w:rPr>
          <w:ins w:author="Namita Salgiya" w:date="2026-01-15T12:37:00Z" w:id="104"/>
          <w:lang w:val="en-IN" w:eastAsia="en-IN"/>
        </w:rPr>
      </w:pPr>
      <w:ins w:author="Namita Salgiya" w:date="2026-01-15T12:37:00Z" w:id="105">
        <w:r w:rsidRPr="00BC38CC">
          <w:rPr>
            <w:lang w:val="en-IN"/>
          </w:rPr>
          <w:t xml:space="preserve">Yes, you can withdraw cash from over </w:t>
        </w:r>
        <w:r w:rsidRPr="004A5805" w:rsidR="00366EE4">
          <w:rPr>
            <w:lang w:val="en-IN" w:eastAsia="en-IN"/>
          </w:rPr>
          <w:t>1 million ATMs across the globe</w:t>
        </w:r>
        <w:r w:rsidR="00366EE4">
          <w:rPr>
            <w:lang w:val="en-IN" w:eastAsia="en-IN"/>
          </w:rPr>
          <w:t>.</w:t>
        </w:r>
      </w:ins>
    </w:p>
    <w:p w:rsidRPr="00BC38CC" w:rsidR="00E74C9A" w:rsidP="00E74C9A" w:rsidRDefault="00E74C9A" w14:paraId="4C2A2310" w14:textId="52103AB0">
      <w:pPr>
        <w:rPr>
          <w:ins w:author="Namita Salgiya" w:date="2026-01-15T12:37:00Z" w:id="106"/>
          <w:b/>
          <w:bCs/>
          <w:lang w:val="en-IN"/>
        </w:rPr>
      </w:pPr>
      <w:ins w:author="Namita Salgiya" w:date="2026-01-15T12:37:00Z" w:id="107">
        <w:r w:rsidRPr="00BC38CC">
          <w:rPr>
            <w:b/>
            <w:bCs/>
            <w:lang w:val="en-IN"/>
          </w:rPr>
          <w:lastRenderedPageBreak/>
          <w:t>How can I apply for the card?</w:t>
        </w:r>
      </w:ins>
    </w:p>
    <w:p w:rsidRPr="00BC38CC" w:rsidR="00E74C9A" w:rsidP="00E74C9A" w:rsidRDefault="00E74C9A" w14:paraId="078FF4A2" w14:textId="77777777">
      <w:pPr>
        <w:rPr>
          <w:ins w:author="Namita Salgiya" w:date="2026-01-15T12:37:00Z" w:id="108"/>
          <w:lang w:val="en-IN"/>
        </w:rPr>
      </w:pPr>
      <w:ins w:author="Namita Salgiya" w:date="2026-01-15T12:37:00Z" w:id="109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94"/>
      </w:ins>
    </w:p>
    <w:p w:rsidR="00E74C9A" w:rsidRDefault="00E74C9A" w14:paraId="4DD43EF2" w14:textId="77777777">
      <w:pPr>
        <w:rPr>
          <w:ins w:author="Namita Salgiya" w:date="2026-01-15T12:37:00Z" w:id="110"/>
          <w:lang w:val="en-IN"/>
        </w:rPr>
        <w:pPrChange w:author="Arun Kaushal" w:date="2026-01-02T19:55:00Z" w:id="111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435986">
        <w:rPr>
          <w:b/>
          <w:bCs/>
          <w:i/>
          <w:iCs/>
          <w:u w:val="single"/>
          <w:lang w:val="en-IN"/>
          <w:rPrChange w:author="Arun Kaushal" w:date="2026-01-02T19:55:00Z" w:id="112">
            <w:rPr>
              <w:b/>
              <w:bCs/>
              <w:u w:val="single"/>
              <w:lang w:val="en-IN"/>
            </w:rPr>
          </w:rPrChange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435986">
        <w:rPr>
          <w:b/>
          <w:bCs/>
          <w:caps/>
          <w:u w:val="single"/>
          <w:lang w:val="en-IN"/>
          <w:rPrChange w:author="Arun Kaushal" w:date="2026-01-02T19:55:00Z" w:id="113">
            <w:rPr>
              <w:b/>
              <w:bCs/>
              <w:u w:val="single"/>
              <w:lang w:val="en-IN"/>
            </w:rPr>
          </w:rPrChange>
        </w:rPr>
        <w:t>Features</w:t>
      </w:r>
    </w:p>
    <w:p w:rsidR="009164D7" w:rsidP="009164D7" w:rsidRDefault="009164D7" w14:paraId="289EDF4C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C37A02" w:rsidP="00C37A02" w:rsidRDefault="00AC2D69" w14:paraId="1D076BAA" w14:textId="3B545E10">
      <w:pPr>
        <w:pStyle w:val="ListParagraph"/>
        <w:numPr>
          <w:ilvl w:val="0"/>
          <w:numId w:val="33"/>
        </w:num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 w:rsidR="00C37A02">
        <w:t xml:space="preserve">Make everyday payments effortlessly with </w:t>
      </w:r>
      <w:r w:rsidRPr="00CA2AD8" w:rsidR="00CA2AD8">
        <w:rPr>
          <w:lang w:val="en-IN"/>
        </w:rPr>
        <w:t>PhonePe SBI Card SELECT BLACK</w:t>
      </w:r>
      <w:r w:rsidRPr="00C37A02" w:rsidR="00C37A02">
        <w:t>. Simply tap your card on a secure reader for instant transactions.</w:t>
      </w:r>
    </w:p>
    <w:p w:rsidRPr="00AC2D69" w:rsidR="00AC2D69" w:rsidP="00AC2D69" w:rsidRDefault="00AC2D69" w14:paraId="1D300E79" w14:textId="4CF9D76B">
      <w:pPr>
        <w:pStyle w:val="ListParagraph"/>
        <w:numPr>
          <w:ilvl w:val="0"/>
          <w:numId w:val="33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AC2D69" w:rsidP="00AC2D69" w:rsidRDefault="00AC2D69" w14:paraId="57A801E9" w14:textId="38073117">
      <w:pPr>
        <w:pStyle w:val="ListParagraph"/>
        <w:numPr>
          <w:ilvl w:val="0"/>
          <w:numId w:val="45"/>
        </w:numPr>
        <w:rPr>
          <w:ins w:author="Namita Salgiya" w:date="2026-01-02T18:43:00Z" w:id="114"/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</w:t>
      </w:r>
      <w:commentRangeStart w:id="115"/>
      <w:r w:rsidRPr="00AC2D69">
        <w:rPr>
          <w:lang w:val="en-IN"/>
        </w:rPr>
        <w:t xml:space="preserve">Visa </w:t>
      </w:r>
      <w:r w:rsidRPr="00AC2D69" w:rsidR="008D0358">
        <w:rPr>
          <w:lang w:val="en-IN"/>
        </w:rPr>
        <w:t>P</w:t>
      </w:r>
      <w:r w:rsidRPr="00AC2D69">
        <w:rPr>
          <w:lang w:val="en-IN"/>
        </w:rPr>
        <w:t xml:space="preserve">ayWave’s </w:t>
      </w:r>
      <w:commentRangeEnd w:id="115"/>
      <w:r w:rsidRPr="00AC2D69" w:rsidR="008E1305">
        <w:rPr>
          <w:rStyle w:val="CommentReference"/>
          <w:sz w:val="22"/>
          <w:szCs w:val="22"/>
          <w:lang w:val="en-IN"/>
        </w:rPr>
        <w:commentReference w:id="115"/>
      </w:r>
      <w:r w:rsidRPr="00AC2D69">
        <w:rPr>
          <w:lang w:val="en-IN"/>
        </w:rPr>
        <w:t>unique security key ensures that even if the card is tapped multiple times, only one transaction is processed.</w:t>
      </w:r>
    </w:p>
    <w:bookmarkStart w:name="_Hlk219368972" w:id="116"/>
    <w:p w:rsidRPr="001A04C4" w:rsidR="007228F1" w:rsidP="007228F1" w:rsidRDefault="007228F1" w14:paraId="042ACC43" w14:textId="77777777">
      <w:pPr>
        <w:pStyle w:val="ListParagraph"/>
        <w:numPr>
          <w:ilvl w:val="0"/>
          <w:numId w:val="45"/>
        </w:numPr>
        <w:rPr>
          <w:ins w:author="Namita Salgiya" w:date="2026-01-15T12:38:00Z" w:id="117"/>
        </w:rPr>
      </w:pPr>
      <w:ins w:author="Namita Salgiya" w:date="2026-01-15T12:38:00Z" w:id="118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7228F1" w:rsidR="00C11942" w:rsidP="007228F1" w:rsidRDefault="007228F1" w14:paraId="55DD74AE" w14:textId="499052D5">
      <w:pPr>
        <w:pStyle w:val="ListParagraph"/>
        <w:numPr>
          <w:ilvl w:val="0"/>
          <w:numId w:val="45"/>
        </w:numPr>
        <w:rPr>
          <w:rPrChange w:author="Namita Salgiya" w:date="2026-01-15T12:38:00Z" w:id="119">
            <w:rPr>
              <w:lang w:val="en-IN"/>
            </w:rPr>
          </w:rPrChange>
        </w:rPr>
      </w:pPr>
      <w:ins w:author="Namita Salgiya" w:date="2026-01-15T12:38:00Z" w:id="120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  <w:bookmarkEnd w:id="116"/>
    </w:p>
    <w:p w:rsidRPr="009164D7" w:rsidR="004A5805" w:rsidP="004A5805" w:rsidRDefault="004A5805" w14:paraId="5C097B34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4A5805" w:rsidR="004A5805" w:rsidP="004A5805" w:rsidRDefault="004A5805" w14:paraId="72C8542D" w14:textId="536DD102">
      <w:pPr>
        <w:pStyle w:val="ListParagraph"/>
        <w:numPr>
          <w:ilvl w:val="0"/>
          <w:numId w:val="49"/>
        </w:numPr>
        <w:rPr>
          <w:lang w:val="en-IN" w:eastAsia="en-IN"/>
        </w:rPr>
      </w:pPr>
      <w:r w:rsidRPr="004A5805">
        <w:rPr>
          <w:lang w:val="en-IN" w:eastAsia="en-IN"/>
        </w:rPr>
        <w:t>Withdraw cash from over 1 million ATMs across the globe</w:t>
      </w:r>
    </w:p>
    <w:p w:rsidRPr="004A5805" w:rsidR="004A5805" w:rsidP="004A5805" w:rsidRDefault="004A5805" w14:paraId="7435F394" w14:textId="77777777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</w:p>
    <w:p w:rsidRPr="004A5805" w:rsidR="004A5805" w:rsidP="004A5805" w:rsidRDefault="004A5805" w14:paraId="037EB0CB" w14:textId="31F0991C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EMIs.</w:t>
      </w:r>
    </w:p>
    <w:p w:rsidR="009164D7" w:rsidP="009164D7" w:rsidRDefault="004A5805" w14:paraId="1621E434" w14:textId="1897D0DB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 xml:space="preserve">Applicable on transactions of </w:t>
      </w:r>
      <w:r>
        <w:rPr>
          <w:lang w:val="en-IN"/>
        </w:rPr>
        <w:t xml:space="preserve">Rs. </w:t>
      </w:r>
      <w:r w:rsidRPr="004A5805">
        <w:rPr>
          <w:lang w:val="en-IN"/>
        </w:rPr>
        <w:t>2,500 or more.</w:t>
      </w:r>
    </w:p>
    <w:p w:rsidR="00CA2AD8" w:rsidP="00CA2AD8" w:rsidRDefault="00200C40" w14:paraId="5AE5B97A" w14:textId="67DF0F7F">
      <w:pPr>
        <w:pStyle w:val="ListParagraph"/>
        <w:numPr>
          <w:ilvl w:val="0"/>
          <w:numId w:val="49"/>
        </w:numPr>
        <w:rPr>
          <w:ins w:author="Namita Salgiya" w:date="2026-01-15T12:38:00Z" w:id="121"/>
        </w:rPr>
      </w:pPr>
      <w:hyperlink w:tgtFrame="_blank" w:history="1" r:id="rId24">
        <w:r w:rsidRPr="00173FDA" w:rsidR="00CA2AD8">
          <w:rPr>
            <w:rStyle w:val="Hyperlink"/>
          </w:rPr>
          <w:t>Click here</w:t>
        </w:r>
      </w:hyperlink>
      <w:r w:rsidRPr="00173FDA" w:rsidR="00CA2AD8">
        <w:t xml:space="preserve"> to know more</w:t>
      </w:r>
      <w:r w:rsidR="00CA2AD8">
        <w:t>.</w:t>
      </w:r>
    </w:p>
    <w:p w:rsidRPr="00F534F3" w:rsidR="007228F1" w:rsidP="007228F1" w:rsidRDefault="007228F1" w14:paraId="46488D35" w14:textId="77777777">
      <w:pPr>
        <w:rPr>
          <w:ins w:author="Namita Salgiya" w:date="2026-01-15T12:39:00Z" w:id="122"/>
          <w:b/>
          <w:bCs/>
          <w:lang w:val="en-IN"/>
        </w:rPr>
      </w:pPr>
      <w:bookmarkStart w:name="_Hlk219363897" w:id="123"/>
      <w:ins w:author="Namita Salgiya" w:date="2026-01-15T12:39:00Z" w:id="124">
        <w:r w:rsidRPr="00F534F3">
          <w:rPr>
            <w:b/>
            <w:bCs/>
            <w:lang w:val="en-IN"/>
          </w:rPr>
          <w:t>Add-on Cards</w:t>
        </w:r>
      </w:ins>
    </w:p>
    <w:p w:rsidRPr="00AC1ED4" w:rsidR="007228F1" w:rsidP="007228F1" w:rsidRDefault="007228F1" w14:paraId="685DF6D4" w14:textId="77777777">
      <w:pPr>
        <w:pStyle w:val="ListParagraph"/>
        <w:numPr>
          <w:ilvl w:val="0"/>
          <w:numId w:val="69"/>
        </w:numPr>
        <w:rPr>
          <w:ins w:author="Namita Salgiya" w:date="2026-01-15T12:39:00Z" w:id="125"/>
        </w:rPr>
      </w:pPr>
      <w:ins w:author="Namita Salgiya" w:date="2026-01-15T12:39:00Z" w:id="126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7228F1" w:rsidP="007228F1" w:rsidRDefault="007228F1" w14:paraId="77D31547" w14:textId="77777777">
      <w:pPr>
        <w:rPr>
          <w:ins w:author="Namita Salgiya" w:date="2026-01-15T12:39:00Z" w:id="127"/>
          <w:b/>
          <w:bCs/>
        </w:rPr>
      </w:pPr>
      <w:ins w:author="Namita Salgiya" w:date="2026-01-15T12:39:00Z" w:id="128">
        <w:r w:rsidRPr="00AC1ED4">
          <w:rPr>
            <w:b/>
            <w:bCs/>
          </w:rPr>
          <w:t>Easy Bill Pay Facility</w:t>
        </w:r>
      </w:ins>
    </w:p>
    <w:p w:rsidRPr="00AC1ED4" w:rsidR="007228F1" w:rsidP="007228F1" w:rsidRDefault="007228F1" w14:paraId="77E44511" w14:textId="77777777">
      <w:pPr>
        <w:pStyle w:val="ListParagraph"/>
        <w:numPr>
          <w:ilvl w:val="0"/>
          <w:numId w:val="69"/>
        </w:numPr>
        <w:rPr>
          <w:ins w:author="Namita Salgiya" w:date="2026-01-15T12:39:00Z" w:id="129"/>
        </w:rPr>
      </w:pPr>
      <w:ins w:author="Namita Salgiya" w:date="2026-01-15T12:39:00Z" w:id="130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7228F1" w:rsidP="007228F1" w:rsidRDefault="007228F1" w14:paraId="0B3A9C2F" w14:textId="77777777">
      <w:pPr>
        <w:rPr>
          <w:ins w:author="Namita Salgiya" w:date="2026-01-15T12:39:00Z" w:id="131"/>
          <w:b/>
          <w:bCs/>
        </w:rPr>
      </w:pPr>
      <w:ins w:author="Namita Salgiya" w:date="2026-01-15T12:39:00Z" w:id="132">
        <w:r w:rsidRPr="005E66AE">
          <w:rPr>
            <w:b/>
            <w:bCs/>
          </w:rPr>
          <w:t>Balance Transfer on EMI</w:t>
        </w:r>
      </w:ins>
    </w:p>
    <w:p w:rsidRPr="005E66AE" w:rsidR="007228F1" w:rsidP="007228F1" w:rsidRDefault="007228F1" w14:paraId="6286660D" w14:textId="77777777">
      <w:pPr>
        <w:pStyle w:val="ListParagraph"/>
        <w:numPr>
          <w:ilvl w:val="0"/>
          <w:numId w:val="49"/>
        </w:numPr>
        <w:rPr>
          <w:ins w:author="Namita Salgiya" w:date="2026-01-15T12:39:00Z" w:id="133"/>
        </w:rPr>
      </w:pPr>
      <w:ins w:author="Namita Salgiya" w:date="2026-01-15T12:39:00Z" w:id="134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="0015401B" w:rsidP="0015401B" w:rsidRDefault="0015401B" w14:paraId="43F8F60B" w14:textId="77777777">
      <w:pPr>
        <w:pStyle w:val="ListParagraph"/>
        <w:numPr>
          <w:ilvl w:val="0"/>
          <w:numId w:val="49"/>
        </w:numPr>
        <w:spacing w:line="256" w:lineRule="auto"/>
        <w:rPr>
          <w:ins w:author="Singh, Vijaita (SBICard)" w:date="2026-01-21T11:46:00Z" w:id="135"/>
        </w:rPr>
      </w:pPr>
      <w:ins w:author="Singh, Vijaita (SBICard)" w:date="2026-01-21T11:46:00Z" w:id="136">
        <w:r>
          <w:t xml:space="preserve">Transfer outstanding balances of other banks’ credit cards to your </w:t>
        </w:r>
        <w:r>
          <w:rPr>
            <w:lang w:val="en-IN"/>
          </w:rPr>
          <w:t xml:space="preserve">PhonePe SBI Card SELECT BLACK </w:t>
        </w:r>
        <w:r>
          <w:t xml:space="preserve">at a lower interest rate and repay in easy EMIs.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to know about Balance Transfer on EMI.</w:t>
        </w:r>
      </w:ins>
    </w:p>
    <w:p w:rsidRPr="005E66AE" w:rsidR="007228F1" w:rsidDel="0015401B" w:rsidP="007228F1" w:rsidRDefault="007228F1" w14:paraId="5905FCA7" w14:textId="33905AD2">
      <w:pPr>
        <w:pStyle w:val="ListParagraph"/>
        <w:numPr>
          <w:ilvl w:val="0"/>
          <w:numId w:val="49"/>
        </w:numPr>
        <w:rPr>
          <w:ins w:author="Namita Salgiya" w:date="2026-01-15T12:39:00Z" w:id="137"/>
          <w:del w:author="Singh, Vijaita (SBICard)" w:date="2026-01-21T11:46:00Z" w:id="138"/>
        </w:rPr>
      </w:pPr>
      <w:ins w:author="Namita Salgiya" w:date="2026-01-15T12:39:00Z" w:id="139">
        <w:del w:author="Singh, Vijaita (SBICard)" w:date="2026-01-21T11:46:00Z" w:id="140">
          <w:r w:rsidRPr="005E66AE" w:rsidDel="0015401B">
            <w:delText>Transfer outstanding balance</w:delText>
          </w:r>
          <w:r w:rsidDel="0015401B">
            <w:delText>s</w:delText>
          </w:r>
          <w:r w:rsidRPr="005E66AE" w:rsidDel="0015401B">
            <w:delText xml:space="preserve"> of other banks’ credit cards to your </w:delText>
          </w:r>
          <w:r w:rsidRPr="00CA2AD8" w:rsidDel="0015401B">
            <w:rPr>
              <w:lang w:val="en-IN"/>
            </w:rPr>
            <w:delText>PhonePe SBI Card SELECT</w:delText>
          </w:r>
          <w:r w:rsidDel="0015401B">
            <w:rPr>
              <w:lang w:val="en-IN"/>
            </w:rPr>
            <w:delText xml:space="preserve"> </w:delText>
          </w:r>
          <w:r w:rsidRPr="00377F55" w:rsidDel="0015401B">
            <w:delText>at a lower interest rate and repay in easy EMIs.</w:delText>
          </w:r>
          <w:r w:rsidDel="0015401B">
            <w:delText xml:space="preserve"> </w:delText>
          </w:r>
          <w:r w:rsidRPr="005E66AE" w:rsidDel="0015401B">
            <w:fldChar w:fldCharType="begin"/>
          </w:r>
          <w:r w:rsidRPr="005E66AE" w:rsidDel="0015401B">
            <w:delInstrText>HYPERLINK "https://www.sbicard.com/en/personal/benefits/lower-interest-option/balance-transfer-on-emi.page" \t "_blank"</w:delInstrText>
          </w:r>
          <w:r w:rsidRPr="005E66AE" w:rsidDel="0015401B">
            <w:fldChar w:fldCharType="separate"/>
          </w:r>
          <w:r w:rsidRPr="005E66AE" w:rsidDel="0015401B">
            <w:rPr>
              <w:rStyle w:val="Hyperlink"/>
            </w:rPr>
            <w:delText>Click here</w:delText>
          </w:r>
          <w:r w:rsidRPr="005E66AE" w:rsidDel="0015401B">
            <w:fldChar w:fldCharType="end"/>
          </w:r>
          <w:r w:rsidDel="0015401B">
            <w:delText xml:space="preserve"> </w:delText>
          </w:r>
          <w:r w:rsidRPr="005E66AE" w:rsidDel="0015401B">
            <w:delText>to know about Balance Transfer on EMI</w:delText>
          </w:r>
          <w:r w:rsidDel="0015401B">
            <w:delText>.</w:delText>
          </w:r>
        </w:del>
      </w:ins>
    </w:p>
    <w:p w:rsidRPr="005E66AE" w:rsidR="007228F1" w:rsidP="007228F1" w:rsidRDefault="007228F1" w14:paraId="55BA7D24" w14:textId="77777777">
      <w:pPr>
        <w:pStyle w:val="ListParagraph"/>
        <w:numPr>
          <w:ilvl w:val="0"/>
          <w:numId w:val="49"/>
        </w:numPr>
        <w:rPr>
          <w:ins w:author="Namita Salgiya" w:date="2026-01-15T12:39:00Z" w:id="141"/>
        </w:rPr>
      </w:pPr>
      <w:ins w:author="Namita Salgiya" w:date="2026-01-15T12:39:00Z" w:id="142">
        <w:r w:rsidRPr="00247784">
          <w:t>Login to your account to avail this facility.</w:t>
        </w:r>
      </w:ins>
    </w:p>
    <w:bookmarkEnd w:id="123"/>
    <w:p w:rsidRPr="00CA2AD8" w:rsidR="00C11942" w:rsidP="31085A07" w:rsidRDefault="00C11942" w14:paraId="27885440" w14:textId="77777777">
      <w:pPr>
        <w:pStyle w:val="Normal"/>
      </w:pPr>
    </w:p>
    <w:sectPr w:rsidRPr="00CA2AD8" w:rsidR="00C11942">
      <w:footerReference w:type="even" r:id="rId25"/>
      <w:footerReference w:type="default" r:id="rId26"/>
      <w:footerReference w:type="first" r:id="rId2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02T12:14:00Z" w:id="115">
    <w:p w:rsidR="008E1305" w:rsidP="008E1305" w:rsidRDefault="008E1305" w14:paraId="0AFFE04C" w14:textId="77777777">
      <w:pPr>
        <w:pStyle w:val="CommentText"/>
      </w:pPr>
      <w:r>
        <w:rPr>
          <w:rStyle w:val="CommentReference"/>
        </w:rPr>
        <w:annotationRef/>
      </w:r>
      <w:r>
        <w:t>Please evaluate...Why only Visa?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FFE0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CDD2642" w16cex:dateUtc="2026-01-02T0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FFE04C" w16cid:durableId="3CDD26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183B" w:rsidP="0015401B" w:rsidRDefault="00C8183B" w14:paraId="7A103C7D" w14:textId="77777777">
      <w:pPr>
        <w:spacing w:after="0" w:line="240" w:lineRule="auto"/>
      </w:pPr>
      <w:r>
        <w:separator/>
      </w:r>
    </w:p>
  </w:endnote>
  <w:endnote w:type="continuationSeparator" w:id="0">
    <w:p w:rsidR="00C8183B" w:rsidP="0015401B" w:rsidRDefault="00C8183B" w14:paraId="3F6A86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5401B" w:rsidRDefault="0015401B" w14:paraId="4CC197F2" w14:textId="446467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D6F373" wp14:editId="4B63FF8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557922210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01B" w:rsidR="0015401B" w:rsidP="0015401B" w:rsidRDefault="0015401B" w14:paraId="42D400F6" w14:textId="5A35A46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40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5AD6F373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fill o:detectmouseclick="t"/>
              <v:textbox style="mso-fit-shape-to-text:t" inset="0,0,0,15pt">
                <w:txbxContent>
                  <w:p w:rsidRPr="0015401B" w:rsidR="0015401B" w:rsidP="0015401B" w:rsidRDefault="0015401B" w14:paraId="42D400F6" w14:textId="5A35A46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5401B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5401B" w:rsidRDefault="0015401B" w14:paraId="2316EFC4" w14:textId="3C603C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0C0922" wp14:editId="725C529E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074785523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01B" w:rsidR="0015401B" w:rsidP="0015401B" w:rsidRDefault="0015401B" w14:paraId="2A8D9AFA" w14:textId="157F1FA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40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530C0922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fill o:detectmouseclick="t"/>
              <v:textbox style="mso-fit-shape-to-text:t" inset="0,0,0,15pt">
                <w:txbxContent>
                  <w:p w:rsidRPr="0015401B" w:rsidR="0015401B" w:rsidP="0015401B" w:rsidRDefault="0015401B" w14:paraId="2A8D9AFA" w14:textId="157F1FA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5401B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5401B" w:rsidRDefault="0015401B" w14:paraId="20ADEFE2" w14:textId="3FDA61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E4D22D" wp14:editId="28ABC5F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812477167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01B" w:rsidR="0015401B" w:rsidP="0015401B" w:rsidRDefault="0015401B" w14:paraId="5400F65D" w14:textId="43F836A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401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37E4D22D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fill o:detectmouseclick="t"/>
              <v:textbox style="mso-fit-shape-to-text:t" inset="0,0,0,15pt">
                <w:txbxContent>
                  <w:p w:rsidRPr="0015401B" w:rsidR="0015401B" w:rsidP="0015401B" w:rsidRDefault="0015401B" w14:paraId="5400F65D" w14:textId="43F836A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5401B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183B" w:rsidP="0015401B" w:rsidRDefault="00C8183B" w14:paraId="57EAAE8F" w14:textId="77777777">
      <w:pPr>
        <w:spacing w:after="0" w:line="240" w:lineRule="auto"/>
      </w:pPr>
      <w:r>
        <w:separator/>
      </w:r>
    </w:p>
  </w:footnote>
  <w:footnote w:type="continuationSeparator" w:id="0">
    <w:p w:rsidR="00C8183B" w:rsidP="0015401B" w:rsidRDefault="00C8183B" w14:paraId="28A802A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18457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43081D"/>
    <w:multiLevelType w:val="multilevel"/>
    <w:tmpl w:val="C1A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1F35DD9"/>
    <w:multiLevelType w:val="multilevel"/>
    <w:tmpl w:val="1B2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76367D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8A24178"/>
    <w:multiLevelType w:val="hybridMultilevel"/>
    <w:tmpl w:val="BA0836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9713F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28241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5C7E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45A9399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85A601F"/>
    <w:multiLevelType w:val="multilevel"/>
    <w:tmpl w:val="81D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C8E3AA3"/>
    <w:multiLevelType w:val="multilevel"/>
    <w:tmpl w:val="986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F7B74E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23F705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65A732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6C62DEB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0DA5CEA"/>
    <w:multiLevelType w:val="multilevel"/>
    <w:tmpl w:val="AE7E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A755CA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AF049FF"/>
    <w:multiLevelType w:val="hybridMultilevel"/>
    <w:tmpl w:val="0CB4A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E5467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776540C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EC0625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49"/>
  </w:num>
  <w:num w:numId="3">
    <w:abstractNumId w:val="23"/>
  </w:num>
  <w:num w:numId="4">
    <w:abstractNumId w:val="11"/>
  </w:num>
  <w:num w:numId="5">
    <w:abstractNumId w:val="54"/>
  </w:num>
  <w:num w:numId="6">
    <w:abstractNumId w:val="50"/>
  </w:num>
  <w:num w:numId="7">
    <w:abstractNumId w:val="17"/>
  </w:num>
  <w:num w:numId="8">
    <w:abstractNumId w:val="28"/>
  </w:num>
  <w:num w:numId="9">
    <w:abstractNumId w:val="8"/>
  </w:num>
  <w:num w:numId="10">
    <w:abstractNumId w:val="58"/>
  </w:num>
  <w:num w:numId="11">
    <w:abstractNumId w:val="51"/>
  </w:num>
  <w:num w:numId="12">
    <w:abstractNumId w:val="26"/>
  </w:num>
  <w:num w:numId="13">
    <w:abstractNumId w:val="61"/>
  </w:num>
  <w:num w:numId="14">
    <w:abstractNumId w:val="6"/>
  </w:num>
  <w:num w:numId="15">
    <w:abstractNumId w:val="16"/>
  </w:num>
  <w:num w:numId="16">
    <w:abstractNumId w:val="42"/>
  </w:num>
  <w:num w:numId="17">
    <w:abstractNumId w:val="3"/>
  </w:num>
  <w:num w:numId="18">
    <w:abstractNumId w:val="56"/>
  </w:num>
  <w:num w:numId="19">
    <w:abstractNumId w:val="67"/>
  </w:num>
  <w:num w:numId="20">
    <w:abstractNumId w:val="39"/>
  </w:num>
  <w:num w:numId="21">
    <w:abstractNumId w:val="60"/>
  </w:num>
  <w:num w:numId="22">
    <w:abstractNumId w:val="47"/>
  </w:num>
  <w:num w:numId="23">
    <w:abstractNumId w:val="55"/>
  </w:num>
  <w:num w:numId="24">
    <w:abstractNumId w:val="34"/>
  </w:num>
  <w:num w:numId="25">
    <w:abstractNumId w:val="65"/>
  </w:num>
  <w:num w:numId="26">
    <w:abstractNumId w:val="4"/>
  </w:num>
  <w:num w:numId="27">
    <w:abstractNumId w:val="12"/>
  </w:num>
  <w:num w:numId="28">
    <w:abstractNumId w:val="18"/>
  </w:num>
  <w:num w:numId="29">
    <w:abstractNumId w:val="36"/>
  </w:num>
  <w:num w:numId="30">
    <w:abstractNumId w:val="29"/>
  </w:num>
  <w:num w:numId="31">
    <w:abstractNumId w:val="30"/>
  </w:num>
  <w:num w:numId="32">
    <w:abstractNumId w:val="22"/>
  </w:num>
  <w:num w:numId="33">
    <w:abstractNumId w:val="1"/>
  </w:num>
  <w:num w:numId="34">
    <w:abstractNumId w:val="25"/>
  </w:num>
  <w:num w:numId="35">
    <w:abstractNumId w:val="33"/>
  </w:num>
  <w:num w:numId="36">
    <w:abstractNumId w:val="45"/>
  </w:num>
  <w:num w:numId="37">
    <w:abstractNumId w:val="5"/>
  </w:num>
  <w:num w:numId="38">
    <w:abstractNumId w:val="20"/>
  </w:num>
  <w:num w:numId="39">
    <w:abstractNumId w:val="57"/>
  </w:num>
  <w:num w:numId="40">
    <w:abstractNumId w:val="32"/>
  </w:num>
  <w:num w:numId="41">
    <w:abstractNumId w:val="44"/>
  </w:num>
  <w:num w:numId="42">
    <w:abstractNumId w:val="63"/>
  </w:num>
  <w:num w:numId="43">
    <w:abstractNumId w:val="24"/>
  </w:num>
  <w:num w:numId="44">
    <w:abstractNumId w:val="19"/>
  </w:num>
  <w:num w:numId="45">
    <w:abstractNumId w:val="62"/>
  </w:num>
  <w:num w:numId="46">
    <w:abstractNumId w:val="53"/>
  </w:num>
  <w:num w:numId="47">
    <w:abstractNumId w:val="41"/>
  </w:num>
  <w:num w:numId="48">
    <w:abstractNumId w:val="9"/>
  </w:num>
  <w:num w:numId="49">
    <w:abstractNumId w:val="0"/>
  </w:num>
  <w:num w:numId="50">
    <w:abstractNumId w:val="38"/>
  </w:num>
  <w:num w:numId="51">
    <w:abstractNumId w:val="7"/>
  </w:num>
  <w:num w:numId="52">
    <w:abstractNumId w:val="13"/>
  </w:num>
  <w:num w:numId="53">
    <w:abstractNumId w:val="48"/>
  </w:num>
  <w:num w:numId="54">
    <w:abstractNumId w:val="66"/>
  </w:num>
  <w:num w:numId="55">
    <w:abstractNumId w:val="15"/>
  </w:num>
  <w:num w:numId="56">
    <w:abstractNumId w:val="10"/>
  </w:num>
  <w:num w:numId="57">
    <w:abstractNumId w:val="52"/>
  </w:num>
  <w:num w:numId="58">
    <w:abstractNumId w:val="64"/>
  </w:num>
  <w:num w:numId="59">
    <w:abstractNumId w:val="43"/>
  </w:num>
  <w:num w:numId="60">
    <w:abstractNumId w:val="2"/>
  </w:num>
  <w:num w:numId="61">
    <w:abstractNumId w:val="35"/>
  </w:num>
  <w:num w:numId="62">
    <w:abstractNumId w:val="59"/>
  </w:num>
  <w:num w:numId="63">
    <w:abstractNumId w:val="31"/>
  </w:num>
  <w:num w:numId="64">
    <w:abstractNumId w:val="68"/>
  </w:num>
  <w:num w:numId="65">
    <w:abstractNumId w:val="46"/>
  </w:num>
  <w:num w:numId="66">
    <w:abstractNumId w:val="21"/>
  </w:num>
  <w:num w:numId="67">
    <w:abstractNumId w:val="40"/>
  </w:num>
  <w:num w:numId="68">
    <w:abstractNumId w:val="27"/>
  </w:num>
  <w:num w:numId="69">
    <w:abstractNumId w:val="37"/>
  </w:num>
  <w:num w:numId="70">
    <w:abstractNumId w:val="0"/>
  </w:num>
  <w:numIdMacAtCleanup w:val="6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un Kaushal">
    <w15:presenceInfo w15:providerId="None" w15:userId="Arun Kaushal"/>
  </w15:person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Singh, Vijaita (SBICard)">
    <w15:presenceInfo w15:providerId="AD" w15:userId="S::vijaita.singh@sbicard.com::dd49b732-6158-484b-8de9-5f3ea56aaa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6740"/>
    <w:rsid w:val="0009775C"/>
    <w:rsid w:val="000F1B2A"/>
    <w:rsid w:val="00122AB2"/>
    <w:rsid w:val="00143FFA"/>
    <w:rsid w:val="001535C0"/>
    <w:rsid w:val="0015401B"/>
    <w:rsid w:val="001573BC"/>
    <w:rsid w:val="001F7B2A"/>
    <w:rsid w:val="00200C40"/>
    <w:rsid w:val="0021286F"/>
    <w:rsid w:val="00217F8A"/>
    <w:rsid w:val="002534CC"/>
    <w:rsid w:val="002953BA"/>
    <w:rsid w:val="00295B5E"/>
    <w:rsid w:val="0029715F"/>
    <w:rsid w:val="002D38D6"/>
    <w:rsid w:val="002D4E0B"/>
    <w:rsid w:val="00311B56"/>
    <w:rsid w:val="00345E13"/>
    <w:rsid w:val="00366EE4"/>
    <w:rsid w:val="003A6011"/>
    <w:rsid w:val="003D715C"/>
    <w:rsid w:val="0042325B"/>
    <w:rsid w:val="0043160B"/>
    <w:rsid w:val="00435986"/>
    <w:rsid w:val="0049200C"/>
    <w:rsid w:val="00494D5B"/>
    <w:rsid w:val="004A5805"/>
    <w:rsid w:val="004E0868"/>
    <w:rsid w:val="00513A0B"/>
    <w:rsid w:val="0052757C"/>
    <w:rsid w:val="00530930"/>
    <w:rsid w:val="005310B6"/>
    <w:rsid w:val="005643BE"/>
    <w:rsid w:val="005742EB"/>
    <w:rsid w:val="0060209E"/>
    <w:rsid w:val="00666524"/>
    <w:rsid w:val="00687653"/>
    <w:rsid w:val="006938F5"/>
    <w:rsid w:val="006978A4"/>
    <w:rsid w:val="006A2631"/>
    <w:rsid w:val="007228F1"/>
    <w:rsid w:val="007275A2"/>
    <w:rsid w:val="007550F8"/>
    <w:rsid w:val="007B70DA"/>
    <w:rsid w:val="007E47EC"/>
    <w:rsid w:val="007E6A3E"/>
    <w:rsid w:val="007E74A7"/>
    <w:rsid w:val="00832A62"/>
    <w:rsid w:val="008732B0"/>
    <w:rsid w:val="008D0358"/>
    <w:rsid w:val="008E1305"/>
    <w:rsid w:val="009164D7"/>
    <w:rsid w:val="00931386"/>
    <w:rsid w:val="00935C85"/>
    <w:rsid w:val="00960941"/>
    <w:rsid w:val="00971E5D"/>
    <w:rsid w:val="009A176A"/>
    <w:rsid w:val="00A11687"/>
    <w:rsid w:val="00A150C5"/>
    <w:rsid w:val="00A579B5"/>
    <w:rsid w:val="00A90630"/>
    <w:rsid w:val="00AC2D69"/>
    <w:rsid w:val="00AF4A2A"/>
    <w:rsid w:val="00B1628D"/>
    <w:rsid w:val="00B74F63"/>
    <w:rsid w:val="00BF3A60"/>
    <w:rsid w:val="00C009E7"/>
    <w:rsid w:val="00C0786A"/>
    <w:rsid w:val="00C11942"/>
    <w:rsid w:val="00C37A02"/>
    <w:rsid w:val="00C42307"/>
    <w:rsid w:val="00C63C91"/>
    <w:rsid w:val="00C74138"/>
    <w:rsid w:val="00C8183B"/>
    <w:rsid w:val="00CA2AD8"/>
    <w:rsid w:val="00CA5965"/>
    <w:rsid w:val="00CD511F"/>
    <w:rsid w:val="00CE5DB4"/>
    <w:rsid w:val="00D34CF6"/>
    <w:rsid w:val="00D41F6C"/>
    <w:rsid w:val="00D62D74"/>
    <w:rsid w:val="00DB606B"/>
    <w:rsid w:val="00DF306C"/>
    <w:rsid w:val="00E56665"/>
    <w:rsid w:val="00E62FE6"/>
    <w:rsid w:val="00E74C9A"/>
    <w:rsid w:val="00E8690F"/>
    <w:rsid w:val="00F23D00"/>
    <w:rsid w:val="00F31F00"/>
    <w:rsid w:val="00F401F4"/>
    <w:rsid w:val="00F515F9"/>
    <w:rsid w:val="00FB6CC8"/>
    <w:rsid w:val="00FB78C6"/>
    <w:rsid w:val="026CEB29"/>
    <w:rsid w:val="1DFE0407"/>
    <w:rsid w:val="31085A07"/>
    <w:rsid w:val="4C7F43F4"/>
    <w:rsid w:val="4D1EF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B1628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Revision">
    <w:name w:val="Revision"/>
    <w:hidden/>
    <w:uiPriority w:val="99"/>
    <w:semiHidden/>
    <w:rsid w:val="008D0358"/>
    <w:pPr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5401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401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26" /><Relationship Type="http://schemas.openxmlformats.org/officeDocument/2006/relationships/settings" Target="settings.xml" Id="rId3" /><Relationship Type="http://schemas.microsoft.com/office/2011/relationships/commentsExtended" Target="commentsExtended.xml" Id="rId21" /><Relationship Type="http://schemas.openxmlformats.org/officeDocument/2006/relationships/hyperlink" Target="https://www.sbicard.com/sbi-card-en/assets/media/images/personal/credit-cards/rewards/phonepe/tnc/RP-tnc.pdf" TargetMode="External" Id="rId12" /><Relationship Type="http://schemas.openxmlformats.org/officeDocument/2006/relationships/footer" Target="footer1.xml" Id="rId25" /><Relationship Type="http://schemas.openxmlformats.org/officeDocument/2006/relationships/styles" Target="styles.xml" Id="rId2" /><Relationship Type="http://schemas.openxmlformats.org/officeDocument/2006/relationships/comments" Target="comments.xml" Id="rId20" /><Relationship Type="http://schemas.microsoft.com/office/2011/relationships/people" Target="peop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tnc/phone-pe-tncs/PhonePe-SBI-Card-SELECT-BLACK-Welcome-benefit.pdf" TargetMode="External" Id="rId11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footnotes" Target="footnotes.xml" Id="rId5" /><Relationship Type="http://schemas.microsoft.com/office/2018/08/relationships/commentsExtensible" Target="commentsExtensible.xml" Id="rId23" /><Relationship Type="http://schemas.openxmlformats.org/officeDocument/2006/relationships/fontTable" Target="fontTable.xml" Id="rId28" /><Relationship Type="http://schemas.openxmlformats.org/officeDocument/2006/relationships/hyperlink" Target="https://www.sbicard.com/en/most-important-terms-and-conditions.pag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media/images/personal/credit-cards/rewards/phonepe/tnc/milestone-TnC-PhonePe-SBI-Card-SELECT.pdf" TargetMode="External" Id="rId14" /><Relationship Type="http://schemas.microsoft.com/office/2016/09/relationships/commentsIds" Target="commentsIds.xml" Id="rId22" /><Relationship Type="http://schemas.openxmlformats.org/officeDocument/2006/relationships/footer" Target="footer3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2026-01-21T06:17:00.0000000Z</dcterms:created>
  <dcterms:modified xsi:type="dcterms:W3CDTF">2026-03-19T06:44:31.5719361Z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306d6aef,5cdc01a2,400fecf3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2026-01-21T06:17:21Z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4c0d19b9-67b3-4ce9-a7e5-c36bd6af3b73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