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16 w16cex w16sdtdh wp14">
  <w:body>
    <w:p w:rsidRPr="003D27D4" w:rsidR="00947F57" w:rsidP="003D715C" w:rsidRDefault="005F47D9" w14:paraId="18C2BCC7" w14:textId="11537AF9">
      <w:pPr>
        <w:jc w:val="center"/>
        <w:rPr>
          <w:rFonts w:ascii="Sari Offc" w:hAnsi="Sari Offc"/>
          <w:b/>
          <w:bCs/>
          <w:sz w:val="24"/>
          <w:szCs w:val="24"/>
          <w:lang w:val="en-IN"/>
        </w:rPr>
      </w:pPr>
      <w:hyperlink w:history="1" r:id="rId7">
        <w:r w:rsidRPr="003D27D4" w:rsidR="003C1523">
          <w:rPr>
            <w:rStyle w:val="Hyperlink"/>
            <w:rFonts w:ascii="Sari Offc" w:hAnsi="Sari Offc"/>
            <w:b/>
            <w:bCs/>
            <w:caps/>
            <w:sz w:val="24"/>
            <w:szCs w:val="24"/>
            <w:lang w:val="en-IN"/>
          </w:rPr>
          <w:t>IndiGo</w:t>
        </w:r>
        <w:r w:rsidRPr="003D27D4" w:rsidR="003C1523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 xml:space="preserve"> SBI Card</w:t>
        </w:r>
      </w:hyperlink>
    </w:p>
    <w:p w:rsidRPr="003D27D4" w:rsidR="00C71606" w:rsidP="003C1523" w:rsidRDefault="003C1523" w14:paraId="7D1573FE" w14:textId="5A29421E">
      <w:pPr>
        <w:jc w:val="center"/>
        <w:rPr>
          <w:rFonts w:ascii="Sari Offc" w:hAnsi="Sari Offc"/>
          <w:sz w:val="24"/>
          <w:szCs w:val="24"/>
        </w:rPr>
      </w:pPr>
      <w:r w:rsidRPr="003D27D4">
        <w:rPr>
          <w:rFonts w:ascii="Sari Offc" w:hAnsi="Sari Offc"/>
          <w:sz w:val="24"/>
          <w:szCs w:val="24"/>
        </w:rPr>
        <w:t xml:space="preserve">Fly </w:t>
      </w:r>
      <w:r w:rsidRPr="003D27D4" w:rsidR="003D27D4">
        <w:rPr>
          <w:rFonts w:ascii="Sari Offc" w:hAnsi="Sari Offc"/>
          <w:sz w:val="24"/>
          <w:szCs w:val="24"/>
        </w:rPr>
        <w:t>More to Find More</w:t>
      </w:r>
    </w:p>
    <w:p w:rsidRPr="003D27D4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  <w:r w:rsidRPr="003D27D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Best For</w:t>
      </w:r>
    </w:p>
    <w:p w:rsidRPr="003D27D4"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>Reward</w:t>
      </w:r>
      <w:r w:rsidRPr="003D27D4" w:rsidR="003C1523">
        <w:rPr>
          <w:rFonts w:ascii="Sari Offc" w:hAnsi="Sari Offc"/>
          <w:sz w:val="24"/>
          <w:szCs w:val="24"/>
          <w:lang w:val="en-IN"/>
        </w:rPr>
        <w:t xml:space="preserve"> Benefits</w:t>
      </w:r>
    </w:p>
    <w:p w:rsidRPr="003D27D4" w:rsidR="00947F57" w:rsidP="00345E13" w:rsidRDefault="00947F57" w14:paraId="531A7630" w14:textId="0A3BE2E0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>Milestone Benefits</w:t>
      </w:r>
    </w:p>
    <w:p w:rsidRPr="003D27D4" w:rsidR="00947F57" w:rsidP="00947F57" w:rsidRDefault="003C1523" w14:paraId="50F3FB43" w14:textId="41A4CFC7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</w:rPr>
      </w:pPr>
      <w:r w:rsidRPr="003D27D4">
        <w:rPr>
          <w:rFonts w:ascii="Sari Offc" w:hAnsi="Sari Offc"/>
          <w:sz w:val="24"/>
          <w:szCs w:val="24"/>
          <w:lang w:val="en-IN"/>
        </w:rPr>
        <w:t>Lounge Benefit</w:t>
      </w:r>
      <w:ins w:author="Upadhyay , Shubham (SBICard)" w:date="2026-01-07T11:05:00Z" w:id="0">
        <w:r w:rsidR="003D27D4">
          <w:rPr>
            <w:rFonts w:ascii="Sari Offc" w:hAnsi="Sari Offc"/>
            <w:sz w:val="24"/>
            <w:szCs w:val="24"/>
            <w:lang w:val="en-IN"/>
          </w:rPr>
          <w:t>s</w:t>
        </w:r>
      </w:ins>
    </w:p>
    <w:p w:rsidRPr="003D27D4" w:rsidR="004D6419" w:rsidP="004D6419" w:rsidRDefault="004D6419" w14:paraId="09570BB4" w14:textId="52243701">
      <w:pPr>
        <w:rPr>
          <w:rFonts w:ascii="Sari Offc" w:hAnsi="Sari Offc"/>
          <w:sz w:val="24"/>
          <w:szCs w:val="24"/>
          <w:lang w:val="en-IN"/>
        </w:rPr>
      </w:pPr>
      <w:del w:author="Namita Salgiya" w:date="2026-01-17T19:02:00Z" w:id="1">
        <w:r w:rsidRPr="003D27D4" w:rsidDel="0073131A">
          <w:rPr>
            <w:rFonts w:ascii="Sari Offc" w:hAnsi="Sari Offc"/>
            <w:sz w:val="24"/>
            <w:szCs w:val="24"/>
          </w:rPr>
          <w:delText xml:space="preserve">Get </w:delText>
        </w:r>
        <w:r w:rsidRPr="003D27D4" w:rsidDel="0073131A">
          <w:rPr>
            <w:rFonts w:ascii="Sari Offc" w:hAnsi="Sari Offc"/>
            <w:sz w:val="24"/>
            <w:szCs w:val="24"/>
            <w:lang w:val="en-IN" w:eastAsia="en-IN"/>
          </w:rPr>
          <w:delText xml:space="preserve">2,500 IndiGo BluChips post </w:delText>
        </w:r>
        <w:r w:rsidRPr="003D27D4" w:rsidDel="0073131A" w:rsidR="003D27D4">
          <w:rPr>
            <w:rFonts w:ascii="Sari Offc" w:hAnsi="Sari Offc"/>
            <w:sz w:val="24"/>
            <w:szCs w:val="24"/>
            <w:lang w:val="en-IN" w:eastAsia="en-IN"/>
          </w:rPr>
          <w:delText xml:space="preserve">Annual Fee </w:delText>
        </w:r>
        <w:r w:rsidRPr="003D27D4" w:rsidDel="0073131A">
          <w:rPr>
            <w:rFonts w:ascii="Sari Offc" w:hAnsi="Sari Offc"/>
            <w:sz w:val="24"/>
            <w:szCs w:val="24"/>
            <w:lang w:val="en-IN" w:eastAsia="en-IN"/>
          </w:rPr>
          <w:delText xml:space="preserve">payment and first transaction. Get </w:delText>
        </w:r>
        <w:r w:rsidRPr="003D27D4" w:rsidDel="0073131A">
          <w:rPr>
            <w:rFonts w:ascii="Sari Offc" w:hAnsi="Sari Offc"/>
            <w:sz w:val="24"/>
            <w:szCs w:val="24"/>
            <w:lang w:val="en-IN"/>
          </w:rPr>
          <w:delText>2,500 IndiGo Blu</w:delText>
        </w:r>
        <w:r w:rsidRPr="003D27D4" w:rsidDel="0073131A" w:rsidR="003D27D4">
          <w:rPr>
            <w:rFonts w:ascii="Sari Offc" w:hAnsi="Sari Offc"/>
            <w:sz w:val="24"/>
            <w:szCs w:val="24"/>
            <w:lang w:val="en-IN"/>
          </w:rPr>
          <w:delText>C</w:delText>
        </w:r>
        <w:r w:rsidRPr="003D27D4" w:rsidDel="0073131A">
          <w:rPr>
            <w:rFonts w:ascii="Sari Offc" w:hAnsi="Sari Offc"/>
            <w:sz w:val="24"/>
            <w:szCs w:val="24"/>
            <w:lang w:val="en-IN"/>
          </w:rPr>
          <w:delText>hips on spends of Rs. 2</w:delText>
        </w:r>
        <w:r w:rsidRPr="003D27D4" w:rsidDel="0073131A">
          <w:rPr>
            <w:rFonts w:ascii="Sari Offc" w:hAnsi="Sari Offc"/>
            <w:sz w:val="24"/>
            <w:szCs w:val="24"/>
          </w:rPr>
          <w:delText xml:space="preserve"> </w:delText>
        </w:r>
        <w:r w:rsidRPr="003D27D4" w:rsidDel="0073131A" w:rsidR="003D27D4">
          <w:rPr>
            <w:rFonts w:ascii="Sari Offc" w:hAnsi="Sari Offc"/>
            <w:sz w:val="24"/>
            <w:szCs w:val="24"/>
            <w:lang w:val="en-IN"/>
          </w:rPr>
          <w:delText>l</w:delText>
        </w:r>
        <w:r w:rsidRPr="003D27D4" w:rsidDel="0073131A">
          <w:rPr>
            <w:rFonts w:ascii="Sari Offc" w:hAnsi="Sari Offc"/>
            <w:sz w:val="24"/>
            <w:szCs w:val="24"/>
            <w:lang w:val="en-IN"/>
          </w:rPr>
          <w:delText>akh</w:delText>
        </w:r>
      </w:del>
      <w:ins w:author="Upadhyay , Shubham (SBICard)" w:date="2026-01-07T11:05:00Z" w:id="2">
        <w:del w:author="Namita Salgiya" w:date="2026-01-17T19:02:00Z" w:id="3">
          <w:r w:rsidDel="0073131A" w:rsidR="003D27D4">
            <w:rPr>
              <w:rFonts w:ascii="Sari Offc" w:hAnsi="Sari Offc"/>
              <w:sz w:val="24"/>
              <w:szCs w:val="24"/>
              <w:lang w:val="en-IN"/>
            </w:rPr>
            <w:delText>s</w:delText>
          </w:r>
        </w:del>
      </w:ins>
      <w:del w:author="Namita Salgiya" w:date="2026-01-17T19:02:00Z" w:id="4">
        <w:r w:rsidRPr="003D27D4" w:rsidDel="0073131A">
          <w:rPr>
            <w:rFonts w:ascii="Sari Offc" w:hAnsi="Sari Offc"/>
            <w:sz w:val="24"/>
            <w:szCs w:val="24"/>
            <w:lang w:val="en-IN"/>
          </w:rPr>
          <w:delText>, 4</w:delText>
        </w:r>
        <w:r w:rsidRPr="003D27D4" w:rsidDel="0073131A">
          <w:rPr>
            <w:rFonts w:ascii="Sari Offc" w:hAnsi="Sari Offc"/>
            <w:sz w:val="24"/>
            <w:szCs w:val="24"/>
          </w:rPr>
          <w:delText xml:space="preserve"> </w:delText>
        </w:r>
        <w:r w:rsidRPr="003D27D4" w:rsidDel="0073131A" w:rsidR="003D27D4">
          <w:rPr>
            <w:rFonts w:ascii="Sari Offc" w:hAnsi="Sari Offc"/>
            <w:sz w:val="24"/>
            <w:szCs w:val="24"/>
            <w:lang w:val="en-IN"/>
          </w:rPr>
          <w:delText>l</w:delText>
        </w:r>
        <w:r w:rsidRPr="003D27D4" w:rsidDel="0073131A">
          <w:rPr>
            <w:rFonts w:ascii="Sari Offc" w:hAnsi="Sari Offc"/>
            <w:sz w:val="24"/>
            <w:szCs w:val="24"/>
            <w:lang w:val="en-IN"/>
          </w:rPr>
          <w:delText>akh</w:delText>
        </w:r>
      </w:del>
      <w:ins w:author="Upadhyay , Shubham (SBICard)" w:date="2026-01-07T11:06:00Z" w:id="5">
        <w:del w:author="Namita Salgiya" w:date="2026-01-17T19:02:00Z" w:id="6">
          <w:r w:rsidDel="0073131A" w:rsidR="003D27D4">
            <w:rPr>
              <w:rFonts w:ascii="Sari Offc" w:hAnsi="Sari Offc"/>
              <w:sz w:val="24"/>
              <w:szCs w:val="24"/>
              <w:lang w:val="en-IN"/>
            </w:rPr>
            <w:delText>s</w:delText>
          </w:r>
        </w:del>
      </w:ins>
      <w:del w:author="Namita Salgiya" w:date="2026-01-17T19:02:00Z" w:id="7">
        <w:r w:rsidRPr="003D27D4" w:rsidDel="0073131A">
          <w:rPr>
            <w:rFonts w:ascii="Sari Offc" w:hAnsi="Sari Offc"/>
            <w:sz w:val="24"/>
            <w:szCs w:val="24"/>
            <w:lang w:val="en-IN"/>
          </w:rPr>
          <w:delText xml:space="preserve"> &amp; 6</w:delText>
        </w:r>
        <w:r w:rsidRPr="003D27D4" w:rsidDel="0073131A">
          <w:rPr>
            <w:rFonts w:ascii="Sari Offc" w:hAnsi="Sari Offc"/>
            <w:sz w:val="24"/>
            <w:szCs w:val="24"/>
          </w:rPr>
          <w:delText xml:space="preserve"> </w:delText>
        </w:r>
        <w:r w:rsidRPr="003D27D4" w:rsidDel="0073131A" w:rsidR="003D27D4">
          <w:rPr>
            <w:rFonts w:ascii="Sari Offc" w:hAnsi="Sari Offc"/>
            <w:sz w:val="24"/>
            <w:szCs w:val="24"/>
            <w:lang w:val="en-IN"/>
          </w:rPr>
          <w:delText>l</w:delText>
        </w:r>
        <w:r w:rsidRPr="003D27D4" w:rsidDel="0073131A">
          <w:rPr>
            <w:rFonts w:ascii="Sari Offc" w:hAnsi="Sari Offc"/>
            <w:sz w:val="24"/>
            <w:szCs w:val="24"/>
            <w:lang w:val="en-IN"/>
          </w:rPr>
          <w:delText>akh</w:delText>
        </w:r>
      </w:del>
      <w:ins w:author="Upadhyay , Shubham (SBICard)" w:date="2026-01-07T11:06:00Z" w:id="8">
        <w:del w:author="Namita Salgiya" w:date="2026-01-17T19:02:00Z" w:id="9">
          <w:r w:rsidDel="0073131A" w:rsidR="003D27D4">
            <w:rPr>
              <w:rFonts w:ascii="Sari Offc" w:hAnsi="Sari Offc"/>
              <w:sz w:val="24"/>
              <w:szCs w:val="24"/>
              <w:lang w:val="en-IN"/>
            </w:rPr>
            <w:delText>s</w:delText>
          </w:r>
        </w:del>
      </w:ins>
      <w:del w:author="Namita Salgiya" w:date="2026-01-17T19:02:00Z" w:id="10">
        <w:r w:rsidRPr="003D27D4" w:rsidDel="0073131A">
          <w:rPr>
            <w:rFonts w:ascii="Sari Offc" w:hAnsi="Sari Offc"/>
            <w:sz w:val="24"/>
            <w:szCs w:val="24"/>
            <w:lang w:val="en-IN"/>
          </w:rPr>
          <w:delText xml:space="preserve"> each.</w:delText>
        </w:r>
      </w:del>
      <w:ins w:author="Namita Salgiya" w:date="2026-01-17T19:02:00Z" w:id="11">
        <w:r w:rsidRPr="0073131A" w:rsidR="0073131A">
          <w:rPr>
            <w:rFonts w:ascii="Sari Offc" w:hAnsi="Sari Offc"/>
            <w:sz w:val="24"/>
            <w:szCs w:val="24"/>
          </w:rPr>
          <w:t>From exclusive perks to accelerated IndiGo BluChips, there</w:t>
        </w:r>
      </w:ins>
      <w:ins w:author="Namita Salgiya" w:date="2026-01-17T19:03:00Z" w:id="12">
        <w:r w:rsidR="0073131A">
          <w:rPr>
            <w:rFonts w:ascii="Sari Offc" w:hAnsi="Sari Offc"/>
            <w:sz w:val="24"/>
            <w:szCs w:val="24"/>
          </w:rPr>
          <w:t xml:space="preserve"> i</w:t>
        </w:r>
      </w:ins>
      <w:ins w:author="Namita Salgiya" w:date="2026-01-17T19:02:00Z" w:id="13">
        <w:r w:rsidRPr="0073131A" w:rsidR="0073131A">
          <w:rPr>
            <w:rFonts w:ascii="Sari Offc" w:hAnsi="Sari Offc"/>
            <w:sz w:val="24"/>
            <w:szCs w:val="24"/>
          </w:rPr>
          <w:t xml:space="preserve">s something waiting at every mile. </w:t>
        </w:r>
      </w:ins>
    </w:p>
    <w:p w:rsidRPr="003D27D4" w:rsidR="00345E13" w:rsidP="004A5805" w:rsidRDefault="004C50CB" w14:paraId="011E8CF5" w14:textId="746339A8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3D27D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Key</w:t>
      </w:r>
      <w:r w:rsidRPr="003D27D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BENEFITS</w:t>
      </w:r>
    </w:p>
    <w:p w:rsidRPr="003D27D4" w:rsidR="004D6419" w:rsidP="568DCCD1" w:rsidRDefault="0073131A" w14:paraId="1444BA8F" w14:textId="30665B6E">
      <w:pPr>
        <w:pStyle w:val="ListParagraph"/>
        <w:numPr>
          <w:ilvl w:val="0"/>
          <w:numId w:val="11"/>
        </w:numPr>
        <w:rPr>
          <w:rFonts w:ascii="Sari Offc" w:hAnsi="Sari Offc" w:eastAsia="Calibri" w:cs="Calibri"/>
          <w:sz w:val="24"/>
          <w:szCs w:val="24"/>
          <w:lang w:val="en-IN"/>
        </w:rPr>
      </w:pPr>
      <w:ins w:author="Namita Salgiya" w:date="2026-01-17T19:03:00Z" w16du:dateUtc="2026-01-17T19:03:00Z" w:id="169460606">
        <w:r w:rsidRPr="568DCCD1" w:rsidR="0073131A">
          <w:rPr>
            <w:rFonts w:ascii="Sari Offc" w:hAnsi="Sari Offc"/>
            <w:sz w:val="24"/>
            <w:szCs w:val="24"/>
            <w:lang w:val="en-IN" w:eastAsia="en-IN"/>
          </w:rPr>
          <w:t xml:space="preserve">Welcome </w:t>
        </w:r>
        <w:r w:rsidRPr="568DCCD1" w:rsidR="009A0A06">
          <w:rPr>
            <w:rFonts w:ascii="Sari Offc" w:hAnsi="Sari Offc"/>
            <w:sz w:val="24"/>
            <w:szCs w:val="24"/>
            <w:lang w:val="en-IN" w:eastAsia="en-IN"/>
          </w:rPr>
          <w:t xml:space="preserve">Gift </w:t>
        </w:r>
        <w:r w:rsidRPr="568DCCD1" w:rsidR="0073131A">
          <w:rPr>
            <w:rFonts w:ascii="Sari Offc" w:hAnsi="Sari Offc"/>
            <w:sz w:val="24"/>
            <w:szCs w:val="24"/>
            <w:lang w:val="en-IN" w:eastAsia="en-IN"/>
          </w:rPr>
          <w:t xml:space="preserve">of </w:t>
        </w:r>
      </w:ins>
      <w:r w:rsidRPr="568DCCD1" w:rsidR="004D6419">
        <w:rPr>
          <w:rFonts w:ascii="Sari Offc" w:hAnsi="Sari Offc"/>
          <w:sz w:val="24"/>
          <w:szCs w:val="24"/>
          <w:lang w:val="en-IN" w:eastAsia="en-IN"/>
        </w:rPr>
        <w:t xml:space="preserve">2,500 IndiGo </w:t>
      </w:r>
      <w:r w:rsidRPr="568DCCD1" w:rsidR="004D6419">
        <w:rPr>
          <w:rFonts w:ascii="Sari Offc" w:hAnsi="Sari Offc"/>
          <w:sz w:val="24"/>
          <w:szCs w:val="24"/>
          <w:lang w:val="en-IN" w:eastAsia="en-IN"/>
        </w:rPr>
        <w:t>BluChips</w:t>
      </w:r>
      <w:r w:rsidRPr="568DCCD1" w:rsidR="004D6419">
        <w:rPr>
          <w:rFonts w:ascii="Sari Offc" w:hAnsi="Sari Offc"/>
          <w:sz w:val="24"/>
          <w:szCs w:val="24"/>
          <w:lang w:val="en-IN" w:eastAsia="en-IN"/>
        </w:rPr>
        <w:t xml:space="preserve"> </w:t>
      </w:r>
      <w:del w:author="Namita Salgiya" w:date="2026-01-17T19:03:00Z" w16du:dateUtc="2026-01-17T19:03:00Z" w:id="235634223">
        <w:r w:rsidRPr="568DCCD1" w:rsidDel="004D6419">
          <w:rPr>
            <w:rFonts w:ascii="Sari Offc" w:hAnsi="Sari Offc"/>
            <w:sz w:val="24"/>
            <w:szCs w:val="24"/>
            <w:lang w:val="en-IN" w:eastAsia="en-IN"/>
          </w:rPr>
          <w:delText xml:space="preserve">post </w:delText>
        </w:r>
        <w:r w:rsidRPr="568DCCD1" w:rsidDel="003D27D4">
          <w:rPr>
            <w:rFonts w:ascii="Sari Offc" w:hAnsi="Sari Offc"/>
            <w:sz w:val="24"/>
            <w:szCs w:val="24"/>
            <w:lang w:val="en-IN" w:eastAsia="en-IN"/>
          </w:rPr>
          <w:delText xml:space="preserve">Annual Fee </w:delText>
        </w:r>
        <w:r w:rsidRPr="568DCCD1" w:rsidDel="004D6419">
          <w:rPr>
            <w:rFonts w:ascii="Sari Offc" w:hAnsi="Sari Offc"/>
            <w:sz w:val="24"/>
            <w:szCs w:val="24"/>
            <w:lang w:val="en-IN" w:eastAsia="en-IN"/>
          </w:rPr>
          <w:delText xml:space="preserve">payment and first transaction </w:delText>
        </w:r>
      </w:del>
    </w:p>
    <w:p w:rsidRPr="003D27D4" w:rsidR="004D6419" w:rsidP="568DCCD1" w:rsidRDefault="004D6419" w14:paraId="02C2C2C8" w14:textId="2581F731">
      <w:pPr>
        <w:pStyle w:val="ListParagraph"/>
        <w:numPr>
          <w:ilvl w:val="0"/>
          <w:numId w:val="11"/>
        </w:numPr>
        <w:rPr>
          <w:rFonts w:ascii="Sari Offc" w:hAnsi="Sari Offc" w:eastAsia="Calibri" w:cs="Calibri"/>
          <w:sz w:val="24"/>
          <w:szCs w:val="24"/>
          <w:lang w:val="en-IN"/>
        </w:rPr>
      </w:pPr>
      <w:commentRangeStart w:id="16"/>
      <w:r w:rsidRPr="568DCCD1" w:rsidR="004D6419">
        <w:rPr>
          <w:rFonts w:ascii="Sari Offc" w:hAnsi="Sari Offc"/>
          <w:sz w:val="24"/>
          <w:szCs w:val="24"/>
          <w:lang w:val="en-IN"/>
        </w:rPr>
        <w:t xml:space="preserve">2,500 IndiGo </w:t>
      </w:r>
      <w:r w:rsidRPr="568DCCD1" w:rsidR="004D6419">
        <w:rPr>
          <w:rFonts w:ascii="Sari Offc" w:hAnsi="Sari Offc"/>
          <w:sz w:val="24"/>
          <w:szCs w:val="24"/>
          <w:lang w:val="en-IN"/>
        </w:rPr>
        <w:t>Blu</w:t>
      </w:r>
      <w:r w:rsidRPr="568DCCD1" w:rsidR="003D27D4">
        <w:rPr>
          <w:rFonts w:ascii="Sari Offc" w:hAnsi="Sari Offc"/>
          <w:sz w:val="24"/>
          <w:szCs w:val="24"/>
          <w:lang w:val="en-IN"/>
        </w:rPr>
        <w:t>C</w:t>
      </w:r>
      <w:r w:rsidRPr="568DCCD1" w:rsidR="004D6419">
        <w:rPr>
          <w:rFonts w:ascii="Sari Offc" w:hAnsi="Sari Offc"/>
          <w:sz w:val="24"/>
          <w:szCs w:val="24"/>
          <w:lang w:val="en-IN"/>
        </w:rPr>
        <w:t>hips</w:t>
      </w:r>
      <w:r w:rsidRPr="568DCCD1" w:rsidR="004D6419">
        <w:rPr>
          <w:rFonts w:ascii="Sari Offc" w:hAnsi="Sari Offc"/>
          <w:sz w:val="24"/>
          <w:szCs w:val="24"/>
          <w:lang w:val="en-IN"/>
        </w:rPr>
        <w:t xml:space="preserve"> on </w:t>
      </w:r>
      <w:ins w:author="Namita Salgiya" w:date="2026-01-20T19:00:00Z" w16du:dateUtc="2026-01-20T19:00:00Z" w:id="1702200098">
        <w:r w:rsidRPr="568DCCD1" w:rsidR="00BA7819">
          <w:rPr>
            <w:rFonts w:ascii="Sari Offc" w:hAnsi="Sari Offc"/>
            <w:sz w:val="24"/>
            <w:szCs w:val="24"/>
            <w:lang w:val="en-IN"/>
          </w:rPr>
          <w:t>spends of Rs. 2 lakh</w:t>
        </w:r>
        <w:r w:rsidRPr="568DCCD1" w:rsidR="00BA7819">
          <w:rPr>
            <w:rFonts w:ascii="Sari Offc" w:hAnsi="Sari Offc"/>
            <w:sz w:val="24"/>
            <w:szCs w:val="24"/>
            <w:lang w:val="en-IN"/>
          </w:rPr>
          <w:t>s</w:t>
        </w:r>
        <w:r w:rsidRPr="568DCCD1" w:rsidR="00BA7819">
          <w:rPr>
            <w:rFonts w:ascii="Sari Offc" w:hAnsi="Sari Offc"/>
            <w:sz w:val="24"/>
            <w:szCs w:val="24"/>
            <w:lang w:val="en-IN"/>
          </w:rPr>
          <w:t>, 4 lakh</w:t>
        </w:r>
        <w:r w:rsidRPr="568DCCD1" w:rsidR="00BA7819">
          <w:rPr>
            <w:rFonts w:ascii="Sari Offc" w:hAnsi="Sari Offc"/>
            <w:sz w:val="24"/>
            <w:szCs w:val="24"/>
            <w:lang w:val="en-IN"/>
          </w:rPr>
          <w:t>s</w:t>
        </w:r>
        <w:r w:rsidRPr="568DCCD1" w:rsidR="00BA7819">
          <w:rPr>
            <w:rFonts w:ascii="Sari Offc" w:hAnsi="Sari Offc"/>
            <w:sz w:val="24"/>
            <w:szCs w:val="24"/>
            <w:lang w:val="en-IN"/>
          </w:rPr>
          <w:t xml:space="preserve"> &amp; 6 lakh</w:t>
        </w:r>
        <w:r w:rsidRPr="568DCCD1" w:rsidR="00BA7819">
          <w:rPr>
            <w:rFonts w:ascii="Sari Offc" w:hAnsi="Sari Offc"/>
            <w:sz w:val="24"/>
            <w:szCs w:val="24"/>
            <w:lang w:val="en-IN"/>
          </w:rPr>
          <w:t>s</w:t>
        </w:r>
        <w:r w:rsidRPr="568DCCD1" w:rsidR="00BA7819">
          <w:rPr>
            <w:rFonts w:ascii="Sari Offc" w:hAnsi="Sari Offc"/>
            <w:sz w:val="24"/>
            <w:szCs w:val="24"/>
            <w:lang w:val="en-IN"/>
          </w:rPr>
          <w:t xml:space="preserve"> eac</w:t>
        </w:r>
        <w:r w:rsidRPr="568DCCD1" w:rsidR="00BA7819">
          <w:rPr>
            <w:rFonts w:ascii="Sari Offc" w:hAnsi="Sari Offc"/>
            <w:sz w:val="24"/>
            <w:szCs w:val="24"/>
            <w:lang w:val="en-IN"/>
          </w:rPr>
          <w:t xml:space="preserve">h </w:t>
        </w:r>
      </w:ins>
      <w:del w:author="Namita Salgiya" w:date="2026-01-20T19:00:00Z" w16du:dateUtc="2026-01-20T19:00:00Z" w:id="2138858679">
        <w:r w:rsidRPr="568DCCD1" w:rsidDel="009A0A06">
          <w:rPr>
            <w:rFonts w:ascii="Sari Offc" w:hAnsi="Sari Offc"/>
            <w:sz w:val="24"/>
            <w:szCs w:val="24"/>
            <w:lang w:val="en-IN"/>
          </w:rPr>
          <w:delText xml:space="preserve">Spends </w:delText>
        </w:r>
      </w:del>
      <w:commentRangeEnd w:id="16"/>
      <w:r>
        <w:rPr>
          <w:rStyle w:val="CommentReference"/>
        </w:rPr>
        <w:commentReference w:id="16"/>
      </w:r>
      <w:del w:author="Namita Salgiya" w:date="2026-01-17T19:04:00Z" w16du:dateUtc="2026-01-17T19:04:00Z" w:id="1162346485">
        <w:r w:rsidRPr="568DCCD1" w:rsidDel="004D6419">
          <w:rPr>
            <w:rFonts w:ascii="Sari Offc" w:hAnsi="Sari Offc"/>
            <w:sz w:val="24"/>
            <w:szCs w:val="24"/>
            <w:lang w:val="en-IN"/>
          </w:rPr>
          <w:delText>of Rs. 2</w:delText>
        </w:r>
        <w:r w:rsidRPr="568DCCD1" w:rsidDel="004D6419">
          <w:rPr>
            <w:rFonts w:ascii="Sari Offc" w:hAnsi="Sari Offc"/>
            <w:sz w:val="24"/>
            <w:szCs w:val="24"/>
          </w:rPr>
          <w:delText xml:space="preserve"> </w:delText>
        </w:r>
        <w:r w:rsidRPr="568DCCD1" w:rsidDel="003D27D4">
          <w:rPr>
            <w:rFonts w:ascii="Sari Offc" w:hAnsi="Sari Offc"/>
            <w:sz w:val="24"/>
            <w:szCs w:val="24"/>
            <w:lang w:val="en-IN"/>
          </w:rPr>
          <w:delText>l</w:delText>
        </w:r>
        <w:r w:rsidRPr="568DCCD1" w:rsidDel="004D6419">
          <w:rPr>
            <w:rFonts w:ascii="Sari Offc" w:hAnsi="Sari Offc"/>
            <w:sz w:val="24"/>
            <w:szCs w:val="24"/>
            <w:lang w:val="en-IN"/>
          </w:rPr>
          <w:delText>akh</w:delText>
        </w:r>
      </w:del>
      <w:ins w:author="Upadhyay , Shubham (SBICard)" w:date="2026-01-07T11:06:00Z" w16du:dateUtc="2026-01-07T11:06:00Z" w:id="1593416677">
        <w:del w:author="Namita Salgiya" w:date="2026-01-17T19:04:00Z" w16du:dateUtc="2026-01-17T19:04:00Z" w:id="1068609034">
          <w:r w:rsidRPr="568DCCD1" w:rsidDel="003D27D4">
            <w:rPr>
              <w:rFonts w:ascii="Sari Offc" w:hAnsi="Sari Offc"/>
              <w:sz w:val="24"/>
              <w:szCs w:val="24"/>
              <w:lang w:val="en-IN"/>
            </w:rPr>
            <w:delText>s</w:delText>
          </w:r>
        </w:del>
      </w:ins>
      <w:del w:author="Namita Salgiya" w:date="2026-01-17T19:04:00Z" w16du:dateUtc="2026-01-17T19:04:00Z" w:id="555446853">
        <w:r w:rsidRPr="568DCCD1" w:rsidDel="004D6419">
          <w:rPr>
            <w:rFonts w:ascii="Sari Offc" w:hAnsi="Sari Offc"/>
            <w:sz w:val="24"/>
            <w:szCs w:val="24"/>
            <w:lang w:val="en-IN"/>
          </w:rPr>
          <w:delText>, 4</w:delText>
        </w:r>
        <w:r w:rsidRPr="568DCCD1" w:rsidDel="004D6419">
          <w:rPr>
            <w:rFonts w:ascii="Sari Offc" w:hAnsi="Sari Offc"/>
            <w:sz w:val="24"/>
            <w:szCs w:val="24"/>
          </w:rPr>
          <w:delText xml:space="preserve"> </w:delText>
        </w:r>
        <w:r w:rsidRPr="568DCCD1" w:rsidDel="003D27D4">
          <w:rPr>
            <w:rFonts w:ascii="Sari Offc" w:hAnsi="Sari Offc"/>
            <w:sz w:val="24"/>
            <w:szCs w:val="24"/>
            <w:lang w:val="en-IN"/>
          </w:rPr>
          <w:delText>l</w:delText>
        </w:r>
        <w:r w:rsidRPr="568DCCD1" w:rsidDel="004D6419">
          <w:rPr>
            <w:rFonts w:ascii="Sari Offc" w:hAnsi="Sari Offc"/>
            <w:sz w:val="24"/>
            <w:szCs w:val="24"/>
            <w:lang w:val="en-IN"/>
          </w:rPr>
          <w:delText>akh</w:delText>
        </w:r>
      </w:del>
      <w:ins w:author="Upadhyay , Shubham (SBICard)" w:date="2026-01-07T11:06:00Z" w16du:dateUtc="2026-01-07T11:06:00Z" w:id="1680936885">
        <w:del w:author="Namita Salgiya" w:date="2026-01-17T19:04:00Z" w16du:dateUtc="2026-01-17T19:04:00Z" w:id="1653362390">
          <w:r w:rsidRPr="568DCCD1" w:rsidDel="003D27D4">
            <w:rPr>
              <w:rFonts w:ascii="Sari Offc" w:hAnsi="Sari Offc"/>
              <w:sz w:val="24"/>
              <w:szCs w:val="24"/>
              <w:lang w:val="en-IN"/>
            </w:rPr>
            <w:delText>s</w:delText>
          </w:r>
        </w:del>
      </w:ins>
      <w:del w:author="Namita Salgiya" w:date="2026-01-17T19:04:00Z" w16du:dateUtc="2026-01-17T19:04:00Z" w:id="1106053524">
        <w:r w:rsidRPr="568DCCD1" w:rsidDel="004D6419">
          <w:rPr>
            <w:rFonts w:ascii="Sari Offc" w:hAnsi="Sari Offc"/>
            <w:sz w:val="24"/>
            <w:szCs w:val="24"/>
            <w:lang w:val="en-IN"/>
          </w:rPr>
          <w:delText xml:space="preserve"> &amp; 6</w:delText>
        </w:r>
        <w:r w:rsidRPr="568DCCD1" w:rsidDel="004D6419">
          <w:rPr>
            <w:rFonts w:ascii="Sari Offc" w:hAnsi="Sari Offc"/>
            <w:sz w:val="24"/>
            <w:szCs w:val="24"/>
          </w:rPr>
          <w:delText xml:space="preserve"> </w:delText>
        </w:r>
        <w:r w:rsidRPr="568DCCD1" w:rsidDel="003D27D4">
          <w:rPr>
            <w:rFonts w:ascii="Sari Offc" w:hAnsi="Sari Offc"/>
            <w:sz w:val="24"/>
            <w:szCs w:val="24"/>
            <w:lang w:val="en-IN"/>
          </w:rPr>
          <w:delText>l</w:delText>
        </w:r>
        <w:r w:rsidRPr="568DCCD1" w:rsidDel="004D6419">
          <w:rPr>
            <w:rFonts w:ascii="Sari Offc" w:hAnsi="Sari Offc"/>
            <w:sz w:val="24"/>
            <w:szCs w:val="24"/>
            <w:lang w:val="en-IN"/>
          </w:rPr>
          <w:delText>akh</w:delText>
        </w:r>
      </w:del>
      <w:ins w:author="Upadhyay , Shubham (SBICard)" w:date="2026-01-07T11:06:00Z" w16du:dateUtc="2026-01-07T11:06:00Z" w:id="1653805627">
        <w:del w:author="Namita Salgiya" w:date="2026-01-17T19:04:00Z" w16du:dateUtc="2026-01-17T19:04:00Z" w:id="374391829">
          <w:r w:rsidRPr="568DCCD1" w:rsidDel="003D27D4">
            <w:rPr>
              <w:rFonts w:ascii="Sari Offc" w:hAnsi="Sari Offc"/>
              <w:sz w:val="24"/>
              <w:szCs w:val="24"/>
              <w:lang w:val="en-IN"/>
            </w:rPr>
            <w:delText>s</w:delText>
          </w:r>
        </w:del>
      </w:ins>
      <w:del w:author="Namita Salgiya" w:date="2026-01-17T19:04:00Z" w16du:dateUtc="2026-01-17T19:04:00Z" w:id="1556216611">
        <w:r w:rsidRPr="568DCCD1" w:rsidDel="004D6419">
          <w:rPr>
            <w:rFonts w:ascii="Sari Offc" w:hAnsi="Sari Offc"/>
            <w:sz w:val="24"/>
            <w:szCs w:val="24"/>
            <w:lang w:val="en-IN"/>
          </w:rPr>
          <w:delText xml:space="preserve"> each</w:delText>
        </w:r>
      </w:del>
      <w:ins w:author="Upadhyay , Shubham (SBICard)" w:date="2026-01-07T11:06:00Z" w16du:dateUtc="2026-01-07T11:06:00Z" w:id="244388658">
        <w:del w:author="Namita Salgiya" w:date="2026-01-17T19:04:00Z" w16du:dateUtc="2026-01-17T19:04:00Z" w:id="1009758559">
          <w:r w:rsidRPr="568DCCD1" w:rsidDel="003D27D4">
            <w:rPr>
              <w:rFonts w:ascii="Sari Offc" w:hAnsi="Sari Offc"/>
              <w:sz w:val="24"/>
              <w:szCs w:val="24"/>
              <w:lang w:val="en-IN"/>
            </w:rPr>
            <w:delText xml:space="preserve"> </w:delText>
          </w:r>
        </w:del>
      </w:ins>
    </w:p>
    <w:p w:rsidRPr="003D27D4" w:rsidR="00947F57" w:rsidP="568DCCD1" w:rsidRDefault="004D6419" w14:paraId="19A1B9DF" w14:textId="33349A0C">
      <w:pPr>
        <w:pStyle w:val="ListParagraph"/>
        <w:numPr>
          <w:ilvl w:val="0"/>
          <w:numId w:val="11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568DCCD1" w:rsidR="004D6419">
        <w:rPr>
          <w:rFonts w:ascii="Sari Offc" w:hAnsi="Sari Offc"/>
          <w:sz w:val="24"/>
          <w:szCs w:val="24"/>
        </w:rPr>
        <w:t xml:space="preserve">4 </w:t>
      </w:r>
      <w:del w:author="Namita Salgiya" w:date="2026-01-17T19:03:00Z" w16du:dateUtc="2026-01-17T19:03:00Z" w:id="874107639">
        <w:r w:rsidRPr="568DCCD1" w:rsidDel="004D6419">
          <w:rPr>
            <w:rFonts w:ascii="Sari Offc" w:hAnsi="Sari Offc"/>
            <w:sz w:val="24"/>
            <w:szCs w:val="24"/>
          </w:rPr>
          <w:delText xml:space="preserve">complimentary </w:delText>
        </w:r>
      </w:del>
      <w:r w:rsidRPr="568DCCD1" w:rsidR="003D27D4">
        <w:rPr>
          <w:rFonts w:ascii="Sari Offc" w:hAnsi="Sari Offc"/>
          <w:sz w:val="24"/>
          <w:szCs w:val="24"/>
        </w:rPr>
        <w:t xml:space="preserve">Domestic Airport Lounge </w:t>
      </w:r>
      <w:r w:rsidRPr="568DCCD1" w:rsidR="009A0A06">
        <w:rPr>
          <w:rFonts w:ascii="Sari Offc" w:hAnsi="Sari Offc"/>
          <w:sz w:val="24"/>
          <w:szCs w:val="24"/>
        </w:rPr>
        <w:t xml:space="preserve">Visits </w:t>
      </w:r>
      <w:del w:author="Namita Salgiya" w:date="2026-01-17T19:04:00Z" w16du:dateUtc="2026-01-17T19:04:00Z" w:id="253450079">
        <w:r w:rsidRPr="568DCCD1" w:rsidDel="004D6419">
          <w:rPr>
            <w:rFonts w:ascii="Sari Offc" w:hAnsi="Sari Offc"/>
            <w:sz w:val="24"/>
            <w:szCs w:val="24"/>
          </w:rPr>
          <w:delText xml:space="preserve">in a year </w:delText>
        </w:r>
      </w:del>
    </w:p>
    <w:p w:rsidR="568DCCD1" w:rsidP="568DCCD1" w:rsidRDefault="568DCCD1" w14:paraId="6A9E14C3" w14:textId="277C19E1">
      <w:pPr>
        <w:jc w:val="center"/>
        <w:rPr>
          <w:rFonts w:ascii="Sari Offc" w:hAnsi="Sari Offc"/>
          <w:b w:val="1"/>
          <w:bCs w:val="1"/>
          <w:i w:val="1"/>
          <w:iCs w:val="1"/>
          <w:sz w:val="24"/>
          <w:szCs w:val="24"/>
          <w:u w:val="single"/>
        </w:rPr>
      </w:pPr>
    </w:p>
    <w:p w:rsidRPr="003D27D4" w:rsidR="00CD511F" w:rsidP="004A5805" w:rsidRDefault="004C50CB" w14:paraId="5970C5BD" w14:textId="739D33F4">
      <w:pPr>
        <w:jc w:val="center"/>
        <w:rPr>
          <w:rFonts w:ascii="Sari Offc" w:hAnsi="Sari Offc"/>
          <w:b/>
          <w:bCs/>
          <w:sz w:val="24"/>
          <w:szCs w:val="24"/>
          <w:u w:val="single"/>
        </w:rPr>
      </w:pPr>
      <w:r w:rsidRPr="003D27D4">
        <w:rPr>
          <w:rFonts w:ascii="Sari Offc" w:hAnsi="Sari Offc"/>
          <w:b/>
          <w:bCs/>
          <w:i/>
          <w:iCs/>
          <w:sz w:val="24"/>
          <w:szCs w:val="24"/>
          <w:u w:val="single"/>
        </w:rPr>
        <w:t xml:space="preserve">Exclusive </w:t>
      </w:r>
      <w:r w:rsidRPr="003D27D4">
        <w:rPr>
          <w:rFonts w:ascii="Sari Offc" w:hAnsi="Sari Offc"/>
          <w:b/>
          <w:bCs/>
          <w:sz w:val="24"/>
          <w:szCs w:val="24"/>
          <w:u w:val="single"/>
        </w:rPr>
        <w:t>PRIVILEGES</w:t>
      </w:r>
    </w:p>
    <w:p w:rsidRPr="003D27D4" w:rsidR="00947F57" w:rsidP="568DCCD1" w:rsidRDefault="00947F57" w14:paraId="440B98E9" w14:textId="3269EBFA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68DCCD1" w:rsidR="00947F57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Welcome </w:t>
      </w:r>
      <w:r w:rsidRPr="568DCCD1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Benefit</w:t>
      </w:r>
      <w:ins w:author="Upadhyay , Shubham (SBICard)" w:date="2026-01-07T11:07:00Z" w16du:dateUtc="2026-01-07T11:07:00Z" w:id="923160449">
        <w:r w:rsidRPr="568DCCD1" w:rsidR="003D27D4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3D27D4" w:rsidR="003C1523" w:rsidRDefault="003C1523" w14:paraId="59B0C74C" w14:textId="6E3336B6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lang w:val="en-IN" w:eastAsia="en-IN"/>
        </w:rPr>
      </w:pPr>
      <w:r w:rsidRPr="003D27D4">
        <w:rPr>
          <w:rFonts w:ascii="Sari Offc" w:hAnsi="Sari Offc"/>
          <w:sz w:val="24"/>
          <w:szCs w:val="24"/>
          <w:lang w:val="en-IN" w:eastAsia="en-IN"/>
        </w:rPr>
        <w:t xml:space="preserve">2,500 IndiGo BluChips post </w:t>
      </w:r>
      <w:r w:rsidRPr="003D27D4" w:rsidR="003D27D4">
        <w:rPr>
          <w:rFonts w:ascii="Sari Offc" w:hAnsi="Sari Offc"/>
          <w:sz w:val="24"/>
          <w:szCs w:val="24"/>
          <w:lang w:val="en-IN" w:eastAsia="en-IN"/>
        </w:rPr>
        <w:t xml:space="preserve">Annual Fee </w:t>
      </w:r>
      <w:r w:rsidRPr="003D27D4">
        <w:rPr>
          <w:rFonts w:ascii="Sari Offc" w:hAnsi="Sari Offc"/>
          <w:sz w:val="24"/>
          <w:szCs w:val="24"/>
          <w:lang w:val="en-IN" w:eastAsia="en-IN"/>
        </w:rPr>
        <w:t xml:space="preserve">payment and first transaction </w:t>
      </w:r>
      <w:ins w:author="Kapoor, Vedika (SBICard)" w:date="2026-01-06T15:17:00Z" w:id="34">
        <w:r w:rsidRPr="003D27D4" w:rsidR="00E027B6">
          <w:rPr>
            <w:rFonts w:ascii="Sari Offc" w:hAnsi="Sari Offc"/>
            <w:sz w:val="24"/>
            <w:szCs w:val="24"/>
            <w:lang w:val="en-IN" w:eastAsia="en-IN"/>
          </w:rPr>
          <w:t xml:space="preserve">within 60 days of account opening </w:t>
        </w:r>
      </w:ins>
    </w:p>
    <w:p w:rsidRPr="003D27D4" w:rsidR="00B149BB" w:rsidDel="00E027B6" w:rsidRDefault="003C1523" w14:paraId="4BB03131" w14:textId="6EED4776">
      <w:pPr>
        <w:pStyle w:val="ListParagraph"/>
        <w:numPr>
          <w:ilvl w:val="0"/>
          <w:numId w:val="8"/>
        </w:numPr>
        <w:rPr>
          <w:del w:author="Kapoor, Vedika (SBICard)" w:date="2026-01-06T15:18:00Z" w:id="35"/>
          <w:rFonts w:ascii="Sari Offc" w:hAnsi="Sari Offc"/>
          <w:sz w:val="24"/>
          <w:szCs w:val="24"/>
          <w:lang w:val="en-IN" w:eastAsia="en-IN"/>
        </w:rPr>
      </w:pPr>
      <w:del w:author="Kapoor, Vedika (SBICard)" w:date="2026-01-06T15:18:00Z" w:id="36">
        <w:r w:rsidRPr="003D27D4" w:rsidDel="00E027B6">
          <w:rPr>
            <w:rFonts w:ascii="Sari Offc" w:hAnsi="Sari Offc"/>
            <w:sz w:val="24"/>
            <w:szCs w:val="24"/>
            <w:lang w:val="en-IN" w:eastAsia="en-IN"/>
          </w:rPr>
          <w:delText xml:space="preserve">IndiGo BluChips </w:delText>
        </w:r>
        <w:r w:rsidRPr="003D27D4" w:rsidDel="00E027B6" w:rsidR="00B149BB">
          <w:rPr>
            <w:rFonts w:ascii="Sari Offc" w:hAnsi="Sari Offc"/>
            <w:sz w:val="24"/>
            <w:szCs w:val="24"/>
            <w:lang w:val="en-IN" w:eastAsia="en-IN"/>
          </w:rPr>
          <w:delText xml:space="preserve">will be credited within 60 days of </w:delText>
        </w:r>
        <w:r w:rsidRPr="003D27D4" w:rsidDel="00E027B6">
          <w:rPr>
            <w:rFonts w:ascii="Sari Offc" w:hAnsi="Sari Offc"/>
            <w:sz w:val="24"/>
            <w:szCs w:val="24"/>
            <w:lang w:val="en-IN" w:eastAsia="en-IN"/>
          </w:rPr>
          <w:delText>account opening</w:delText>
        </w:r>
      </w:del>
    </w:p>
    <w:p w:rsidRPr="003D27D4" w:rsidR="003C1523" w:rsidRDefault="003C1523" w14:paraId="6EC1307C" w14:textId="1BEC99B4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>Redeem IndiGo BluChips on IndiGo App</w:t>
      </w:r>
      <w:ins w:author="Upadhyay , Shubham (SBICard)" w:date="2026-01-07T11:07:00Z" w:id="37">
        <w:r w:rsidR="003D27D4"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r w:rsidRPr="003D27D4">
        <w:rPr>
          <w:rFonts w:ascii="Sari Offc" w:hAnsi="Sari Offc"/>
          <w:sz w:val="24"/>
          <w:szCs w:val="24"/>
          <w:lang w:val="en-IN"/>
        </w:rPr>
        <w:t>/</w:t>
      </w:r>
      <w:ins w:author="Upadhyay , Shubham (SBICard)" w:date="2026-01-07T11:07:00Z" w:id="38">
        <w:r w:rsidR="003D27D4"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r w:rsidRPr="003D27D4">
        <w:rPr>
          <w:rFonts w:ascii="Sari Offc" w:hAnsi="Sari Offc"/>
          <w:sz w:val="24"/>
          <w:szCs w:val="24"/>
          <w:lang w:val="en-IN"/>
        </w:rPr>
        <w:t>Website</w:t>
      </w:r>
    </w:p>
    <w:p w:rsidRPr="003D27D4" w:rsidR="003C1523" w:rsidP="003C1523" w:rsidRDefault="003C1523" w14:paraId="198DC140" w14:textId="73869F96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3D27D4">
        <w:rPr>
          <w:rFonts w:ascii="Sari Offc" w:hAnsi="Sari Offc"/>
          <w:b/>
          <w:bCs/>
          <w:sz w:val="24"/>
          <w:szCs w:val="24"/>
          <w:lang w:val="en-IN"/>
        </w:rPr>
        <w:t>Renewal Benefit</w:t>
      </w:r>
      <w:del w:author="Upadhyay , Shubham (SBICard)" w:date="2026-01-07T11:09:00Z" w:id="39">
        <w:r w:rsidRPr="003D27D4" w:rsidDel="003D27D4">
          <w:rPr>
            <w:rFonts w:ascii="Sari Offc" w:hAnsi="Sari Offc"/>
            <w:b/>
            <w:bCs/>
            <w:sz w:val="24"/>
            <w:szCs w:val="24"/>
            <w:lang w:val="en-IN"/>
          </w:rPr>
          <w:delText>s</w:delText>
        </w:r>
      </w:del>
    </w:p>
    <w:p w:rsidRPr="003D27D4" w:rsidR="003C1523" w:rsidRDefault="003C1523" w14:paraId="6E3B7DE7" w14:textId="79DFB7B3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lang w:val="en-IN" w:eastAsia="en-IN"/>
          <w:rPrChange w:author="Kapoor, Vedika (SBICard)" w:date="2026-01-06T15:18:00Z" w:id="40">
            <w:rPr>
              <w:lang w:val="en-IN"/>
            </w:rPr>
          </w:rPrChange>
        </w:rPr>
        <w:pPrChange w:author="Kapoor, Vedika (SBICard)" w:date="2026-01-06T15:18:00Z" w:id="41">
          <w:pPr>
            <w:pStyle w:val="ListParagraph"/>
            <w:numPr>
              <w:numId w:val="9"/>
            </w:numPr>
            <w:tabs>
              <w:tab w:val="num" w:pos="720"/>
            </w:tabs>
            <w:ind w:hanging="360"/>
          </w:pPr>
        </w:pPrChange>
      </w:pPr>
      <w:r w:rsidRPr="003D27D4">
        <w:rPr>
          <w:rFonts w:ascii="Sari Offc" w:hAnsi="Sari Offc"/>
          <w:sz w:val="24"/>
          <w:szCs w:val="24"/>
          <w:lang w:val="en-IN"/>
        </w:rPr>
        <w:t xml:space="preserve">2,500 IndiGo BluChips post </w:t>
      </w:r>
      <w:r w:rsidRPr="003D27D4" w:rsidR="003D27D4">
        <w:rPr>
          <w:rFonts w:ascii="Sari Offc" w:hAnsi="Sari Offc"/>
          <w:sz w:val="24"/>
          <w:szCs w:val="24"/>
          <w:lang w:val="en-IN"/>
        </w:rPr>
        <w:t xml:space="preserve">Annual Fee </w:t>
      </w:r>
      <w:r w:rsidRPr="003D27D4">
        <w:rPr>
          <w:rFonts w:ascii="Sari Offc" w:hAnsi="Sari Offc"/>
          <w:sz w:val="24"/>
          <w:szCs w:val="24"/>
          <w:lang w:val="en-IN"/>
        </w:rPr>
        <w:t>payment</w:t>
      </w:r>
      <w:ins w:author="Kapoor, Vedika (SBICard)" w:date="2026-01-06T15:18:00Z" w:id="42">
        <w:r w:rsidRPr="003D27D4" w:rsidR="00E027B6">
          <w:rPr>
            <w:rFonts w:ascii="Sari Offc" w:hAnsi="Sari Offc"/>
            <w:sz w:val="24"/>
            <w:szCs w:val="24"/>
            <w:lang w:val="en-IN"/>
          </w:rPr>
          <w:t xml:space="preserve"> and first transaction </w:t>
        </w:r>
        <w:r w:rsidRPr="003D27D4" w:rsidR="00E027B6">
          <w:rPr>
            <w:rFonts w:ascii="Sari Offc" w:hAnsi="Sari Offc"/>
            <w:sz w:val="24"/>
            <w:szCs w:val="24"/>
            <w:lang w:val="en-IN" w:eastAsia="en-IN"/>
          </w:rPr>
          <w:t xml:space="preserve">within 60 days of account opening </w:t>
        </w:r>
      </w:ins>
    </w:p>
    <w:p w:rsidRPr="003D27D4" w:rsidR="003C1523" w:rsidRDefault="003C1523" w14:paraId="7B59F5F5" w14:textId="5E9B84BF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>Redeem IndiGo BluChips on IndiGo App</w:t>
      </w:r>
      <w:ins w:author="Upadhyay , Shubham (SBICard)" w:date="2026-01-07T11:07:00Z" w:id="43">
        <w:r w:rsidR="003D27D4"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r w:rsidRPr="003D27D4">
        <w:rPr>
          <w:rFonts w:ascii="Sari Offc" w:hAnsi="Sari Offc"/>
          <w:sz w:val="24"/>
          <w:szCs w:val="24"/>
          <w:lang w:val="en-IN"/>
        </w:rPr>
        <w:t>/</w:t>
      </w:r>
      <w:ins w:author="Upadhyay , Shubham (SBICard)" w:date="2026-01-07T11:07:00Z" w:id="44">
        <w:r w:rsidR="003D27D4"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r w:rsidRPr="003D27D4">
        <w:rPr>
          <w:rFonts w:ascii="Sari Offc" w:hAnsi="Sari Offc"/>
          <w:sz w:val="24"/>
          <w:szCs w:val="24"/>
          <w:lang w:val="en-IN"/>
        </w:rPr>
        <w:t>Website</w:t>
      </w:r>
    </w:p>
    <w:p w:rsidRPr="003D27D4" w:rsidR="004D6419" w:rsidP="568DCCD1" w:rsidRDefault="004D6419" w14:paraId="532D79A6" w14:textId="7D0C679B">
      <w:pPr>
        <w:rPr>
          <w:rFonts w:ascii="Sari Offc" w:hAnsi="Sari Offc" w:eastAsia="Calibri" w:cs="Calibri"/>
          <w:color w:val="881798"/>
          <w:sz w:val="24"/>
          <w:szCs w:val="24"/>
          <w:lang w:val="en-IN"/>
        </w:rPr>
      </w:pPr>
      <w:r w:rsidRPr="568DCCD1" w:rsidR="004D6419">
        <w:rPr>
          <w:rFonts w:ascii="Sari Offc" w:hAnsi="Sari Offc"/>
          <w:b w:val="1"/>
          <w:bCs w:val="1"/>
          <w:sz w:val="24"/>
          <w:szCs w:val="24"/>
          <w:lang w:val="en-IN"/>
        </w:rPr>
        <w:t>Reward Benefit</w:t>
      </w:r>
      <w:ins w:author="Upadhyay , Shubham (SBICard)" w:date="2026-01-07T11:07:00Z" w16du:dateUtc="2026-01-07T11:07:00Z" w:id="1286334349">
        <w:r w:rsidRPr="568DCCD1" w:rsidR="003D27D4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s </w:t>
        </w:r>
      </w:ins>
    </w:p>
    <w:p w:rsidRPr="003D27D4" w:rsidR="003C1523" w:rsidRDefault="003C1523" w14:paraId="7712FD21" w14:textId="394051DD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3D27D4">
        <w:rPr>
          <w:rFonts w:ascii="Sari Offc" w:hAnsi="Sari Offc"/>
          <w:sz w:val="24"/>
          <w:szCs w:val="24"/>
          <w:lang w:val="en-IN" w:eastAsia="en-IN"/>
        </w:rPr>
        <w:t>3 IndiGo BluChips on Rs. 100 spent on IndiGo App and Web</w:t>
      </w:r>
    </w:p>
    <w:p w:rsidRPr="003D27D4" w:rsidR="003C1523" w:rsidRDefault="003C1523" w14:paraId="2E85D293" w14:textId="744F2D98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3D27D4">
        <w:rPr>
          <w:rFonts w:ascii="Sari Offc" w:hAnsi="Sari Offc"/>
          <w:sz w:val="24"/>
          <w:szCs w:val="24"/>
          <w:lang w:val="en-IN" w:eastAsia="en-IN"/>
        </w:rPr>
        <w:t>2 IndiGo BluChips on Rs. 100 spent on Hotel</w:t>
      </w:r>
      <w:ins w:author="Upadhyay , Shubham (SBICard)" w:date="2026-01-07T11:07:00Z" w:id="46">
        <w:r w:rsidR="003D27D4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r w:rsidRPr="003D27D4">
        <w:rPr>
          <w:rFonts w:ascii="Sari Offc" w:hAnsi="Sari Offc"/>
          <w:sz w:val="24"/>
          <w:szCs w:val="24"/>
          <w:lang w:val="en-IN" w:eastAsia="en-IN"/>
        </w:rPr>
        <w:t>/</w:t>
      </w:r>
      <w:ins w:author="Upadhyay , Shubham (SBICard)" w:date="2026-01-07T11:07:00Z" w:id="47">
        <w:r w:rsidR="003D27D4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r w:rsidRPr="003D27D4">
        <w:rPr>
          <w:rFonts w:ascii="Sari Offc" w:hAnsi="Sari Offc"/>
          <w:sz w:val="24"/>
          <w:szCs w:val="24"/>
          <w:lang w:val="en-IN" w:eastAsia="en-IN"/>
        </w:rPr>
        <w:t>Lodging and Travel MCCs.</w:t>
      </w:r>
    </w:p>
    <w:p w:rsidRPr="003D27D4" w:rsidR="003C1523" w:rsidRDefault="003C1523" w14:paraId="194DC8C5" w14:textId="3DB6E2C5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3D27D4">
        <w:rPr>
          <w:rFonts w:ascii="Sari Offc" w:hAnsi="Sari Offc"/>
          <w:sz w:val="24"/>
          <w:szCs w:val="24"/>
          <w:lang w:val="en-IN" w:eastAsia="en-IN"/>
        </w:rPr>
        <w:t xml:space="preserve">1 IndiGo BluChips on Rs. 100 spent </w:t>
      </w:r>
      <w:ins w:author="Upadhyay , Shubham (SBICard)" w:date="2026-01-20T12:51:00Z" w:id="48">
        <w:r w:rsidR="009A0A06">
          <w:rPr>
            <w:rFonts w:ascii="Sari Offc" w:hAnsi="Sari Offc"/>
            <w:sz w:val="24"/>
            <w:szCs w:val="24"/>
            <w:lang w:val="en-IN" w:eastAsia="en-IN"/>
          </w:rPr>
          <w:t xml:space="preserve">on </w:t>
        </w:r>
      </w:ins>
      <w:r w:rsidRPr="003D27D4">
        <w:rPr>
          <w:rFonts w:ascii="Sari Offc" w:hAnsi="Sari Offc"/>
          <w:sz w:val="24"/>
          <w:szCs w:val="24"/>
          <w:lang w:val="en-IN" w:eastAsia="en-IN"/>
        </w:rPr>
        <w:t xml:space="preserve">all other </w:t>
      </w:r>
      <w:del w:author="Upadhyay , Shubham (SBICard)" w:date="2026-01-20T12:51:00Z" w:id="49">
        <w:r w:rsidRPr="003D27D4" w:rsidDel="009A0A06">
          <w:rPr>
            <w:rFonts w:ascii="Sari Offc" w:hAnsi="Sari Offc"/>
            <w:sz w:val="24"/>
            <w:szCs w:val="24"/>
            <w:lang w:val="en-IN" w:eastAsia="en-IN"/>
          </w:rPr>
          <w:delText xml:space="preserve">spends </w:delText>
        </w:r>
      </w:del>
      <w:ins w:author="Upadhyay , Shubham (SBICard)" w:date="2026-01-20T12:51:00Z" w:id="50">
        <w:r w:rsidR="009A0A06">
          <w:rPr>
            <w:rFonts w:ascii="Sari Offc" w:hAnsi="Sari Offc"/>
            <w:sz w:val="24"/>
            <w:szCs w:val="24"/>
            <w:lang w:val="en-IN" w:eastAsia="en-IN"/>
          </w:rPr>
          <w:t xml:space="preserve">categories </w:t>
        </w:r>
      </w:ins>
      <w:r w:rsidRPr="003D27D4">
        <w:rPr>
          <w:rFonts w:ascii="Sari Offc" w:hAnsi="Sari Offc"/>
          <w:sz w:val="24"/>
          <w:szCs w:val="24"/>
          <w:lang w:eastAsia="en-IN"/>
        </w:rPr>
        <w:t>(excluding - Utility, Govt Transactions, Rental, Fuel, Gaming, Cross</w:t>
      </w:r>
      <w:ins w:author="Upadhyay , Shubham (SBICard)" w:date="2026-01-07T11:07:00Z" w:id="51">
        <w:r w:rsidR="003D27D4">
          <w:rPr>
            <w:rFonts w:ascii="Sari Offc" w:hAnsi="Sari Offc"/>
            <w:sz w:val="24"/>
            <w:szCs w:val="24"/>
            <w:lang w:eastAsia="en-IN"/>
          </w:rPr>
          <w:t>-S</w:t>
        </w:r>
      </w:ins>
      <w:r w:rsidRPr="003D27D4">
        <w:rPr>
          <w:rFonts w:ascii="Sari Offc" w:hAnsi="Sari Offc"/>
          <w:sz w:val="24"/>
          <w:szCs w:val="24"/>
          <w:lang w:eastAsia="en-IN"/>
        </w:rPr>
        <w:t xml:space="preserve">ell and </w:t>
      </w:r>
      <w:r w:rsidRPr="003D27D4" w:rsidR="003D27D4">
        <w:rPr>
          <w:rFonts w:ascii="Sari Offc" w:hAnsi="Sari Offc"/>
          <w:sz w:val="24"/>
          <w:szCs w:val="24"/>
          <w:lang w:eastAsia="en-IN"/>
        </w:rPr>
        <w:t xml:space="preserve">Insurance </w:t>
      </w:r>
      <w:r w:rsidRPr="003D27D4">
        <w:rPr>
          <w:rFonts w:ascii="Sari Offc" w:hAnsi="Sari Offc"/>
          <w:sz w:val="24"/>
          <w:szCs w:val="24"/>
          <w:lang w:eastAsia="en-IN"/>
        </w:rPr>
        <w:t>MCCs)</w:t>
      </w:r>
    </w:p>
    <w:p w:rsidRPr="003D27D4" w:rsidR="006657A1" w:rsidP="568DCCD1" w:rsidRDefault="006657A1" w14:paraId="20F6C685" w14:textId="6B335058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68DCCD1" w:rsidR="006657A1">
        <w:rPr>
          <w:rFonts w:ascii="Sari Offc" w:hAnsi="Sari Offc"/>
          <w:b w:val="1"/>
          <w:bCs w:val="1"/>
          <w:sz w:val="24"/>
          <w:szCs w:val="24"/>
          <w:lang w:val="en-IN"/>
        </w:rPr>
        <w:t>Milestone Benefits</w:t>
      </w:r>
      <w:r w:rsidRPr="568DCCD1" w:rsidR="007D27DF">
        <w:rPr>
          <w:rFonts w:ascii="Sari Offc" w:hAnsi="Sari Offc" w:eastAsia="Calibri" w:cs="Calibri"/>
          <w:sz w:val="24"/>
          <w:szCs w:val="24"/>
          <w:lang w:val="en-IN"/>
        </w:rPr>
        <w:t xml:space="preserve"> </w:t>
      </w:r>
    </w:p>
    <w:p w:rsidRPr="003D27D4" w:rsidR="003C1523" w:rsidRDefault="003C1523" w14:paraId="64932713" w14:textId="354B5A39">
      <w:pPr>
        <w:numPr>
          <w:ilvl w:val="0"/>
          <w:numId w:val="10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>2,500 IndiGo Blu</w:t>
      </w:r>
      <w:r w:rsidRPr="003D27D4" w:rsidR="003D27D4">
        <w:rPr>
          <w:rFonts w:ascii="Sari Offc" w:hAnsi="Sari Offc"/>
          <w:sz w:val="24"/>
          <w:szCs w:val="24"/>
          <w:lang w:val="en-IN"/>
        </w:rPr>
        <w:t>C</w:t>
      </w:r>
      <w:r w:rsidRPr="003D27D4">
        <w:rPr>
          <w:rFonts w:ascii="Sari Offc" w:hAnsi="Sari Offc"/>
          <w:sz w:val="24"/>
          <w:szCs w:val="24"/>
          <w:lang w:val="en-IN"/>
        </w:rPr>
        <w:t xml:space="preserve">hips on spends of Rs. 2 </w:t>
      </w:r>
      <w:r w:rsidRPr="003D27D4" w:rsidR="003D27D4">
        <w:rPr>
          <w:rFonts w:ascii="Sari Offc" w:hAnsi="Sari Offc"/>
          <w:sz w:val="24"/>
          <w:szCs w:val="24"/>
          <w:lang w:val="en-IN"/>
        </w:rPr>
        <w:t>l</w:t>
      </w:r>
      <w:r w:rsidRPr="003D27D4">
        <w:rPr>
          <w:rFonts w:ascii="Sari Offc" w:hAnsi="Sari Offc"/>
          <w:sz w:val="24"/>
          <w:szCs w:val="24"/>
          <w:lang w:val="en-IN"/>
        </w:rPr>
        <w:t>akh</w:t>
      </w:r>
      <w:ins w:author="Upadhyay , Shubham (SBICard)" w:date="2026-01-07T11:08:00Z" w:id="52">
        <w:r w:rsidR="003D27D4">
          <w:rPr>
            <w:rFonts w:ascii="Sari Offc" w:hAnsi="Sari Offc"/>
            <w:sz w:val="24"/>
            <w:szCs w:val="24"/>
            <w:lang w:val="en-IN"/>
          </w:rPr>
          <w:t>s</w:t>
        </w:r>
      </w:ins>
      <w:r w:rsidRPr="003D27D4">
        <w:rPr>
          <w:rFonts w:ascii="Sari Offc" w:hAnsi="Sari Offc"/>
          <w:sz w:val="24"/>
          <w:szCs w:val="24"/>
          <w:lang w:val="en-IN"/>
        </w:rPr>
        <w:t xml:space="preserve">, 4 </w:t>
      </w:r>
      <w:r w:rsidRPr="003D27D4" w:rsidR="003D27D4">
        <w:rPr>
          <w:rFonts w:ascii="Sari Offc" w:hAnsi="Sari Offc"/>
          <w:sz w:val="24"/>
          <w:szCs w:val="24"/>
          <w:lang w:val="en-IN"/>
        </w:rPr>
        <w:t>l</w:t>
      </w:r>
      <w:r w:rsidRPr="003D27D4">
        <w:rPr>
          <w:rFonts w:ascii="Sari Offc" w:hAnsi="Sari Offc"/>
          <w:sz w:val="24"/>
          <w:szCs w:val="24"/>
          <w:lang w:val="en-IN"/>
        </w:rPr>
        <w:t>akh</w:t>
      </w:r>
      <w:ins w:author="Upadhyay , Shubham (SBICard)" w:date="2026-01-07T11:08:00Z" w:id="53">
        <w:r w:rsidR="003D27D4">
          <w:rPr>
            <w:rFonts w:ascii="Sari Offc" w:hAnsi="Sari Offc"/>
            <w:sz w:val="24"/>
            <w:szCs w:val="24"/>
            <w:lang w:val="en-IN"/>
          </w:rPr>
          <w:t>s</w:t>
        </w:r>
      </w:ins>
      <w:r w:rsidRPr="003D27D4">
        <w:rPr>
          <w:rFonts w:ascii="Sari Offc" w:hAnsi="Sari Offc"/>
          <w:sz w:val="24"/>
          <w:szCs w:val="24"/>
          <w:lang w:val="en-IN"/>
        </w:rPr>
        <w:t xml:space="preserve"> &amp; 6 </w:t>
      </w:r>
      <w:r w:rsidRPr="003D27D4" w:rsidR="003D27D4">
        <w:rPr>
          <w:rFonts w:ascii="Sari Offc" w:hAnsi="Sari Offc"/>
          <w:sz w:val="24"/>
          <w:szCs w:val="24"/>
          <w:lang w:val="en-IN"/>
        </w:rPr>
        <w:t>l</w:t>
      </w:r>
      <w:r w:rsidRPr="003D27D4">
        <w:rPr>
          <w:rFonts w:ascii="Sari Offc" w:hAnsi="Sari Offc"/>
          <w:sz w:val="24"/>
          <w:szCs w:val="24"/>
          <w:lang w:val="en-IN"/>
        </w:rPr>
        <w:t>akh</w:t>
      </w:r>
      <w:ins w:author="Upadhyay , Shubham (SBICard)" w:date="2026-01-07T11:08:00Z" w:id="54">
        <w:r w:rsidR="003D27D4">
          <w:rPr>
            <w:rFonts w:ascii="Sari Offc" w:hAnsi="Sari Offc"/>
            <w:sz w:val="24"/>
            <w:szCs w:val="24"/>
            <w:lang w:val="en-IN"/>
          </w:rPr>
          <w:t>s</w:t>
        </w:r>
      </w:ins>
      <w:r w:rsidRPr="003D27D4">
        <w:rPr>
          <w:rFonts w:ascii="Sari Offc" w:hAnsi="Sari Offc"/>
          <w:sz w:val="24"/>
          <w:szCs w:val="24"/>
          <w:lang w:val="en-IN"/>
        </w:rPr>
        <w:t xml:space="preserve"> each.</w:t>
      </w:r>
    </w:p>
    <w:p w:rsidRPr="003D27D4" w:rsidR="002C53AE" w:rsidP="568DCCD1" w:rsidRDefault="002C53AE" w14:paraId="291C224A" w14:textId="36EAA5AC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68DCCD1" w:rsidR="002C53AE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Domestic </w:t>
      </w:r>
      <w:r w:rsidRPr="568DCCD1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Lounge Benefit</w:t>
      </w:r>
      <w:ins w:author="Upadhyay , Shubham (SBICard)" w:date="2026-01-07T11:08:00Z" w16du:dateUtc="2026-01-07T11:08:00Z" w:id="1788349495">
        <w:r w:rsidRPr="568DCCD1" w:rsidR="003D27D4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3D27D4" w:rsidR="002C53AE" w:rsidRDefault="002C53AE" w14:paraId="53D190BA" w14:textId="748D4F11">
      <w:pPr>
        <w:pStyle w:val="ListParagraph"/>
        <w:numPr>
          <w:ilvl w:val="0"/>
          <w:numId w:val="2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 xml:space="preserve">4 complimentary </w:t>
      </w:r>
      <w:r w:rsidRPr="003D27D4" w:rsidR="003D27D4">
        <w:rPr>
          <w:rFonts w:ascii="Sari Offc" w:hAnsi="Sari Offc"/>
          <w:sz w:val="24"/>
          <w:szCs w:val="24"/>
          <w:lang w:val="en-IN"/>
        </w:rPr>
        <w:t xml:space="preserve">Domestic Airport Lounge </w:t>
      </w:r>
      <w:r w:rsidRPr="003D27D4">
        <w:rPr>
          <w:rFonts w:ascii="Sari Offc" w:hAnsi="Sari Offc"/>
          <w:sz w:val="24"/>
          <w:szCs w:val="24"/>
          <w:lang w:val="en-IN"/>
        </w:rPr>
        <w:t xml:space="preserve">visits </w:t>
      </w:r>
      <w:r w:rsidRPr="003D27D4" w:rsidR="003C1523">
        <w:rPr>
          <w:rFonts w:ascii="Sari Offc" w:hAnsi="Sari Offc"/>
          <w:sz w:val="24"/>
          <w:szCs w:val="24"/>
          <w:lang w:val="en-IN"/>
        </w:rPr>
        <w:t>in a year</w:t>
      </w:r>
      <w:r w:rsidRPr="003D27D4">
        <w:rPr>
          <w:rFonts w:ascii="Sari Offc" w:hAnsi="Sari Offc"/>
          <w:sz w:val="24"/>
          <w:szCs w:val="24"/>
          <w:lang w:val="en-IN"/>
        </w:rPr>
        <w:t xml:space="preserve"> </w:t>
      </w:r>
      <w:r w:rsidRPr="003D27D4">
        <w:rPr>
          <w:rFonts w:ascii="Sari Offc" w:hAnsi="Sari Offc"/>
          <w:sz w:val="24"/>
          <w:szCs w:val="24"/>
        </w:rPr>
        <w:t xml:space="preserve">(max. </w:t>
      </w:r>
      <w:r w:rsidRPr="003D27D4" w:rsidR="003C1523">
        <w:rPr>
          <w:rFonts w:ascii="Sari Offc" w:hAnsi="Sari Offc"/>
          <w:sz w:val="24"/>
          <w:szCs w:val="24"/>
        </w:rPr>
        <w:t>1</w:t>
      </w:r>
      <w:r w:rsidRPr="003D27D4">
        <w:rPr>
          <w:rFonts w:ascii="Sari Offc" w:hAnsi="Sari Offc"/>
          <w:sz w:val="24"/>
          <w:szCs w:val="24"/>
        </w:rPr>
        <w:t xml:space="preserve"> </w:t>
      </w:r>
      <w:del w:author="Upadhyay , Shubham (SBICard)" w:date="2026-01-20T12:52:00Z" w:id="56">
        <w:r w:rsidRPr="003D27D4" w:rsidDel="009A0A06">
          <w:rPr>
            <w:rFonts w:ascii="Sari Offc" w:hAnsi="Sari Offc"/>
            <w:sz w:val="24"/>
            <w:szCs w:val="24"/>
          </w:rPr>
          <w:delText xml:space="preserve">visit </w:delText>
        </w:r>
      </w:del>
      <w:r w:rsidRPr="003D27D4">
        <w:rPr>
          <w:rFonts w:ascii="Sari Offc" w:hAnsi="Sari Offc"/>
          <w:sz w:val="24"/>
          <w:szCs w:val="24"/>
        </w:rPr>
        <w:t>per quarter)</w:t>
      </w:r>
      <w:r w:rsidRPr="003D27D4" w:rsidR="004D6419">
        <w:rPr>
          <w:rFonts w:ascii="Sari Offc" w:hAnsi="Sari Offc"/>
          <w:sz w:val="24"/>
          <w:szCs w:val="24"/>
        </w:rPr>
        <w:t xml:space="preserve"> on </w:t>
      </w:r>
      <w:r w:rsidRPr="003D27D4" w:rsidR="004D6419">
        <w:rPr>
          <w:rFonts w:ascii="Sari Offc" w:hAnsi="Sari Offc"/>
          <w:sz w:val="24"/>
          <w:szCs w:val="24"/>
          <w:lang w:val="en-IN" w:eastAsia="en-IN"/>
        </w:rPr>
        <w:t>spends of Rs. 50,000 in the last quarter</w:t>
      </w:r>
    </w:p>
    <w:p w:rsidRPr="003D27D4" w:rsidR="00B23A1E" w:rsidRDefault="005F47D9" w14:paraId="593B727E" w14:textId="58518418">
      <w:pPr>
        <w:pStyle w:val="ListParagraph"/>
        <w:numPr>
          <w:ilvl w:val="0"/>
          <w:numId w:val="2"/>
        </w:numPr>
        <w:rPr>
          <w:rFonts w:ascii="Sari Offc" w:hAnsi="Sari Offc"/>
          <w:sz w:val="24"/>
          <w:szCs w:val="24"/>
        </w:rPr>
      </w:pPr>
      <w:hyperlink w:tgtFrame="_blank" w:history="1" r:id="rId17">
        <w:r w:rsidRPr="003D27D4" w:rsidR="00B23A1E">
          <w:rPr>
            <w:rStyle w:val="Hyperlink"/>
            <w:rFonts w:ascii="Sari Offc" w:hAnsi="Sari Offc"/>
            <w:sz w:val="24"/>
            <w:szCs w:val="24"/>
          </w:rPr>
          <w:t>Click here</w:t>
        </w:r>
      </w:hyperlink>
      <w:r w:rsidRPr="003D27D4" w:rsidR="00B23A1E">
        <w:rPr>
          <w:rFonts w:ascii="Sari Offc" w:hAnsi="Sari Offc"/>
          <w:sz w:val="24"/>
          <w:szCs w:val="24"/>
        </w:rPr>
        <w:t xml:space="preserve"> to know about participating domestic lounges</w:t>
      </w:r>
    </w:p>
    <w:p w:rsidRPr="003D27D4" w:rsidR="003C1523" w:rsidP="568DCCD1" w:rsidRDefault="003C1523" w14:paraId="501692A8" w14:textId="3E89DD23">
      <w:pPr>
        <w:spacing w:before="240"/>
        <w:rPr>
          <w:rFonts w:ascii="Sari Offc" w:hAnsi="Sari Offc" w:eastAsia="Calibri" w:cs="Calibri"/>
          <w:sz w:val="24"/>
          <w:szCs w:val="24"/>
          <w:lang w:val="en-IN"/>
        </w:rPr>
      </w:pPr>
      <w:r w:rsidRPr="568DCCD1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Fuel Surcharge Waiver</w:t>
      </w:r>
      <w:ins w:author="Upadhyay , Shubham (SBICard)" w:date="2026-01-07T11:09:00Z" w16du:dateUtc="2026-01-07T11:09:00Z" w:id="837053198">
        <w:r w:rsidRPr="568DCCD1" w:rsidR="003D27D4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3D27D4" w:rsidR="003C1523" w:rsidRDefault="003C1523" w14:paraId="0D051345" w14:textId="7777777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>Enjoy a 1% fuel surcharge waiver on every transaction between Rs. 500 and Rs. 4,000 at all petrol pumps across India.</w:t>
      </w:r>
    </w:p>
    <w:p w:rsidRPr="003D27D4" w:rsidR="003C1523" w:rsidRDefault="003C1523" w14:paraId="16C1088C" w14:textId="3FF8C11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>Maximum waiver of Rs. 200 per statement cycle, per credit card account.</w:t>
      </w:r>
    </w:p>
    <w:p w:rsidRPr="003D27D4" w:rsidR="003C1523" w:rsidP="003C1523" w:rsidRDefault="003C1523" w14:paraId="37A500A5" w14:textId="77777777">
      <w:pPr>
        <w:spacing w:after="0"/>
        <w:rPr>
          <w:rFonts w:ascii="Sari Offc" w:hAnsi="Sari Offc"/>
          <w:sz w:val="24"/>
          <w:szCs w:val="24"/>
          <w:lang w:val="en-IN"/>
        </w:rPr>
      </w:pPr>
    </w:p>
    <w:p w:rsidRPr="003D27D4" w:rsidR="00DC2CA4" w:rsidP="00DC2CA4" w:rsidRDefault="005F47D9" w14:paraId="1346349D" w14:textId="77777777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hyperlink w:history="1" r:id="rId19">
        <w:r w:rsidRPr="003D27D4" w:rsidR="00E56665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br/>
        </w:r>
      </w:hyperlink>
      <w:r w:rsidRPr="003D27D4" w:rsidR="00DC2CA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Explore</w:t>
      </w:r>
      <w:r w:rsidRPr="003D27D4" w:rsidR="00DC2CA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REWARDS</w:t>
      </w:r>
    </w:p>
    <w:p w:rsidRPr="003D27D4" w:rsidR="004D6419" w:rsidP="004D6419" w:rsidRDefault="004D6419" w14:paraId="564F2E70" w14:textId="4571FAB4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3D27D4">
        <w:rPr>
          <w:rFonts w:ascii="Sari Offc" w:hAnsi="Sari Offc"/>
          <w:b/>
          <w:bCs/>
          <w:sz w:val="24"/>
          <w:szCs w:val="24"/>
          <w:lang w:val="en-IN"/>
        </w:rPr>
        <w:t>Reward Benefit</w:t>
      </w:r>
      <w:ins w:author="Upadhyay , Shubham (SBICard)" w:date="2026-01-07T11:09:00Z" w:id="58">
        <w:r w:rsidR="003D27D4">
          <w:rPr>
            <w:rFonts w:ascii="Sari Offc" w:hAnsi="Sari Offc"/>
            <w:b/>
            <w:bCs/>
            <w:sz w:val="24"/>
            <w:szCs w:val="24"/>
            <w:lang w:val="en-IN"/>
          </w:rPr>
          <w:t>s</w:t>
        </w:r>
      </w:ins>
    </w:p>
    <w:p w:rsidRPr="003D27D4" w:rsidR="004D6419" w:rsidRDefault="004D6419" w14:paraId="36B573A7" w14:textId="77777777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3D27D4">
        <w:rPr>
          <w:rFonts w:ascii="Sari Offc" w:hAnsi="Sari Offc"/>
          <w:sz w:val="24"/>
          <w:szCs w:val="24"/>
          <w:lang w:val="en-IN" w:eastAsia="en-IN"/>
        </w:rPr>
        <w:t>3 IndiGo BluChips on Rs. 100 spent on IndiGo App and Web</w:t>
      </w:r>
    </w:p>
    <w:p w:rsidRPr="003D27D4" w:rsidR="004D6419" w:rsidRDefault="004D6419" w14:paraId="6A2295E6" w14:textId="2BDB4FCC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3D27D4">
        <w:rPr>
          <w:rFonts w:ascii="Sari Offc" w:hAnsi="Sari Offc"/>
          <w:sz w:val="24"/>
          <w:szCs w:val="24"/>
          <w:lang w:val="en-IN" w:eastAsia="en-IN"/>
        </w:rPr>
        <w:t>2 IndiGo BluChips on Rs. 100 spent on Hotel</w:t>
      </w:r>
      <w:ins w:author="Upadhyay , Shubham (SBICard)" w:date="2026-01-07T11:09:00Z" w:id="59">
        <w:r w:rsidR="003D27D4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del w:author="Namita Salgiya" w:date="2026-01-17T19:05:00Z" w:id="60">
        <w:r w:rsidRPr="003D27D4" w:rsidDel="0073131A">
          <w:rPr>
            <w:rFonts w:ascii="Sari Offc" w:hAnsi="Sari Offc"/>
            <w:sz w:val="24"/>
            <w:szCs w:val="24"/>
            <w:lang w:val="en-IN" w:eastAsia="en-IN"/>
          </w:rPr>
          <w:delText>/</w:delText>
        </w:r>
      </w:del>
      <w:ins w:author="Upadhyay , Shubham (SBICard)" w:date="2026-01-07T11:09:00Z" w:id="61">
        <w:del w:author="Namita Salgiya" w:date="2026-01-17T19:05:00Z" w:id="62">
          <w:r w:rsidDel="0073131A" w:rsidR="003D27D4">
            <w:rPr>
              <w:rFonts w:ascii="Sari Offc" w:hAnsi="Sari Offc"/>
              <w:sz w:val="24"/>
              <w:szCs w:val="24"/>
              <w:lang w:val="en-IN" w:eastAsia="en-IN"/>
            </w:rPr>
            <w:delText xml:space="preserve"> </w:delText>
          </w:r>
        </w:del>
      </w:ins>
      <w:del w:author="Namita Salgiya" w:date="2026-01-17T19:05:00Z" w:id="63">
        <w:r w:rsidRPr="003D27D4" w:rsidDel="0073131A">
          <w:rPr>
            <w:rFonts w:ascii="Sari Offc" w:hAnsi="Sari Offc"/>
            <w:sz w:val="24"/>
            <w:szCs w:val="24"/>
            <w:lang w:val="en-IN" w:eastAsia="en-IN"/>
          </w:rPr>
          <w:delText xml:space="preserve">Lodging </w:delText>
        </w:r>
      </w:del>
      <w:r w:rsidRPr="003D27D4">
        <w:rPr>
          <w:rFonts w:ascii="Sari Offc" w:hAnsi="Sari Offc"/>
          <w:sz w:val="24"/>
          <w:szCs w:val="24"/>
          <w:lang w:val="en-IN" w:eastAsia="en-IN"/>
        </w:rPr>
        <w:t xml:space="preserve">and Travel </w:t>
      </w:r>
      <w:del w:author="Namita Salgiya" w:date="2026-01-17T19:05:00Z" w:id="64">
        <w:r w:rsidRPr="003D27D4" w:rsidDel="0073131A">
          <w:rPr>
            <w:rFonts w:ascii="Sari Offc" w:hAnsi="Sari Offc"/>
            <w:sz w:val="24"/>
            <w:szCs w:val="24"/>
            <w:lang w:val="en-IN" w:eastAsia="en-IN"/>
          </w:rPr>
          <w:delText>MCCs</w:delText>
        </w:r>
      </w:del>
      <w:ins w:author="Namita Salgiya" w:date="2026-01-17T19:05:00Z" w:id="65">
        <w:r w:rsidR="0073131A">
          <w:rPr>
            <w:rFonts w:ascii="Sari Offc" w:hAnsi="Sari Offc"/>
            <w:sz w:val="24"/>
            <w:szCs w:val="24"/>
            <w:lang w:val="en-IN" w:eastAsia="en-IN"/>
          </w:rPr>
          <w:t>bookings</w:t>
        </w:r>
      </w:ins>
      <w:del w:author="Namita Salgiya" w:date="2026-01-17T19:06:00Z" w:id="66">
        <w:r w:rsidRPr="003D27D4" w:rsidDel="0073131A">
          <w:rPr>
            <w:rFonts w:ascii="Sari Offc" w:hAnsi="Sari Offc"/>
            <w:sz w:val="24"/>
            <w:szCs w:val="24"/>
            <w:lang w:val="en-IN" w:eastAsia="en-IN"/>
          </w:rPr>
          <w:delText>.</w:delText>
        </w:r>
      </w:del>
    </w:p>
    <w:p w:rsidRPr="005F47D9" w:rsidR="004D6419" w:rsidRDefault="004D6419" w14:paraId="4BDD764A" w14:textId="65915B30">
      <w:pPr>
        <w:pStyle w:val="ListParagraph"/>
        <w:numPr>
          <w:ilvl w:val="0"/>
          <w:numId w:val="9"/>
        </w:numPr>
        <w:rPr>
          <w:ins w:author="Arun Kaushal" w:date="2026-03-03T15:39:00Z" w:id="67"/>
          <w:rFonts w:ascii="Sari Offc" w:hAnsi="Sari Offc"/>
          <w:sz w:val="24"/>
          <w:szCs w:val="24"/>
          <w:lang w:val="en-IN" w:eastAsia="en-IN"/>
          <w:rPrChange w:author="Arun Kaushal" w:date="2026-03-03T15:39:00Z" w:id="68">
            <w:rPr>
              <w:ins w:author="Arun Kaushal" w:date="2026-03-03T15:39:00Z" w:id="69"/>
              <w:rFonts w:ascii="Sari Offc" w:hAnsi="Sari Offc"/>
              <w:sz w:val="24"/>
              <w:szCs w:val="24"/>
              <w:lang w:eastAsia="en-IN"/>
            </w:rPr>
          </w:rPrChange>
        </w:rPr>
      </w:pPr>
      <w:r w:rsidRPr="003D27D4">
        <w:rPr>
          <w:rFonts w:ascii="Sari Offc" w:hAnsi="Sari Offc"/>
          <w:sz w:val="24"/>
          <w:szCs w:val="24"/>
          <w:lang w:val="en-IN" w:eastAsia="en-IN"/>
        </w:rPr>
        <w:t xml:space="preserve">1 IndiGo BluChips on Rs. 100 spent </w:t>
      </w:r>
      <w:ins w:author="Namita Salgiya" w:date="2026-01-17T19:06:00Z" w:id="70">
        <w:r w:rsidR="0073131A">
          <w:rPr>
            <w:rFonts w:ascii="Sari Offc" w:hAnsi="Sari Offc"/>
            <w:sz w:val="24"/>
            <w:szCs w:val="24"/>
            <w:lang w:val="en-IN" w:eastAsia="en-IN"/>
          </w:rPr>
          <w:t xml:space="preserve">on </w:t>
        </w:r>
      </w:ins>
      <w:del w:author="Namita Salgiya" w:date="2026-01-17T19:06:00Z" w:id="71">
        <w:r w:rsidRPr="003D27D4" w:rsidDel="0073131A">
          <w:rPr>
            <w:rFonts w:ascii="Sari Offc" w:hAnsi="Sari Offc"/>
            <w:sz w:val="24"/>
            <w:szCs w:val="24"/>
            <w:lang w:val="en-IN" w:eastAsia="en-IN"/>
          </w:rPr>
          <w:delText xml:space="preserve">all </w:delText>
        </w:r>
      </w:del>
      <w:r w:rsidRPr="003D27D4">
        <w:rPr>
          <w:rFonts w:ascii="Sari Offc" w:hAnsi="Sari Offc"/>
          <w:sz w:val="24"/>
          <w:szCs w:val="24"/>
          <w:lang w:val="en-IN" w:eastAsia="en-IN"/>
        </w:rPr>
        <w:t>other</w:t>
      </w:r>
      <w:ins w:author="Namita Salgiya" w:date="2026-01-17T19:06:00Z" w:id="72">
        <w:del w:author="Upadhyay , Shubham (SBICard)" w:date="2026-01-20T12:52:00Z" w:id="73">
          <w:r w:rsidDel="009A0A06" w:rsidR="0073131A">
            <w:rPr>
              <w:rFonts w:ascii="Sari Offc" w:hAnsi="Sari Offc"/>
              <w:sz w:val="24"/>
              <w:szCs w:val="24"/>
              <w:lang w:val="en-IN" w:eastAsia="en-IN"/>
            </w:rPr>
            <w:delText>s</w:delText>
          </w:r>
        </w:del>
      </w:ins>
      <w:del w:author="Upadhyay , Shubham (SBICard)" w:date="2026-01-20T12:52:00Z" w:id="74">
        <w:r w:rsidRPr="003D27D4" w:rsidDel="009A0A06">
          <w:rPr>
            <w:rFonts w:ascii="Sari Offc" w:hAnsi="Sari Offc"/>
            <w:sz w:val="24"/>
            <w:szCs w:val="24"/>
            <w:lang w:val="en-IN" w:eastAsia="en-IN"/>
          </w:rPr>
          <w:delText xml:space="preserve"> </w:delText>
        </w:r>
      </w:del>
      <w:ins w:author="Upadhyay , Shubham (SBICard)" w:date="2026-01-20T12:52:00Z" w:id="75">
        <w:r w:rsidR="009A0A06">
          <w:rPr>
            <w:rFonts w:ascii="Sari Offc" w:hAnsi="Sari Offc"/>
            <w:sz w:val="24"/>
            <w:szCs w:val="24"/>
            <w:lang w:val="en-IN" w:eastAsia="en-IN"/>
          </w:rPr>
          <w:t xml:space="preserve"> categories </w:t>
        </w:r>
      </w:ins>
      <w:del w:author="Namita Salgiya" w:date="2026-01-17T19:06:00Z" w:id="76">
        <w:r w:rsidRPr="003D27D4" w:rsidDel="0073131A">
          <w:rPr>
            <w:rFonts w:ascii="Sari Offc" w:hAnsi="Sari Offc"/>
            <w:sz w:val="24"/>
            <w:szCs w:val="24"/>
            <w:lang w:val="en-IN" w:eastAsia="en-IN"/>
          </w:rPr>
          <w:delText>spends</w:delText>
        </w:r>
      </w:del>
      <w:del w:author="Namita Salgiya" w:date="2026-01-17T19:05:00Z" w:id="77">
        <w:r w:rsidRPr="003D27D4" w:rsidDel="0073131A">
          <w:rPr>
            <w:rFonts w:ascii="Sari Offc" w:hAnsi="Sari Offc"/>
            <w:sz w:val="24"/>
            <w:szCs w:val="24"/>
            <w:lang w:val="en-IN" w:eastAsia="en-IN"/>
          </w:rPr>
          <w:delText xml:space="preserve"> </w:delText>
        </w:r>
        <w:r w:rsidRPr="003D27D4" w:rsidDel="0073131A">
          <w:rPr>
            <w:rFonts w:ascii="Sari Offc" w:hAnsi="Sari Offc"/>
            <w:sz w:val="24"/>
            <w:szCs w:val="24"/>
            <w:lang w:eastAsia="en-IN"/>
          </w:rPr>
          <w:delText>(excluding - Utility, Govt Transactions, Rental, Fuel, Gaming, Cross</w:delText>
        </w:r>
      </w:del>
      <w:ins w:author="Upadhyay , Shubham (SBICard)" w:date="2026-01-07T11:09:00Z" w:id="78">
        <w:del w:author="Namita Salgiya" w:date="2026-01-17T19:05:00Z" w:id="79">
          <w:r w:rsidDel="0073131A" w:rsidR="003D27D4">
            <w:rPr>
              <w:rFonts w:ascii="Sari Offc" w:hAnsi="Sari Offc"/>
              <w:sz w:val="24"/>
              <w:szCs w:val="24"/>
              <w:lang w:eastAsia="en-IN"/>
            </w:rPr>
            <w:delText>-</w:delText>
          </w:r>
        </w:del>
      </w:ins>
      <w:ins w:author="Upadhyay , Shubham (SBICard)" w:date="2026-01-07T11:10:00Z" w:id="80">
        <w:del w:author="Namita Salgiya" w:date="2026-01-17T19:05:00Z" w:id="81">
          <w:r w:rsidDel="0073131A" w:rsidR="003D27D4">
            <w:rPr>
              <w:rFonts w:ascii="Sari Offc" w:hAnsi="Sari Offc"/>
              <w:sz w:val="24"/>
              <w:szCs w:val="24"/>
              <w:lang w:eastAsia="en-IN"/>
            </w:rPr>
            <w:delText>S</w:delText>
          </w:r>
        </w:del>
      </w:ins>
      <w:del w:author="Namita Salgiya" w:date="2026-01-17T19:05:00Z" w:id="82">
        <w:r w:rsidRPr="003D27D4" w:rsidDel="0073131A">
          <w:rPr>
            <w:rFonts w:ascii="Sari Offc" w:hAnsi="Sari Offc"/>
            <w:sz w:val="24"/>
            <w:szCs w:val="24"/>
            <w:lang w:eastAsia="en-IN"/>
          </w:rPr>
          <w:delText>ell and insurance MCCs)</w:delText>
        </w:r>
      </w:del>
    </w:p>
    <w:p w:rsidRPr="005F47D9" w:rsidR="005F47D9" w:rsidP="005F47D9" w:rsidRDefault="005F47D9" w14:paraId="6AF95D50" w14:textId="46B984AD">
      <w:pPr>
        <w:numPr>
          <w:ilvl w:val="0"/>
          <w:numId w:val="9"/>
        </w:numPr>
        <w:shd w:val="clear" w:color="auto" w:fill="F8FAFC"/>
        <w:spacing w:before="100" w:beforeAutospacing="1" w:after="100" w:afterAutospacing="1" w:line="270" w:lineRule="atLeast"/>
        <w:rPr>
          <w:rFonts w:ascii="Arial" w:hAnsi="Arial" w:eastAsia="Times New Roman" w:cs="Arial"/>
          <w:color w:val="333333"/>
          <w:sz w:val="20"/>
          <w:szCs w:val="20"/>
          <w:lang w:val="en-US"/>
          <w14:ligatures w14:val="none"/>
          <w:rPrChange w:author="Arun Kaushal" w:date="2026-03-03T15:39:00Z" w:id="83">
            <w:rPr>
              <w:lang w:val="en-IN" w:eastAsia="en-IN"/>
            </w:rPr>
          </w:rPrChange>
        </w:rPr>
        <w:pPrChange w:author="Arun Kaushal" w:date="2026-03-03T15:39:00Z" w:id="84">
          <w:pPr>
            <w:pStyle w:val="ListParagraph"/>
            <w:numPr>
              <w:numId w:val="9"/>
            </w:numPr>
            <w:tabs>
              <w:tab w:val="num" w:pos="720"/>
            </w:tabs>
            <w:ind w:hanging="360"/>
          </w:pPr>
        </w:pPrChange>
      </w:pPr>
      <w:ins w:author="Arun Kaushal" w:date="2026-03-03T15:39:00Z" w:id="85">
        <w:r>
          <w:rPr>
            <w:rFonts w:ascii="Arial" w:hAnsi="Arial" w:eastAsia="Times New Roman" w:cs="Arial"/>
            <w:color w:val="333333"/>
            <w:sz w:val="20"/>
            <w:szCs w:val="20"/>
            <w:lang w:val="en-US"/>
            <w14:ligatures w14:val="none"/>
          </w:rPr>
          <w:t>IndiGo Bluchips will be auto-credited to the card holder’s IndiGo BluChip Account on every statement cycle.</w:t>
        </w:r>
      </w:ins>
    </w:p>
    <w:p w:rsidRPr="003D27D4" w:rsidR="004D6419" w:rsidP="004D6419" w:rsidRDefault="004D6419" w14:paraId="0A0FD7A4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3D27D4">
        <w:rPr>
          <w:rFonts w:ascii="Sari Offc" w:hAnsi="Sari Offc"/>
          <w:b/>
          <w:bCs/>
          <w:sz w:val="24"/>
          <w:szCs w:val="24"/>
          <w:lang w:val="en-IN"/>
        </w:rPr>
        <w:t>Milestone Benefits</w:t>
      </w:r>
    </w:p>
    <w:p w:rsidRPr="003D27D4" w:rsidR="00DC2CA4" w:rsidRDefault="004D6419" w14:paraId="574FDFFC" w14:textId="42D9EE05">
      <w:pPr>
        <w:numPr>
          <w:ilvl w:val="0"/>
          <w:numId w:val="10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>2,500 IndiGo Blu</w:t>
      </w:r>
      <w:r w:rsidRPr="003D27D4" w:rsidR="003D27D4">
        <w:rPr>
          <w:rFonts w:ascii="Sari Offc" w:hAnsi="Sari Offc"/>
          <w:sz w:val="24"/>
          <w:szCs w:val="24"/>
          <w:lang w:val="en-IN"/>
        </w:rPr>
        <w:t>C</w:t>
      </w:r>
      <w:r w:rsidRPr="003D27D4">
        <w:rPr>
          <w:rFonts w:ascii="Sari Offc" w:hAnsi="Sari Offc"/>
          <w:sz w:val="24"/>
          <w:szCs w:val="24"/>
          <w:lang w:val="en-IN"/>
        </w:rPr>
        <w:t xml:space="preserve">hips on spends of Rs. 2 </w:t>
      </w:r>
      <w:r w:rsidRPr="003D27D4" w:rsidR="003D27D4">
        <w:rPr>
          <w:rFonts w:ascii="Sari Offc" w:hAnsi="Sari Offc"/>
          <w:sz w:val="24"/>
          <w:szCs w:val="24"/>
          <w:lang w:val="en-IN"/>
        </w:rPr>
        <w:t>l</w:t>
      </w:r>
      <w:r w:rsidRPr="003D27D4">
        <w:rPr>
          <w:rFonts w:ascii="Sari Offc" w:hAnsi="Sari Offc"/>
          <w:sz w:val="24"/>
          <w:szCs w:val="24"/>
          <w:lang w:val="en-IN"/>
        </w:rPr>
        <w:t>akh</w:t>
      </w:r>
      <w:ins w:author="Upadhyay , Shubham (SBICard)" w:date="2026-01-07T11:10:00Z" w:id="86">
        <w:r w:rsidR="003D27D4">
          <w:rPr>
            <w:rFonts w:ascii="Sari Offc" w:hAnsi="Sari Offc"/>
            <w:sz w:val="24"/>
            <w:szCs w:val="24"/>
            <w:lang w:val="en-IN"/>
          </w:rPr>
          <w:t>s</w:t>
        </w:r>
      </w:ins>
      <w:r w:rsidRPr="003D27D4">
        <w:rPr>
          <w:rFonts w:ascii="Sari Offc" w:hAnsi="Sari Offc"/>
          <w:sz w:val="24"/>
          <w:szCs w:val="24"/>
          <w:lang w:val="en-IN"/>
        </w:rPr>
        <w:t xml:space="preserve">, 4 </w:t>
      </w:r>
      <w:r w:rsidRPr="003D27D4" w:rsidR="003D27D4">
        <w:rPr>
          <w:rFonts w:ascii="Sari Offc" w:hAnsi="Sari Offc"/>
          <w:sz w:val="24"/>
          <w:szCs w:val="24"/>
          <w:lang w:val="en-IN"/>
        </w:rPr>
        <w:t>l</w:t>
      </w:r>
      <w:r w:rsidRPr="003D27D4">
        <w:rPr>
          <w:rFonts w:ascii="Sari Offc" w:hAnsi="Sari Offc"/>
          <w:sz w:val="24"/>
          <w:szCs w:val="24"/>
          <w:lang w:val="en-IN"/>
        </w:rPr>
        <w:t>akh</w:t>
      </w:r>
      <w:ins w:author="Upadhyay , Shubham (SBICard)" w:date="2026-01-07T11:10:00Z" w:id="87">
        <w:r w:rsidR="003D27D4">
          <w:rPr>
            <w:rFonts w:ascii="Sari Offc" w:hAnsi="Sari Offc"/>
            <w:sz w:val="24"/>
            <w:szCs w:val="24"/>
            <w:lang w:val="en-IN"/>
          </w:rPr>
          <w:t>s</w:t>
        </w:r>
      </w:ins>
      <w:r w:rsidRPr="003D27D4">
        <w:rPr>
          <w:rFonts w:ascii="Sari Offc" w:hAnsi="Sari Offc"/>
          <w:sz w:val="24"/>
          <w:szCs w:val="24"/>
          <w:lang w:val="en-IN"/>
        </w:rPr>
        <w:t xml:space="preserve"> &amp; 6 </w:t>
      </w:r>
      <w:r w:rsidRPr="003D27D4" w:rsidR="003D27D4">
        <w:rPr>
          <w:rFonts w:ascii="Sari Offc" w:hAnsi="Sari Offc"/>
          <w:sz w:val="24"/>
          <w:szCs w:val="24"/>
          <w:lang w:val="en-IN"/>
        </w:rPr>
        <w:t>l</w:t>
      </w:r>
      <w:r w:rsidRPr="003D27D4">
        <w:rPr>
          <w:rFonts w:ascii="Sari Offc" w:hAnsi="Sari Offc"/>
          <w:sz w:val="24"/>
          <w:szCs w:val="24"/>
          <w:lang w:val="en-IN"/>
        </w:rPr>
        <w:t>akh</w:t>
      </w:r>
      <w:ins w:author="Upadhyay , Shubham (SBICard)" w:date="2026-01-07T11:10:00Z" w:id="88">
        <w:r w:rsidR="003D27D4">
          <w:rPr>
            <w:rFonts w:ascii="Sari Offc" w:hAnsi="Sari Offc"/>
            <w:sz w:val="24"/>
            <w:szCs w:val="24"/>
            <w:lang w:val="en-IN"/>
          </w:rPr>
          <w:t>s</w:t>
        </w:r>
      </w:ins>
      <w:r w:rsidRPr="003D27D4">
        <w:rPr>
          <w:rFonts w:ascii="Sari Offc" w:hAnsi="Sari Offc"/>
          <w:sz w:val="24"/>
          <w:szCs w:val="24"/>
          <w:lang w:val="en-IN"/>
        </w:rPr>
        <w:t xml:space="preserve"> each.</w:t>
      </w:r>
    </w:p>
    <w:p w:rsidRPr="003D27D4" w:rsidR="002D38D6" w:rsidP="00A80E72" w:rsidRDefault="004C50CB" w14:paraId="5605250A" w14:textId="4D97F534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3D27D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Credit Card</w:t>
      </w:r>
      <w:r w:rsidRPr="003D27D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FEE &amp; CHARGES</w:t>
      </w:r>
    </w:p>
    <w:p w:rsidRPr="003D27D4" w:rsidR="002D38D6" w:rsidRDefault="004D6419" w14:paraId="07E865B8" w14:textId="437F7C60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</w:rPr>
      </w:pPr>
      <w:r w:rsidRPr="003D27D4">
        <w:rPr>
          <w:rFonts w:ascii="Sari Offc" w:hAnsi="Sari Offc"/>
          <w:sz w:val="24"/>
          <w:szCs w:val="24"/>
        </w:rPr>
        <w:t>Annual</w:t>
      </w:r>
      <w:r w:rsidRPr="003D27D4" w:rsidR="002D38D6">
        <w:rPr>
          <w:rFonts w:ascii="Sari Offc" w:hAnsi="Sari Offc"/>
          <w:sz w:val="24"/>
          <w:szCs w:val="24"/>
        </w:rPr>
        <w:t xml:space="preserve"> Fee (one-time): Rs. </w:t>
      </w:r>
      <w:r w:rsidRPr="003D27D4" w:rsidR="00B149BB">
        <w:rPr>
          <w:rFonts w:ascii="Sari Offc" w:hAnsi="Sari Offc"/>
          <w:sz w:val="24"/>
          <w:szCs w:val="24"/>
        </w:rPr>
        <w:t>1,</w:t>
      </w:r>
      <w:r w:rsidRPr="003D27D4" w:rsidR="00AE161E">
        <w:rPr>
          <w:rFonts w:ascii="Sari Offc" w:hAnsi="Sari Offc"/>
          <w:sz w:val="24"/>
          <w:szCs w:val="24"/>
        </w:rPr>
        <w:t>4</w:t>
      </w:r>
      <w:r w:rsidRPr="003D27D4" w:rsidR="002D38D6">
        <w:rPr>
          <w:rFonts w:ascii="Sari Offc" w:hAnsi="Sari Offc"/>
          <w:sz w:val="24"/>
          <w:szCs w:val="24"/>
        </w:rPr>
        <w:t>99 + taxes </w:t>
      </w:r>
    </w:p>
    <w:p w:rsidRPr="003D27D4" w:rsidR="002D38D6" w:rsidRDefault="002D38D6" w14:paraId="3CCA290E" w14:textId="61FFEF41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</w:rPr>
        <w:t xml:space="preserve">Renewal Fee (per annum): Rs. </w:t>
      </w:r>
      <w:r w:rsidRPr="003D27D4" w:rsidR="00B149BB">
        <w:rPr>
          <w:rFonts w:ascii="Sari Offc" w:hAnsi="Sari Offc"/>
          <w:sz w:val="24"/>
          <w:szCs w:val="24"/>
        </w:rPr>
        <w:t>1,</w:t>
      </w:r>
      <w:r w:rsidRPr="003D27D4" w:rsidR="00AE161E">
        <w:rPr>
          <w:rFonts w:ascii="Sari Offc" w:hAnsi="Sari Offc"/>
          <w:sz w:val="24"/>
          <w:szCs w:val="24"/>
        </w:rPr>
        <w:t>4</w:t>
      </w:r>
      <w:r w:rsidRPr="003D27D4" w:rsidR="00A80E72">
        <w:rPr>
          <w:rFonts w:ascii="Sari Offc" w:hAnsi="Sari Offc"/>
          <w:sz w:val="24"/>
          <w:szCs w:val="24"/>
        </w:rPr>
        <w:t>99</w:t>
      </w:r>
      <w:r w:rsidRPr="003D27D4">
        <w:rPr>
          <w:rFonts w:ascii="Sari Offc" w:hAnsi="Sari Offc"/>
          <w:sz w:val="24"/>
          <w:szCs w:val="24"/>
        </w:rPr>
        <w:t xml:space="preserve"> + taxes</w:t>
      </w:r>
    </w:p>
    <w:p w:rsidRPr="003D27D4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</w:rPr>
      </w:pPr>
      <w:r w:rsidRPr="003D27D4">
        <w:rPr>
          <w:rFonts w:ascii="Sari Offc" w:hAnsi="Sari Offc"/>
          <w:b/>
          <w:bCs/>
          <w:sz w:val="24"/>
          <w:szCs w:val="24"/>
        </w:rPr>
        <w:t>Fees</w:t>
      </w:r>
    </w:p>
    <w:p w:rsidRPr="003D27D4" w:rsidR="00A579B5" w:rsidRDefault="004D6419" w14:paraId="7060F76E" w14:textId="00BA6889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</w:rPr>
        <w:t>Annual</w:t>
      </w:r>
      <w:r w:rsidRPr="003D27D4" w:rsidR="00A579B5">
        <w:rPr>
          <w:rFonts w:ascii="Sari Offc" w:hAnsi="Sari Offc"/>
          <w:sz w:val="24"/>
          <w:szCs w:val="24"/>
          <w:lang w:val="en-IN"/>
        </w:rPr>
        <w:t xml:space="preserve"> Fee (one-time): </w:t>
      </w:r>
      <w:r w:rsidRPr="003D27D4" w:rsidR="00A80E72">
        <w:rPr>
          <w:rFonts w:ascii="Sari Offc" w:hAnsi="Sari Offc"/>
          <w:sz w:val="24"/>
          <w:szCs w:val="24"/>
        </w:rPr>
        <w:t xml:space="preserve">Rs. </w:t>
      </w:r>
      <w:r w:rsidRPr="003D27D4" w:rsidR="00B149BB">
        <w:rPr>
          <w:rFonts w:ascii="Sari Offc" w:hAnsi="Sari Offc"/>
          <w:sz w:val="24"/>
          <w:szCs w:val="24"/>
        </w:rPr>
        <w:t>1,</w:t>
      </w:r>
      <w:r w:rsidRPr="003D27D4" w:rsidR="00AE161E">
        <w:rPr>
          <w:rFonts w:ascii="Sari Offc" w:hAnsi="Sari Offc"/>
          <w:sz w:val="24"/>
          <w:szCs w:val="24"/>
        </w:rPr>
        <w:t>4</w:t>
      </w:r>
      <w:r w:rsidRPr="003D27D4" w:rsidR="00A80E72">
        <w:rPr>
          <w:rFonts w:ascii="Sari Offc" w:hAnsi="Sari Offc"/>
          <w:sz w:val="24"/>
          <w:szCs w:val="24"/>
        </w:rPr>
        <w:t>99 + taxes</w:t>
      </w:r>
    </w:p>
    <w:p w:rsidRPr="003D27D4" w:rsidR="00A579B5" w:rsidRDefault="00A579B5" w14:paraId="5301376D" w14:textId="4DA425D6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>Renewal Fee (per annum): </w:t>
      </w:r>
      <w:r w:rsidRPr="003D27D4" w:rsidR="00A80E72">
        <w:rPr>
          <w:rFonts w:ascii="Sari Offc" w:hAnsi="Sari Offc"/>
          <w:sz w:val="24"/>
          <w:szCs w:val="24"/>
        </w:rPr>
        <w:t xml:space="preserve">Rs. </w:t>
      </w:r>
      <w:r w:rsidRPr="003D27D4" w:rsidR="00B149BB">
        <w:rPr>
          <w:rFonts w:ascii="Sari Offc" w:hAnsi="Sari Offc"/>
          <w:sz w:val="24"/>
          <w:szCs w:val="24"/>
        </w:rPr>
        <w:t>1,</w:t>
      </w:r>
      <w:r w:rsidRPr="003D27D4" w:rsidR="00AE161E">
        <w:rPr>
          <w:rFonts w:ascii="Sari Offc" w:hAnsi="Sari Offc"/>
          <w:sz w:val="24"/>
          <w:szCs w:val="24"/>
        </w:rPr>
        <w:t>4</w:t>
      </w:r>
      <w:r w:rsidRPr="003D27D4" w:rsidR="00A80E72">
        <w:rPr>
          <w:rFonts w:ascii="Sari Offc" w:hAnsi="Sari Offc"/>
          <w:sz w:val="24"/>
          <w:szCs w:val="24"/>
        </w:rPr>
        <w:t>99 + taxes</w:t>
      </w:r>
    </w:p>
    <w:p w:rsidRPr="003D27D4" w:rsidR="00A579B5" w:rsidRDefault="00A579B5" w14:paraId="099A0E29" w14:textId="1D57EEF5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 xml:space="preserve">Add-on </w:t>
      </w:r>
      <w:ins w:author="Namita Salgiya" w:date="2026-01-17T19:05:00Z" w:id="89">
        <w:r w:rsidR="0073131A">
          <w:rPr>
            <w:rFonts w:ascii="Sari Offc" w:hAnsi="Sari Offc"/>
            <w:sz w:val="24"/>
            <w:szCs w:val="24"/>
            <w:lang w:val="en-IN"/>
          </w:rPr>
          <w:t xml:space="preserve">Card </w:t>
        </w:r>
      </w:ins>
      <w:r w:rsidRPr="003D27D4">
        <w:rPr>
          <w:rFonts w:ascii="Sari Offc" w:hAnsi="Sari Offc"/>
          <w:sz w:val="24"/>
          <w:szCs w:val="24"/>
          <w:lang w:val="en-IN"/>
        </w:rPr>
        <w:t>Fee (per annum): Nil</w:t>
      </w:r>
    </w:p>
    <w:p w:rsidRPr="003D27D4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</w:rPr>
      </w:pPr>
      <w:r w:rsidRPr="003D27D4">
        <w:rPr>
          <w:rFonts w:ascii="Sari Offc" w:hAnsi="Sari Offc"/>
          <w:b/>
          <w:bCs/>
          <w:sz w:val="24"/>
          <w:szCs w:val="24"/>
        </w:rPr>
        <w:t>Fees and Charges</w:t>
      </w:r>
    </w:p>
    <w:p w:rsidRPr="003D27D4" w:rsidR="009164D7" w:rsidRDefault="009164D7" w14:paraId="00955866" w14:textId="7A171D67">
      <w:pPr>
        <w:numPr>
          <w:ilvl w:val="0"/>
          <w:numId w:val="5"/>
        </w:numPr>
        <w:rPr>
          <w:rStyle w:val="Hyperlink"/>
          <w:rFonts w:ascii="Sari Offc" w:hAnsi="Sari Offc"/>
          <w:color w:val="auto"/>
          <w:sz w:val="24"/>
          <w:szCs w:val="24"/>
          <w:u w:val="none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 xml:space="preserve">For information regarding fees and other applicable charges, please refer to the </w:t>
      </w:r>
      <w:hyperlink w:tgtFrame="_blank" w:history="1" r:id="rId20">
        <w:r w:rsidRPr="003D27D4">
          <w:rPr>
            <w:rStyle w:val="Hyperlink"/>
            <w:rFonts w:ascii="Sari Offc" w:hAnsi="Sari Offc"/>
            <w:sz w:val="24"/>
            <w:szCs w:val="24"/>
            <w:lang w:val="en-IN"/>
          </w:rPr>
          <w:t>Most Important Terms &amp; Conditions</w:t>
        </w:r>
      </w:hyperlink>
    </w:p>
    <w:p w:rsidR="006F7253" w:rsidP="007E3025" w:rsidRDefault="006F7253" w14:paraId="5328354F" w14:textId="5278C34B">
      <w:pPr>
        <w:rPr>
          <w:ins w:author="Namita Salgiya" w:date="2026-01-17T19:15:00Z" w:id="90"/>
          <w:rStyle w:val="Hyperlink"/>
          <w:rFonts w:ascii="Sari Offc" w:hAnsi="Sari Offc"/>
          <w:sz w:val="24"/>
          <w:szCs w:val="24"/>
          <w:lang w:val="en-IN"/>
        </w:rPr>
      </w:pPr>
      <w:r w:rsidRPr="003D27D4">
        <w:rPr>
          <w:rStyle w:val="Hyperlink"/>
          <w:rFonts w:ascii="Sari Offc" w:hAnsi="Sari Offc"/>
          <w:sz w:val="24"/>
          <w:szCs w:val="24"/>
          <w:lang w:val="en-IN"/>
        </w:rPr>
        <w:t>FAQs</w:t>
      </w:r>
    </w:p>
    <w:p w:rsidRPr="00BC38CC" w:rsidR="000344E0" w:rsidP="000344E0" w:rsidRDefault="000344E0" w14:paraId="04353DC6" w14:textId="77777777">
      <w:pPr>
        <w:rPr>
          <w:ins w:author="Namita Salgiya" w:date="2026-01-17T19:15:00Z" w:id="91"/>
          <w:b/>
          <w:bCs/>
          <w:lang w:val="en-IN"/>
        </w:rPr>
      </w:pPr>
      <w:ins w:author="Namita Salgiya" w:date="2026-01-17T19:15:00Z" w:id="92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0344E0" w:rsidP="000344E0" w:rsidRDefault="000344E0" w14:paraId="098F76C3" w14:textId="5CA7CEAD">
      <w:pPr>
        <w:rPr>
          <w:ins w:author="Namita Salgiya" w:date="2026-01-17T19:15:00Z" w:id="93"/>
          <w:lang w:val="en-IN"/>
        </w:rPr>
      </w:pPr>
      <w:ins w:author="Namita Salgiya" w:date="2026-01-17T19:15:00Z" w:id="94">
        <w:r w:rsidRPr="00BC38CC">
          <w:rPr>
            <w:lang w:val="en-IN"/>
          </w:rPr>
          <w:lastRenderedPageBreak/>
          <w:t xml:space="preserve">The Annual Fee of the card is Rs. </w:t>
        </w:r>
      </w:ins>
      <w:ins w:author="Namita Salgiya" w:date="2026-01-17T19:16:00Z" w:id="95">
        <w:r>
          <w:rPr>
            <w:lang w:val="en-IN"/>
          </w:rPr>
          <w:t>1</w:t>
        </w:r>
      </w:ins>
      <w:ins w:author="Upadhyay , Shubham (SBICard)" w:date="2026-01-20T12:52:00Z" w:id="96">
        <w:r w:rsidR="009A0A06">
          <w:rPr>
            <w:lang w:val="en-IN"/>
          </w:rPr>
          <w:t>,</w:t>
        </w:r>
      </w:ins>
      <w:ins w:author="Namita Salgiya" w:date="2026-01-17T19:15:00Z" w:id="97">
        <w:r w:rsidRPr="00BC38CC">
          <w:rPr>
            <w:lang w:val="en-IN"/>
          </w:rPr>
          <w:t xml:space="preserve">499 + taxes. The Renewal Fee is Rs. </w:t>
        </w:r>
      </w:ins>
      <w:ins w:author="Namita Salgiya" w:date="2026-01-17T19:16:00Z" w:id="98">
        <w:r>
          <w:rPr>
            <w:lang w:val="en-IN"/>
          </w:rPr>
          <w:t>1</w:t>
        </w:r>
      </w:ins>
      <w:ins w:author="Upadhyay , Shubham (SBICard)" w:date="2026-01-20T12:52:00Z" w:id="99">
        <w:r w:rsidR="009A0A06">
          <w:rPr>
            <w:lang w:val="en-IN"/>
          </w:rPr>
          <w:t>,</w:t>
        </w:r>
      </w:ins>
      <w:ins w:author="Namita Salgiya" w:date="2026-01-17T19:16:00Z" w:id="100">
        <w:r w:rsidRPr="00BC38CC">
          <w:rPr>
            <w:lang w:val="en-IN"/>
          </w:rPr>
          <w:t xml:space="preserve">499 </w:t>
        </w:r>
      </w:ins>
      <w:ins w:author="Namita Salgiya" w:date="2026-01-17T19:15:00Z" w:id="101">
        <w:r w:rsidRPr="00BC38CC">
          <w:rPr>
            <w:lang w:val="en-IN"/>
          </w:rPr>
          <w:t>+ taxes from second year onwards.</w:t>
        </w:r>
      </w:ins>
    </w:p>
    <w:p w:rsidRPr="00BC38CC" w:rsidR="000344E0" w:rsidP="000344E0" w:rsidRDefault="000344E0" w14:paraId="5FCBDDE8" w14:textId="77777777">
      <w:pPr>
        <w:rPr>
          <w:ins w:author="Namita Salgiya" w:date="2026-01-17T19:15:00Z" w:id="102"/>
          <w:b/>
          <w:bCs/>
          <w:lang w:val="en-IN"/>
        </w:rPr>
      </w:pPr>
      <w:ins w:author="Namita Salgiya" w:date="2026-01-17T19:15:00Z" w:id="103">
        <w:r w:rsidRPr="00BC38CC">
          <w:rPr>
            <w:b/>
            <w:bCs/>
            <w:lang w:val="en-IN"/>
          </w:rPr>
          <w:t>Can I use my card internationally?</w:t>
        </w:r>
      </w:ins>
    </w:p>
    <w:p w:rsidRPr="000344E0" w:rsidR="000344E0" w:rsidP="000344E0" w:rsidRDefault="000344E0" w14:paraId="2B0D0548" w14:textId="03CFC714">
      <w:pPr>
        <w:rPr>
          <w:ins w:author="Namita Salgiya" w:date="2026-01-17T19:15:00Z" w:id="104"/>
          <w:rFonts w:ascii="Sari Offc" w:hAnsi="Sari Offc"/>
          <w:sz w:val="24"/>
          <w:szCs w:val="24"/>
          <w:lang w:val="en-IN" w:eastAsia="en-IN"/>
          <w:rPrChange w:author="Namita Salgiya" w:date="2026-01-17T19:16:00Z" w:id="105">
            <w:rPr>
              <w:ins w:author="Namita Salgiya" w:date="2026-01-17T19:15:00Z" w:id="106"/>
              <w:lang w:val="en-IN"/>
            </w:rPr>
          </w:rPrChange>
        </w:rPr>
      </w:pPr>
      <w:ins w:author="Namita Salgiya" w:date="2026-01-17T19:15:00Z" w:id="107">
        <w:r w:rsidRPr="000344E0">
          <w:rPr>
            <w:lang w:val="en-IN"/>
          </w:rPr>
          <w:t xml:space="preserve">Yes, you can use your </w:t>
        </w:r>
      </w:ins>
      <w:ins w:author="Namita Salgiya" w:date="2026-01-17T19:16:00Z" w:id="108">
        <w:r w:rsidRPr="000344E0">
          <w:t xml:space="preserve">IndiGo </w:t>
        </w:r>
        <w:r w:rsidRPr="005C2AE8">
          <w:t>SBI Card</w:t>
        </w:r>
      </w:ins>
      <w:ins w:author="Namita Salgiya" w:date="2026-01-17T19:15:00Z" w:id="109">
        <w:r w:rsidRPr="000344E0">
          <w:rPr>
            <w:lang w:val="en-IN"/>
          </w:rPr>
          <w:t xml:space="preserve"> </w:t>
        </w:r>
        <w:del w:author="Upadhyay , Shubham (SBICard)" w:date="2026-01-20T12:52:00Z" w:id="110">
          <w:r w:rsidRPr="000344E0" w:rsidDel="009A0A06">
            <w:rPr>
              <w:lang w:val="en-IN"/>
            </w:rPr>
            <w:delText xml:space="preserve">in </w:delText>
          </w:r>
        </w:del>
      </w:ins>
      <w:ins w:author="Upadhyay , Shubham (SBICard)" w:date="2026-01-20T12:52:00Z" w:id="111">
        <w:r w:rsidR="009A0A06">
          <w:rPr>
            <w:lang w:val="en-IN"/>
          </w:rPr>
          <w:t xml:space="preserve">at </w:t>
        </w:r>
      </w:ins>
      <w:ins w:author="Namita Salgiya" w:date="2026-01-17T19:15:00Z" w:id="112">
        <w:r w:rsidRPr="000344E0">
          <w:rPr>
            <w:lang w:val="en-IN"/>
          </w:rPr>
          <w:t xml:space="preserve">over 24 million outlets across the globe, including 3,25,000 outlets in India. </w:t>
        </w:r>
      </w:ins>
      <w:ins w:author="Namita Salgiya" w:date="2026-01-17T19:16:00Z" w:id="113">
        <w:r w:rsidRPr="000344E0">
          <w:rPr>
            <w:lang w:val="en-IN"/>
            <w:rPrChange w:author="Namita Salgiya" w:date="2026-01-17T19:17:00Z" w:id="114">
              <w:rPr>
                <w:rFonts w:ascii="Sari Offc" w:hAnsi="Sari Offc"/>
                <w:sz w:val="24"/>
                <w:szCs w:val="24"/>
                <w:lang w:val="en-IN" w:eastAsia="en-IN"/>
              </w:rPr>
            </w:rPrChange>
          </w:rPr>
          <w:t xml:space="preserve">You can make payments at any outlet that accepts </w:t>
        </w:r>
        <w:r w:rsidRPr="000344E0">
          <w:rPr>
            <w:lang w:val="en-IN"/>
            <w:rPrChange w:author="Namita Salgiya" w:date="2026-01-17T19:17:00Z" w:id="115">
              <w:rPr>
                <w:rFonts w:ascii="Sari Offc" w:hAnsi="Sari Offc"/>
                <w:sz w:val="24"/>
                <w:szCs w:val="24"/>
                <w:lang w:eastAsia="en-IN"/>
              </w:rPr>
            </w:rPrChange>
          </w:rPr>
          <w:t>MasterCard / RuPay.</w:t>
        </w:r>
        <w:r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</w:p>
    <w:p w:rsidRPr="00BC38CC" w:rsidR="000344E0" w:rsidP="000344E0" w:rsidRDefault="000344E0" w14:paraId="2D905DD8" w14:textId="77777777">
      <w:pPr>
        <w:rPr>
          <w:ins w:author="Namita Salgiya" w:date="2026-01-17T19:15:00Z" w:id="116"/>
          <w:b/>
          <w:bCs/>
          <w:lang w:val="en-IN"/>
        </w:rPr>
      </w:pPr>
      <w:ins w:author="Namita Salgiya" w:date="2026-01-17T19:15:00Z" w:id="117">
        <w:r w:rsidRPr="00BC38CC">
          <w:rPr>
            <w:b/>
            <w:bCs/>
            <w:lang w:val="en-IN"/>
          </w:rPr>
          <w:t>How can I apply for the card?</w:t>
        </w:r>
      </w:ins>
    </w:p>
    <w:p w:rsidRPr="000344E0" w:rsidR="000344E0" w:rsidP="007E3025" w:rsidRDefault="000344E0" w14:paraId="1FE08AB0" w14:textId="7ECEA057">
      <w:pPr>
        <w:rPr>
          <w:ins w:author="Namita Salgiya" w:date="2026-01-17T19:06:00Z" w:id="118"/>
          <w:rStyle w:val="Hyperlink"/>
          <w:color w:val="auto"/>
          <w:u w:val="none"/>
          <w:lang w:val="en-IN"/>
          <w:rPrChange w:author="Namita Salgiya" w:date="2026-01-17T19:15:00Z" w:id="119">
            <w:rPr>
              <w:ins w:author="Namita Salgiya" w:date="2026-01-17T19:06:00Z" w:id="120"/>
              <w:rStyle w:val="Hyperlink"/>
              <w:rFonts w:ascii="Sari Offc" w:hAnsi="Sari Offc"/>
              <w:sz w:val="24"/>
              <w:szCs w:val="24"/>
              <w:lang w:val="en-IN"/>
            </w:rPr>
          </w:rPrChange>
        </w:rPr>
      </w:pPr>
      <w:ins w:author="Namita Salgiya" w:date="2026-01-17T19:15:00Z" w:id="121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</w:ins>
    </w:p>
    <w:p w:rsidRPr="003D27D4" w:rsidR="0073131A" w:rsidDel="000344E0" w:rsidP="007E3025" w:rsidRDefault="0073131A" w14:paraId="14A5D675" w14:textId="5630220A">
      <w:pPr>
        <w:rPr>
          <w:del w:author="Namita Salgiya" w:date="2026-01-17T19:15:00Z" w:id="122"/>
          <w:rStyle w:val="Hyperlink"/>
          <w:rFonts w:ascii="Sari Offc" w:hAnsi="Sari Offc"/>
          <w:sz w:val="24"/>
          <w:szCs w:val="24"/>
          <w:lang w:val="en-IN"/>
        </w:rPr>
      </w:pPr>
    </w:p>
    <w:p w:rsidRPr="003D27D4" w:rsidR="006F7253" w:rsidDel="0073131A" w:rsidP="007E3025" w:rsidRDefault="007E3025" w14:paraId="6FA5E9C3" w14:textId="72F594BE">
      <w:pPr>
        <w:pStyle w:val="ListParagraph"/>
        <w:numPr>
          <w:ilvl w:val="0"/>
          <w:numId w:val="12"/>
        </w:numPr>
        <w:rPr>
          <w:del w:author="Namita Salgiya" w:date="2026-01-17T19:06:00Z" w:id="123"/>
          <w:rFonts w:ascii="Sari Offc" w:hAnsi="Sari Offc"/>
          <w:sz w:val="24"/>
          <w:szCs w:val="24"/>
          <w:lang w:val="en-IN"/>
        </w:rPr>
      </w:pPr>
      <w:del w:author="Namita Salgiya" w:date="2026-01-17T19:06:00Z" w:id="124">
        <w:r w:rsidRPr="003D27D4" w:rsidDel="0073131A">
          <w:rPr>
            <w:rFonts w:ascii="Sari Offc" w:hAnsi="Sari Offc"/>
            <w:sz w:val="24"/>
            <w:szCs w:val="24"/>
            <w:lang w:val="en-IN"/>
          </w:rPr>
          <w:delText>https://www.sbicard.com/en/faq.page</w:delText>
        </w:r>
      </w:del>
    </w:p>
    <w:p w:rsidRPr="003D27D4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3D27D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 xml:space="preserve">Other </w:t>
      </w:r>
      <w:r w:rsidRPr="003D27D4">
        <w:rPr>
          <w:rFonts w:ascii="Sari Offc" w:hAnsi="Sari Offc"/>
          <w:b/>
          <w:bCs/>
          <w:sz w:val="24"/>
          <w:szCs w:val="24"/>
          <w:u w:val="single"/>
          <w:lang w:val="en-IN"/>
        </w:rPr>
        <w:t>FEATURES</w:t>
      </w:r>
    </w:p>
    <w:p w:rsidRPr="003D27D4" w:rsidR="00F318DC" w:rsidP="00F318DC" w:rsidRDefault="00F318DC" w14:paraId="72C76E23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3D27D4">
        <w:rPr>
          <w:rFonts w:ascii="Sari Offc" w:hAnsi="Sari Offc"/>
          <w:b/>
          <w:bCs/>
          <w:sz w:val="24"/>
          <w:szCs w:val="24"/>
          <w:lang w:val="en-IN"/>
        </w:rPr>
        <w:t>Contactless Advantage</w:t>
      </w:r>
    </w:p>
    <w:p w:rsidRPr="003D27D4" w:rsidR="00F318DC" w:rsidP="004C50CB" w:rsidRDefault="00F318DC" w14:paraId="67D93AD6" w14:textId="5E322C91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b/>
          <w:bCs/>
          <w:sz w:val="24"/>
          <w:szCs w:val="24"/>
          <w:lang w:val="en-IN"/>
        </w:rPr>
        <w:t>Tap &amp; Pay with Ease:</w:t>
      </w:r>
      <w:r w:rsidRPr="003D27D4">
        <w:rPr>
          <w:rFonts w:ascii="Sari Offc" w:hAnsi="Sari Offc"/>
          <w:sz w:val="24"/>
          <w:szCs w:val="24"/>
          <w:lang w:val="en-IN"/>
        </w:rPr>
        <w:t xml:space="preserve"> </w:t>
      </w:r>
      <w:r w:rsidRPr="003D27D4">
        <w:rPr>
          <w:rFonts w:ascii="Sari Offc" w:hAnsi="Sari Offc"/>
          <w:sz w:val="24"/>
          <w:szCs w:val="24"/>
        </w:rPr>
        <w:t xml:space="preserve">Make everyday payments effortlessly with </w:t>
      </w:r>
      <w:r w:rsidRPr="003D27D4" w:rsidR="004C50CB">
        <w:rPr>
          <w:rFonts w:ascii="Sari Offc" w:hAnsi="Sari Offc"/>
          <w:sz w:val="24"/>
          <w:szCs w:val="24"/>
          <w:lang w:val="en-IN"/>
        </w:rPr>
        <w:t>IndiGo SBI Card</w:t>
      </w:r>
      <w:r w:rsidRPr="003D27D4">
        <w:rPr>
          <w:rFonts w:ascii="Sari Offc" w:hAnsi="Sari Offc"/>
          <w:sz w:val="24"/>
          <w:szCs w:val="24"/>
        </w:rPr>
        <w:t>. Simply tap your card on a secure reader for instant transactions.</w:t>
      </w:r>
    </w:p>
    <w:p w:rsidRPr="003D27D4" w:rsidR="00F318DC" w:rsidRDefault="00F318DC" w14:paraId="13B302FB" w14:textId="77777777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b/>
          <w:bCs/>
          <w:sz w:val="24"/>
          <w:szCs w:val="24"/>
          <w:lang w:val="en-IN"/>
        </w:rPr>
        <w:t>Fast &amp; Convenient:</w:t>
      </w:r>
      <w:r w:rsidRPr="003D27D4">
        <w:rPr>
          <w:rFonts w:ascii="Sari Offc" w:hAnsi="Sari Offc"/>
          <w:sz w:val="24"/>
          <w:szCs w:val="24"/>
          <w:lang w:val="en-IN"/>
        </w:rPr>
        <w:t xml:space="preserve"> No need to hand over your card or fumble for cash or coins. Tap and go for small, everyday payments in seconds.</w:t>
      </w:r>
    </w:p>
    <w:p w:rsidRPr="003D27D4" w:rsidR="00F318DC" w:rsidRDefault="00F318DC" w14:paraId="5586057D" w14:textId="19250543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b/>
          <w:bCs/>
          <w:sz w:val="24"/>
          <w:szCs w:val="24"/>
          <w:lang w:val="en-IN"/>
        </w:rPr>
        <w:t>Secure Transactions:</w:t>
      </w:r>
      <w:r w:rsidRPr="003D27D4">
        <w:rPr>
          <w:rFonts w:ascii="Sari Offc" w:hAnsi="Sari Offc"/>
          <w:sz w:val="24"/>
          <w:szCs w:val="24"/>
          <w:lang w:val="en-IN"/>
        </w:rPr>
        <w:t xml:space="preserve"> Your card stays in your hand during the transaction, reducing the risk of loss or fraud</w:t>
      </w:r>
      <w:ins w:author="Namita Salgiya" w:date="2026-01-20T19:01:00Z" w:id="125">
        <w:r w:rsidR="00BA7819">
          <w:rPr>
            <w:rFonts w:ascii="Sari Offc" w:hAnsi="Sari Offc"/>
            <w:sz w:val="24"/>
            <w:szCs w:val="24"/>
            <w:lang w:val="en-IN"/>
          </w:rPr>
          <w:t>.</w:t>
        </w:r>
      </w:ins>
      <w:del w:author="Namita Salgiya" w:date="2026-01-20T19:01:00Z" w:id="126">
        <w:r w:rsidRPr="003D27D4" w:rsidDel="00BA7819">
          <w:rPr>
            <w:rFonts w:ascii="Sari Offc" w:hAnsi="Sari Offc"/>
            <w:sz w:val="24"/>
            <w:szCs w:val="24"/>
            <w:lang w:val="en-IN"/>
          </w:rPr>
          <w:delText xml:space="preserve">. </w:delText>
        </w:r>
        <w:commentRangeStart w:id="127"/>
        <w:r w:rsidRPr="003D27D4" w:rsidDel="00BA7819">
          <w:rPr>
            <w:rFonts w:ascii="Sari Offc" w:hAnsi="Sari Offc"/>
            <w:sz w:val="24"/>
            <w:szCs w:val="24"/>
            <w:lang w:val="en-IN"/>
          </w:rPr>
          <w:delText xml:space="preserve">Visa </w:delText>
        </w:r>
        <w:r w:rsidRPr="003D27D4" w:rsidDel="00BA7819" w:rsidR="00826C1D">
          <w:rPr>
            <w:rFonts w:ascii="Sari Offc" w:hAnsi="Sari Offc"/>
            <w:sz w:val="24"/>
            <w:szCs w:val="24"/>
            <w:lang w:val="en-IN"/>
          </w:rPr>
          <w:delText>P</w:delText>
        </w:r>
        <w:r w:rsidRPr="003D27D4" w:rsidDel="00BA7819">
          <w:rPr>
            <w:rFonts w:ascii="Sari Offc" w:hAnsi="Sari Offc"/>
            <w:sz w:val="24"/>
            <w:szCs w:val="24"/>
            <w:lang w:val="en-IN"/>
          </w:rPr>
          <w:delText xml:space="preserve">ayWave’s </w:delText>
        </w:r>
        <w:commentRangeEnd w:id="127"/>
        <w:r w:rsidRPr="003D27D4" w:rsidDel="00BA7819" w:rsidR="009A0A06">
          <w:rPr>
            <w:rStyle w:val="CommentReference"/>
            <w:rFonts w:ascii="Sari Offc" w:hAnsi="Sari Offc"/>
            <w:sz w:val="24"/>
            <w:szCs w:val="24"/>
            <w:lang w:val="en-IN"/>
          </w:rPr>
          <w:commentReference w:id="127"/>
        </w:r>
        <w:r w:rsidRPr="003D27D4" w:rsidDel="00BA7819">
          <w:rPr>
            <w:rFonts w:ascii="Sari Offc" w:hAnsi="Sari Offc"/>
            <w:sz w:val="24"/>
            <w:szCs w:val="24"/>
            <w:lang w:val="en-IN"/>
          </w:rPr>
          <w:delText>unique security key ensures that even if the card is tapped multiple times, only one transaction is processed.</w:delText>
        </w:r>
      </w:del>
    </w:p>
    <w:bookmarkStart w:name="_Hlk219368972" w:id="128"/>
    <w:p w:rsidRPr="001A04C4" w:rsidR="000344E0" w:rsidP="000344E0" w:rsidRDefault="000344E0" w14:paraId="42116D04" w14:textId="77777777">
      <w:pPr>
        <w:pStyle w:val="ListParagraph"/>
        <w:numPr>
          <w:ilvl w:val="0"/>
          <w:numId w:val="6"/>
        </w:numPr>
        <w:rPr>
          <w:ins w:author="Namita Salgiya" w:date="2026-01-17T19:15:00Z" w:id="129"/>
        </w:rPr>
      </w:pPr>
      <w:ins w:author="Namita Salgiya" w:date="2026-01-17T19:15:00Z" w:id="130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0344E0" w:rsidP="000344E0" w:rsidRDefault="000344E0" w14:paraId="318FFF2E" w14:textId="77777777">
      <w:pPr>
        <w:pStyle w:val="ListParagraph"/>
        <w:numPr>
          <w:ilvl w:val="0"/>
          <w:numId w:val="6"/>
        </w:numPr>
        <w:rPr>
          <w:ins w:author="Namita Salgiya" w:date="2026-01-17T19:15:00Z" w:id="131"/>
        </w:rPr>
      </w:pPr>
      <w:ins w:author="Namita Salgiya" w:date="2026-01-17T19:15:00Z" w:id="132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128"/>
    <w:p w:rsidRPr="003D27D4" w:rsidR="00C71606" w:rsidDel="000344E0" w:rsidRDefault="00C71606" w14:paraId="17377E9D" w14:textId="459C3F49">
      <w:pPr>
        <w:pStyle w:val="ListParagraph"/>
        <w:numPr>
          <w:ilvl w:val="0"/>
          <w:numId w:val="6"/>
        </w:numPr>
        <w:rPr>
          <w:del w:author="Namita Salgiya" w:date="2026-01-17T19:15:00Z" w:id="133"/>
          <w:rFonts w:ascii="Sari Offc" w:hAnsi="Sari Offc"/>
          <w:sz w:val="24"/>
          <w:szCs w:val="24"/>
        </w:rPr>
      </w:pPr>
      <w:del w:author="Namita Salgiya" w:date="2026-01-17T19:15:00Z" w:id="134">
        <w:r w:rsidRPr="003D27D4" w:rsidDel="000344E0">
          <w:rPr>
            <w:rFonts w:ascii="Sari Offc" w:hAnsi="Sari Offc"/>
            <w:sz w:val="24"/>
            <w:szCs w:val="24"/>
          </w:rPr>
          <w:delText>Please </w:delText>
        </w:r>
        <w:r w:rsidDel="000344E0">
          <w:fldChar w:fldCharType="begin"/>
        </w:r>
        <w:r w:rsidDel="000344E0">
          <w:delInstrText>HYPERLINK "https://www.sbicard.com/sbi-card-en/assets/docs/pdf/personal/credit-cards/lifestyle/sbi-signature-contactless-card/Signature%20Contactless%20FAQ.pdf" \t "_blank"</w:delInstrText>
        </w:r>
        <w:r w:rsidDel="000344E0">
          <w:fldChar w:fldCharType="separate"/>
        </w:r>
        <w:r w:rsidRPr="003D27D4" w:rsidDel="000344E0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0344E0">
          <w:fldChar w:fldCharType="end"/>
        </w:r>
        <w:r w:rsidRPr="003D27D4" w:rsidDel="000344E0">
          <w:rPr>
            <w:rFonts w:ascii="Sari Offc" w:hAnsi="Sari Offc"/>
            <w:sz w:val="24"/>
            <w:szCs w:val="24"/>
          </w:rPr>
          <w:delText> to download the FAQs.</w:delText>
        </w:r>
      </w:del>
    </w:p>
    <w:p w:rsidRPr="003D27D4" w:rsidR="00C71606" w:rsidDel="000344E0" w:rsidRDefault="00C71606" w14:paraId="0A7074A4" w14:textId="2B2B9575">
      <w:pPr>
        <w:pStyle w:val="ListParagraph"/>
        <w:numPr>
          <w:ilvl w:val="0"/>
          <w:numId w:val="6"/>
        </w:numPr>
        <w:rPr>
          <w:del w:author="Namita Salgiya" w:date="2026-01-17T19:15:00Z" w:id="135"/>
          <w:rFonts w:ascii="Sari Offc" w:hAnsi="Sari Offc"/>
          <w:sz w:val="24"/>
          <w:szCs w:val="24"/>
        </w:rPr>
      </w:pPr>
      <w:del w:author="Namita Salgiya" w:date="2026-01-17T19:15:00Z" w:id="136">
        <w:r w:rsidRPr="003D27D4" w:rsidDel="000344E0">
          <w:rPr>
            <w:rFonts w:ascii="Sari Offc" w:hAnsi="Sari Offc"/>
            <w:sz w:val="24"/>
            <w:szCs w:val="24"/>
          </w:rPr>
          <w:delText>Please </w:delText>
        </w:r>
        <w:r w:rsidDel="000344E0">
          <w:fldChar w:fldCharType="begin"/>
        </w:r>
        <w:r w:rsidDel="000344E0">
          <w:delInstrText>HYPERLINK "https://www.sbicard.com/sbi-card-en/assets/docs/pdf/personal/cards/list-of-stores.pdf" \t "_blank"</w:delInstrText>
        </w:r>
        <w:r w:rsidDel="000344E0">
          <w:fldChar w:fldCharType="separate"/>
        </w:r>
        <w:r w:rsidRPr="003D27D4" w:rsidDel="000344E0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0344E0">
          <w:fldChar w:fldCharType="end"/>
        </w:r>
        <w:r w:rsidRPr="003D27D4" w:rsidDel="000344E0">
          <w:rPr>
            <w:rFonts w:ascii="Sari Offc" w:hAnsi="Sari Offc"/>
            <w:sz w:val="24"/>
            <w:szCs w:val="24"/>
          </w:rPr>
          <w:delText> to download the list of Merchants enabled for transactions.</w:delText>
        </w:r>
      </w:del>
    </w:p>
    <w:p w:rsidRPr="003D27D4" w:rsidR="00F318DC" w:rsidP="00F318DC" w:rsidRDefault="00F318DC" w14:paraId="118D6FFE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3D27D4">
        <w:rPr>
          <w:rFonts w:ascii="Sari Offc" w:hAnsi="Sari Offc"/>
          <w:b/>
          <w:bCs/>
          <w:sz w:val="24"/>
          <w:szCs w:val="24"/>
          <w:lang w:val="en-IN"/>
        </w:rPr>
        <w:t>Global Acceptance</w:t>
      </w:r>
    </w:p>
    <w:p w:rsidRPr="003D27D4" w:rsidR="00F318DC" w:rsidRDefault="00F318DC" w14:paraId="7A0E261B" w14:textId="46444C28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>Accepted </w:t>
      </w:r>
      <w:del w:author="Upadhyay , Shubham (SBICard)" w:date="2026-01-20T12:53:00Z" w:id="137">
        <w:r w:rsidRPr="003D27D4" w:rsidDel="009A0A06">
          <w:rPr>
            <w:rFonts w:ascii="Sari Offc" w:hAnsi="Sari Offc"/>
            <w:sz w:val="24"/>
            <w:szCs w:val="24"/>
            <w:lang w:val="en-IN"/>
          </w:rPr>
          <w:delText xml:space="preserve">in </w:delText>
        </w:r>
      </w:del>
      <w:ins w:author="Upadhyay , Shubham (SBICard)" w:date="2026-01-20T12:53:00Z" w:id="138">
        <w:r w:rsidR="009A0A06">
          <w:rPr>
            <w:rFonts w:ascii="Sari Offc" w:hAnsi="Sari Offc"/>
            <w:sz w:val="24"/>
            <w:szCs w:val="24"/>
            <w:lang w:val="en-IN"/>
          </w:rPr>
          <w:t>at</w:t>
        </w:r>
        <w:r w:rsidRPr="003D27D4" w:rsidR="009A0A06"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r w:rsidRPr="003D27D4">
        <w:rPr>
          <w:rFonts w:ascii="Sari Offc" w:hAnsi="Sari Offc"/>
          <w:sz w:val="24"/>
          <w:szCs w:val="24"/>
          <w:lang w:val="en-IN"/>
        </w:rPr>
        <w:t>over 24 million outlets globally, including 3,25,000 in India</w:t>
      </w:r>
    </w:p>
    <w:p w:rsidRPr="003D27D4" w:rsidR="00F318DC" w:rsidRDefault="00F318DC" w14:paraId="019B45E5" w14:textId="72D34C66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 w:eastAsia="en-IN"/>
        </w:rPr>
      </w:pPr>
      <w:r w:rsidRPr="003D27D4">
        <w:rPr>
          <w:rFonts w:ascii="Sari Offc" w:hAnsi="Sari Offc"/>
          <w:sz w:val="24"/>
          <w:szCs w:val="24"/>
          <w:lang w:val="en-IN" w:eastAsia="en-IN"/>
        </w:rPr>
        <w:t xml:space="preserve">Use your card to make payments at any outlet that accepts </w:t>
      </w:r>
      <w:r w:rsidRPr="003D27D4" w:rsidR="00B149BB">
        <w:rPr>
          <w:rFonts w:ascii="Sari Offc" w:hAnsi="Sari Offc"/>
          <w:sz w:val="24"/>
          <w:szCs w:val="24"/>
          <w:lang w:eastAsia="en-IN"/>
        </w:rPr>
        <w:t>MasterCard</w:t>
      </w:r>
      <w:r w:rsidRPr="003D27D4" w:rsidR="00826C1D">
        <w:rPr>
          <w:rFonts w:ascii="Sari Offc" w:hAnsi="Sari Offc"/>
          <w:sz w:val="24"/>
          <w:szCs w:val="24"/>
          <w:lang w:eastAsia="en-IN"/>
        </w:rPr>
        <w:t xml:space="preserve"> </w:t>
      </w:r>
      <w:r w:rsidRPr="003D27D4" w:rsidR="00B149BB">
        <w:rPr>
          <w:rFonts w:ascii="Sari Offc" w:hAnsi="Sari Offc"/>
          <w:sz w:val="24"/>
          <w:szCs w:val="24"/>
          <w:lang w:eastAsia="en-IN"/>
        </w:rPr>
        <w:t>/</w:t>
      </w:r>
      <w:r w:rsidRPr="003D27D4" w:rsidR="00826C1D">
        <w:rPr>
          <w:rFonts w:ascii="Sari Offc" w:hAnsi="Sari Offc"/>
          <w:sz w:val="24"/>
          <w:szCs w:val="24"/>
          <w:lang w:eastAsia="en-IN"/>
        </w:rPr>
        <w:t xml:space="preserve"> </w:t>
      </w:r>
      <w:r w:rsidRPr="003D27D4" w:rsidR="00B149BB">
        <w:rPr>
          <w:rFonts w:ascii="Sari Offc" w:hAnsi="Sari Offc"/>
          <w:sz w:val="24"/>
          <w:szCs w:val="24"/>
          <w:lang w:eastAsia="en-IN"/>
        </w:rPr>
        <w:t>RuPay</w:t>
      </w:r>
    </w:p>
    <w:p w:rsidRPr="003D27D4" w:rsidR="00AE161E" w:rsidP="00AE161E" w:rsidRDefault="00AE161E" w14:paraId="4C1612D8" w14:textId="0DC1FA25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3D27D4">
        <w:rPr>
          <w:rFonts w:ascii="Sari Offc" w:hAnsi="Sari Offc"/>
          <w:b/>
          <w:bCs/>
          <w:sz w:val="24"/>
          <w:szCs w:val="24"/>
          <w:lang w:val="en-IN"/>
        </w:rPr>
        <w:t>Flexipay</w:t>
      </w:r>
      <w:ins w:author="Upadhyay , Shubham (SBICard)" w:date="2026-01-07T11:10:00Z" w:id="139">
        <w:r w:rsidR="003D27D4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EMI</w:t>
        </w:r>
      </w:ins>
    </w:p>
    <w:p w:rsidRPr="003D27D4" w:rsidR="00AE161E" w:rsidRDefault="00AE161E" w14:paraId="3DB9ACE9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>Convert eligible purchases into easy monthly EMIs</w:t>
      </w:r>
    </w:p>
    <w:p w:rsidRPr="003D27D4" w:rsidR="00AE161E" w:rsidRDefault="00AE161E" w14:paraId="172B2E0E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3D27D4">
        <w:rPr>
          <w:rFonts w:ascii="Sari Offc" w:hAnsi="Sari Offc"/>
          <w:sz w:val="24"/>
          <w:szCs w:val="24"/>
          <w:lang w:val="en-IN"/>
        </w:rPr>
        <w:t>Applicable on transactions of Rs. 2,500 or more</w:t>
      </w:r>
    </w:p>
    <w:p w:rsidRPr="003D27D4" w:rsidR="00C71606" w:rsidRDefault="00C71606" w14:paraId="56E72D6A" w14:textId="0C689D30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</w:rPr>
      </w:pPr>
      <w:r w:rsidRPr="003D27D4">
        <w:rPr>
          <w:rFonts w:ascii="Sari Offc" w:hAnsi="Sari Offc"/>
          <w:sz w:val="24"/>
          <w:szCs w:val="24"/>
        </w:rPr>
        <w:t>Click </w:t>
      </w:r>
      <w:hyperlink w:history="1" r:id="rId21">
        <w:r w:rsidRPr="003D27D4">
          <w:rPr>
            <w:rStyle w:val="Hyperlink"/>
            <w:rFonts w:ascii="Sari Offc" w:hAnsi="Sari Offc"/>
            <w:sz w:val="24"/>
            <w:szCs w:val="24"/>
          </w:rPr>
          <w:t>here </w:t>
        </w:r>
      </w:hyperlink>
      <w:r w:rsidRPr="003D27D4">
        <w:rPr>
          <w:rFonts w:ascii="Sari Offc" w:hAnsi="Sari Offc"/>
          <w:sz w:val="24"/>
          <w:szCs w:val="24"/>
        </w:rPr>
        <w:t>to learn how to apply for Flexipay</w:t>
      </w:r>
      <w:ins w:author="Upadhyay , Shubham (SBICard)" w:date="2026-01-20T12:53:00Z" w:id="140">
        <w:r w:rsidR="009A0A06">
          <w:rPr>
            <w:rFonts w:ascii="Sari Offc" w:hAnsi="Sari Offc"/>
            <w:sz w:val="24"/>
            <w:szCs w:val="24"/>
          </w:rPr>
          <w:t xml:space="preserve"> EMI</w:t>
        </w:r>
      </w:ins>
    </w:p>
    <w:p w:rsidRPr="00F534F3" w:rsidR="000344E0" w:rsidP="000344E0" w:rsidRDefault="000344E0" w14:paraId="39D1C8E3" w14:textId="77777777">
      <w:pPr>
        <w:rPr>
          <w:ins w:author="Namita Salgiya" w:date="2026-01-17T19:14:00Z" w:id="141"/>
          <w:b/>
          <w:bCs/>
          <w:lang w:val="en-IN"/>
        </w:rPr>
      </w:pPr>
      <w:bookmarkStart w:name="_Hlk219363897" w:id="142"/>
      <w:ins w:author="Namita Salgiya" w:date="2026-01-17T19:14:00Z" w:id="143">
        <w:r w:rsidRPr="00F534F3">
          <w:rPr>
            <w:b/>
            <w:bCs/>
            <w:lang w:val="en-IN"/>
          </w:rPr>
          <w:t>Add-on Cards</w:t>
        </w:r>
      </w:ins>
    </w:p>
    <w:p w:rsidRPr="00AC1ED4" w:rsidR="000344E0" w:rsidP="000344E0" w:rsidRDefault="000344E0" w14:paraId="401470E0" w14:textId="77777777">
      <w:pPr>
        <w:pStyle w:val="ListParagraph"/>
        <w:numPr>
          <w:ilvl w:val="0"/>
          <w:numId w:val="13"/>
        </w:numPr>
        <w:rPr>
          <w:ins w:author="Namita Salgiya" w:date="2026-01-17T19:14:00Z" w:id="144"/>
        </w:rPr>
      </w:pPr>
      <w:ins w:author="Namita Salgiya" w:date="2026-01-17T19:14:00Z" w:id="145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0344E0" w:rsidP="000344E0" w:rsidRDefault="000344E0" w14:paraId="6B3B14FE" w14:textId="77777777">
      <w:pPr>
        <w:rPr>
          <w:ins w:author="Namita Salgiya" w:date="2026-01-17T19:14:00Z" w:id="146"/>
          <w:b/>
          <w:bCs/>
        </w:rPr>
      </w:pPr>
      <w:ins w:author="Namita Salgiya" w:date="2026-01-17T19:14:00Z" w:id="147">
        <w:r w:rsidRPr="00AC1ED4">
          <w:rPr>
            <w:b/>
            <w:bCs/>
          </w:rPr>
          <w:t>Easy Bill Pay Facility</w:t>
        </w:r>
      </w:ins>
    </w:p>
    <w:p w:rsidRPr="00AC1ED4" w:rsidR="000344E0" w:rsidP="000344E0" w:rsidRDefault="000344E0" w14:paraId="54A14963" w14:textId="77777777">
      <w:pPr>
        <w:pStyle w:val="ListParagraph"/>
        <w:numPr>
          <w:ilvl w:val="0"/>
          <w:numId w:val="13"/>
        </w:numPr>
        <w:rPr>
          <w:ins w:author="Namita Salgiya" w:date="2026-01-17T19:14:00Z" w:id="148"/>
        </w:rPr>
      </w:pPr>
      <w:ins w:author="Namita Salgiya" w:date="2026-01-17T19:14:00Z" w:id="149">
        <w:r w:rsidRPr="00AC1ED4">
          <w:lastRenderedPageBreak/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0344E0" w:rsidP="000344E0" w:rsidRDefault="000344E0" w14:paraId="4A893135" w14:textId="77777777">
      <w:pPr>
        <w:rPr>
          <w:ins w:author="Namita Salgiya" w:date="2026-01-17T19:14:00Z" w:id="150"/>
          <w:b/>
          <w:bCs/>
        </w:rPr>
      </w:pPr>
      <w:ins w:author="Namita Salgiya" w:date="2026-01-17T19:14:00Z" w:id="151">
        <w:r w:rsidRPr="005E66AE">
          <w:rPr>
            <w:b/>
            <w:bCs/>
          </w:rPr>
          <w:t>Balance Transfer on EMI</w:t>
        </w:r>
      </w:ins>
    </w:p>
    <w:p w:rsidRPr="005E66AE" w:rsidR="000344E0" w:rsidP="000344E0" w:rsidRDefault="000344E0" w14:paraId="0C319AB8" w14:textId="77777777">
      <w:pPr>
        <w:pStyle w:val="ListParagraph"/>
        <w:numPr>
          <w:ilvl w:val="0"/>
          <w:numId w:val="7"/>
        </w:numPr>
        <w:rPr>
          <w:ins w:author="Namita Salgiya" w:date="2026-01-17T19:14:00Z" w:id="152"/>
        </w:rPr>
      </w:pPr>
      <w:ins w:author="Namita Salgiya" w:date="2026-01-17T19:14:00Z" w:id="153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0344E0" w:rsidP="000344E0" w:rsidRDefault="000344E0" w14:paraId="66093DDD" w14:textId="5A5AB11A">
      <w:pPr>
        <w:pStyle w:val="ListParagraph"/>
        <w:numPr>
          <w:ilvl w:val="0"/>
          <w:numId w:val="7"/>
        </w:numPr>
        <w:rPr>
          <w:ins w:author="Namita Salgiya" w:date="2026-01-17T19:14:00Z" w:id="154"/>
        </w:rPr>
      </w:pPr>
      <w:ins w:author="Namita Salgiya" w:date="2026-01-17T19:14:00Z" w:id="155">
        <w:r w:rsidRPr="005E66AE">
          <w:t>Transfer outstanding balance</w:t>
        </w:r>
        <w:r>
          <w:t>s</w:t>
        </w:r>
        <w:r w:rsidRPr="005E66AE">
          <w:t xml:space="preserve"> of other banks’ credit cards to </w:t>
        </w:r>
        <w:r w:rsidRPr="000344E0">
          <w:t xml:space="preserve">your </w:t>
        </w:r>
      </w:ins>
      <w:ins w:author="Namita Salgiya" w:date="2026-01-17T19:15:00Z" w:id="156">
        <w:r w:rsidRPr="000344E0">
          <w:t xml:space="preserve">IndiGo </w:t>
        </w:r>
      </w:ins>
      <w:ins w:author="Namita Salgiya" w:date="2026-01-17T19:14:00Z" w:id="157">
        <w:r w:rsidRPr="000344E0">
          <w:rPr>
            <w:rPrChange w:author="Namita Salgiya" w:date="2026-01-17T19:15:00Z" w:id="158">
              <w:rPr>
                <w:highlight w:val="yellow"/>
              </w:rPr>
            </w:rPrChange>
          </w:rPr>
          <w:t>SBI Card</w:t>
        </w:r>
      </w:ins>
      <w:ins w:author="Namita Salgiya" w:date="2026-01-17T19:15:00Z" w:id="159">
        <w:r w:rsidRPr="000344E0">
          <w:t xml:space="preserve"> </w:t>
        </w:r>
      </w:ins>
      <w:ins w:author="Namita Salgiya" w:date="2026-01-17T19:14:00Z" w:id="160">
        <w:r w:rsidRPr="000344E0">
          <w:t xml:space="preserve">at a lower interest rate and repay in easy EMIs. </w:t>
        </w:r>
        <w:r w:rsidRPr="000344E0">
          <w:fldChar w:fldCharType="begin"/>
        </w:r>
        <w:r w:rsidRPr="000344E0">
          <w:instrText>HYPERLINK "https://www.sbicard.com/en/personal/benefits/lower-interest-option/balance-transfer-on-emi.page" \t "_blank"</w:instrText>
        </w:r>
        <w:r w:rsidRPr="000344E0">
          <w:fldChar w:fldCharType="separate"/>
        </w:r>
        <w:r w:rsidRPr="000344E0">
          <w:rPr>
            <w:rStyle w:val="Hyperlink"/>
          </w:rPr>
          <w:t>Click here</w:t>
        </w:r>
        <w:r w:rsidRPr="000344E0">
          <w:fldChar w:fldCharType="end"/>
        </w:r>
        <w:r w:rsidRPr="000344E0">
          <w:t xml:space="preserve"> to know about Balance Transfer on EMI</w:t>
        </w:r>
        <w:r>
          <w:t>.</w:t>
        </w:r>
      </w:ins>
    </w:p>
    <w:p w:rsidRPr="005E66AE" w:rsidR="000344E0" w:rsidP="000344E0" w:rsidRDefault="000344E0" w14:paraId="0B9729E5" w14:textId="77777777">
      <w:pPr>
        <w:pStyle w:val="ListParagraph"/>
        <w:numPr>
          <w:ilvl w:val="0"/>
          <w:numId w:val="7"/>
        </w:numPr>
        <w:rPr>
          <w:ins w:author="Namita Salgiya" w:date="2026-01-17T19:14:00Z" w:id="161"/>
        </w:rPr>
      </w:pPr>
      <w:ins w:author="Namita Salgiya" w:date="2026-01-17T19:14:00Z" w:id="162">
        <w:r w:rsidRPr="00247784">
          <w:t>Login to your account to avail this facility.</w:t>
        </w:r>
      </w:ins>
    </w:p>
    <w:bookmarkEnd w:id="142"/>
    <w:p w:rsidRPr="003D27D4" w:rsidR="00C71606" w:rsidP="00C71606" w:rsidRDefault="00C71606" w14:paraId="353BDCF3" w14:textId="77777777">
      <w:pPr>
        <w:rPr>
          <w:rFonts w:ascii="Sari Offc" w:hAnsi="Sari Offc"/>
          <w:sz w:val="24"/>
          <w:szCs w:val="24"/>
          <w:lang w:val="en-IN"/>
        </w:rPr>
      </w:pPr>
    </w:p>
    <w:p w:rsidRPr="003D27D4" w:rsidR="00AE161E" w:rsidP="00AE161E" w:rsidRDefault="00AE161E" w14:paraId="4E008819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</w:p>
    <w:p w:rsidRPr="003D27D4" w:rsidR="00AE161E" w:rsidP="00AE161E" w:rsidRDefault="00AE161E" w14:paraId="1B1F21AC" w14:textId="77777777">
      <w:pPr>
        <w:rPr>
          <w:rFonts w:ascii="Sari Offc" w:hAnsi="Sari Offc"/>
          <w:sz w:val="24"/>
          <w:szCs w:val="24"/>
          <w:lang w:val="en-IN"/>
        </w:rPr>
      </w:pPr>
    </w:p>
    <w:sectPr w:rsidRPr="003D27D4" w:rsidR="00AE161E">
      <w:footerReference w:type="even" r:id="rId26"/>
      <w:footerReference w:type="default" r:id="rId27"/>
      <w:footerReference w:type="first" r:id="rId2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US(" w:author="Upadhyay , Shubham (SBICard)" w:date="2026-01-20T12:51:00Z" w:id="16">
    <w:p w:rsidR="009A0A06" w:rsidP="009A0A06" w:rsidRDefault="009A0A06" w14:paraId="49273241" w14:textId="77777777">
      <w:pPr>
        <w:pStyle w:val="CommentText"/>
      </w:pPr>
      <w:r>
        <w:rPr>
          <w:rStyle w:val="CommentReference"/>
        </w:rPr>
        <w:annotationRef/>
      </w:r>
      <w:r>
        <w:t>Please check for factual accuracy</w:t>
      </w:r>
    </w:p>
  </w:comment>
  <w:comment w:initials="US(" w:author="Upadhyay , Shubham (SBICard)" w:date="2026-01-20T12:53:00Z" w:id="127">
    <w:p w:rsidR="009A0A06" w:rsidP="009A0A06" w:rsidRDefault="009A0A06" w14:paraId="6F9197A3" w14:textId="77777777">
      <w:pPr>
        <w:pStyle w:val="CommentText"/>
      </w:pPr>
      <w:r>
        <w:rPr>
          <w:rStyle w:val="CommentReference"/>
        </w:rPr>
        <w:annotationRef/>
      </w:r>
      <w:r>
        <w:t xml:space="preserve">Please check for factual accuracy. The card is not on Visa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273241" w15:done="0"/>
  <w15:commentEx w15:paraId="6F9197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D00CD23" w16cex:dateUtc="2026-01-20T07:21:00Z"/>
  <w16cex:commentExtensible w16cex:durableId="43C5EF9A" w16cex:dateUtc="2026-01-20T0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273241" w16cid:durableId="5D00CD23"/>
  <w16cid:commentId w16cid:paraId="6F9197A3" w16cid:durableId="43C5EF9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17A6" w:rsidP="00E405C7" w:rsidRDefault="00CD17A6" w14:paraId="2F4960F1" w14:textId="77777777">
      <w:pPr>
        <w:spacing w:after="0" w:line="240" w:lineRule="auto"/>
      </w:pPr>
      <w:r>
        <w:separator/>
      </w:r>
    </w:p>
  </w:endnote>
  <w:endnote w:type="continuationSeparator" w:id="0">
    <w:p w:rsidR="00CD17A6" w:rsidP="00E405C7" w:rsidRDefault="00CD17A6" w14:paraId="2C6DD01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17A6" w:rsidP="00E405C7" w:rsidRDefault="00CD17A6" w14:paraId="75A9F37A" w14:textId="77777777">
      <w:pPr>
        <w:spacing w:after="0" w:line="240" w:lineRule="auto"/>
      </w:pPr>
      <w:r>
        <w:separator/>
      </w:r>
    </w:p>
  </w:footnote>
  <w:footnote w:type="continuationSeparator" w:id="0">
    <w:p w:rsidR="00CD17A6" w:rsidP="00E405C7" w:rsidRDefault="00CD17A6" w14:paraId="43552A3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56822F6"/>
    <w:multiLevelType w:val="hybridMultilevel"/>
    <w:tmpl w:val="F140B09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AF049FF"/>
    <w:multiLevelType w:val="hybridMultilevel"/>
    <w:tmpl w:val="3F7834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73046B1"/>
    <w:multiLevelType w:val="hybridMultilevel"/>
    <w:tmpl w:val="53A423AC"/>
    <w:lvl w:ilvl="0" w:tplc="E83021A0">
      <w:start w:val="4"/>
      <w:numFmt w:val="bullet"/>
      <w:lvlText w:val="-"/>
      <w:lvlJc w:val="left"/>
      <w:pPr>
        <w:ind w:left="1080" w:hanging="360"/>
      </w:pPr>
      <w:rPr>
        <w:rFonts w:hint="default" w:ascii="Sari Offc" w:hAnsi="Sari Offc" w:eastAsia="Aptos" w:cs="Times New Roman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5"/>
  </w:num>
  <w:num w:numId="5">
    <w:abstractNumId w:val="1"/>
  </w:num>
  <w:num w:numId="6">
    <w:abstractNumId w:val="12"/>
  </w:num>
  <w:num w:numId="7">
    <w:abstractNumId w:val="0"/>
  </w:num>
  <w:num w:numId="8">
    <w:abstractNumId w:val="11"/>
  </w:num>
  <w:num w:numId="9">
    <w:abstractNumId w:val="4"/>
  </w:num>
  <w:num w:numId="10">
    <w:abstractNumId w:val="8"/>
  </w:num>
  <w:num w:numId="11">
    <w:abstractNumId w:val="2"/>
  </w:num>
  <w:num w:numId="12">
    <w:abstractNumId w:val="10"/>
  </w:num>
  <w:num w:numId="13">
    <w:abstractNumId w:val="7"/>
  </w:num>
  <w:num w:numId="1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padhyay , Shubham (SBICard)">
    <w15:presenceInfo w15:providerId="AD" w15:userId="S-1-5-21-1521157601-2888471106-1901687981-65808"/>
  </w15:person>
  <w15:person w15:author="Namita Salgiya">
    <w15:presenceInfo w15:providerId="Windows Live" w15:userId="4e5e558c91ea66bf"/>
  </w15:person>
  <w15:person w15:author="Kapoor, Vedika (SBICard)">
    <w15:presenceInfo w15:providerId="AD" w15:userId="S::vedika.kapoor@sbicard.com::4de39f8f-5cab-4519-a633-25199cf90896"/>
  </w15:person>
  <w15:person w15:author="Arun Kaushal">
    <w15:presenceInfo w15:providerId="None" w15:userId="Arun Kaush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225BA"/>
    <w:rsid w:val="0003266C"/>
    <w:rsid w:val="000344E0"/>
    <w:rsid w:val="00053E70"/>
    <w:rsid w:val="00061D4B"/>
    <w:rsid w:val="00073462"/>
    <w:rsid w:val="0009775C"/>
    <w:rsid w:val="000E7920"/>
    <w:rsid w:val="00122BDC"/>
    <w:rsid w:val="001535C0"/>
    <w:rsid w:val="001573BC"/>
    <w:rsid w:val="0016440F"/>
    <w:rsid w:val="001C5B69"/>
    <w:rsid w:val="00235F80"/>
    <w:rsid w:val="00253807"/>
    <w:rsid w:val="00276983"/>
    <w:rsid w:val="0029715F"/>
    <w:rsid w:val="002C53AE"/>
    <w:rsid w:val="002D38D6"/>
    <w:rsid w:val="002D6053"/>
    <w:rsid w:val="00311B56"/>
    <w:rsid w:val="0032122C"/>
    <w:rsid w:val="0034371F"/>
    <w:rsid w:val="00345E13"/>
    <w:rsid w:val="003C067C"/>
    <w:rsid w:val="003C1523"/>
    <w:rsid w:val="003C18A8"/>
    <w:rsid w:val="003D27D4"/>
    <w:rsid w:val="003D715C"/>
    <w:rsid w:val="0041708E"/>
    <w:rsid w:val="0042325B"/>
    <w:rsid w:val="00442E3F"/>
    <w:rsid w:val="004A5805"/>
    <w:rsid w:val="004B591A"/>
    <w:rsid w:val="004C50CB"/>
    <w:rsid w:val="004D6419"/>
    <w:rsid w:val="00513A0B"/>
    <w:rsid w:val="005310B6"/>
    <w:rsid w:val="005643BE"/>
    <w:rsid w:val="00571C03"/>
    <w:rsid w:val="00574F86"/>
    <w:rsid w:val="005E4FBA"/>
    <w:rsid w:val="005F47D9"/>
    <w:rsid w:val="00637D0A"/>
    <w:rsid w:val="006657A1"/>
    <w:rsid w:val="00667EEB"/>
    <w:rsid w:val="00681931"/>
    <w:rsid w:val="006938F5"/>
    <w:rsid w:val="006A2631"/>
    <w:rsid w:val="006F6BAC"/>
    <w:rsid w:val="006F7253"/>
    <w:rsid w:val="007275A2"/>
    <w:rsid w:val="0073131A"/>
    <w:rsid w:val="007550F8"/>
    <w:rsid w:val="007D27DF"/>
    <w:rsid w:val="007E3025"/>
    <w:rsid w:val="007E6A3E"/>
    <w:rsid w:val="00805273"/>
    <w:rsid w:val="00826C1D"/>
    <w:rsid w:val="0083076E"/>
    <w:rsid w:val="00832A62"/>
    <w:rsid w:val="0088357A"/>
    <w:rsid w:val="008D3B3B"/>
    <w:rsid w:val="008E4E96"/>
    <w:rsid w:val="008E56EF"/>
    <w:rsid w:val="009164D7"/>
    <w:rsid w:val="00931386"/>
    <w:rsid w:val="00932AB1"/>
    <w:rsid w:val="00946831"/>
    <w:rsid w:val="00947F57"/>
    <w:rsid w:val="009A0A06"/>
    <w:rsid w:val="009A176A"/>
    <w:rsid w:val="009C0D9E"/>
    <w:rsid w:val="009D2D1C"/>
    <w:rsid w:val="00A150C5"/>
    <w:rsid w:val="00A27FC1"/>
    <w:rsid w:val="00A579B5"/>
    <w:rsid w:val="00A653DF"/>
    <w:rsid w:val="00A70667"/>
    <w:rsid w:val="00A77496"/>
    <w:rsid w:val="00A80E72"/>
    <w:rsid w:val="00A90630"/>
    <w:rsid w:val="00AA0327"/>
    <w:rsid w:val="00AC2D69"/>
    <w:rsid w:val="00AE161E"/>
    <w:rsid w:val="00AF4A2A"/>
    <w:rsid w:val="00B149BB"/>
    <w:rsid w:val="00B23A1E"/>
    <w:rsid w:val="00B74F63"/>
    <w:rsid w:val="00BA12D3"/>
    <w:rsid w:val="00BA7819"/>
    <w:rsid w:val="00BD7285"/>
    <w:rsid w:val="00BF3A60"/>
    <w:rsid w:val="00C0786A"/>
    <w:rsid w:val="00C37A02"/>
    <w:rsid w:val="00C42307"/>
    <w:rsid w:val="00C63C91"/>
    <w:rsid w:val="00C66F71"/>
    <w:rsid w:val="00C712F6"/>
    <w:rsid w:val="00C71606"/>
    <w:rsid w:val="00C74138"/>
    <w:rsid w:val="00CA5965"/>
    <w:rsid w:val="00CA61DB"/>
    <w:rsid w:val="00CB45CF"/>
    <w:rsid w:val="00CD17A6"/>
    <w:rsid w:val="00CD2BC5"/>
    <w:rsid w:val="00CD511F"/>
    <w:rsid w:val="00D0663E"/>
    <w:rsid w:val="00D34CF6"/>
    <w:rsid w:val="00D41563"/>
    <w:rsid w:val="00D86A35"/>
    <w:rsid w:val="00DB606B"/>
    <w:rsid w:val="00DC2CA4"/>
    <w:rsid w:val="00E027B6"/>
    <w:rsid w:val="00E07D94"/>
    <w:rsid w:val="00E21728"/>
    <w:rsid w:val="00E405C7"/>
    <w:rsid w:val="00E47C6A"/>
    <w:rsid w:val="00E56665"/>
    <w:rsid w:val="00E61E30"/>
    <w:rsid w:val="00E62FE6"/>
    <w:rsid w:val="00EF175B"/>
    <w:rsid w:val="00F23D00"/>
    <w:rsid w:val="00F318DC"/>
    <w:rsid w:val="00F31F00"/>
    <w:rsid w:val="00FB78C6"/>
    <w:rsid w:val="00FC56CE"/>
    <w:rsid w:val="13E44D5A"/>
    <w:rsid w:val="39C33901"/>
    <w:rsid w:val="568DC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7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26" /><Relationship Type="http://schemas.openxmlformats.org/officeDocument/2006/relationships/settings" Target="settings.xml" Id="rId3" /><Relationship Type="http://schemas.openxmlformats.org/officeDocument/2006/relationships/hyperlink" Target="https://www.sbicard.com/en/personal/benefits/lower-interest-option/flexi-pay.page" TargetMode="External" Id="rId21" /><Relationship Type="http://schemas.openxmlformats.org/officeDocument/2006/relationships/hyperlink" Target="https://www.sbicard.com/en/personal/credit-cards/travel/indigo-sbi-card.page" TargetMode="External" Id="rId7" /><Relationship Type="http://schemas.microsoft.com/office/2018/08/relationships/commentsExtensible" Target="commentsExtensible.xml" Id="rId12" /><Relationship Type="http://schemas.openxmlformats.org/officeDocument/2006/relationships/hyperlink" Target="https://www.sbicard.com/sbi-card-en/assets/docs/pdf/Indigo-SBI-Cards-Domestic-Lounge-List.pdf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www.sbicard.com/en/most-important-terms-and-conditions.page" TargetMode="External" Id="rId20" /><Relationship Type="http://schemas.openxmlformats.org/officeDocument/2006/relationships/fontTable" Target="fontTable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16/09/relationships/commentsIds" Target="commentsIds.xml" Id="rId11" /><Relationship Type="http://schemas.openxmlformats.org/officeDocument/2006/relationships/footnotes" Target="footnotes.xml" Id="rId5" /><Relationship Type="http://schemas.openxmlformats.org/officeDocument/2006/relationships/footer" Target="footer3.xml" Id="rId28" /><Relationship Type="http://schemas.microsoft.com/office/2011/relationships/commentsExtended" Target="commentsExtended.xml" Id="rId10" /><Relationship Type="http://schemas.openxmlformats.org/officeDocument/2006/relationships/hyperlink" Target="https://www.sbicard.com/en/personal/credit-cards/lifestyle/sbi-card-elite.page" TargetMode="External" Id="rId19" /><Relationship Type="http://schemas.openxmlformats.org/officeDocument/2006/relationships/theme" Target="theme/theme1.xml" Id="rId31" /><Relationship Type="http://schemas.openxmlformats.org/officeDocument/2006/relationships/webSettings" Target="webSettings.xml" Id="rId4" /><Relationship Type="http://schemas.openxmlformats.org/officeDocument/2006/relationships/comments" Target="comments.xml" Id="rId9" /><Relationship Type="http://schemas.openxmlformats.org/officeDocument/2006/relationships/footer" Target="footer2.xml" Id="rId27" /><Relationship Type="http://schemas.microsoft.com/office/2011/relationships/people" Target="people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5</revision>
  <dcterms:created xsi:type="dcterms:W3CDTF">2026-01-20T07:24:00.0000000Z</dcterms:created>
  <dcterms:modified xsi:type="dcterms:W3CDTF">2026-03-19T06:16:35.2315410Z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