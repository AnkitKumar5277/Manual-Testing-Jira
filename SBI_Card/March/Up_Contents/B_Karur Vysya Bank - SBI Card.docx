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50CDA" w:rsidR="00150CDA" w:rsidP="003C1523" w:rsidRDefault="00150CDA" w14:paraId="4B7A572C" w14:textId="2C46FF2D">
      <w:pPr>
        <w:jc w:val="center"/>
        <w:rPr>
          <w:b/>
          <w:bCs/>
        </w:rPr>
      </w:pPr>
      <w:hyperlink w:history="1" r:id="rId7">
        <w:r w:rsidRPr="00150CDA">
          <w:rPr>
            <w:rStyle w:val="Hyperlink"/>
            <w:b/>
            <w:bCs/>
          </w:rPr>
          <w:t>Karur Vysya Bank - SBI Card</w:t>
        </w:r>
      </w:hyperlink>
    </w:p>
    <w:p w:rsidRPr="00C51BE2" w:rsidR="00C51BE2" w:rsidP="003C1523" w:rsidRDefault="00FB11E9" w14:paraId="0BEB56C7" w14:textId="7A8C7ABC">
      <w:pPr>
        <w:jc w:val="center"/>
      </w:pPr>
      <w:r>
        <w:t xml:space="preserve">Save </w:t>
      </w:r>
      <w:r w:rsidR="00464056">
        <w:t>Smart, Live Smart</w:t>
      </w:r>
    </w:p>
    <w:p w:rsidRPr="004C50CB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Best For</w:t>
      </w:r>
    </w:p>
    <w:p w:rsidR="00D86A35" w:rsidP="00345E13" w:rsidRDefault="00FB11E9" w14:paraId="100DC8A0" w14:textId="56F2543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Value Back</w:t>
      </w:r>
    </w:p>
    <w:p w:rsidR="00FB11E9" w:rsidP="00345E13" w:rsidRDefault="00FB11E9" w14:paraId="51E24057" w14:textId="0A738058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Spend Based Reversal</w:t>
      </w:r>
    </w:p>
    <w:p w:rsidR="00FB11E9" w:rsidP="00345E13" w:rsidRDefault="00FB11E9" w14:paraId="7E6E4071" w14:textId="6970E4E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Fuel Surcharge Waiver </w:t>
      </w:r>
    </w:p>
    <w:p w:rsidRPr="00FB11E9" w:rsidR="00FB11E9" w:rsidP="00FB11E9" w:rsidRDefault="00FB11E9" w14:paraId="3C508B55" w14:textId="6FFBA1F9">
      <w:pPr>
        <w:rPr>
          <w:lang w:val="en-IN"/>
        </w:rPr>
      </w:pPr>
      <w:r>
        <w:rPr>
          <w:lang w:val="en-IN"/>
        </w:rPr>
        <w:t xml:space="preserve">Shop, save and earn on your </w:t>
      </w:r>
      <w:r w:rsidRPr="00FB11E9">
        <w:t xml:space="preserve">Karur Vysya Bank </w:t>
      </w:r>
      <w:del w:author="Upadhyay , Shubham (SBICard)" w:date="2026-02-19T17:00:00Z" w16du:dateUtc="2026-02-19T11:30:00Z" w:id="0">
        <w:r w:rsidRPr="00FB11E9" w:rsidDel="00464056">
          <w:delText xml:space="preserve">- </w:delText>
        </w:r>
      </w:del>
      <w:r w:rsidRPr="00FB11E9">
        <w:t>SBI Card</w:t>
      </w:r>
    </w:p>
    <w:p w:rsidRPr="00A005E2" w:rsidR="00345E13" w:rsidP="004A5805" w:rsidRDefault="004C50CB" w14:paraId="011E8CF5" w14:textId="746339A8">
      <w:pPr>
        <w:jc w:val="center"/>
        <w:rPr>
          <w:b/>
          <w:bCs/>
          <w:u w:val="single"/>
          <w:lang w:val="en-IN"/>
        </w:rPr>
      </w:pPr>
      <w:r w:rsidRPr="00A005E2">
        <w:rPr>
          <w:b/>
          <w:bCs/>
          <w:i/>
          <w:iCs/>
          <w:u w:val="single"/>
          <w:lang w:val="en-IN"/>
        </w:rPr>
        <w:t>Key</w:t>
      </w:r>
      <w:r w:rsidRPr="00A005E2">
        <w:rPr>
          <w:b/>
          <w:bCs/>
          <w:u w:val="single"/>
          <w:lang w:val="en-IN"/>
        </w:rPr>
        <w:t xml:space="preserve"> BENEFITS</w:t>
      </w:r>
    </w:p>
    <w:p w:rsidRPr="00FB11E9" w:rsidR="00FB11E9" w:rsidP="00FB11E9" w:rsidRDefault="00FB11E9" w14:paraId="16083EF1" w14:textId="28F281FF">
      <w:pPr>
        <w:pStyle w:val="ListParagraph"/>
        <w:numPr>
          <w:ilvl w:val="0"/>
          <w:numId w:val="17"/>
        </w:numPr>
        <w:rPr>
          <w:rFonts w:ascii="Calibri" w:hAnsi="Calibri" w:eastAsia="Calibri" w:cs="Calibri"/>
          <w:sz w:val="12"/>
          <w:szCs w:val="12"/>
        </w:rPr>
      </w:pPr>
      <w:r>
        <w:t>2</w:t>
      </w:r>
      <w:ins w:author="Upadhyay , Shubham (SBICard)" w:date="2026-02-19T17:00:00Z" w16du:dateUtc="2026-02-19T11:30:00Z" w:id="1">
        <w:r w:rsidR="00464056">
          <w:t>,</w:t>
        </w:r>
      </w:ins>
      <w:r>
        <w:t xml:space="preserve">000 Bonus Reward Points as a </w:t>
      </w:r>
      <w:r w:rsidR="00464056">
        <w:t>Welcome Gift</w:t>
      </w:r>
    </w:p>
    <w:p w:rsidR="003F5BE7" w:rsidP="215F1F03" w:rsidRDefault="003F5BE7" w14:paraId="3D3AAD20" w14:textId="7E0C85DF">
      <w:pPr>
        <w:pStyle w:val="ListParagraph"/>
        <w:numPr>
          <w:ilvl w:val="0"/>
          <w:numId w:val="17"/>
        </w:numPr>
      </w:pPr>
      <w:r>
        <w:t xml:space="preserve">Reward Points on </w:t>
      </w:r>
      <w:r w:rsidR="00464056">
        <w:t xml:space="preserve">Departmental </w:t>
      </w:r>
      <w:r w:rsidR="00FB11E9">
        <w:t>and Grocery spends</w:t>
      </w:r>
    </w:p>
    <w:p w:rsidRPr="00C51BE2" w:rsidR="00FB11E9" w:rsidP="215F1F03" w:rsidRDefault="00FB11E9" w14:paraId="4702CF6A" w14:textId="2A210F3C">
      <w:pPr>
        <w:pStyle w:val="ListParagraph"/>
        <w:numPr>
          <w:ilvl w:val="0"/>
          <w:numId w:val="17"/>
        </w:numPr>
      </w:pPr>
      <w:r w:rsidRPr="00F23D00">
        <w:rPr>
          <w:lang w:val="en-IN"/>
        </w:rPr>
        <w:t xml:space="preserve">1% Fuel Surcharge Waiver </w:t>
      </w:r>
    </w:p>
    <w:p w:rsidRPr="007E6A3E" w:rsidR="00CD511F" w:rsidP="004A5805" w:rsidRDefault="004C50CB" w14:paraId="5970C5BD" w14:textId="739D33F4">
      <w:pPr>
        <w:jc w:val="center"/>
        <w:rPr>
          <w:b/>
          <w:bCs/>
          <w:u w:val="single"/>
        </w:rPr>
      </w:pPr>
      <w:r w:rsidRPr="00E103AD">
        <w:rPr>
          <w:b/>
          <w:bCs/>
          <w:i/>
          <w:iCs/>
          <w:u w:val="single"/>
        </w:rPr>
        <w:t xml:space="preserve">Exclusive </w:t>
      </w:r>
      <w:r w:rsidRPr="00E103AD">
        <w:rPr>
          <w:b/>
          <w:bCs/>
          <w:u w:val="single"/>
        </w:rPr>
        <w:t>PRIVILEGES</w:t>
      </w:r>
    </w:p>
    <w:p w:rsidRPr="00947F57" w:rsidR="00947F57" w:rsidP="4AE5F28E" w:rsidRDefault="00947F57" w14:paraId="440B98E9" w14:textId="18A0DE68">
      <w:pPr>
        <w:rPr>
          <w:rFonts w:ascii="Calibri" w:hAnsi="Calibri" w:eastAsia="Calibri" w:cs="Calibri"/>
          <w:sz w:val="12"/>
          <w:szCs w:val="12"/>
          <w:lang w:val="en-IN"/>
        </w:rPr>
      </w:pPr>
      <w:r w:rsidRPr="4AE5F28E" w:rsidR="00947F57">
        <w:rPr>
          <w:b w:val="1"/>
          <w:bCs w:val="1"/>
          <w:lang w:val="en-IN"/>
        </w:rPr>
        <w:t xml:space="preserve">Welcome </w:t>
      </w:r>
      <w:r w:rsidRPr="4AE5F28E" w:rsidR="003C1523">
        <w:rPr>
          <w:b w:val="1"/>
          <w:bCs w:val="1"/>
          <w:lang w:val="en-IN"/>
        </w:rPr>
        <w:t>Benefit</w:t>
      </w:r>
      <w:r w:rsidRPr="4AE5F28E" w:rsidR="00875996">
        <w:rPr>
          <w:b w:val="1"/>
          <w:bCs w:val="1"/>
          <w:lang w:val="en-IN"/>
        </w:rPr>
        <w:t>s</w:t>
      </w:r>
      <w:r w:rsidRPr="4AE5F28E" w:rsidR="2442A49E">
        <w:rPr>
          <w:b w:val="1"/>
          <w:bCs w:val="1"/>
          <w:lang w:val="en-IN"/>
        </w:rPr>
        <w:t xml:space="preserve"> </w:t>
      </w:r>
    </w:p>
    <w:p w:rsidR="00FB11E9" w:rsidP="00C51BE2" w:rsidRDefault="00FB11E9" w14:paraId="3C7F5229" w14:textId="4178AFA0">
      <w:pPr>
        <w:pStyle w:val="ListParagraph"/>
        <w:numPr>
          <w:ilvl w:val="0"/>
          <w:numId w:val="50"/>
        </w:numPr>
      </w:pPr>
      <w:r>
        <w:t>2</w:t>
      </w:r>
      <w:ins w:author="Upadhyay , Shubham (SBICard)" w:date="2026-02-19T17:03:00Z" w16du:dateUtc="2026-02-19T11:33:00Z" w:id="2">
        <w:r w:rsidR="00464056">
          <w:t>,</w:t>
        </w:r>
      </w:ins>
      <w:r>
        <w:t xml:space="preserve">000 Bonus Reward Points on Rs. 2000 spent </w:t>
      </w:r>
      <w:r w:rsidRPr="00FB11E9">
        <w:t xml:space="preserve">in </w:t>
      </w:r>
      <w:r>
        <w:t xml:space="preserve">the </w:t>
      </w:r>
      <w:r w:rsidRPr="00FB11E9">
        <w:t>first 60 days of receiving your card</w:t>
      </w:r>
    </w:p>
    <w:p w:rsidRPr="00FB11E9" w:rsidR="00FB11E9" w:rsidP="00FB11E9" w:rsidRDefault="00FB11E9" w14:paraId="4B0DD29D" w14:textId="77777777">
      <w:pPr>
        <w:pStyle w:val="ListParagraph"/>
        <w:numPr>
          <w:ilvl w:val="0"/>
          <w:numId w:val="50"/>
        </w:numPr>
      </w:pPr>
      <w:r w:rsidRPr="00FB11E9">
        <w:t>Click </w:t>
      </w:r>
      <w:hyperlink w:tgtFrame="_blank" w:history="1" r:id="rId9">
        <w:r w:rsidRPr="00FB11E9">
          <w:rPr>
            <w:rStyle w:val="Hyperlink"/>
          </w:rPr>
          <w:t>here </w:t>
        </w:r>
      </w:hyperlink>
      <w:r w:rsidRPr="00FB11E9">
        <w:t>to know more</w:t>
      </w:r>
    </w:p>
    <w:p w:rsidRPr="003C1523" w:rsidR="003C1523" w:rsidP="215F1F03" w:rsidRDefault="003C1523" w14:paraId="198DC140" w14:textId="2163BEFE">
      <w:pPr>
        <w:rPr>
          <w:rFonts w:ascii="Calibri" w:hAnsi="Calibri" w:eastAsia="Calibri" w:cs="Calibri"/>
          <w:sz w:val="12"/>
          <w:szCs w:val="12"/>
          <w:lang w:val="en-IN"/>
        </w:rPr>
      </w:pPr>
      <w:r w:rsidRPr="4AE5F28E" w:rsidR="003C1523">
        <w:rPr>
          <w:b w:val="1"/>
          <w:bCs w:val="1"/>
          <w:lang w:val="en-IN"/>
        </w:rPr>
        <w:t>Re</w:t>
      </w:r>
      <w:r w:rsidRPr="4AE5F28E" w:rsidR="00876000">
        <w:rPr>
          <w:b w:val="1"/>
          <w:bCs w:val="1"/>
          <w:lang w:val="en-IN"/>
        </w:rPr>
        <w:t>ward</w:t>
      </w:r>
      <w:r w:rsidRPr="4AE5F28E" w:rsidR="003C1523">
        <w:rPr>
          <w:b w:val="1"/>
          <w:bCs w:val="1"/>
          <w:lang w:val="en-IN"/>
        </w:rPr>
        <w:t xml:space="preserve"> Benefits</w:t>
      </w:r>
      <w:r w:rsidRPr="4AE5F28E" w:rsidR="2006029E">
        <w:rPr>
          <w:b w:val="1"/>
          <w:bCs w:val="1"/>
          <w:lang w:val="en-IN"/>
        </w:rPr>
        <w:t xml:space="preserve"> </w:t>
      </w:r>
    </w:p>
    <w:p w:rsidRPr="007B722B" w:rsidR="007B722B" w:rsidP="007B722B" w:rsidRDefault="00FB11E9" w14:paraId="558ADD6B" w14:textId="0D63229F">
      <w:pPr>
        <w:pStyle w:val="ListParagraph"/>
        <w:numPr>
          <w:ilvl w:val="0"/>
          <w:numId w:val="22"/>
        </w:numPr>
        <w:rPr>
          <w:lang w:val="en-IN" w:eastAsia="en-IN"/>
        </w:rPr>
      </w:pPr>
      <w:r>
        <w:rPr>
          <w:lang w:val="en-IN" w:eastAsia="en-IN"/>
        </w:rPr>
        <w:t>10</w:t>
      </w:r>
      <w:commentRangeStart w:id="3"/>
      <w:r w:rsidRPr="00C65BBC" w:rsidR="007B722B">
        <w:rPr>
          <w:lang w:val="en-IN" w:eastAsia="en-IN"/>
        </w:rPr>
        <w:t xml:space="preserve"> Reward </w:t>
      </w:r>
      <w:r w:rsidRPr="00C65BBC" w:rsidR="00464056">
        <w:rPr>
          <w:lang w:val="en-IN" w:eastAsia="en-IN"/>
        </w:rPr>
        <w:t xml:space="preserve">Points </w:t>
      </w:r>
      <w:r>
        <w:rPr>
          <w:lang w:val="en-IN" w:eastAsia="en-IN"/>
        </w:rPr>
        <w:t xml:space="preserve">per Rs. 150 spent </w:t>
      </w:r>
      <w:r w:rsidR="007B722B">
        <w:rPr>
          <w:lang w:val="en-IN" w:eastAsia="en-IN"/>
        </w:rPr>
        <w:t xml:space="preserve">on </w:t>
      </w:r>
      <w:r w:rsidR="00464056">
        <w:rPr>
          <w:lang w:val="en-IN" w:eastAsia="en-IN"/>
        </w:rPr>
        <w:t xml:space="preserve">Departmental </w:t>
      </w:r>
      <w:r>
        <w:rPr>
          <w:lang w:val="en-IN" w:eastAsia="en-IN"/>
        </w:rPr>
        <w:t xml:space="preserve">and </w:t>
      </w:r>
      <w:r w:rsidR="00464056">
        <w:rPr>
          <w:lang w:val="en-IN" w:eastAsia="en-IN"/>
        </w:rPr>
        <w:t>Grocery Stores</w:t>
      </w:r>
    </w:p>
    <w:p w:rsidR="00EF7B69" w:rsidP="00EF7B69" w:rsidRDefault="00FB11E9" w14:paraId="11520FF1" w14:textId="77992D32">
      <w:pPr>
        <w:pStyle w:val="ListParagraph"/>
        <w:numPr>
          <w:ilvl w:val="0"/>
          <w:numId w:val="22"/>
        </w:numPr>
        <w:rPr>
          <w:lang w:val="en-IN" w:eastAsia="en-IN"/>
        </w:rPr>
      </w:pPr>
      <w:r>
        <w:rPr>
          <w:lang w:val="en-IN" w:eastAsia="en-IN"/>
        </w:rPr>
        <w:t>1</w:t>
      </w:r>
      <w:r w:rsidRPr="00C65BBC" w:rsidR="00EF7B69">
        <w:rPr>
          <w:lang w:val="en-IN" w:eastAsia="en-IN"/>
        </w:rPr>
        <w:t xml:space="preserve"> Reward </w:t>
      </w:r>
      <w:r w:rsidRPr="00C65BBC" w:rsidR="00464056">
        <w:rPr>
          <w:lang w:val="en-IN" w:eastAsia="en-IN"/>
        </w:rPr>
        <w:t xml:space="preserve">Point </w:t>
      </w:r>
      <w:r>
        <w:rPr>
          <w:lang w:val="en-IN" w:eastAsia="en-IN"/>
        </w:rPr>
        <w:t>per</w:t>
      </w:r>
      <w:r w:rsidRPr="00C65BBC" w:rsidR="00EF7B69">
        <w:rPr>
          <w:lang w:val="en-IN" w:eastAsia="en-IN"/>
        </w:rPr>
        <w:t> Rs. 1</w:t>
      </w:r>
      <w:r>
        <w:rPr>
          <w:lang w:val="en-IN" w:eastAsia="en-IN"/>
        </w:rPr>
        <w:t>5</w:t>
      </w:r>
      <w:r w:rsidRPr="00C65BBC" w:rsidR="00EF7B69">
        <w:rPr>
          <w:lang w:val="en-IN" w:eastAsia="en-IN"/>
        </w:rPr>
        <w:t>0 spent</w:t>
      </w:r>
      <w:r w:rsidR="007B722B">
        <w:rPr>
          <w:lang w:val="en-IN" w:eastAsia="en-IN"/>
        </w:rPr>
        <w:t xml:space="preserve"> on other categories (4 Reward Points = Re. 1) </w:t>
      </w:r>
      <w:commentRangeEnd w:id="3"/>
      <w:r w:rsidR="007B722B">
        <w:rPr>
          <w:rStyle w:val="CommentReference"/>
          <w:sz w:val="22"/>
          <w:szCs w:val="22"/>
          <w:lang w:val="en-IN" w:eastAsia="en-IN"/>
        </w:rPr>
        <w:commentReference w:id="3"/>
      </w:r>
    </w:p>
    <w:p w:rsidRPr="00FB11E9" w:rsidR="007B722B" w:rsidP="007B722B" w:rsidRDefault="007B722B" w14:paraId="6CCC38D5" w14:textId="0B2E74CD">
      <w:pPr>
        <w:pStyle w:val="ListParagraph"/>
        <w:numPr>
          <w:ilvl w:val="0"/>
          <w:numId w:val="22"/>
        </w:numPr>
        <w:rPr>
          <w:lang w:val="en-IN" w:eastAsia="en-IN"/>
        </w:rPr>
      </w:pPr>
      <w:r w:rsidRPr="007B722B">
        <w:rPr>
          <w:lang w:val="en-IN" w:eastAsia="en-IN"/>
        </w:rPr>
        <w:t xml:space="preserve">Redeem </w:t>
      </w:r>
      <w:r w:rsidRPr="007B722B" w:rsidR="00464056">
        <w:rPr>
          <w:lang w:val="en-IN" w:eastAsia="en-IN"/>
        </w:rPr>
        <w:t xml:space="preserve">Reward </w:t>
      </w:r>
      <w:r w:rsidRPr="007B722B">
        <w:rPr>
          <w:lang w:val="en-IN" w:eastAsia="en-IN"/>
        </w:rPr>
        <w:t xml:space="preserve">Points </w:t>
      </w:r>
      <w:r w:rsidRPr="00FB11E9" w:rsidR="00FB11E9">
        <w:rPr>
          <w:lang w:eastAsia="en-IN"/>
        </w:rPr>
        <w:t>to pay the outstanding balance on your credit card or redeem against a wide array of gifts</w:t>
      </w:r>
    </w:p>
    <w:p w:rsidRPr="00FB11E9" w:rsidR="00FB11E9" w:rsidP="00FB11E9" w:rsidRDefault="00FB11E9" w14:paraId="03DA7BB8" w14:textId="717362A4">
      <w:pPr>
        <w:pStyle w:val="ListParagraph"/>
        <w:numPr>
          <w:ilvl w:val="0"/>
          <w:numId w:val="22"/>
        </w:numPr>
      </w:pPr>
      <w:r w:rsidRPr="00FB11E9">
        <w:t>Click </w:t>
      </w:r>
      <w:hyperlink w:history="1" r:id="rId15">
        <w:r w:rsidRPr="00FB11E9">
          <w:rPr>
            <w:rStyle w:val="Hyperlink"/>
          </w:rPr>
          <w:t>here</w:t>
        </w:r>
      </w:hyperlink>
      <w:r w:rsidRPr="00FB11E9">
        <w:t xml:space="preserve"> to browse through </w:t>
      </w:r>
      <w:r>
        <w:t xml:space="preserve">the </w:t>
      </w:r>
      <w:r w:rsidRPr="00FB11E9">
        <w:t>Rewards Catalogue</w:t>
      </w:r>
    </w:p>
    <w:p w:rsidRPr="006657A1" w:rsidR="006657A1" w:rsidP="215F1F03" w:rsidRDefault="005528A2" w14:paraId="20F6C685" w14:textId="1354D4D3">
      <w:pPr>
        <w:rPr>
          <w:rFonts w:ascii="Calibri" w:hAnsi="Calibri" w:eastAsia="Calibri" w:cs="Calibri"/>
          <w:sz w:val="12"/>
          <w:szCs w:val="12"/>
          <w:lang w:val="en-IN"/>
        </w:rPr>
      </w:pPr>
      <w:r w:rsidRPr="4AE5F28E" w:rsidR="005528A2">
        <w:rPr>
          <w:b w:val="1"/>
          <w:bCs w:val="1"/>
          <w:lang w:val="en-IN"/>
        </w:rPr>
        <w:t>Spend Based Reversal</w:t>
      </w:r>
      <w:r w:rsidRPr="4AE5F28E" w:rsidR="4D9EF831">
        <w:rPr>
          <w:b w:val="1"/>
          <w:bCs w:val="1"/>
          <w:lang w:val="en-IN"/>
        </w:rPr>
        <w:t xml:space="preserve"> </w:t>
      </w:r>
    </w:p>
    <w:p w:rsidR="005528A2" w:rsidP="007B722B" w:rsidRDefault="005528A2" w14:paraId="38F56CE7" w14:textId="0F147356">
      <w:pPr>
        <w:pStyle w:val="ListParagraph"/>
        <w:numPr>
          <w:ilvl w:val="0"/>
          <w:numId w:val="54"/>
        </w:numPr>
        <w:rPr>
          <w:lang w:val="en-IN" w:eastAsia="en-IN"/>
        </w:rPr>
      </w:pPr>
      <w:r>
        <w:rPr>
          <w:lang w:val="en-IN" w:eastAsia="en-IN"/>
        </w:rPr>
        <w:t>Get your annual fee reversed on spending Rs. 1 lakh in the previous year</w:t>
      </w:r>
    </w:p>
    <w:p w:rsidRPr="00BB22C4" w:rsidR="003C1523" w:rsidP="215F1F03" w:rsidRDefault="003C1523" w14:paraId="501692A8" w14:textId="60EF9102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4AE5F28E" w:rsidR="003C1523">
        <w:rPr>
          <w:b w:val="1"/>
          <w:bCs w:val="1"/>
          <w:lang w:val="en-IN"/>
        </w:rPr>
        <w:t>Fuel Surcharge Waiver</w:t>
      </w:r>
      <w:r w:rsidRPr="4AE5F28E" w:rsidR="5940B8C0">
        <w:rPr>
          <w:b w:val="1"/>
          <w:bCs w:val="1"/>
          <w:lang w:val="en-IN"/>
        </w:rPr>
        <w:t xml:space="preserve"> </w:t>
      </w:r>
    </w:p>
    <w:p w:rsidRPr="00F23D00" w:rsidR="003C1523" w:rsidRDefault="003C1523" w14:paraId="0D051345" w14:textId="0A805441">
      <w:pPr>
        <w:pStyle w:val="ListParagraph"/>
        <w:numPr>
          <w:ilvl w:val="0"/>
          <w:numId w:val="6"/>
        </w:numPr>
        <w:rPr>
          <w:lang w:val="en-IN"/>
        </w:rPr>
      </w:pPr>
      <w:r w:rsidRPr="00F23D00">
        <w:rPr>
          <w:lang w:val="en-IN"/>
        </w:rPr>
        <w:t xml:space="preserve">Enjoy a 1% </w:t>
      </w:r>
      <w:r w:rsidRPr="00F23D00" w:rsidR="00464056">
        <w:rPr>
          <w:lang w:val="en-IN"/>
        </w:rPr>
        <w:t xml:space="preserve">Fuel Surcharge Waiver </w:t>
      </w:r>
      <w:r w:rsidRPr="00F23D00">
        <w:rPr>
          <w:lang w:val="en-IN"/>
        </w:rPr>
        <w:t xml:space="preserve">on </w:t>
      </w:r>
      <w:r>
        <w:rPr>
          <w:lang w:val="en-IN"/>
        </w:rPr>
        <w:t xml:space="preserve">every </w:t>
      </w:r>
      <w:r w:rsidRPr="00F23D00">
        <w:rPr>
          <w:lang w:val="en-IN"/>
        </w:rPr>
        <w:t xml:space="preserve">transaction between </w:t>
      </w:r>
      <w:r>
        <w:rPr>
          <w:lang w:val="en-IN"/>
        </w:rPr>
        <w:t xml:space="preserve">Rs. </w:t>
      </w:r>
      <w:r w:rsidRPr="00F23D00">
        <w:rPr>
          <w:lang w:val="en-IN"/>
        </w:rPr>
        <w:t xml:space="preserve">500 and </w:t>
      </w:r>
      <w:r>
        <w:rPr>
          <w:lang w:val="en-IN"/>
        </w:rPr>
        <w:t xml:space="preserve">Rs. </w:t>
      </w:r>
      <w:r w:rsidR="005528A2">
        <w:rPr>
          <w:lang w:val="en-IN"/>
        </w:rPr>
        <w:t>3</w:t>
      </w:r>
      <w:r w:rsidRPr="00F23D00">
        <w:rPr>
          <w:lang w:val="en-IN"/>
        </w:rPr>
        <w:t xml:space="preserve">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Pr="00BB22C4" w:rsidR="003C1523" w:rsidP="00BB22C4" w:rsidRDefault="003C1523" w14:paraId="37A500A5" w14:textId="545CDCA7">
      <w:pPr>
        <w:pStyle w:val="ListParagraph"/>
        <w:numPr>
          <w:ilvl w:val="0"/>
          <w:numId w:val="6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 xml:space="preserve">Rs. </w:t>
      </w:r>
      <w:r w:rsidR="005528A2">
        <w:rPr>
          <w:lang w:val="en-IN"/>
        </w:rPr>
        <w:t>10</w:t>
      </w:r>
      <w:r>
        <w:rPr>
          <w:lang w:val="en-IN"/>
        </w:rPr>
        <w:t>0</w:t>
      </w:r>
      <w:r w:rsidRPr="00F23D00">
        <w:rPr>
          <w:lang w:val="en-IN"/>
        </w:rPr>
        <w:t xml:space="preserve"> per statement cycle, per credit card account.</w:t>
      </w:r>
    </w:p>
    <w:p w:rsidR="00DC2CA4" w:rsidP="004B491E" w:rsidRDefault="00E56665" w14:paraId="1346349D" w14:textId="77777777">
      <w:pPr>
        <w:jc w:val="center"/>
        <w:rPr>
          <w:b/>
          <w:bCs/>
          <w:u w:val="single"/>
          <w:lang w:val="en-IN"/>
        </w:rPr>
      </w:pPr>
      <w:hyperlink w:history="1" r:id="rId18">
        <w:r w:rsidRPr="002D38D6">
          <w:rPr>
            <w:rStyle w:val="Hyperlink"/>
            <w:b/>
            <w:bCs/>
            <w:lang w:val="en-IN"/>
          </w:rPr>
          <w:br/>
        </w:r>
      </w:hyperlink>
      <w:r w:rsidRPr="00AD11D6" w:rsidR="00DC2CA4">
        <w:rPr>
          <w:b/>
          <w:bCs/>
          <w:i/>
          <w:iCs/>
          <w:u w:val="single"/>
          <w:lang w:val="en-IN"/>
        </w:rPr>
        <w:t>Explore</w:t>
      </w:r>
      <w:r w:rsidRPr="00166BEB" w:rsidR="00DC2CA4">
        <w:rPr>
          <w:b/>
          <w:bCs/>
          <w:u w:val="single"/>
          <w:lang w:val="en-IN"/>
        </w:rPr>
        <w:t xml:space="preserve"> REWARDS</w:t>
      </w:r>
    </w:p>
    <w:p w:rsidRPr="003C1523" w:rsidR="00842C6F" w:rsidP="00842C6F" w:rsidRDefault="00842C6F" w14:paraId="3A6D53D5" w14:textId="24304859">
      <w:pPr>
        <w:rPr>
          <w:b/>
          <w:bCs/>
          <w:lang w:val="en-IN"/>
        </w:rPr>
      </w:pPr>
      <w:r w:rsidRPr="003C1523">
        <w:rPr>
          <w:b/>
          <w:bCs/>
          <w:lang w:val="en-IN"/>
        </w:rPr>
        <w:t>Re</w:t>
      </w:r>
      <w:r w:rsidR="001B6136">
        <w:rPr>
          <w:b/>
          <w:bCs/>
          <w:lang w:val="en-IN"/>
        </w:rPr>
        <w:t>ward</w:t>
      </w:r>
      <w:r w:rsidRPr="003C1523">
        <w:rPr>
          <w:b/>
          <w:bCs/>
          <w:lang w:val="en-IN"/>
        </w:rPr>
        <w:t xml:space="preserve"> Benefits</w:t>
      </w:r>
    </w:p>
    <w:p w:rsidRPr="007B722B" w:rsidR="005528A2" w:rsidP="005528A2" w:rsidRDefault="005528A2" w14:paraId="051A3B25" w14:textId="561C481D">
      <w:pPr>
        <w:pStyle w:val="ListParagraph"/>
        <w:numPr>
          <w:ilvl w:val="0"/>
          <w:numId w:val="22"/>
        </w:numPr>
        <w:rPr>
          <w:lang w:val="en-IN" w:eastAsia="en-IN"/>
        </w:rPr>
      </w:pPr>
      <w:r>
        <w:rPr>
          <w:lang w:val="en-IN" w:eastAsia="en-IN"/>
        </w:rPr>
        <w:t>10</w:t>
      </w:r>
      <w:r w:rsidRPr="00C65BBC">
        <w:rPr>
          <w:lang w:val="en-IN" w:eastAsia="en-IN"/>
        </w:rPr>
        <w:t xml:space="preserve"> Reward </w:t>
      </w:r>
      <w:r w:rsidRPr="00C65BBC" w:rsidR="00464056">
        <w:rPr>
          <w:lang w:val="en-IN" w:eastAsia="en-IN"/>
        </w:rPr>
        <w:t xml:space="preserve">Points </w:t>
      </w:r>
      <w:r>
        <w:rPr>
          <w:lang w:val="en-IN" w:eastAsia="en-IN"/>
        </w:rPr>
        <w:t xml:space="preserve">per Rs. 150 spent on </w:t>
      </w:r>
      <w:r w:rsidR="00464056">
        <w:rPr>
          <w:lang w:val="en-IN" w:eastAsia="en-IN"/>
        </w:rPr>
        <w:t xml:space="preserve">Departmental </w:t>
      </w:r>
      <w:r>
        <w:rPr>
          <w:lang w:val="en-IN" w:eastAsia="en-IN"/>
        </w:rPr>
        <w:t xml:space="preserve">and </w:t>
      </w:r>
      <w:r w:rsidR="00464056">
        <w:rPr>
          <w:lang w:val="en-IN" w:eastAsia="en-IN"/>
        </w:rPr>
        <w:t>Grocery Stores</w:t>
      </w:r>
    </w:p>
    <w:p w:rsidRPr="005528A2" w:rsidR="005528A2" w:rsidP="009B3F85" w:rsidRDefault="005528A2" w14:paraId="19C5FC37" w14:textId="29F668E1">
      <w:pPr>
        <w:pStyle w:val="ListParagraph"/>
        <w:numPr>
          <w:ilvl w:val="0"/>
          <w:numId w:val="22"/>
        </w:numPr>
        <w:rPr>
          <w:b/>
          <w:bCs/>
          <w:lang w:val="en-IN"/>
        </w:rPr>
      </w:pPr>
      <w:r w:rsidRPr="005528A2">
        <w:rPr>
          <w:lang w:val="en-IN" w:eastAsia="en-IN"/>
        </w:rPr>
        <w:t xml:space="preserve">1 Reward </w:t>
      </w:r>
      <w:r w:rsidR="00464056">
        <w:rPr>
          <w:lang w:val="en-IN" w:eastAsia="en-IN"/>
        </w:rPr>
        <w:t>Point</w:t>
      </w:r>
      <w:r w:rsidRPr="005528A2" w:rsidR="00464056">
        <w:rPr>
          <w:lang w:val="en-IN" w:eastAsia="en-IN"/>
        </w:rPr>
        <w:t xml:space="preserve"> </w:t>
      </w:r>
      <w:r w:rsidRPr="005528A2">
        <w:rPr>
          <w:lang w:val="en-IN" w:eastAsia="en-IN"/>
        </w:rPr>
        <w:t xml:space="preserve">per Rs. 150 spent on other categories </w:t>
      </w:r>
    </w:p>
    <w:p w:rsidR="005528A2" w:rsidP="005528A2" w:rsidRDefault="005528A2" w14:paraId="5B930D18" w14:textId="77777777">
      <w:pPr>
        <w:rPr>
          <w:b/>
          <w:bCs/>
          <w:lang w:val="en-IN"/>
        </w:rPr>
      </w:pPr>
      <w:r w:rsidRPr="005528A2">
        <w:rPr>
          <w:b/>
          <w:bCs/>
          <w:lang w:val="en-IN"/>
        </w:rPr>
        <w:t>Spend Based Reversal</w:t>
      </w:r>
    </w:p>
    <w:p w:rsidRPr="005528A2" w:rsidR="008A742C" w:rsidP="008A742C" w:rsidRDefault="005528A2" w14:paraId="3F798F68" w14:textId="5663BC03">
      <w:pPr>
        <w:pStyle w:val="ListParagraph"/>
        <w:numPr>
          <w:ilvl w:val="0"/>
          <w:numId w:val="54"/>
        </w:numPr>
        <w:rPr>
          <w:lang w:val="en-IN" w:eastAsia="en-IN"/>
        </w:rPr>
      </w:pPr>
      <w:r>
        <w:rPr>
          <w:lang w:val="en-IN" w:eastAsia="en-IN"/>
        </w:rPr>
        <w:lastRenderedPageBreak/>
        <w:t xml:space="preserve">Get your </w:t>
      </w:r>
      <w:r w:rsidR="00464056">
        <w:rPr>
          <w:lang w:val="en-IN" w:eastAsia="en-IN"/>
        </w:rPr>
        <w:t xml:space="preserve">Annual Fee </w:t>
      </w:r>
      <w:r>
        <w:rPr>
          <w:lang w:val="en-IN" w:eastAsia="en-IN"/>
        </w:rPr>
        <w:t>reversed on spending Rs. 1 lakh in the previous year</w:t>
      </w:r>
    </w:p>
    <w:p w:rsidRPr="002D38D6" w:rsidR="002D38D6" w:rsidP="00A80E72" w:rsidRDefault="004C50CB" w14:paraId="5605250A" w14:textId="3A78C77F">
      <w:pPr>
        <w:jc w:val="center"/>
        <w:rPr>
          <w:b/>
          <w:b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Credit Card</w:t>
      </w:r>
      <w:r w:rsidRPr="004C50CB">
        <w:rPr>
          <w:b/>
          <w:bCs/>
          <w:u w:val="single"/>
          <w:lang w:val="en-IN"/>
        </w:rPr>
        <w:t xml:space="preserve"> FEE &amp; CHARGES</w:t>
      </w:r>
    </w:p>
    <w:p w:rsidRPr="002D38D6" w:rsidR="002D38D6" w:rsidRDefault="004D6419" w14:paraId="07E865B8" w14:textId="6D5B2AFB">
      <w:pPr>
        <w:pStyle w:val="ListParagraph"/>
        <w:numPr>
          <w:ilvl w:val="0"/>
          <w:numId w:val="3"/>
        </w:numPr>
      </w:pPr>
      <w:r>
        <w:t>Annual</w:t>
      </w:r>
      <w:r w:rsidRPr="002D38D6" w:rsidR="002D38D6">
        <w:t xml:space="preserve"> Fee (one-time): Rs.</w:t>
      </w:r>
      <w:r w:rsidR="002D38D6">
        <w:t xml:space="preserve"> </w:t>
      </w:r>
      <w:r w:rsidR="005528A2">
        <w:t>4</w:t>
      </w:r>
      <w:r w:rsidRPr="002D38D6" w:rsidR="002D38D6">
        <w:t>99 + taxes </w:t>
      </w:r>
    </w:p>
    <w:p w:rsidRPr="002D38D6" w:rsidR="002D38D6" w:rsidRDefault="002D38D6" w14:paraId="3CCA290E" w14:textId="7EB31CEE">
      <w:pPr>
        <w:pStyle w:val="ListParagraph"/>
        <w:numPr>
          <w:ilvl w:val="0"/>
          <w:numId w:val="3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="005528A2">
        <w:t>4</w:t>
      </w:r>
      <w:r w:rsidRPr="002D38D6" w:rsidR="008A742C">
        <w:t>99</w:t>
      </w:r>
      <w:r w:rsidRPr="002D38D6">
        <w:t xml:space="preserve"> + taxes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RDefault="004D6419" w14:paraId="7060F76E" w14:textId="6339DDE3">
      <w:pPr>
        <w:pStyle w:val="ListParagraph"/>
        <w:numPr>
          <w:ilvl w:val="0"/>
          <w:numId w:val="4"/>
        </w:numPr>
        <w:rPr>
          <w:lang w:val="en-IN"/>
        </w:rPr>
      </w:pPr>
      <w:r>
        <w:t>Annual</w:t>
      </w:r>
      <w:r w:rsidRPr="00A579B5" w:rsidR="00A579B5">
        <w:rPr>
          <w:lang w:val="en-IN"/>
        </w:rPr>
        <w:t xml:space="preserve"> Fee (one-time):</w:t>
      </w:r>
      <w:r w:rsidR="00A579B5">
        <w:rPr>
          <w:lang w:val="en-IN"/>
        </w:rPr>
        <w:t xml:space="preserve"> </w:t>
      </w:r>
      <w:r w:rsidRPr="002D38D6" w:rsidR="00A80E72">
        <w:t>Rs.</w:t>
      </w:r>
      <w:r w:rsidR="00A80E72">
        <w:t xml:space="preserve"> </w:t>
      </w:r>
      <w:r w:rsidR="005528A2">
        <w:t>4</w:t>
      </w:r>
      <w:r w:rsidRPr="002D38D6" w:rsidR="008A742C">
        <w:t xml:space="preserve">99 </w:t>
      </w:r>
      <w:r w:rsidRPr="002D38D6" w:rsidR="00A80E72">
        <w:t>+ taxes</w:t>
      </w:r>
    </w:p>
    <w:p w:rsidRPr="003D0064" w:rsidR="00A579B5" w:rsidRDefault="00A579B5" w14:paraId="5301376D" w14:textId="4740470A">
      <w:pPr>
        <w:pStyle w:val="ListParagraph"/>
        <w:numPr>
          <w:ilvl w:val="0"/>
          <w:numId w:val="4"/>
        </w:numPr>
        <w:rPr>
          <w:lang w:val="en-IN"/>
        </w:rPr>
      </w:pPr>
      <w:r w:rsidRPr="00A579B5">
        <w:rPr>
          <w:lang w:val="en-IN"/>
        </w:rPr>
        <w:t>Renewal Fee (per annum): </w:t>
      </w:r>
      <w:r w:rsidRPr="002D38D6" w:rsidR="00A80E72">
        <w:t>Rs.</w:t>
      </w:r>
      <w:r w:rsidR="00842C6F">
        <w:t xml:space="preserve"> </w:t>
      </w:r>
      <w:r w:rsidR="005528A2">
        <w:t>4</w:t>
      </w:r>
      <w:r w:rsidRPr="002D38D6" w:rsidR="008A742C">
        <w:t xml:space="preserve">99 </w:t>
      </w:r>
      <w:r w:rsidRPr="002D38D6" w:rsidR="00A80E72">
        <w:t>+ taxes</w:t>
      </w:r>
    </w:p>
    <w:p w:rsidRPr="00464056" w:rsidR="00BB6FE8" w:rsidRDefault="00A579B5" w14:paraId="75EDC6C8" w14:textId="77777777">
      <w:pPr>
        <w:numPr>
          <w:ilvl w:val="0"/>
          <w:numId w:val="5"/>
        </w:numPr>
        <w:rPr>
          <w:highlight w:val="yellow"/>
          <w:lang w:val="en-IN"/>
          <w:rPrChange w:author="Upadhyay , Shubham (SBICard)" w:date="2026-02-19T17:04:00Z" w16du:dateUtc="2026-02-19T11:34:00Z" w:id="4">
            <w:rPr>
              <w:lang w:val="en-IN"/>
            </w:rPr>
          </w:rPrChange>
        </w:rPr>
      </w:pPr>
      <w:commentRangeStart w:id="5"/>
      <w:r w:rsidRPr="00464056">
        <w:rPr>
          <w:highlight w:val="yellow"/>
          <w:lang w:val="en-IN"/>
          <w:rPrChange w:author="Upadhyay , Shubham (SBICard)" w:date="2026-02-19T17:04:00Z" w16du:dateUtc="2026-02-19T11:34:00Z" w:id="6">
            <w:rPr>
              <w:lang w:val="en-IN"/>
            </w:rPr>
          </w:rPrChange>
        </w:rPr>
        <w:t xml:space="preserve">Add-on </w:t>
      </w:r>
      <w:r w:rsidRPr="00464056" w:rsidR="009B3F85">
        <w:rPr>
          <w:highlight w:val="yellow"/>
          <w:lang w:val="en-IN"/>
          <w:rPrChange w:author="Upadhyay , Shubham (SBICard)" w:date="2026-02-19T17:04:00Z" w16du:dateUtc="2026-02-19T11:34:00Z" w:id="7">
            <w:rPr>
              <w:lang w:val="en-IN"/>
            </w:rPr>
          </w:rPrChange>
        </w:rPr>
        <w:t xml:space="preserve">Card </w:t>
      </w:r>
      <w:r w:rsidRPr="00464056">
        <w:rPr>
          <w:highlight w:val="yellow"/>
          <w:lang w:val="en-IN"/>
          <w:rPrChange w:author="Upadhyay , Shubham (SBICard)" w:date="2026-02-19T17:04:00Z" w16du:dateUtc="2026-02-19T11:34:00Z" w:id="8">
            <w:rPr>
              <w:lang w:val="en-IN"/>
            </w:rPr>
          </w:rPrChange>
        </w:rPr>
        <w:t>Fee (per annum): Nil</w:t>
      </w:r>
      <w:r w:rsidRPr="00464056" w:rsidR="005528A2">
        <w:rPr>
          <w:highlight w:val="yellow"/>
          <w:lang w:val="en-IN"/>
          <w:rPrChange w:author="Upadhyay , Shubham (SBICard)" w:date="2026-02-19T17:04:00Z" w16du:dateUtc="2026-02-19T11:34:00Z" w:id="9">
            <w:rPr>
              <w:lang w:val="en-IN"/>
            </w:rPr>
          </w:rPrChange>
        </w:rPr>
        <w:t xml:space="preserve">, </w:t>
      </w:r>
      <w:r w:rsidRPr="00464056" w:rsidR="005528A2">
        <w:rPr>
          <w:highlight w:val="yellow"/>
          <w:rPrChange w:author="Upadhyay , Shubham (SBICard)" w:date="2026-02-19T17:04:00Z" w16du:dateUtc="2026-02-19T11:34:00Z" w:id="10">
            <w:rPr/>
          </w:rPrChange>
        </w:rPr>
        <w:t>if the total purchases made by you in the previous year are more than Rs. 100,000. Otherwise, an annual fee of Rs. 499 is charged annually.</w:t>
      </w:r>
      <w:commentRangeEnd w:id="5"/>
      <w:r w:rsidRPr="00464056" w:rsidR="00464056">
        <w:rPr>
          <w:rStyle w:val="CommentReference"/>
          <w:sz w:val="22"/>
          <w:szCs w:val="22"/>
          <w:highlight w:val="yellow"/>
          <w:lang w:val="en-IN"/>
          <w:rPrChange w:author="Upadhyay , Shubham (SBICard)" w:date="2026-02-19T17:04:00Z" w16du:dateUtc="2026-02-19T11:34:00Z" w:id="11">
            <w:rPr>
              <w:rStyle w:val="CommentReference"/>
              <w:sz w:val="22"/>
              <w:szCs w:val="22"/>
              <w:lang w:val="en-IN"/>
            </w:rPr>
          </w:rPrChange>
        </w:rPr>
        <w:commentReference w:id="5"/>
      </w:r>
    </w:p>
    <w:p w:rsidRPr="00F63B1F" w:rsidR="009164D7" w:rsidRDefault="009164D7" w14:paraId="00955866" w14:textId="161670B0">
      <w:pPr>
        <w:numPr>
          <w:ilvl w:val="0"/>
          <w:numId w:val="5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19">
        <w:r w:rsidRPr="009164D7">
          <w:rPr>
            <w:rStyle w:val="Hyperlink"/>
            <w:lang w:val="en-IN"/>
          </w:rPr>
          <w:t>Most Important Terms &amp; Conditions</w:t>
        </w:r>
      </w:hyperlink>
    </w:p>
    <w:p w:rsidR="00F63B1F" w:rsidP="00F63B1F" w:rsidRDefault="00F63B1F" w14:paraId="3A82B4F2" w14:textId="01782AE7">
      <w:pPr>
        <w:rPr>
          <w:rStyle w:val="Hyperlink"/>
          <w:b/>
          <w:bCs/>
          <w:color w:val="auto"/>
          <w:u w:val="none"/>
          <w:lang w:val="en-IN"/>
        </w:rPr>
      </w:pPr>
      <w:r w:rsidRPr="009E6377">
        <w:rPr>
          <w:rStyle w:val="Hyperlink"/>
          <w:b/>
          <w:bCs/>
          <w:color w:val="auto"/>
          <w:u w:val="none"/>
          <w:lang w:val="en-IN"/>
        </w:rPr>
        <w:t>FAQ</w:t>
      </w:r>
      <w:r w:rsidR="00BB6FE8">
        <w:rPr>
          <w:rStyle w:val="Hyperlink"/>
          <w:b/>
          <w:bCs/>
          <w:color w:val="auto"/>
          <w:u w:val="none"/>
          <w:lang w:val="en-IN"/>
        </w:rPr>
        <w:t>s</w:t>
      </w:r>
    </w:p>
    <w:p w:rsidRPr="00BC38CC" w:rsidR="009B3F85" w:rsidP="009B3F85" w:rsidRDefault="009B3F85" w14:paraId="244504CE" w14:textId="77777777">
      <w:pPr>
        <w:rPr>
          <w:b/>
          <w:bCs/>
          <w:lang w:val="en-IN"/>
        </w:rPr>
      </w:pPr>
      <w:bookmarkStart w:name="_Hlk219368909" w:id="12"/>
      <w:r w:rsidRPr="00BC38CC">
        <w:rPr>
          <w:b/>
          <w:bCs/>
          <w:lang w:val="en-IN"/>
        </w:rPr>
        <w:t>What is Annual Fee and Renewal Fee of the card?</w:t>
      </w:r>
    </w:p>
    <w:p w:rsidRPr="00BC38CC" w:rsidR="009B3F85" w:rsidP="009B3F85" w:rsidRDefault="009B3F85" w14:paraId="06D6215D" w14:textId="1E2B17FE">
      <w:pPr>
        <w:rPr>
          <w:lang w:val="en-IN"/>
        </w:rPr>
      </w:pPr>
      <w:r w:rsidRPr="00BC38CC">
        <w:rPr>
          <w:lang w:val="en-IN"/>
        </w:rPr>
        <w:t xml:space="preserve">The Annual Fee of the card is Rs. </w:t>
      </w:r>
      <w:r w:rsidR="005528A2">
        <w:rPr>
          <w:lang w:val="en-IN"/>
        </w:rPr>
        <w:t>4</w:t>
      </w:r>
      <w:r w:rsidRPr="00BC38CC">
        <w:rPr>
          <w:lang w:val="en-IN"/>
        </w:rPr>
        <w:t xml:space="preserve">99 + taxes. The Renewal Fee is Rs. </w:t>
      </w:r>
      <w:r w:rsidR="005528A2">
        <w:rPr>
          <w:lang w:val="en-IN"/>
        </w:rPr>
        <w:t>4</w:t>
      </w:r>
      <w:r>
        <w:rPr>
          <w:lang w:val="en-IN"/>
        </w:rPr>
        <w:t>9</w:t>
      </w:r>
      <w:r w:rsidRPr="00BC38CC">
        <w:rPr>
          <w:lang w:val="en-IN"/>
        </w:rPr>
        <w:t>9 + taxes from second year onwards.</w:t>
      </w:r>
    </w:p>
    <w:p w:rsidRPr="00BC38CC" w:rsidR="009B3F85" w:rsidP="009B3F85" w:rsidRDefault="009B3F85" w14:paraId="5FCAAE0C" w14:textId="77777777">
      <w:pPr>
        <w:rPr>
          <w:b/>
          <w:bCs/>
          <w:lang w:val="en-IN"/>
        </w:rPr>
      </w:pPr>
      <w:r w:rsidRPr="00BC38CC">
        <w:rPr>
          <w:b/>
          <w:bCs/>
          <w:lang w:val="en-IN"/>
        </w:rPr>
        <w:t>Can I use my card internationally?</w:t>
      </w:r>
    </w:p>
    <w:p w:rsidRPr="00BC38CC" w:rsidR="008A742C" w:rsidP="009B3F85" w:rsidRDefault="009B3F85" w14:paraId="05CD329A" w14:textId="37739E58">
      <w:pPr>
        <w:rPr>
          <w:lang w:val="en-IN"/>
        </w:rPr>
      </w:pPr>
      <w:r w:rsidRPr="00BC38CC">
        <w:rPr>
          <w:lang w:val="en-IN"/>
        </w:rPr>
        <w:t xml:space="preserve">Yes, you can use your </w:t>
      </w:r>
      <w:r w:rsidRPr="00385B07" w:rsidR="00385B07">
        <w:t xml:space="preserve">Karur Vysya Bank </w:t>
      </w:r>
      <w:del w:author="Upadhyay , Shubham (SBICard)" w:date="2026-02-19T17:08:00Z" w16du:dateUtc="2026-02-19T11:38:00Z" w:id="13">
        <w:r w:rsidRPr="00385B07" w:rsidDel="00464056" w:rsidR="00385B07">
          <w:delText xml:space="preserve">- </w:delText>
        </w:r>
      </w:del>
      <w:r w:rsidRPr="00385B07" w:rsidR="00385B07">
        <w:t>SBI Card</w:t>
      </w:r>
      <w:r w:rsidR="00385B07">
        <w:t xml:space="preserve"> </w:t>
      </w:r>
      <w:r w:rsidRPr="00BC38CC">
        <w:rPr>
          <w:lang w:val="en-IN"/>
        </w:rPr>
        <w:t xml:space="preserve">in </w:t>
      </w:r>
      <w:r w:rsidR="00FE0C58">
        <w:rPr>
          <w:lang w:val="en-IN"/>
        </w:rPr>
        <w:t xml:space="preserve">over </w:t>
      </w:r>
      <w:r w:rsidRPr="00FE0C58" w:rsidR="00FE0C58">
        <w:t>24 million outlets across the globe, including 3,25,000 outlets in India</w:t>
      </w:r>
      <w:r w:rsidRPr="00BC38CC">
        <w:rPr>
          <w:lang w:val="en-IN"/>
        </w:rPr>
        <w:t xml:space="preserve">. </w:t>
      </w:r>
      <w:r w:rsidR="00FE0C58">
        <w:rPr>
          <w:lang w:val="en-IN"/>
        </w:rPr>
        <w:t>You can u</w:t>
      </w:r>
      <w:r w:rsidRPr="00FE0C58" w:rsidR="00FE0C58">
        <w:rPr>
          <w:lang w:val="en-IN"/>
        </w:rPr>
        <w:t xml:space="preserve">se your card to make payments at any outlet that accepts </w:t>
      </w:r>
      <w:commentRangeStart w:id="14"/>
      <w:r w:rsidRPr="0048378E" w:rsidR="00FE0C58">
        <w:rPr>
          <w:highlight w:val="yellow"/>
          <w:lang w:val="en-IN"/>
          <w:rPrChange w:author="Upadhyay , Shubham (SBICard)" w:date="2026-02-19T17:12:00Z" w16du:dateUtc="2026-02-19T11:42:00Z" w:id="15">
            <w:rPr>
              <w:lang w:val="en-IN"/>
            </w:rPr>
          </w:rPrChange>
        </w:rPr>
        <w:t>Visa or MasterCard</w:t>
      </w:r>
      <w:commentRangeEnd w:id="14"/>
      <w:r w:rsidR="0048378E">
        <w:rPr>
          <w:rStyle w:val="CommentReference"/>
          <w:sz w:val="22"/>
          <w:szCs w:val="22"/>
          <w:lang w:val="en-IN"/>
        </w:rPr>
        <w:commentReference w:id="14"/>
      </w:r>
      <w:r w:rsidR="00FE0C58">
        <w:rPr>
          <w:lang w:val="en-IN"/>
        </w:rPr>
        <w:t xml:space="preserve">. </w:t>
      </w:r>
      <w:r w:rsidRPr="00BC38CC">
        <w:rPr>
          <w:lang w:val="en-IN"/>
        </w:rPr>
        <w:t xml:space="preserve">You can withdraw cash from over 1 million </w:t>
      </w:r>
      <w:commentRangeStart w:id="16"/>
      <w:r w:rsidRPr="0048378E">
        <w:rPr>
          <w:highlight w:val="yellow"/>
          <w:lang w:val="en-IN"/>
          <w:rPrChange w:author="Upadhyay , Shubham (SBICard)" w:date="2026-02-19T17:13:00Z" w16du:dateUtc="2026-02-19T11:43:00Z" w:id="17">
            <w:rPr>
              <w:lang w:val="en-IN"/>
            </w:rPr>
          </w:rPrChange>
        </w:rPr>
        <w:t>Visa</w:t>
      </w:r>
      <w:commentRangeEnd w:id="16"/>
      <w:r w:rsidRPr="00FE0C58" w:rsidR="0048378E">
        <w:rPr>
          <w:rStyle w:val="CommentReference"/>
          <w:sz w:val="22"/>
          <w:szCs w:val="22"/>
        </w:rPr>
        <w:commentReference w:id="16"/>
      </w:r>
      <w:r w:rsidRPr="00FE0C58" w:rsidR="00FE0C58">
        <w:t> </w:t>
      </w:r>
      <w:r w:rsidRPr="00BC38CC">
        <w:rPr>
          <w:lang w:val="en-IN"/>
        </w:rPr>
        <w:t>ATMs across the globe.</w:t>
      </w:r>
    </w:p>
    <w:p w:rsidRPr="00BC38CC" w:rsidR="009B3F85" w:rsidP="009B3F85" w:rsidRDefault="009B3F85" w14:paraId="47D6F45C" w14:textId="77777777">
      <w:pPr>
        <w:rPr>
          <w:b/>
          <w:bCs/>
          <w:lang w:val="en-IN"/>
        </w:rPr>
      </w:pPr>
      <w:r w:rsidRPr="00BC38CC">
        <w:rPr>
          <w:b/>
          <w:bCs/>
          <w:lang w:val="en-IN"/>
        </w:rPr>
        <w:t>How can I apply for the card?</w:t>
      </w:r>
    </w:p>
    <w:p w:rsidR="00C82D71" w:rsidP="00CC1455" w:rsidRDefault="00C82D71" w14:paraId="0C47E928" w14:textId="77777777">
      <w:r w:rsidRPr="001D6563">
        <w:t xml:space="preserve">To apply </w:t>
      </w:r>
      <w:r>
        <w:t>Karur Vysya Bank SBI Card</w:t>
      </w:r>
      <w:r w:rsidRPr="001D6563">
        <w:t xml:space="preserve">, visit the nearest </w:t>
      </w:r>
      <w:r>
        <w:t xml:space="preserve">Karur Vysya </w:t>
      </w:r>
      <w:r w:rsidRPr="001D6563">
        <w:t>Bank Branch</w:t>
      </w:r>
    </w:p>
    <w:p w:rsidR="00CC1455" w:rsidP="004C50CB" w:rsidRDefault="00CC1455" w14:paraId="131B55E1" w14:textId="77777777">
      <w:pPr>
        <w:jc w:val="center"/>
        <w:rPr>
          <w:lang w:val="en-IN"/>
        </w:rPr>
      </w:pPr>
    </w:p>
    <w:p w:rsidRPr="004C50CB" w:rsidR="009164D7" w:rsidP="004C50CB" w:rsidRDefault="00C82D71" w14:paraId="7415B9E1" w14:textId="46645B9C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BC38CC" w:rsidDel="00B57F0A">
        <w:rPr>
          <w:lang w:val="en-IN"/>
        </w:rPr>
        <w:t xml:space="preserve"> </w:t>
      </w:r>
      <w:bookmarkEnd w:id="12"/>
      <w:r w:rsidRPr="004C50CB" w:rsidR="004C50CB">
        <w:rPr>
          <w:b/>
          <w:bCs/>
          <w:u w:val="single"/>
          <w:lang w:val="en-IN"/>
        </w:rPr>
        <w:t>FEATURES</w:t>
      </w:r>
    </w:p>
    <w:p w:rsidRPr="009164D7" w:rsidR="00FE0C58" w:rsidP="00FE0C58" w:rsidRDefault="00FE0C58" w14:paraId="306C4C9F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Pr="00FE0C58" w:rsidR="00FE0C58" w:rsidP="00FE0C58" w:rsidRDefault="00FE0C58" w14:paraId="45C435AB" w14:textId="7C7437CB">
      <w:pPr>
        <w:pStyle w:val="ListParagraph"/>
        <w:numPr>
          <w:ilvl w:val="0"/>
          <w:numId w:val="6"/>
        </w:numPr>
        <w:rPr>
          <w:lang w:val="en-IN"/>
        </w:rPr>
      </w:pPr>
      <w:r w:rsidRPr="00F23D00">
        <w:rPr>
          <w:lang w:val="en-IN"/>
        </w:rPr>
        <w:t>Accepted </w:t>
      </w:r>
      <w:r>
        <w:rPr>
          <w:lang w:val="en-IN"/>
        </w:rPr>
        <w:t>at</w:t>
      </w:r>
      <w:r w:rsidRPr="00F23D00">
        <w:rPr>
          <w:lang w:val="en-IN"/>
        </w:rPr>
        <w:t xml:space="preserve"> over </w:t>
      </w:r>
      <w:r w:rsidRPr="00FE0C58">
        <w:t>24 million outlets across the globe, including 3,25,000 outlets in India</w:t>
      </w:r>
    </w:p>
    <w:p w:rsidR="00FE0C58" w:rsidP="00FE0C58" w:rsidRDefault="00FE0C58" w14:paraId="69566C67" w14:textId="1FA1E3A3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U</w:t>
      </w:r>
      <w:r w:rsidRPr="00FE0C58">
        <w:rPr>
          <w:lang w:val="en-IN"/>
        </w:rPr>
        <w:t xml:space="preserve">se your card to make payments at any outlet that accepts </w:t>
      </w:r>
      <w:commentRangeStart w:id="18"/>
      <w:r w:rsidRPr="0048378E">
        <w:rPr>
          <w:highlight w:val="yellow"/>
          <w:lang w:val="en-IN"/>
          <w:rPrChange w:author="Upadhyay , Shubham (SBICard)" w:date="2026-02-19T17:13:00Z" w16du:dateUtc="2026-02-19T11:43:00Z" w:id="19">
            <w:rPr>
              <w:lang w:val="en-IN"/>
            </w:rPr>
          </w:rPrChange>
        </w:rPr>
        <w:t>Visa</w:t>
      </w:r>
      <w:commentRangeEnd w:id="18"/>
      <w:r w:rsidR="0048378E">
        <w:rPr>
          <w:rStyle w:val="CommentReference"/>
          <w:sz w:val="22"/>
          <w:szCs w:val="22"/>
          <w:lang w:val="en-IN"/>
        </w:rPr>
        <w:commentReference w:id="18"/>
      </w:r>
    </w:p>
    <w:p w:rsidRPr="00F534F3" w:rsidR="00FE0C58" w:rsidP="00FE0C58" w:rsidRDefault="00FE0C58" w14:paraId="6730B974" w14:textId="77777777">
      <w:pPr>
        <w:rPr>
          <w:b/>
          <w:bCs/>
          <w:lang w:val="en-IN"/>
        </w:rPr>
      </w:pPr>
      <w:bookmarkStart w:name="_Hlk219363897" w:id="20"/>
      <w:r w:rsidRPr="00F534F3">
        <w:rPr>
          <w:b/>
          <w:bCs/>
          <w:lang w:val="en-IN"/>
        </w:rPr>
        <w:t>Add-on Cards</w:t>
      </w:r>
    </w:p>
    <w:p w:rsidRPr="00AC1ED4" w:rsidR="00FE0C58" w:rsidP="00FE0C58" w:rsidRDefault="00FE0C58" w14:paraId="53477F24" w14:textId="77777777">
      <w:pPr>
        <w:pStyle w:val="ListParagraph"/>
        <w:numPr>
          <w:ilvl w:val="0"/>
          <w:numId w:val="47"/>
        </w:numPr>
      </w:pPr>
      <w:r>
        <w:t>E</w:t>
      </w:r>
      <w:r w:rsidRPr="00AC1ED4">
        <w:t>mpower your family with </w:t>
      </w:r>
      <w:hyperlink w:history="1" r:id="rId20">
        <w:r w:rsidRPr="00AC1ED4">
          <w:rPr>
            <w:rStyle w:val="Hyperlink"/>
          </w:rPr>
          <w:t>add-on cards</w:t>
        </w:r>
      </w:hyperlink>
      <w:r>
        <w:t xml:space="preserve"> </w:t>
      </w:r>
      <w:r w:rsidRPr="00AC1ED4">
        <w:t>for your parents, spouse, children or siblings above the age of 18</w:t>
      </w:r>
    </w:p>
    <w:bookmarkEnd w:id="20"/>
    <w:p w:rsidRPr="00EB42BC" w:rsidR="00EB42BC" w:rsidP="00EB42BC" w:rsidRDefault="00EB42BC" w14:paraId="4D5E8758" w14:textId="77777777">
      <w:pPr>
        <w:rPr>
          <w:b/>
          <w:bCs/>
          <w:lang w:val="en-IN" w:eastAsia="en-IN"/>
        </w:rPr>
      </w:pPr>
      <w:r w:rsidRPr="00EB42BC">
        <w:rPr>
          <w:b/>
          <w:bCs/>
          <w:lang w:val="en-IN" w:eastAsia="en-IN"/>
        </w:rPr>
        <w:t>Cash on the go</w:t>
      </w:r>
    </w:p>
    <w:p w:rsidRPr="00EB42BC" w:rsidR="00EB42BC" w:rsidP="00EB42BC" w:rsidRDefault="00EB42BC" w14:paraId="3E7B1C60" w14:textId="20A69B97">
      <w:pPr>
        <w:pStyle w:val="ListParagraph"/>
        <w:numPr>
          <w:ilvl w:val="0"/>
          <w:numId w:val="66"/>
        </w:numPr>
        <w:rPr>
          <w:lang w:val="en-IN" w:eastAsia="en-IN"/>
        </w:rPr>
      </w:pPr>
      <w:r w:rsidRPr="00EB42BC">
        <w:rPr>
          <w:lang w:val="en-IN" w:eastAsia="en-IN"/>
        </w:rPr>
        <w:t>Withdraw cash from over 1 million</w:t>
      </w:r>
      <w:r w:rsidR="00FE0C58">
        <w:rPr>
          <w:lang w:val="en-IN" w:eastAsia="en-IN"/>
        </w:rPr>
        <w:t xml:space="preserve"> </w:t>
      </w:r>
      <w:commentRangeStart w:id="21"/>
      <w:r w:rsidRPr="0048378E" w:rsidR="00FE0C58">
        <w:rPr>
          <w:highlight w:val="yellow"/>
          <w:lang w:val="en-IN"/>
          <w:rPrChange w:author="Upadhyay , Shubham (SBICard)" w:date="2026-02-19T17:13:00Z" w16du:dateUtc="2026-02-19T11:43:00Z" w:id="22">
            <w:rPr>
              <w:lang w:val="en-IN"/>
            </w:rPr>
          </w:rPrChange>
        </w:rPr>
        <w:t>Visa</w:t>
      </w:r>
      <w:r w:rsidR="00FE0C58">
        <w:rPr>
          <w:lang w:val="en-IN"/>
        </w:rPr>
        <w:t xml:space="preserve"> </w:t>
      </w:r>
      <w:commentRangeEnd w:id="21"/>
      <w:r w:rsidRPr="00EB42BC" w:rsidR="0048378E">
        <w:rPr>
          <w:rStyle w:val="CommentReference"/>
          <w:sz w:val="22"/>
          <w:szCs w:val="22"/>
          <w:lang w:val="en-IN" w:eastAsia="en-IN"/>
        </w:rPr>
        <w:commentReference w:id="21"/>
      </w:r>
      <w:r w:rsidRPr="00EB42BC">
        <w:rPr>
          <w:lang w:val="en-IN" w:eastAsia="en-IN"/>
        </w:rPr>
        <w:t>ATMs worldwide</w:t>
      </w:r>
    </w:p>
    <w:p w:rsidRPr="00AC1ED4" w:rsidR="00FE0C58" w:rsidP="00FE0C58" w:rsidRDefault="00FE0C58" w14:paraId="6F4B92FC" w14:textId="77777777">
      <w:pPr>
        <w:rPr>
          <w:b/>
          <w:bCs/>
        </w:rPr>
      </w:pPr>
      <w:r w:rsidRPr="00AC1ED4">
        <w:rPr>
          <w:b/>
          <w:bCs/>
        </w:rPr>
        <w:t>Easy Bill Pay Facility</w:t>
      </w:r>
    </w:p>
    <w:p w:rsidRPr="00AC1ED4" w:rsidR="00FE0C58" w:rsidP="00FE0C58" w:rsidRDefault="00FE0C58" w14:paraId="4152B1E0" w14:textId="26030B25">
      <w:pPr>
        <w:pStyle w:val="ListParagraph"/>
        <w:numPr>
          <w:ilvl w:val="0"/>
          <w:numId w:val="47"/>
        </w:numPr>
      </w:pPr>
      <w:r w:rsidRPr="00AC1ED4">
        <w:t>Pay your electricity, telephone, mobile and other utility bills using the Easy Bill Pay facility</w:t>
      </w:r>
      <w:r>
        <w:t xml:space="preserve">. </w:t>
      </w:r>
      <w:hyperlink w:history="1" w:anchor="area5" r:id="rId21">
        <w:r w:rsidRPr="001F67D1">
          <w:rPr>
            <w:rStyle w:val="Hyperlink"/>
          </w:rPr>
          <w:t xml:space="preserve">Click </w:t>
        </w:r>
        <w:r w:rsidRPr="001F67D1" w:rsidR="001F67D1">
          <w:rPr>
            <w:rStyle w:val="Hyperlink"/>
          </w:rPr>
          <w:t>here</w:t>
        </w:r>
      </w:hyperlink>
      <w:r>
        <w:t xml:space="preserve"> </w:t>
      </w:r>
      <w:r w:rsidRPr="00AC1ED4">
        <w:t>to know more</w:t>
      </w:r>
    </w:p>
    <w:p w:rsidRPr="00EB42BC" w:rsidR="00FE0C58" w:rsidP="00FE0C58" w:rsidRDefault="00FE0C58" w14:paraId="63D1FBC7" w14:textId="77777777">
      <w:pPr>
        <w:rPr>
          <w:b/>
          <w:bCs/>
          <w:lang w:val="en-IN" w:eastAsia="en-IN"/>
        </w:rPr>
      </w:pPr>
      <w:r w:rsidRPr="00EB42BC">
        <w:rPr>
          <w:b/>
          <w:bCs/>
          <w:lang w:val="en-IN" w:eastAsia="en-IN"/>
        </w:rPr>
        <w:lastRenderedPageBreak/>
        <w:t>Online railway tickets booking</w:t>
      </w:r>
    </w:p>
    <w:p w:rsidRPr="00EB42BC" w:rsidR="00FE0C58" w:rsidP="00FE0C58" w:rsidRDefault="00FE0C58" w14:paraId="09B4F8A8" w14:textId="77777777">
      <w:pPr>
        <w:numPr>
          <w:ilvl w:val="1"/>
          <w:numId w:val="68"/>
        </w:numPr>
        <w:rPr>
          <w:lang w:val="en-IN" w:eastAsia="en-IN"/>
        </w:rPr>
      </w:pPr>
      <w:r w:rsidRPr="00EB42BC">
        <w:rPr>
          <w:lang w:val="en-IN" w:eastAsia="en-IN"/>
        </w:rPr>
        <w:t>Book railway tickets online and get them delivered at your doorstep</w:t>
      </w:r>
    </w:p>
    <w:p w:rsidRPr="005E66AE" w:rsidR="00FE0C58" w:rsidP="00FE0C58" w:rsidRDefault="00FE0C58" w14:paraId="414E12CB" w14:textId="77777777">
      <w:pPr>
        <w:rPr>
          <w:b/>
          <w:bCs/>
        </w:rPr>
      </w:pPr>
      <w:r w:rsidRPr="005E66AE">
        <w:rPr>
          <w:b/>
          <w:bCs/>
        </w:rPr>
        <w:t>Balance Transfer on EMI</w:t>
      </w:r>
    </w:p>
    <w:p w:rsidRPr="005E66AE" w:rsidR="00FE0C58" w:rsidP="00FE0C58" w:rsidRDefault="00FE0C58" w14:paraId="6B33D235" w14:textId="77777777">
      <w:pPr>
        <w:pStyle w:val="ListParagraph"/>
        <w:numPr>
          <w:ilvl w:val="0"/>
          <w:numId w:val="7"/>
        </w:numPr>
      </w:pPr>
      <w:r w:rsidRPr="005E66AE">
        <w:t xml:space="preserve">Save money </w:t>
      </w:r>
      <w:r w:rsidRPr="00377F55">
        <w:t>on your credit card repayments</w:t>
      </w:r>
      <w:r>
        <w:t xml:space="preserve">. </w:t>
      </w:r>
    </w:p>
    <w:p w:rsidRPr="005E66AE" w:rsidR="00FE0C58" w:rsidP="00FE0C58" w:rsidRDefault="00FE0C58" w14:paraId="3E141AA3" w14:textId="77777777">
      <w:pPr>
        <w:pStyle w:val="ListParagraph"/>
        <w:numPr>
          <w:ilvl w:val="0"/>
          <w:numId w:val="7"/>
        </w:numPr>
      </w:pPr>
      <w:r w:rsidRPr="005E66AE">
        <w:t>Transfer outstanding balance</w:t>
      </w:r>
      <w:r>
        <w:t>s</w:t>
      </w:r>
      <w:r w:rsidRPr="005E66AE">
        <w:t xml:space="preserve"> of other banks’ credit cards to your </w:t>
      </w:r>
      <w:r w:rsidRPr="00385B07">
        <w:t xml:space="preserve">Karur Vysya Bank </w:t>
      </w:r>
      <w:del w:author="Upadhyay , Shubham (SBICard)" w:date="2026-02-19T17:09:00Z" w16du:dateUtc="2026-02-19T11:39:00Z" w:id="23">
        <w:r w:rsidRPr="00385B07" w:rsidDel="00464056">
          <w:delText xml:space="preserve">- </w:delText>
        </w:r>
      </w:del>
      <w:r w:rsidRPr="00385B07">
        <w:t>SBI Card</w:t>
      </w:r>
      <w:r>
        <w:t xml:space="preserve"> </w:t>
      </w:r>
      <w:r w:rsidRPr="00377F55">
        <w:t>at a lower interest rate and repay in easy EMIs.</w:t>
      </w:r>
      <w:r>
        <w:t xml:space="preserve"> </w:t>
      </w:r>
      <w:hyperlink w:tgtFrame="_blank" w:history="1" r:id="rId22">
        <w:r w:rsidRPr="005E66AE">
          <w:rPr>
            <w:rStyle w:val="Hyperlink"/>
          </w:rPr>
          <w:t>Click here</w:t>
        </w:r>
      </w:hyperlink>
      <w:r>
        <w:t xml:space="preserve"> </w:t>
      </w:r>
      <w:r w:rsidRPr="005E66AE">
        <w:t>to know about Balance Transfer on EMI</w:t>
      </w:r>
      <w:r>
        <w:t>.</w:t>
      </w:r>
    </w:p>
    <w:p w:rsidRPr="005E66AE" w:rsidR="00FE0C58" w:rsidP="00FE0C58" w:rsidRDefault="00FE0C58" w14:paraId="244EC1E6" w14:textId="77777777">
      <w:pPr>
        <w:pStyle w:val="ListParagraph"/>
        <w:numPr>
          <w:ilvl w:val="0"/>
          <w:numId w:val="7"/>
        </w:numPr>
      </w:pPr>
      <w:r w:rsidRPr="00247784">
        <w:t>Login to your account to avail this facility.</w:t>
      </w:r>
    </w:p>
    <w:p w:rsidR="00EB42BC" w:rsidP="00EB42BC" w:rsidRDefault="00EB42BC" w14:paraId="4D8EE420" w14:textId="77777777">
      <w:pPr>
        <w:rPr>
          <w:b/>
          <w:bCs/>
          <w:lang w:val="en-IN"/>
        </w:rPr>
      </w:pPr>
      <w:r w:rsidRPr="00AE161E">
        <w:rPr>
          <w:b/>
          <w:bCs/>
          <w:lang w:val="en-IN"/>
        </w:rPr>
        <w:t>Flexipay</w:t>
      </w:r>
      <w:r>
        <w:rPr>
          <w:b/>
          <w:bCs/>
          <w:lang w:val="en-IN"/>
        </w:rPr>
        <w:t xml:space="preserve"> EMI</w:t>
      </w:r>
    </w:p>
    <w:p w:rsidRPr="004A5805" w:rsidR="00EB42BC" w:rsidP="00EB42BC" w:rsidRDefault="00EB42BC" w14:paraId="7DD26CDF" w14:textId="77777777">
      <w:pPr>
        <w:pStyle w:val="ListParagraph"/>
        <w:numPr>
          <w:ilvl w:val="0"/>
          <w:numId w:val="7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385B07" w:rsidP="00385B07" w:rsidRDefault="00385B07" w14:paraId="147BD78B" w14:textId="77777777">
      <w:pPr>
        <w:pStyle w:val="ListParagraph"/>
        <w:numPr>
          <w:ilvl w:val="0"/>
          <w:numId w:val="7"/>
        </w:numPr>
        <w:spacing w:line="256" w:lineRule="auto"/>
        <w:rPr>
          <w:lang w:val="en-IN"/>
        </w:rPr>
      </w:pPr>
      <w:r>
        <w:rPr>
          <w:lang w:val="en-IN"/>
        </w:rPr>
        <w:t>Applicable on transactions of Rs. 2,500 or more</w:t>
      </w:r>
    </w:p>
    <w:p w:rsidRPr="00AE161E" w:rsidR="00AE161E" w:rsidP="4AE5F28E" w:rsidRDefault="00BB6FE8" w14:paraId="1B1F21AC" w14:textId="20860698">
      <w:pPr>
        <w:pStyle w:val="ListParagraph"/>
        <w:numPr>
          <w:ilvl w:val="0"/>
          <w:numId w:val="7"/>
        </w:numPr>
        <w:rPr/>
      </w:pPr>
      <w:hyperlink r:id="R9a1a37bb85c74fa7">
        <w:r w:rsidRPr="4AE5F28E" w:rsidR="00EB42BC">
          <w:rPr>
            <w:rStyle w:val="Hyperlink"/>
          </w:rPr>
          <w:t>Click </w:t>
        </w:r>
        <w:r w:rsidRPr="4AE5F28E" w:rsidR="00CC1455">
          <w:rPr>
            <w:rStyle w:val="Hyperlink"/>
          </w:rPr>
          <w:t>here</w:t>
        </w:r>
      </w:hyperlink>
      <w:r w:rsidR="00CC1455">
        <w:rPr/>
        <w:t> </w:t>
      </w:r>
      <w:r w:rsidR="00EB42BC">
        <w:rPr/>
        <w:t xml:space="preserve">to learn how to apply for </w:t>
      </w:r>
      <w:r w:rsidR="00EB42BC">
        <w:rPr/>
        <w:t>Flexipay</w:t>
      </w:r>
      <w:ins w:author="Upadhyay , Shubham (SBICard)" w:date="2026-02-19T17:09:00Z" w16du:dateUtc="2026-02-19T11:39:00Z" w:id="711421786">
        <w:r w:rsidR="00464056">
          <w:t xml:space="preserve"> EMI </w:t>
        </w:r>
      </w:ins>
    </w:p>
    <w:sectPr w:rsidRPr="00AE161E" w:rsidR="00AE161E">
      <w:footerReference w:type="even" r:id="rId24"/>
      <w:footerReference w:type="default" r:id="rId25"/>
      <w:footerReference w:type="first" r:id="rId26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NS" w:author="Namita Salgiya" w:date="2026-02-17T10:24:00Z" w:id="3">
    <w:p w:rsidR="00FB11E9" w:rsidP="00FB11E9" w:rsidRDefault="007B722B" w14:paraId="66CE769F" w14:textId="77777777">
      <w:pPr>
        <w:pStyle w:val="CommentText"/>
      </w:pPr>
      <w:r>
        <w:rPr>
          <w:rStyle w:val="CommentReference"/>
        </w:rPr>
        <w:annotationRef/>
      </w:r>
      <w:r w:rsidR="00FB11E9">
        <w:rPr>
          <w:lang w:val="en-IN"/>
        </w:rPr>
        <w:t xml:space="preserve">Added from </w:t>
      </w:r>
      <w:hyperlink w:history="1" w:anchor="p=4" r:id="rId1">
        <w:r w:rsidRPr="00006D98" w:rsidR="00FB11E9">
          <w:rPr>
            <w:rStyle w:val="Hyperlink"/>
            <w:lang w:val="en-IN"/>
          </w:rPr>
          <w:t>https://static.sbicard.com/brochures-master/kvb-gold/brochure.html#p=4</w:t>
        </w:r>
      </w:hyperlink>
    </w:p>
  </w:comment>
  <w:comment w:initials="US(" w:author="Upadhyay , Shubham (SBICard)" w:date="2026-02-19T17:07:00Z" w:id="5">
    <w:p w:rsidR="00464056" w:rsidP="00464056" w:rsidRDefault="00464056" w14:paraId="679284EE" w14:textId="77777777">
      <w:pPr>
        <w:pStyle w:val="CommentText"/>
      </w:pPr>
      <w:r>
        <w:rPr>
          <w:rStyle w:val="CommentReference"/>
        </w:rPr>
        <w:annotationRef/>
      </w:r>
      <w:r>
        <w:t>Please check. This seems factually incorrect. Add-on cards are usually free of cost</w:t>
      </w:r>
    </w:p>
  </w:comment>
  <w:comment w:initials="US(" w:author="Upadhyay , Shubham (SBICard)" w:date="2026-02-19T17:13:00Z" w:id="14">
    <w:p w:rsidR="0048378E" w:rsidP="0048378E" w:rsidRDefault="0048378E" w14:paraId="56A0C1A9" w14:textId="77777777">
      <w:pPr>
        <w:pStyle w:val="CommentText"/>
      </w:pPr>
      <w:r>
        <w:rPr>
          <w:rStyle w:val="CommentReference"/>
        </w:rPr>
        <w:annotationRef/>
      </w:r>
      <w:r>
        <w:t>Please check basis networks on which the card is available.</w:t>
      </w:r>
    </w:p>
  </w:comment>
  <w:comment w:initials="US(" w:author="Upadhyay , Shubham (SBICard)" w:date="2026-02-19T17:13:00Z" w:id="16">
    <w:p w:rsidR="0048378E" w:rsidP="0048378E" w:rsidRDefault="0048378E" w14:paraId="14732A94" w14:textId="77777777">
      <w:pPr>
        <w:pStyle w:val="CommentText"/>
      </w:pPr>
      <w:r>
        <w:rPr>
          <w:rStyle w:val="CommentReference"/>
        </w:rPr>
        <w:annotationRef/>
      </w:r>
      <w:r>
        <w:t>Please check basis networks on which the card is available.</w:t>
      </w:r>
    </w:p>
  </w:comment>
  <w:comment w:initials="US(" w:author="Upadhyay , Shubham (SBICard)" w:date="2026-02-19T17:13:00Z" w:id="18">
    <w:p w:rsidR="0048378E" w:rsidP="0048378E" w:rsidRDefault="0048378E" w14:paraId="36F7B3F5" w14:textId="77777777">
      <w:pPr>
        <w:pStyle w:val="CommentText"/>
      </w:pPr>
      <w:r>
        <w:rPr>
          <w:rStyle w:val="CommentReference"/>
        </w:rPr>
        <w:annotationRef/>
      </w:r>
      <w:r>
        <w:t>Please check basis networks on which the card is available.</w:t>
      </w:r>
    </w:p>
  </w:comment>
  <w:comment w:initials="US(" w:author="Upadhyay , Shubham (SBICard)" w:date="2026-02-19T17:13:00Z" w:id="21">
    <w:p w:rsidR="0048378E" w:rsidP="0048378E" w:rsidRDefault="0048378E" w14:paraId="10CF6D20" w14:textId="77777777">
      <w:pPr>
        <w:pStyle w:val="CommentText"/>
      </w:pPr>
      <w:r>
        <w:rPr>
          <w:rStyle w:val="CommentReference"/>
        </w:rPr>
        <w:annotationRef/>
      </w:r>
      <w:r>
        <w:t>Please check basis networks on which the card is available.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66CE769F"/>
  <w15:commentEx w15:done="0" w15:paraId="679284EE"/>
  <w15:commentEx w15:done="0" w15:paraId="56A0C1A9"/>
  <w15:commentEx w15:done="0" w15:paraId="14732A94"/>
  <w15:commentEx w15:done="0" w15:paraId="36F7B3F5"/>
  <w15:commentEx w15:done="0" w15:paraId="10CF6D2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D8F905A" w16cex:dateUtc="2026-02-17T04:54:00Z"/>
  <w16cex:commentExtensible w16cex:durableId="43DC9BBF" w16cex:dateUtc="2026-02-19T11:37:00Z"/>
  <w16cex:commentExtensible w16cex:durableId="7020CFC6" w16cex:dateUtc="2026-02-19T11:43:00Z"/>
  <w16cex:commentExtensible w16cex:durableId="2F909905" w16cex:dateUtc="2026-02-19T11:43:00Z"/>
  <w16cex:commentExtensible w16cex:durableId="68623131" w16cex:dateUtc="2026-02-19T11:43:00Z"/>
  <w16cex:commentExtensible w16cex:durableId="595BC1E0" w16cex:dateUtc="2026-02-19T11:43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6CE769F" w16cid:durableId="5D8F905A"/>
  <w16cid:commentId w16cid:paraId="679284EE" w16cid:durableId="43DC9BBF"/>
  <w16cid:commentId w16cid:paraId="56A0C1A9" w16cid:durableId="7020CFC6"/>
  <w16cid:commentId w16cid:paraId="14732A94" w16cid:durableId="2F909905"/>
  <w16cid:commentId w16cid:paraId="36F7B3F5" w16cid:durableId="68623131"/>
  <w16cid:commentId w16cid:paraId="10CF6D20" w16cid:durableId="595BC1E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6D5A" w:rsidP="00E405C7" w:rsidRDefault="009E6D5A" w14:paraId="19A97EB7" w14:textId="77777777">
      <w:pPr>
        <w:spacing w:after="0" w:line="240" w:lineRule="auto"/>
      </w:pPr>
      <w:r>
        <w:separator/>
      </w:r>
    </w:p>
  </w:endnote>
  <w:endnote w:type="continuationSeparator" w:id="0">
    <w:p w:rsidR="009E6D5A" w:rsidP="00E405C7" w:rsidRDefault="009E6D5A" w14:paraId="3BE8269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panose1 w:val="020B0504040101020102"/>
    <w:charset w:val="00"/>
    <w:family w:val="swiss"/>
    <w:pitch w:val="variable"/>
    <w:sig w:usb0="800000EF" w:usb1="40002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textbox style="mso-fit-shape-to-text:t" inset="0,0,0,15pt">
                <w:txbxContent>
                  <w:p w:rsidRPr="00E405C7" w:rsidR="00E405C7" w:rsidP="00E405C7" w:rsidRDefault="00E405C7" w14:paraId="6A0535F1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textbox style="mso-fit-shape-to-text:t" inset="0,0,0,15pt">
                <w:txbxContent>
                  <w:p w:rsidRPr="00E405C7" w:rsidR="00E405C7" w:rsidP="00E405C7" w:rsidRDefault="00E405C7" w14:paraId="69DB7BFF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textbox style="mso-fit-shape-to-text:t" inset="0,0,0,15pt">
                <w:txbxContent>
                  <w:p w:rsidRPr="00E405C7" w:rsidR="00E405C7" w:rsidP="00E405C7" w:rsidRDefault="00E405C7" w14:paraId="2C33ECC8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6D5A" w:rsidP="00E405C7" w:rsidRDefault="009E6D5A" w14:paraId="7083F49D" w14:textId="77777777">
      <w:pPr>
        <w:spacing w:after="0" w:line="240" w:lineRule="auto"/>
      </w:pPr>
      <w:r>
        <w:separator/>
      </w:r>
    </w:p>
  </w:footnote>
  <w:footnote w:type="continuationSeparator" w:id="0">
    <w:p w:rsidR="009E6D5A" w:rsidP="00E405C7" w:rsidRDefault="009E6D5A" w14:paraId="2E35822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34437C"/>
    <w:multiLevelType w:val="multilevel"/>
    <w:tmpl w:val="806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7B1363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665BA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094370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2463AAC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45E0AB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6724B8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8A24178"/>
    <w:multiLevelType w:val="hybridMultilevel"/>
    <w:tmpl w:val="A3AC7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A6F3B4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B97147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BEF60B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C4C4062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FDB5D5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FDC7C1C"/>
    <w:multiLevelType w:val="hybridMultilevel"/>
    <w:tmpl w:val="09FE95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20F4AF6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2722EB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68B5C5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6A07FE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A1A51C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C4B66D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2F9E0B2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4B41DC7"/>
    <w:multiLevelType w:val="multilevel"/>
    <w:tmpl w:val="4800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6CF61D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8D515A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A8A064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BD04920"/>
    <w:multiLevelType w:val="multilevel"/>
    <w:tmpl w:val="4F7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6737CE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746106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8970B8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D2D035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E182C65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F082F5F"/>
    <w:multiLevelType w:val="multilevel"/>
    <w:tmpl w:val="1220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F565B3D"/>
    <w:multiLevelType w:val="multilevel"/>
    <w:tmpl w:val="DDA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50FC0CD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53B4794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40B5FD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4F209E3"/>
    <w:multiLevelType w:val="multilevel"/>
    <w:tmpl w:val="055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58A323D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A6B7C6C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5DBD5D4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5DCC205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5F8834D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6038092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60AC6C1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649C75F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64D5077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67450753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67B26EE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699B3AD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69C615B6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AF049FF"/>
    <w:multiLevelType w:val="hybridMultilevel"/>
    <w:tmpl w:val="66A8A2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6B2E1120"/>
    <w:multiLevelType w:val="hybridMultilevel"/>
    <w:tmpl w:val="49A6BE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6B346DB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6D5B0D3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D7E492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DE07D1C"/>
    <w:multiLevelType w:val="multilevel"/>
    <w:tmpl w:val="CF48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6E2B32AF"/>
    <w:multiLevelType w:val="multilevel"/>
    <w:tmpl w:val="5722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703611A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758C5C0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7729207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788C6E7D"/>
    <w:multiLevelType w:val="multilevel"/>
    <w:tmpl w:val="DFA4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7" w15:restartNumberingAfterBreak="0">
    <w:nsid w:val="79B4400C"/>
    <w:multiLevelType w:val="multilevel"/>
    <w:tmpl w:val="A304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79BF6E1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7A69554C"/>
    <w:multiLevelType w:val="hybridMultilevel"/>
    <w:tmpl w:val="C00C0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36674298">
    <w:abstractNumId w:val="9"/>
  </w:num>
  <w:num w:numId="2" w16cid:durableId="444809707">
    <w:abstractNumId w:val="49"/>
  </w:num>
  <w:num w:numId="3" w16cid:durableId="1162162048">
    <w:abstractNumId w:val="29"/>
  </w:num>
  <w:num w:numId="4" w16cid:durableId="2100250652">
    <w:abstractNumId w:val="22"/>
  </w:num>
  <w:num w:numId="5" w16cid:durableId="1020546381">
    <w:abstractNumId w:val="1"/>
  </w:num>
  <w:num w:numId="6" w16cid:durableId="1612321108">
    <w:abstractNumId w:val="56"/>
  </w:num>
  <w:num w:numId="7" w16cid:durableId="1504511514">
    <w:abstractNumId w:val="0"/>
  </w:num>
  <w:num w:numId="8" w16cid:durableId="654645860">
    <w:abstractNumId w:val="52"/>
  </w:num>
  <w:num w:numId="9" w16cid:durableId="813136856">
    <w:abstractNumId w:val="16"/>
  </w:num>
  <w:num w:numId="10" w16cid:durableId="854803410">
    <w:abstractNumId w:val="35"/>
  </w:num>
  <w:num w:numId="11" w16cid:durableId="609512723">
    <w:abstractNumId w:val="7"/>
  </w:num>
  <w:num w:numId="12" w16cid:durableId="411777711">
    <w:abstractNumId w:val="37"/>
  </w:num>
  <w:num w:numId="13" w16cid:durableId="1946375502">
    <w:abstractNumId w:val="44"/>
  </w:num>
  <w:num w:numId="14" w16cid:durableId="1246843305">
    <w:abstractNumId w:val="65"/>
  </w:num>
  <w:num w:numId="15" w16cid:durableId="1002665531">
    <w:abstractNumId w:val="18"/>
  </w:num>
  <w:num w:numId="16" w16cid:durableId="281569533">
    <w:abstractNumId w:val="39"/>
  </w:num>
  <w:num w:numId="17" w16cid:durableId="1381897782">
    <w:abstractNumId w:val="23"/>
  </w:num>
  <w:num w:numId="18" w16cid:durableId="308561601">
    <w:abstractNumId w:val="61"/>
  </w:num>
  <w:num w:numId="19" w16cid:durableId="348679785">
    <w:abstractNumId w:val="28"/>
  </w:num>
  <w:num w:numId="20" w16cid:durableId="1894996696">
    <w:abstractNumId w:val="48"/>
  </w:num>
  <w:num w:numId="21" w16cid:durableId="2073234603">
    <w:abstractNumId w:val="10"/>
  </w:num>
  <w:num w:numId="22" w16cid:durableId="329479968">
    <w:abstractNumId w:val="34"/>
  </w:num>
  <w:num w:numId="23" w16cid:durableId="254747012">
    <w:abstractNumId w:val="59"/>
  </w:num>
  <w:num w:numId="24" w16cid:durableId="1926373503">
    <w:abstractNumId w:val="13"/>
  </w:num>
  <w:num w:numId="25" w16cid:durableId="1081754187">
    <w:abstractNumId w:val="4"/>
  </w:num>
  <w:num w:numId="26" w16cid:durableId="2106224294">
    <w:abstractNumId w:val="58"/>
  </w:num>
  <w:num w:numId="27" w16cid:durableId="1025402787">
    <w:abstractNumId w:val="45"/>
  </w:num>
  <w:num w:numId="28" w16cid:durableId="582840538">
    <w:abstractNumId w:val="51"/>
  </w:num>
  <w:num w:numId="29" w16cid:durableId="2047563115">
    <w:abstractNumId w:val="25"/>
  </w:num>
  <w:num w:numId="30" w16cid:durableId="349071679">
    <w:abstractNumId w:val="27"/>
  </w:num>
  <w:num w:numId="31" w16cid:durableId="2034384378">
    <w:abstractNumId w:val="30"/>
  </w:num>
  <w:num w:numId="32" w16cid:durableId="691079002">
    <w:abstractNumId w:val="69"/>
  </w:num>
  <w:num w:numId="33" w16cid:durableId="1585987847">
    <w:abstractNumId w:val="41"/>
  </w:num>
  <w:num w:numId="34" w16cid:durableId="455833207">
    <w:abstractNumId w:val="6"/>
  </w:num>
  <w:num w:numId="35" w16cid:durableId="379325820">
    <w:abstractNumId w:val="24"/>
  </w:num>
  <w:num w:numId="36" w16cid:durableId="429742578">
    <w:abstractNumId w:val="31"/>
  </w:num>
  <w:num w:numId="37" w16cid:durableId="1500151059">
    <w:abstractNumId w:val="26"/>
  </w:num>
  <w:num w:numId="38" w16cid:durableId="261687237">
    <w:abstractNumId w:val="47"/>
  </w:num>
  <w:num w:numId="39" w16cid:durableId="1191141226">
    <w:abstractNumId w:val="53"/>
  </w:num>
  <w:num w:numId="40" w16cid:durableId="2021468063">
    <w:abstractNumId w:val="46"/>
  </w:num>
  <w:num w:numId="41" w16cid:durableId="363873501">
    <w:abstractNumId w:val="50"/>
  </w:num>
  <w:num w:numId="42" w16cid:durableId="2104833648">
    <w:abstractNumId w:val="54"/>
  </w:num>
  <w:num w:numId="43" w16cid:durableId="804931175">
    <w:abstractNumId w:val="64"/>
  </w:num>
  <w:num w:numId="44" w16cid:durableId="734011587">
    <w:abstractNumId w:val="20"/>
  </w:num>
  <w:num w:numId="45" w16cid:durableId="901252736">
    <w:abstractNumId w:val="15"/>
  </w:num>
  <w:num w:numId="46" w16cid:durableId="1748460499">
    <w:abstractNumId w:val="57"/>
  </w:num>
  <w:num w:numId="47" w16cid:durableId="2140219596">
    <w:abstractNumId w:val="33"/>
  </w:num>
  <w:num w:numId="48" w16cid:durableId="1009983690">
    <w:abstractNumId w:val="36"/>
  </w:num>
  <w:num w:numId="49" w16cid:durableId="83187639">
    <w:abstractNumId w:val="62"/>
  </w:num>
  <w:num w:numId="50" w16cid:durableId="682438207">
    <w:abstractNumId w:val="43"/>
  </w:num>
  <w:num w:numId="51" w16cid:durableId="2001930782">
    <w:abstractNumId w:val="8"/>
  </w:num>
  <w:num w:numId="52" w16cid:durableId="793909215">
    <w:abstractNumId w:val="5"/>
  </w:num>
  <w:num w:numId="53" w16cid:durableId="1871607307">
    <w:abstractNumId w:val="32"/>
  </w:num>
  <w:num w:numId="54" w16cid:durableId="672683734">
    <w:abstractNumId w:val="19"/>
  </w:num>
  <w:num w:numId="55" w16cid:durableId="213541930">
    <w:abstractNumId w:val="60"/>
  </w:num>
  <w:num w:numId="56" w16cid:durableId="1885024201">
    <w:abstractNumId w:val="63"/>
  </w:num>
  <w:num w:numId="57" w16cid:durableId="227960002">
    <w:abstractNumId w:val="25"/>
  </w:num>
  <w:num w:numId="58" w16cid:durableId="648363540">
    <w:abstractNumId w:val="38"/>
  </w:num>
  <w:num w:numId="59" w16cid:durableId="1728844055">
    <w:abstractNumId w:val="42"/>
  </w:num>
  <w:num w:numId="60" w16cid:durableId="1708867654">
    <w:abstractNumId w:val="68"/>
  </w:num>
  <w:num w:numId="61" w16cid:durableId="719674808">
    <w:abstractNumId w:val="14"/>
  </w:num>
  <w:num w:numId="62" w16cid:durableId="219757457">
    <w:abstractNumId w:val="2"/>
  </w:num>
  <w:num w:numId="63" w16cid:durableId="887031917">
    <w:abstractNumId w:val="12"/>
  </w:num>
  <w:num w:numId="64" w16cid:durableId="1427994449">
    <w:abstractNumId w:val="17"/>
  </w:num>
  <w:num w:numId="65" w16cid:durableId="1936864736">
    <w:abstractNumId w:val="3"/>
  </w:num>
  <w:num w:numId="66" w16cid:durableId="1869760488">
    <w:abstractNumId w:val="40"/>
  </w:num>
  <w:num w:numId="67" w16cid:durableId="945842596">
    <w:abstractNumId w:val="21"/>
  </w:num>
  <w:num w:numId="68" w16cid:durableId="405225530">
    <w:abstractNumId w:val="66"/>
  </w:num>
  <w:num w:numId="69" w16cid:durableId="609437489">
    <w:abstractNumId w:val="0"/>
  </w:num>
  <w:num w:numId="70" w16cid:durableId="218594396">
    <w:abstractNumId w:val="67"/>
  </w:num>
  <w:num w:numId="71" w16cid:durableId="1620644733">
    <w:abstractNumId w:val="11"/>
  </w:num>
  <w:num w:numId="72" w16cid:durableId="168063339">
    <w:abstractNumId w:val="55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padhyay , Shubham (SBICard)">
    <w15:presenceInfo w15:providerId="AD" w15:userId="S-1-5-21-1521157601-2888471106-1901687981-65808"/>
  </w15:person>
  <w15:person w15:author="Namita Salgiya">
    <w15:presenceInfo w15:providerId="Windows Live" w15:userId="4e5e558c91ea66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005C"/>
    <w:rsid w:val="00045FC1"/>
    <w:rsid w:val="00061D4B"/>
    <w:rsid w:val="00073462"/>
    <w:rsid w:val="0009775C"/>
    <w:rsid w:val="000A740B"/>
    <w:rsid w:val="000C29C4"/>
    <w:rsid w:val="00105DAD"/>
    <w:rsid w:val="00122BDC"/>
    <w:rsid w:val="001478C4"/>
    <w:rsid w:val="00150CDA"/>
    <w:rsid w:val="001535C0"/>
    <w:rsid w:val="001573BC"/>
    <w:rsid w:val="0016440F"/>
    <w:rsid w:val="001810E8"/>
    <w:rsid w:val="00183A7E"/>
    <w:rsid w:val="001B4579"/>
    <w:rsid w:val="001B6136"/>
    <w:rsid w:val="001C5B69"/>
    <w:rsid w:val="001D7B4B"/>
    <w:rsid w:val="001F67D1"/>
    <w:rsid w:val="00235F80"/>
    <w:rsid w:val="00276983"/>
    <w:rsid w:val="002901F7"/>
    <w:rsid w:val="0029715F"/>
    <w:rsid w:val="002C53AE"/>
    <w:rsid w:val="002D38D6"/>
    <w:rsid w:val="002D791F"/>
    <w:rsid w:val="00311B56"/>
    <w:rsid w:val="0032122C"/>
    <w:rsid w:val="0034371F"/>
    <w:rsid w:val="00345E13"/>
    <w:rsid w:val="00347573"/>
    <w:rsid w:val="00385B07"/>
    <w:rsid w:val="003974BD"/>
    <w:rsid w:val="003B107B"/>
    <w:rsid w:val="003C1523"/>
    <w:rsid w:val="003C18A8"/>
    <w:rsid w:val="003D0064"/>
    <w:rsid w:val="003D2724"/>
    <w:rsid w:val="003D715C"/>
    <w:rsid w:val="003F3E33"/>
    <w:rsid w:val="003F5BE7"/>
    <w:rsid w:val="0042325B"/>
    <w:rsid w:val="00441E69"/>
    <w:rsid w:val="004423E2"/>
    <w:rsid w:val="00442E3F"/>
    <w:rsid w:val="00464056"/>
    <w:rsid w:val="00474DC1"/>
    <w:rsid w:val="0048378E"/>
    <w:rsid w:val="004A5805"/>
    <w:rsid w:val="004B491E"/>
    <w:rsid w:val="004C50CB"/>
    <w:rsid w:val="004D6419"/>
    <w:rsid w:val="00510BC5"/>
    <w:rsid w:val="00513A0B"/>
    <w:rsid w:val="005310B6"/>
    <w:rsid w:val="005528A2"/>
    <w:rsid w:val="005643BE"/>
    <w:rsid w:val="00574F86"/>
    <w:rsid w:val="005827FD"/>
    <w:rsid w:val="005B79CC"/>
    <w:rsid w:val="005C177C"/>
    <w:rsid w:val="005D587B"/>
    <w:rsid w:val="005D6D88"/>
    <w:rsid w:val="005E4FBA"/>
    <w:rsid w:val="005F07FE"/>
    <w:rsid w:val="00637D0A"/>
    <w:rsid w:val="006606AD"/>
    <w:rsid w:val="006657A1"/>
    <w:rsid w:val="00667EEB"/>
    <w:rsid w:val="0067044D"/>
    <w:rsid w:val="00673F8D"/>
    <w:rsid w:val="00681931"/>
    <w:rsid w:val="00691EAF"/>
    <w:rsid w:val="006938F5"/>
    <w:rsid w:val="006A2631"/>
    <w:rsid w:val="006F6BAC"/>
    <w:rsid w:val="007275A2"/>
    <w:rsid w:val="007548FD"/>
    <w:rsid w:val="007550F8"/>
    <w:rsid w:val="0075555C"/>
    <w:rsid w:val="00775D0A"/>
    <w:rsid w:val="007B722B"/>
    <w:rsid w:val="007E6A3E"/>
    <w:rsid w:val="00805273"/>
    <w:rsid w:val="00826C1D"/>
    <w:rsid w:val="0083076E"/>
    <w:rsid w:val="00832A62"/>
    <w:rsid w:val="00842C6F"/>
    <w:rsid w:val="00861AD6"/>
    <w:rsid w:val="00875996"/>
    <w:rsid w:val="00876000"/>
    <w:rsid w:val="0088357A"/>
    <w:rsid w:val="008A742C"/>
    <w:rsid w:val="008E47A4"/>
    <w:rsid w:val="008E4E96"/>
    <w:rsid w:val="009164D7"/>
    <w:rsid w:val="00931386"/>
    <w:rsid w:val="00932AB1"/>
    <w:rsid w:val="00946831"/>
    <w:rsid w:val="00947F57"/>
    <w:rsid w:val="009836FC"/>
    <w:rsid w:val="00987B65"/>
    <w:rsid w:val="009A176A"/>
    <w:rsid w:val="009B3F85"/>
    <w:rsid w:val="009B6872"/>
    <w:rsid w:val="009C0D9E"/>
    <w:rsid w:val="009D2D1C"/>
    <w:rsid w:val="009E6377"/>
    <w:rsid w:val="009E6D5A"/>
    <w:rsid w:val="00A005E2"/>
    <w:rsid w:val="00A05A8B"/>
    <w:rsid w:val="00A150C5"/>
    <w:rsid w:val="00A27FC1"/>
    <w:rsid w:val="00A579B5"/>
    <w:rsid w:val="00A653DF"/>
    <w:rsid w:val="00A80E72"/>
    <w:rsid w:val="00A90630"/>
    <w:rsid w:val="00AC2D69"/>
    <w:rsid w:val="00AE161E"/>
    <w:rsid w:val="00AF4A2A"/>
    <w:rsid w:val="00B149BB"/>
    <w:rsid w:val="00B2146F"/>
    <w:rsid w:val="00B221F0"/>
    <w:rsid w:val="00B23A1E"/>
    <w:rsid w:val="00B74F63"/>
    <w:rsid w:val="00BA12D3"/>
    <w:rsid w:val="00BB22C4"/>
    <w:rsid w:val="00BB6FE8"/>
    <w:rsid w:val="00BC3CA1"/>
    <w:rsid w:val="00BD7285"/>
    <w:rsid w:val="00BF3A60"/>
    <w:rsid w:val="00C0786A"/>
    <w:rsid w:val="00C232F1"/>
    <w:rsid w:val="00C37A02"/>
    <w:rsid w:val="00C42307"/>
    <w:rsid w:val="00C51BE2"/>
    <w:rsid w:val="00C63C91"/>
    <w:rsid w:val="00C65BBC"/>
    <w:rsid w:val="00C66F71"/>
    <w:rsid w:val="00C70F82"/>
    <w:rsid w:val="00C712F6"/>
    <w:rsid w:val="00C71606"/>
    <w:rsid w:val="00C74138"/>
    <w:rsid w:val="00C82D71"/>
    <w:rsid w:val="00CA5965"/>
    <w:rsid w:val="00CA61DB"/>
    <w:rsid w:val="00CB45CF"/>
    <w:rsid w:val="00CB7074"/>
    <w:rsid w:val="00CC1455"/>
    <w:rsid w:val="00CD511F"/>
    <w:rsid w:val="00D0663E"/>
    <w:rsid w:val="00D06D5A"/>
    <w:rsid w:val="00D34CF6"/>
    <w:rsid w:val="00D41563"/>
    <w:rsid w:val="00D86A35"/>
    <w:rsid w:val="00DB404C"/>
    <w:rsid w:val="00DB606B"/>
    <w:rsid w:val="00DC2CA4"/>
    <w:rsid w:val="00DC3FB8"/>
    <w:rsid w:val="00E06CA6"/>
    <w:rsid w:val="00E07D94"/>
    <w:rsid w:val="00E103AD"/>
    <w:rsid w:val="00E21728"/>
    <w:rsid w:val="00E330F6"/>
    <w:rsid w:val="00E405C7"/>
    <w:rsid w:val="00E47C6A"/>
    <w:rsid w:val="00E56665"/>
    <w:rsid w:val="00E61E30"/>
    <w:rsid w:val="00E6225A"/>
    <w:rsid w:val="00E62FE6"/>
    <w:rsid w:val="00EB42BC"/>
    <w:rsid w:val="00EC25B3"/>
    <w:rsid w:val="00EF7B69"/>
    <w:rsid w:val="00F23D00"/>
    <w:rsid w:val="00F318DC"/>
    <w:rsid w:val="00F31F00"/>
    <w:rsid w:val="00F63B1F"/>
    <w:rsid w:val="00F7753C"/>
    <w:rsid w:val="00F91576"/>
    <w:rsid w:val="00FB11E9"/>
    <w:rsid w:val="00FB78C6"/>
    <w:rsid w:val="00FC56CE"/>
    <w:rsid w:val="00FE0C58"/>
    <w:rsid w:val="00FE4837"/>
    <w:rsid w:val="0E6FD39C"/>
    <w:rsid w:val="1CA849AC"/>
    <w:rsid w:val="2006029E"/>
    <w:rsid w:val="215F1F03"/>
    <w:rsid w:val="2442A49E"/>
    <w:rsid w:val="278FCED2"/>
    <w:rsid w:val="3B9280BE"/>
    <w:rsid w:val="3E1D44B3"/>
    <w:rsid w:val="402EA48D"/>
    <w:rsid w:val="41C70433"/>
    <w:rsid w:val="4AE5F28E"/>
    <w:rsid w:val="4BF77389"/>
    <w:rsid w:val="4D9EF831"/>
    <w:rsid w:val="55DA12E8"/>
    <w:rsid w:val="5723E8FE"/>
    <w:rsid w:val="5940B8C0"/>
    <w:rsid w:val="70D89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75555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static.sbicard.com/brochures-master/kvb-gold/brochure.html" TargetMode="External"/></Relationships>
</file>

<file path=word/_rels/document.xml.rels>&#65279;<?xml version="1.0" encoding="utf-8"?><Relationships xmlns="http://schemas.openxmlformats.org/package/2006/relationships"><Relationship Type="http://schemas.microsoft.com/office/2016/09/relationships/commentsIds" Target="commentsIds.xml" Id="rId13" /><Relationship Type="http://schemas.openxmlformats.org/officeDocument/2006/relationships/hyperlink" Target="https://www.sbicard.com/en/personal/credit-cards/lifestyle/sbi-card-elite.page" TargetMode="External" Id="rId18" /><Relationship Type="http://schemas.openxmlformats.org/officeDocument/2006/relationships/footer" Target="footer3.xml" Id="rId26" /><Relationship Type="http://schemas.openxmlformats.org/officeDocument/2006/relationships/settings" Target="settings.xml" Id="rId3" /><Relationship Type="http://schemas.openxmlformats.org/officeDocument/2006/relationships/hyperlink" Target="https://www.sbicard.com/en/personal/benefits.page" TargetMode="External" Id="rId21" /><Relationship Type="http://schemas.openxmlformats.org/officeDocument/2006/relationships/hyperlink" Target="https://www.sbicard.com/en/personal/credit-cards/banking-partnership/karur-vysya-bank-sbi-card-gold.page" TargetMode="External" Id="rId7" /><Relationship Type="http://schemas.microsoft.com/office/2011/relationships/commentsExtended" Target="commentsExtended.xml" Id="rId12" /><Relationship Type="http://schemas.openxmlformats.org/officeDocument/2006/relationships/footer" Target="footer2.xml" Id="rId25" /><Relationship Type="http://schemas.openxmlformats.org/officeDocument/2006/relationships/styles" Target="styles.xml" Id="rId2" /><Relationship Type="http://schemas.openxmlformats.org/officeDocument/2006/relationships/hyperlink" Target="https://www.sbicard.com/en/personal/benefits/add-on-card.page" TargetMode="External" Id="rId20" /><Relationship Type="http://schemas.openxmlformats.org/officeDocument/2006/relationships/theme" Target="theme/theme1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omments" Target="comments.xml" Id="rId11" /><Relationship Type="http://schemas.openxmlformats.org/officeDocument/2006/relationships/footer" Target="footer1.xml" Id="rId24" /><Relationship Type="http://schemas.openxmlformats.org/officeDocument/2006/relationships/footnotes" Target="footnotes.xml" Id="rId5" /><Relationship Type="http://schemas.openxmlformats.org/officeDocument/2006/relationships/hyperlink" Target="https://www.sbicard.com/en/personal/rewards.page" TargetMode="External" Id="rId15" /><Relationship Type="http://schemas.microsoft.com/office/2011/relationships/people" Target="people.xml" Id="rId28" /><Relationship Type="http://schemas.openxmlformats.org/officeDocument/2006/relationships/hyperlink" Target="https://www.sbicard.com/en/most-important-terms-and-conditions.page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www.sbicard.com/sbi-card-en/assets/docs/pdf/personal/cards/kvb-welcome-rewards.pdf" TargetMode="External" Id="rId9" /><Relationship Type="http://schemas.microsoft.com/office/2018/08/relationships/commentsExtensible" Target="commentsExtensible.xml" Id="rId14" /><Relationship Type="http://schemas.openxmlformats.org/officeDocument/2006/relationships/hyperlink" Target="https://www.sbicard.com/en/personal/benefits/lower-interest-option/balance-transfer-on-emi.page" TargetMode="External" Id="rId22" /><Relationship Type="http://schemas.openxmlformats.org/officeDocument/2006/relationships/fontTable" Target="fontTable.xml" Id="rId27" /><Relationship Type="http://schemas.openxmlformats.org/officeDocument/2006/relationships/hyperlink" Target="https://www.sbicard.com/en/personal/benefits/lower-interest-option/flexi-pay.page" TargetMode="External" Id="R9a1a37bb85c74fa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3</revision>
  <dcterms:created xsi:type="dcterms:W3CDTF">2026-02-19T11:43:00.0000000Z</dcterms:created>
  <dcterms:modified xsi:type="dcterms:W3CDTF">2026-03-19T05:22:16.8385122Z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