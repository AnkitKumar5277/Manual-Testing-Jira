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56A62" w:rsidR="00947F57" w:rsidP="003D715C" w:rsidRDefault="00EC7DF4" w14:paraId="18C2BCC7" w14:textId="19E0D336">
      <w:pPr>
        <w:jc w:val="center"/>
        <w:rPr>
          <w:rFonts w:ascii="Sari Offc" w:hAnsi="Sari Offc"/>
          <w:b/>
          <w:bCs/>
          <w:caps/>
          <w:sz w:val="24"/>
          <w:szCs w:val="24"/>
          <w:lang w:val="en-IN"/>
        </w:rPr>
      </w:pPr>
      <w:r w:rsidRPr="00256A62">
        <w:rPr>
          <w:rFonts w:ascii="Sari Offc" w:hAnsi="Sari Offc"/>
          <w:b/>
          <w:bCs/>
          <w:caps/>
          <w:sz w:val="24"/>
          <w:szCs w:val="24"/>
          <w:lang w:val="en-IN"/>
        </w:rPr>
        <w:fldChar w:fldCharType="begin"/>
      </w:r>
      <w:r w:rsidRPr="00256A62">
        <w:rPr>
          <w:rFonts w:ascii="Sari Offc" w:hAnsi="Sari Offc"/>
          <w:b/>
          <w:bCs/>
          <w:caps/>
          <w:sz w:val="24"/>
          <w:szCs w:val="24"/>
          <w:lang w:val="en-IN"/>
        </w:rPr>
        <w:instrText>HYPERLINK "https://www.sbicard.com/en/personal/credit-cards/travel/krisflyer-sbi-card.page"</w:instrText>
      </w:r>
      <w:r w:rsidRPr="00256A62">
        <w:rPr>
          <w:rFonts w:ascii="Sari Offc" w:hAnsi="Sari Offc"/>
          <w:b/>
          <w:bCs/>
          <w:caps/>
          <w:sz w:val="24"/>
          <w:szCs w:val="24"/>
          <w:lang w:val="en-IN"/>
        </w:rPr>
      </w:r>
      <w:r w:rsidRPr="00256A62">
        <w:rPr>
          <w:rFonts w:ascii="Sari Offc" w:hAnsi="Sari Offc"/>
          <w:b/>
          <w:bCs/>
          <w:caps/>
          <w:sz w:val="24"/>
          <w:szCs w:val="24"/>
          <w:lang w:val="en-IN"/>
        </w:rPr>
        <w:fldChar w:fldCharType="separate"/>
      </w:r>
      <w:r w:rsidRPr="00256A62">
        <w:rPr>
          <w:rStyle w:val="Hyperlink"/>
          <w:rFonts w:ascii="Sari Offc" w:hAnsi="Sari Offc"/>
          <w:b/>
          <w:bCs/>
          <w:caps/>
          <w:sz w:val="24"/>
          <w:szCs w:val="24"/>
          <w:lang w:val="en-IN"/>
        </w:rPr>
        <w:t>KrisFlyer SBI Card</w:t>
      </w:r>
      <w:r w:rsidRPr="00256A62">
        <w:rPr>
          <w:rFonts w:ascii="Sari Offc" w:hAnsi="Sari Offc"/>
          <w:b/>
          <w:bCs/>
          <w:caps/>
          <w:sz w:val="24"/>
          <w:szCs w:val="24"/>
          <w:lang w:val="en-IN"/>
        </w:rPr>
        <w:fldChar w:fldCharType="end"/>
      </w:r>
    </w:p>
    <w:p w:rsidRPr="00256A62" w:rsidR="00C71606" w:rsidP="003C1523" w:rsidRDefault="00E92610" w14:paraId="7D1573FE" w14:textId="03625C6A">
      <w:pPr>
        <w:jc w:val="center"/>
        <w:rPr>
          <w:rFonts w:ascii="Sari Offc" w:hAnsi="Sari Offc"/>
          <w:sz w:val="24"/>
          <w:szCs w:val="24"/>
        </w:rPr>
      </w:pPr>
      <w:r w:rsidRPr="00256A62">
        <w:rPr>
          <w:rFonts w:ascii="Sari Offc" w:hAnsi="Sari Offc"/>
          <w:sz w:val="24"/>
          <w:szCs w:val="24"/>
        </w:rPr>
        <w:t xml:space="preserve">Experience </w:t>
      </w:r>
      <w:r w:rsidRPr="00256A62" w:rsidR="00256A62">
        <w:rPr>
          <w:rFonts w:ascii="Sari Offc" w:hAnsi="Sari Offc"/>
          <w:sz w:val="24"/>
          <w:szCs w:val="24"/>
        </w:rPr>
        <w:t>Travel Your Way</w:t>
      </w:r>
    </w:p>
    <w:p w:rsidRPr="00256A62" w:rsidR="003D715C" w:rsidP="004A5805" w:rsidRDefault="003D715C" w14:paraId="55587B08" w14:textId="76CEA1C4">
      <w:pPr>
        <w:jc w:val="center"/>
        <w:rPr>
          <w:rFonts w:ascii="Sari Offc" w:hAnsi="Sari Offc"/>
          <w:b/>
          <w:bCs/>
          <w:i/>
          <w:iCs/>
          <w:sz w:val="24"/>
          <w:szCs w:val="24"/>
          <w:u w:val="single"/>
          <w:lang w:val="en-IN"/>
        </w:rPr>
      </w:pPr>
      <w:r w:rsidRPr="00256A62">
        <w:rPr>
          <w:rFonts w:ascii="Sari Offc" w:hAnsi="Sari Offc"/>
          <w:b/>
          <w:bCs/>
          <w:i/>
          <w:iCs/>
          <w:sz w:val="24"/>
          <w:szCs w:val="24"/>
          <w:u w:val="single"/>
          <w:lang w:val="en-IN"/>
        </w:rPr>
        <w:t>Best For</w:t>
      </w:r>
    </w:p>
    <w:p w:rsidRPr="00256A62" w:rsidR="00D86A35" w:rsidP="00345E13" w:rsidRDefault="00D86A35" w14:paraId="100DC8A0" w14:textId="0B56D268">
      <w:pPr>
        <w:pStyle w:val="ListParagraph"/>
        <w:numPr>
          <w:ilvl w:val="0"/>
          <w:numId w:val="1"/>
        </w:numPr>
        <w:rPr>
          <w:rFonts w:ascii="Sari Offc" w:hAnsi="Sari Offc"/>
          <w:sz w:val="24"/>
          <w:szCs w:val="24"/>
          <w:lang w:val="en-IN"/>
        </w:rPr>
      </w:pPr>
      <w:r w:rsidRPr="00256A62">
        <w:rPr>
          <w:rFonts w:ascii="Sari Offc" w:hAnsi="Sari Offc"/>
          <w:sz w:val="24"/>
          <w:szCs w:val="24"/>
          <w:lang w:val="en-IN"/>
        </w:rPr>
        <w:t>Reward</w:t>
      </w:r>
      <w:r w:rsidRPr="00256A62" w:rsidR="003C1523">
        <w:rPr>
          <w:rFonts w:ascii="Sari Offc" w:hAnsi="Sari Offc"/>
          <w:sz w:val="24"/>
          <w:szCs w:val="24"/>
          <w:lang w:val="en-IN"/>
        </w:rPr>
        <w:t xml:space="preserve"> Benefits</w:t>
      </w:r>
    </w:p>
    <w:p w:rsidRPr="00256A62" w:rsidR="00947F57" w:rsidP="00345E13" w:rsidRDefault="00947F57" w14:paraId="531A7630" w14:textId="0A3BE2E0">
      <w:pPr>
        <w:pStyle w:val="ListParagraph"/>
        <w:numPr>
          <w:ilvl w:val="0"/>
          <w:numId w:val="1"/>
        </w:numPr>
        <w:rPr>
          <w:rFonts w:ascii="Sari Offc" w:hAnsi="Sari Offc"/>
          <w:sz w:val="24"/>
          <w:szCs w:val="24"/>
          <w:lang w:val="en-IN"/>
        </w:rPr>
      </w:pPr>
      <w:r w:rsidRPr="00256A62">
        <w:rPr>
          <w:rFonts w:ascii="Sari Offc" w:hAnsi="Sari Offc"/>
          <w:sz w:val="24"/>
          <w:szCs w:val="24"/>
          <w:lang w:val="en-IN"/>
        </w:rPr>
        <w:t>Milestone Benefits</w:t>
      </w:r>
    </w:p>
    <w:p w:rsidRPr="00256A62" w:rsidR="00947F57" w:rsidP="00947F57" w:rsidRDefault="003C1523" w14:paraId="50F3FB43" w14:textId="0B63E730">
      <w:pPr>
        <w:pStyle w:val="ListParagraph"/>
        <w:numPr>
          <w:ilvl w:val="0"/>
          <w:numId w:val="1"/>
        </w:numPr>
        <w:rPr>
          <w:rFonts w:ascii="Sari Offc" w:hAnsi="Sari Offc"/>
          <w:sz w:val="24"/>
          <w:szCs w:val="24"/>
        </w:rPr>
      </w:pPr>
      <w:r w:rsidRPr="00256A62">
        <w:rPr>
          <w:rFonts w:ascii="Sari Offc" w:hAnsi="Sari Offc"/>
          <w:sz w:val="24"/>
          <w:szCs w:val="24"/>
          <w:lang w:val="en-IN"/>
        </w:rPr>
        <w:t>Lounge Benefit</w:t>
      </w:r>
      <w:ins w:author="Upadhyay , Shubham (SBICard)" w:date="2026-01-06T18:31:00Z" w:id="0">
        <w:r w:rsidR="00256A62">
          <w:rPr>
            <w:rFonts w:ascii="Sari Offc" w:hAnsi="Sari Offc"/>
            <w:sz w:val="24"/>
            <w:szCs w:val="24"/>
            <w:lang w:val="en-IN"/>
          </w:rPr>
          <w:t>s</w:t>
        </w:r>
      </w:ins>
    </w:p>
    <w:p w:rsidR="000E510D" w:rsidP="00E92610" w:rsidRDefault="00DB4F60" w14:paraId="549E19C4" w14:textId="61D7EAF7">
      <w:pPr>
        <w:rPr>
          <w:ins w:author="Namita Salgiya" w:date="2026-01-19T12:17:00Z" w16du:dateUtc="2026-01-19T06:47:00Z" w:id="1"/>
          <w:rFonts w:ascii="Sari Offc" w:hAnsi="Sari Offc"/>
          <w:sz w:val="24"/>
          <w:szCs w:val="24"/>
          <w:lang w:val="en-IN" w:eastAsia="en-IN"/>
        </w:rPr>
      </w:pPr>
      <w:ins w:author="Namita Salgiya" w:date="2026-01-19T12:49:00Z" w16du:dateUtc="2026-01-19T07:19:00Z" w:id="2">
        <w:r>
          <w:rPr>
            <w:rFonts w:ascii="Sari Offc" w:hAnsi="Sari Offc"/>
            <w:sz w:val="24"/>
            <w:szCs w:val="24"/>
            <w:lang w:val="en-IN" w:eastAsia="en-IN"/>
          </w:rPr>
          <w:t xml:space="preserve">Step into the world of </w:t>
        </w:r>
      </w:ins>
      <w:ins w:author="Namita Salgiya" w:date="2026-01-19T13:08:00Z" w16du:dateUtc="2026-01-19T07:38:00Z" w:id="3">
        <w:r w:rsidR="00D52165">
          <w:rPr>
            <w:rFonts w:ascii="Sari Offc" w:hAnsi="Sari Offc"/>
            <w:sz w:val="24"/>
            <w:szCs w:val="24"/>
            <w:lang w:val="en-IN" w:eastAsia="en-IN"/>
          </w:rPr>
          <w:t>extraordinary</w:t>
        </w:r>
      </w:ins>
      <w:ins w:author="Namita Salgiya" w:date="2026-01-19T12:49:00Z" w16du:dateUtc="2026-01-19T07:19:00Z" w:id="4">
        <w:r>
          <w:rPr>
            <w:rFonts w:ascii="Sari Offc" w:hAnsi="Sari Offc"/>
            <w:sz w:val="24"/>
            <w:szCs w:val="24"/>
            <w:lang w:val="en-IN" w:eastAsia="en-IN"/>
          </w:rPr>
          <w:t xml:space="preserve"> travel</w:t>
        </w:r>
      </w:ins>
      <w:ins w:author="Namita Salgiya" w:date="2026-01-19T12:50:00Z" w16du:dateUtc="2026-01-19T07:20:00Z" w:id="5">
        <w:r w:rsidR="009B3348">
          <w:rPr>
            <w:rFonts w:ascii="Sari Offc" w:hAnsi="Sari Offc"/>
            <w:sz w:val="24"/>
            <w:szCs w:val="24"/>
            <w:lang w:val="en-IN" w:eastAsia="en-IN"/>
          </w:rPr>
          <w:t>,</w:t>
        </w:r>
      </w:ins>
      <w:ins w:author="Namita Salgiya" w:date="2026-01-19T12:49:00Z" w16du:dateUtc="2026-01-19T07:19:00Z" w:id="6">
        <w:r>
          <w:rPr>
            <w:rFonts w:ascii="Sari Offc" w:hAnsi="Sari Offc"/>
            <w:sz w:val="24"/>
            <w:szCs w:val="24"/>
            <w:lang w:val="en-IN" w:eastAsia="en-IN"/>
          </w:rPr>
          <w:t xml:space="preserve"> </w:t>
        </w:r>
      </w:ins>
      <w:ins w:author="Namita Salgiya" w:date="2026-01-19T12:50:00Z" w16du:dateUtc="2026-01-19T07:20:00Z" w:id="7">
        <w:r>
          <w:rPr>
            <w:rFonts w:ascii="Sari Offc" w:hAnsi="Sari Offc"/>
            <w:sz w:val="24"/>
            <w:szCs w:val="24"/>
            <w:lang w:val="en-IN" w:eastAsia="en-IN"/>
          </w:rPr>
          <w:t xml:space="preserve">where each benefit </w:t>
        </w:r>
        <w:r w:rsidR="009B3348">
          <w:rPr>
            <w:rFonts w:ascii="Sari Offc" w:hAnsi="Sari Offc"/>
            <w:sz w:val="24"/>
            <w:szCs w:val="24"/>
            <w:lang w:val="en-IN" w:eastAsia="en-IN"/>
          </w:rPr>
          <w:t>enhance</w:t>
        </w:r>
      </w:ins>
      <w:ins w:author="Namita Salgiya" w:date="2026-01-21T12:38:00Z" w16du:dateUtc="2026-01-21T07:08:00Z" w:id="8">
        <w:r w:rsidR="00EE3EAE">
          <w:rPr>
            <w:rFonts w:ascii="Sari Offc" w:hAnsi="Sari Offc"/>
            <w:sz w:val="24"/>
            <w:szCs w:val="24"/>
            <w:lang w:val="en-IN" w:eastAsia="en-IN"/>
          </w:rPr>
          <w:t>s</w:t>
        </w:r>
      </w:ins>
      <w:ins w:author="Namita Salgiya" w:date="2026-01-19T12:50:00Z" w16du:dateUtc="2026-01-19T07:20:00Z" w:id="9">
        <w:r w:rsidR="009B3348">
          <w:rPr>
            <w:rFonts w:ascii="Sari Offc" w:hAnsi="Sari Offc"/>
            <w:sz w:val="24"/>
            <w:szCs w:val="24"/>
            <w:lang w:val="en-IN" w:eastAsia="en-IN"/>
          </w:rPr>
          <w:t xml:space="preserve"> your experience.</w:t>
        </w:r>
      </w:ins>
    </w:p>
    <w:p w:rsidRPr="00256A62" w:rsidR="00E92610" w:rsidDel="009B3348" w:rsidP="00E92610" w:rsidRDefault="00E92610" w14:paraId="4FC504BE" w14:textId="4E054D91">
      <w:pPr>
        <w:rPr>
          <w:del w:author="Namita Salgiya" w:date="2026-01-19T12:51:00Z" w16du:dateUtc="2026-01-19T07:21:00Z" w:id="10"/>
          <w:rFonts w:ascii="Sari Offc" w:hAnsi="Sari Offc"/>
          <w:sz w:val="24"/>
          <w:szCs w:val="24"/>
          <w:lang w:val="en-IN"/>
        </w:rPr>
      </w:pPr>
      <w:del w:author="Namita Salgiya" w:date="2026-01-19T12:51:00Z" w16du:dateUtc="2026-01-19T07:21:00Z" w:id="11">
        <w:r w:rsidRPr="00256A62" w:rsidDel="009B3348">
          <w:rPr>
            <w:rFonts w:ascii="Sari Offc" w:hAnsi="Sari Offc"/>
            <w:sz w:val="24"/>
            <w:szCs w:val="24"/>
            <w:lang w:val="en-IN" w:eastAsia="en-IN"/>
          </w:rPr>
          <w:delText xml:space="preserve">Earn 3,000 KrisFlyer </w:delText>
        </w:r>
        <w:r w:rsidRPr="00256A62" w:rsidDel="009B3348" w:rsidR="00256A62">
          <w:rPr>
            <w:rFonts w:ascii="Sari Offc" w:hAnsi="Sari Offc"/>
            <w:sz w:val="24"/>
            <w:szCs w:val="24"/>
            <w:lang w:val="en-IN" w:eastAsia="en-IN"/>
          </w:rPr>
          <w:delText xml:space="preserve">Miles </w:delText>
        </w:r>
        <w:r w:rsidRPr="00256A62" w:rsidDel="009B3348">
          <w:rPr>
            <w:rFonts w:ascii="Sari Offc" w:hAnsi="Sari Offc"/>
            <w:sz w:val="24"/>
            <w:szCs w:val="24"/>
            <w:lang w:val="en-IN" w:eastAsia="en-IN"/>
          </w:rPr>
          <w:delText xml:space="preserve">on payment of </w:delText>
        </w:r>
        <w:r w:rsidRPr="00256A62" w:rsidDel="009B3348" w:rsidR="00256A62">
          <w:rPr>
            <w:rFonts w:ascii="Sari Offc" w:hAnsi="Sari Offc"/>
            <w:sz w:val="24"/>
            <w:szCs w:val="24"/>
            <w:lang w:val="en-IN" w:eastAsia="en-IN"/>
          </w:rPr>
          <w:delText xml:space="preserve">Annual Fees </w:delText>
        </w:r>
        <w:r w:rsidRPr="00256A62" w:rsidDel="009B3348">
          <w:rPr>
            <w:rFonts w:ascii="Sari Offc" w:hAnsi="Sari Offc"/>
            <w:sz w:val="24"/>
            <w:szCs w:val="24"/>
            <w:lang w:val="en-IN" w:eastAsia="en-IN"/>
          </w:rPr>
          <w:delText xml:space="preserve">and first transaction. Earn </w:delText>
        </w:r>
        <w:r w:rsidRPr="00256A62" w:rsidDel="009B3348" w:rsidR="00B871AA">
          <w:rPr>
            <w:rFonts w:ascii="Sari Offc" w:hAnsi="Sari Offc"/>
            <w:sz w:val="24"/>
            <w:szCs w:val="24"/>
            <w:lang w:val="en-IN" w:eastAsia="en-IN"/>
          </w:rPr>
          <w:delText xml:space="preserve">an </w:delText>
        </w:r>
        <w:r w:rsidRPr="00256A62" w:rsidDel="009B3348">
          <w:rPr>
            <w:rFonts w:ascii="Sari Offc" w:hAnsi="Sari Offc"/>
            <w:sz w:val="24"/>
            <w:szCs w:val="24"/>
            <w:lang w:val="en-IN"/>
          </w:rPr>
          <w:delText xml:space="preserve">additional 3,000 KrisFlyer </w:delText>
        </w:r>
        <w:r w:rsidRPr="00256A62" w:rsidDel="009B3348" w:rsidR="00256A62">
          <w:rPr>
            <w:rFonts w:ascii="Sari Offc" w:hAnsi="Sari Offc"/>
            <w:sz w:val="24"/>
            <w:szCs w:val="24"/>
            <w:lang w:val="en-IN"/>
          </w:rPr>
          <w:delText xml:space="preserve">Miles </w:delText>
        </w:r>
        <w:r w:rsidRPr="00256A62" w:rsidDel="009B3348">
          <w:rPr>
            <w:rFonts w:ascii="Sari Offc" w:hAnsi="Sari Offc"/>
            <w:sz w:val="24"/>
            <w:szCs w:val="24"/>
            <w:lang w:val="en-IN"/>
          </w:rPr>
          <w:delText xml:space="preserve">on annual spends of Rs. 3 </w:delText>
        </w:r>
        <w:r w:rsidRPr="00256A62" w:rsidDel="009B3348" w:rsidR="00256A62">
          <w:rPr>
            <w:rFonts w:ascii="Sari Offc" w:hAnsi="Sari Offc"/>
            <w:sz w:val="24"/>
            <w:szCs w:val="24"/>
            <w:lang w:val="en-IN"/>
          </w:rPr>
          <w:delText>l</w:delText>
        </w:r>
        <w:r w:rsidRPr="00256A62" w:rsidDel="009B3348">
          <w:rPr>
            <w:rFonts w:ascii="Sari Offc" w:hAnsi="Sari Offc"/>
            <w:sz w:val="24"/>
            <w:szCs w:val="24"/>
            <w:lang w:val="en-IN"/>
          </w:rPr>
          <w:delText>a</w:delText>
        </w:r>
        <w:r w:rsidRPr="00256A62" w:rsidDel="009B3348" w:rsidR="00B871AA">
          <w:rPr>
            <w:rFonts w:ascii="Sari Offc" w:hAnsi="Sari Offc"/>
            <w:sz w:val="24"/>
            <w:szCs w:val="24"/>
            <w:lang w:val="en-IN"/>
          </w:rPr>
          <w:delText>kh</w:delText>
        </w:r>
      </w:del>
      <w:ins w:author="Upadhyay , Shubham (SBICard)" w:date="2026-01-06T18:32:00Z" w:id="12">
        <w:del w:author="Namita Salgiya" w:date="2026-01-19T12:51:00Z" w16du:dateUtc="2026-01-19T07:21:00Z" w:id="13">
          <w:r w:rsidDel="009B3348" w:rsidR="00256A62">
            <w:rPr>
              <w:rFonts w:ascii="Sari Offc" w:hAnsi="Sari Offc"/>
              <w:sz w:val="24"/>
              <w:szCs w:val="24"/>
              <w:lang w:val="en-IN"/>
            </w:rPr>
            <w:delText>s</w:delText>
          </w:r>
        </w:del>
      </w:ins>
      <w:del w:author="Namita Salgiya" w:date="2026-01-19T12:51:00Z" w16du:dateUtc="2026-01-19T07:21:00Z" w:id="14">
        <w:r w:rsidRPr="00256A62" w:rsidDel="009B3348">
          <w:rPr>
            <w:rFonts w:ascii="Sari Offc" w:hAnsi="Sari Offc"/>
            <w:sz w:val="24"/>
            <w:szCs w:val="24"/>
            <w:lang w:val="en-IN"/>
          </w:rPr>
          <w:delText>.</w:delText>
        </w:r>
      </w:del>
    </w:p>
    <w:p w:rsidRPr="00256A62" w:rsidR="00345E13" w:rsidP="004A5805" w:rsidRDefault="004C50CB" w14:paraId="011E8CF5" w14:textId="746339A8">
      <w:pPr>
        <w:jc w:val="center"/>
        <w:rPr>
          <w:rFonts w:ascii="Sari Offc" w:hAnsi="Sari Offc"/>
          <w:b/>
          <w:bCs/>
          <w:sz w:val="24"/>
          <w:szCs w:val="24"/>
          <w:u w:val="single"/>
          <w:lang w:val="en-IN"/>
        </w:rPr>
      </w:pPr>
      <w:r w:rsidRPr="00256A62">
        <w:rPr>
          <w:rFonts w:ascii="Sari Offc" w:hAnsi="Sari Offc"/>
          <w:b/>
          <w:bCs/>
          <w:i/>
          <w:iCs/>
          <w:sz w:val="24"/>
          <w:szCs w:val="24"/>
          <w:u w:val="single"/>
          <w:lang w:val="en-IN"/>
        </w:rPr>
        <w:t>Key</w:t>
      </w:r>
      <w:r w:rsidRPr="00256A62">
        <w:rPr>
          <w:rFonts w:ascii="Sari Offc" w:hAnsi="Sari Offc"/>
          <w:b/>
          <w:bCs/>
          <w:sz w:val="24"/>
          <w:szCs w:val="24"/>
          <w:u w:val="single"/>
          <w:lang w:val="en-IN"/>
        </w:rPr>
        <w:t xml:space="preserve"> BENEFITS</w:t>
      </w:r>
    </w:p>
    <w:p w:rsidRPr="00256A62" w:rsidR="00E92610" w:rsidP="328ECD12" w:rsidRDefault="001F0DBE" w14:paraId="3ECE566F" w14:textId="32781360">
      <w:pPr>
        <w:pStyle w:val="ListParagraph"/>
        <w:numPr>
          <w:ilvl w:val="0"/>
          <w:numId w:val="11"/>
        </w:numPr>
        <w:rPr>
          <w:rFonts w:ascii="Sari Offc" w:hAnsi="Sari Offc" w:eastAsia="Calibri" w:cs="Calibri"/>
          <w:sz w:val="24"/>
          <w:szCs w:val="24"/>
          <w:lang w:val="en-IN"/>
        </w:rPr>
      </w:pPr>
      <w:ins w:author="Namita Salgiya" w:date="2026-01-19T13:01:00Z" w16du:dateUtc="2026-01-19T07:31:00Z" w:id="2052009725">
        <w:r w:rsidRPr="328ECD12" w:rsidR="001F0DBE">
          <w:rPr>
            <w:rFonts w:ascii="Sari Offc" w:hAnsi="Sari Offc"/>
            <w:sz w:val="24"/>
            <w:szCs w:val="24"/>
            <w:lang w:val="en-IN" w:eastAsia="en-IN"/>
          </w:rPr>
          <w:t xml:space="preserve">Welcome </w:t>
        </w:r>
        <w:r w:rsidRPr="328ECD12" w:rsidR="00057EF0">
          <w:rPr>
            <w:rFonts w:ascii="Sari Offc" w:hAnsi="Sari Offc"/>
            <w:sz w:val="24"/>
            <w:szCs w:val="24"/>
            <w:lang w:val="en-IN" w:eastAsia="en-IN"/>
          </w:rPr>
          <w:t xml:space="preserve">Gift </w:t>
        </w:r>
        <w:r w:rsidRPr="328ECD12" w:rsidR="001F0DBE">
          <w:rPr>
            <w:rFonts w:ascii="Sari Offc" w:hAnsi="Sari Offc"/>
            <w:sz w:val="24"/>
            <w:szCs w:val="24"/>
            <w:lang w:val="en-IN" w:eastAsia="en-IN"/>
          </w:rPr>
          <w:t xml:space="preserve">of </w:t>
        </w:r>
      </w:ins>
      <w:r w:rsidRPr="328ECD12" w:rsidR="00E92610">
        <w:rPr>
          <w:rFonts w:ascii="Sari Offc" w:hAnsi="Sari Offc"/>
          <w:sz w:val="24"/>
          <w:szCs w:val="24"/>
          <w:lang w:val="en-IN" w:eastAsia="en-IN"/>
        </w:rPr>
        <w:t xml:space="preserve">3,000 </w:t>
      </w:r>
      <w:r w:rsidRPr="328ECD12" w:rsidR="00E92610">
        <w:rPr>
          <w:rFonts w:ascii="Sari Offc" w:hAnsi="Sari Offc"/>
          <w:sz w:val="24"/>
          <w:szCs w:val="24"/>
          <w:lang w:val="en-IN" w:eastAsia="en-IN"/>
        </w:rPr>
        <w:t>KrisFlyer</w:t>
      </w:r>
      <w:r w:rsidRPr="328ECD12" w:rsidR="00E92610">
        <w:rPr>
          <w:rFonts w:ascii="Sari Offc" w:hAnsi="Sari Offc"/>
          <w:sz w:val="24"/>
          <w:szCs w:val="24"/>
          <w:lang w:val="en-IN" w:eastAsia="en-IN"/>
        </w:rPr>
        <w:t xml:space="preserve"> </w:t>
      </w:r>
      <w:r w:rsidRPr="328ECD12" w:rsidR="00256A62">
        <w:rPr>
          <w:rFonts w:ascii="Sari Offc" w:hAnsi="Sari Offc"/>
          <w:sz w:val="24"/>
          <w:szCs w:val="24"/>
          <w:lang w:val="en-IN" w:eastAsia="en-IN"/>
        </w:rPr>
        <w:t xml:space="preserve">Miles </w:t>
      </w:r>
      <w:del w:author="Namita Salgiya" w:date="2026-01-19T13:01:00Z" w16du:dateUtc="2026-01-19T07:31:00Z" w:id="127467247">
        <w:r w:rsidRPr="328ECD12" w:rsidDel="00E92610">
          <w:rPr>
            <w:rFonts w:ascii="Sari Offc" w:hAnsi="Sari Offc"/>
            <w:sz w:val="24"/>
            <w:szCs w:val="24"/>
            <w:lang w:val="en-IN" w:eastAsia="en-IN"/>
          </w:rPr>
          <w:delText xml:space="preserve">on payment of </w:delText>
        </w:r>
        <w:r w:rsidRPr="328ECD12" w:rsidDel="00256A62">
          <w:rPr>
            <w:rFonts w:ascii="Sari Offc" w:hAnsi="Sari Offc"/>
            <w:sz w:val="24"/>
            <w:szCs w:val="24"/>
            <w:lang w:val="en-IN" w:eastAsia="en-IN"/>
          </w:rPr>
          <w:delText xml:space="preserve">Annual Fees </w:delText>
        </w:r>
        <w:r w:rsidRPr="328ECD12" w:rsidDel="00E92610">
          <w:rPr>
            <w:rFonts w:ascii="Sari Offc" w:hAnsi="Sari Offc"/>
            <w:sz w:val="24"/>
            <w:szCs w:val="24"/>
            <w:lang w:val="en-IN" w:eastAsia="en-IN"/>
          </w:rPr>
          <w:delText>and first transaction</w:delText>
        </w:r>
        <w:r w:rsidRPr="328ECD12" w:rsidDel="000D1115">
          <w:rPr>
            <w:rFonts w:ascii="Sari Offc" w:hAnsi="Sari Offc"/>
            <w:sz w:val="24"/>
            <w:szCs w:val="24"/>
            <w:lang w:val="en-IN" w:eastAsia="en-IN"/>
          </w:rPr>
          <w:delText xml:space="preserve"> </w:delText>
        </w:r>
      </w:del>
    </w:p>
    <w:p w:rsidRPr="00256A62" w:rsidR="00E92610" w:rsidP="328ECD12" w:rsidRDefault="001F0DBE" w14:paraId="1A5D2F5E" w14:textId="24A39606">
      <w:pPr>
        <w:pStyle w:val="ListParagraph"/>
        <w:numPr>
          <w:ilvl w:val="0"/>
          <w:numId w:val="11"/>
        </w:numPr>
        <w:rPr>
          <w:rFonts w:ascii="Sari Offc" w:hAnsi="Sari Offc" w:eastAsia="Calibri" w:cs="Calibri"/>
          <w:sz w:val="24"/>
          <w:szCs w:val="24"/>
          <w:lang w:val="en-IN"/>
        </w:rPr>
      </w:pPr>
      <w:ins w:author="Namita Salgiya" w:date="2026-01-19T13:02:00Z" w16du:dateUtc="2026-01-19T07:32:00Z" w:id="1503901251">
        <w:r w:rsidRPr="328ECD12" w:rsidR="001F0DBE">
          <w:rPr>
            <w:rFonts w:ascii="Sari Offc" w:hAnsi="Sari Offc"/>
            <w:sz w:val="24"/>
            <w:szCs w:val="24"/>
            <w:lang w:val="en-IN"/>
          </w:rPr>
          <w:t xml:space="preserve">Milestone </w:t>
        </w:r>
        <w:r w:rsidRPr="328ECD12" w:rsidR="00057EF0">
          <w:rPr>
            <w:rFonts w:ascii="Sari Offc" w:hAnsi="Sari Offc"/>
            <w:sz w:val="24"/>
            <w:szCs w:val="24"/>
            <w:lang w:val="en-IN"/>
          </w:rPr>
          <w:t xml:space="preserve">Benefit </w:t>
        </w:r>
        <w:r w:rsidRPr="328ECD12" w:rsidR="001F0DBE">
          <w:rPr>
            <w:rFonts w:ascii="Sari Offc" w:hAnsi="Sari Offc"/>
            <w:sz w:val="24"/>
            <w:szCs w:val="24"/>
            <w:lang w:val="en-IN"/>
          </w:rPr>
          <w:t xml:space="preserve">of </w:t>
        </w:r>
      </w:ins>
      <w:del w:author="Namita Salgiya" w:date="2026-01-19T13:01:00Z" w16du:dateUtc="2026-01-19T07:31:00Z" w:id="1118799175">
        <w:r w:rsidRPr="328ECD12" w:rsidDel="00E92610">
          <w:rPr>
            <w:rFonts w:ascii="Sari Offc" w:hAnsi="Sari Offc"/>
            <w:sz w:val="24"/>
            <w:szCs w:val="24"/>
            <w:lang w:val="en-IN"/>
          </w:rPr>
          <w:delText xml:space="preserve">Additional </w:delText>
        </w:r>
      </w:del>
      <w:r w:rsidRPr="328ECD12" w:rsidR="00E92610">
        <w:rPr>
          <w:rFonts w:ascii="Sari Offc" w:hAnsi="Sari Offc"/>
          <w:sz w:val="24"/>
          <w:szCs w:val="24"/>
          <w:lang w:val="en-IN"/>
        </w:rPr>
        <w:t xml:space="preserve">3,000 </w:t>
      </w:r>
      <w:r w:rsidRPr="328ECD12" w:rsidR="00E92610">
        <w:rPr>
          <w:rFonts w:ascii="Sari Offc" w:hAnsi="Sari Offc"/>
          <w:sz w:val="24"/>
          <w:szCs w:val="24"/>
          <w:lang w:val="en-IN"/>
        </w:rPr>
        <w:t>KrisFlyer</w:t>
      </w:r>
      <w:r w:rsidRPr="328ECD12" w:rsidR="00E92610">
        <w:rPr>
          <w:rFonts w:ascii="Sari Offc" w:hAnsi="Sari Offc"/>
          <w:sz w:val="24"/>
          <w:szCs w:val="24"/>
          <w:lang w:val="en-IN"/>
        </w:rPr>
        <w:t xml:space="preserve"> </w:t>
      </w:r>
      <w:r w:rsidRPr="328ECD12" w:rsidR="00256A62">
        <w:rPr>
          <w:rFonts w:ascii="Sari Offc" w:hAnsi="Sari Offc"/>
          <w:sz w:val="24"/>
          <w:szCs w:val="24"/>
          <w:lang w:val="en-IN"/>
        </w:rPr>
        <w:t xml:space="preserve">Miles </w:t>
      </w:r>
      <w:del w:author="Namita Salgiya" w:date="2026-01-19T13:02:00Z" w16du:dateUtc="2026-01-19T07:32:00Z" w:id="880812968">
        <w:r w:rsidRPr="328ECD12" w:rsidDel="00E92610">
          <w:rPr>
            <w:rFonts w:ascii="Sari Offc" w:hAnsi="Sari Offc"/>
            <w:sz w:val="24"/>
            <w:szCs w:val="24"/>
            <w:lang w:val="en-IN"/>
          </w:rPr>
          <w:delText xml:space="preserve">on annual spends of Rs. 3 </w:delText>
        </w:r>
        <w:r w:rsidRPr="328ECD12" w:rsidDel="00256A62">
          <w:rPr>
            <w:rFonts w:ascii="Sari Offc" w:hAnsi="Sari Offc"/>
            <w:sz w:val="24"/>
            <w:szCs w:val="24"/>
            <w:lang w:val="en-IN"/>
          </w:rPr>
          <w:delText>l</w:delText>
        </w:r>
        <w:r w:rsidRPr="328ECD12" w:rsidDel="00E92610">
          <w:rPr>
            <w:rFonts w:ascii="Sari Offc" w:hAnsi="Sari Offc"/>
            <w:sz w:val="24"/>
            <w:szCs w:val="24"/>
            <w:lang w:val="en-IN"/>
          </w:rPr>
          <w:delText>a</w:delText>
        </w:r>
        <w:r w:rsidRPr="328ECD12" w:rsidDel="00B871AA">
          <w:rPr>
            <w:rFonts w:ascii="Sari Offc" w:hAnsi="Sari Offc"/>
            <w:sz w:val="24"/>
            <w:szCs w:val="24"/>
            <w:lang w:val="en-IN"/>
          </w:rPr>
          <w:delText>kh</w:delText>
        </w:r>
      </w:del>
      <w:ins w:author="Upadhyay , Shubham (SBICard)" w:date="2026-01-06T18:32:00Z" w16du:dateUtc="2026-01-06T18:32:00Z" w:id="2073815669">
        <w:del w:author="Namita Salgiya" w:date="2026-01-19T13:02:00Z" w16du:dateUtc="2026-01-19T07:32:00Z" w:id="1344834227">
          <w:r w:rsidRPr="328ECD12" w:rsidDel="00256A62">
            <w:rPr>
              <w:rFonts w:ascii="Sari Offc" w:hAnsi="Sari Offc"/>
              <w:sz w:val="24"/>
              <w:szCs w:val="24"/>
              <w:lang w:val="en-IN"/>
            </w:rPr>
            <w:delText xml:space="preserve">s </w:delText>
          </w:r>
        </w:del>
      </w:ins>
    </w:p>
    <w:p w:rsidRPr="00256A62" w:rsidR="00947F57" w:rsidP="00E92610" w:rsidRDefault="00E92610" w14:paraId="19A1B9DF" w14:textId="5B0960FE">
      <w:pPr>
        <w:pStyle w:val="ListParagraph"/>
        <w:numPr>
          <w:ilvl w:val="0"/>
          <w:numId w:val="11"/>
        </w:numPr>
        <w:rPr>
          <w:rFonts w:ascii="Sari Offc" w:hAnsi="Sari Offc"/>
          <w:sz w:val="24"/>
          <w:szCs w:val="24"/>
        </w:rPr>
      </w:pPr>
      <w:del w:author="Namita Salgiya" w:date="2026-01-19T13:02:00Z" w16du:dateUtc="2026-01-19T07:32:00Z" w:id="348576101">
        <w:r w:rsidRPr="328ECD12" w:rsidDel="00E92610">
          <w:rPr>
            <w:rFonts w:ascii="Sari Offc" w:hAnsi="Sari Offc"/>
            <w:sz w:val="24"/>
            <w:szCs w:val="24"/>
            <w:lang w:val="en-IN" w:eastAsia="en-IN"/>
          </w:rPr>
          <w:delText xml:space="preserve">Tier upgrade to </w:delText>
        </w:r>
      </w:del>
      <w:r w:rsidRPr="328ECD12" w:rsidR="00E92610">
        <w:rPr>
          <w:rFonts w:ascii="Sari Offc" w:hAnsi="Sari Offc"/>
          <w:sz w:val="24"/>
          <w:szCs w:val="24"/>
          <w:lang w:val="en-IN" w:eastAsia="en-IN"/>
        </w:rPr>
        <w:t xml:space="preserve">KrisFlyer Elite Silver </w:t>
      </w:r>
      <w:r w:rsidRPr="328ECD12" w:rsidR="00256A62">
        <w:rPr>
          <w:rFonts w:ascii="Sari Offc" w:hAnsi="Sari Offc"/>
          <w:sz w:val="24"/>
          <w:szCs w:val="24"/>
          <w:lang w:val="en-IN" w:eastAsia="en-IN"/>
        </w:rPr>
        <w:t>Membership</w:t>
      </w:r>
      <w:ins w:author="Namita Salgiya" w:date="2026-01-19T13:02:00Z" w16du:dateUtc="2026-01-19T07:32:00Z" w:id="1871124379">
        <w:r w:rsidRPr="328ECD12" w:rsidR="001F0DBE">
          <w:rPr>
            <w:rFonts w:ascii="Sari Offc" w:hAnsi="Sari Offc"/>
            <w:sz w:val="24"/>
            <w:szCs w:val="24"/>
            <w:lang w:val="en-IN" w:eastAsia="en-IN"/>
          </w:rPr>
          <w:t xml:space="preserve"> </w:t>
        </w:r>
      </w:ins>
      <w:ins w:author="Namita Salgiya" w:date="2026-01-19T13:03:00Z" w16du:dateUtc="2026-01-19T07:33:00Z" w:id="1123414929">
        <w:r w:rsidRPr="328ECD12" w:rsidR="00057EF0">
          <w:rPr>
            <w:rFonts w:ascii="Sari Offc" w:hAnsi="Sari Offc"/>
            <w:sz w:val="24"/>
            <w:szCs w:val="24"/>
            <w:lang w:val="en-IN" w:eastAsia="en-IN"/>
          </w:rPr>
          <w:t>Upgrade</w:t>
        </w:r>
      </w:ins>
      <w:r w:rsidRPr="328ECD12" w:rsidR="00057EF0">
        <w:rPr>
          <w:rFonts w:ascii="Sari Offc" w:hAnsi="Sari Offc"/>
          <w:sz w:val="24"/>
          <w:szCs w:val="24"/>
          <w:lang w:val="en-IN" w:eastAsia="en-IN"/>
        </w:rPr>
        <w:t xml:space="preserve"> </w:t>
      </w:r>
      <w:del w:author="Namita Salgiya" w:date="2026-01-19T13:03:00Z" w16du:dateUtc="2026-01-19T07:33:00Z" w:id="1019642046">
        <w:r w:rsidRPr="328ECD12" w:rsidDel="00E92610">
          <w:rPr>
            <w:rFonts w:ascii="Sari Offc" w:hAnsi="Sari Offc"/>
            <w:sz w:val="24"/>
            <w:szCs w:val="24"/>
            <w:lang w:val="en-IN" w:eastAsia="en-IN"/>
          </w:rPr>
          <w:delText xml:space="preserve">on Spends of Rs. 2.5 lacs </w:delText>
        </w:r>
      </w:del>
      <w:ins w:author="Upadhyay , Shubham (SBICard)" w:date="2026-01-06T18:32:00Z" w:id="1868298451">
        <w:del w:author="Namita Salgiya" w:date="2026-01-19T13:03:00Z" w16du:dateUtc="2026-01-19T07:33:00Z" w:id="1074533926">
          <w:r w:rsidRPr="328ECD12" w:rsidDel="00256A62">
            <w:rPr>
              <w:rFonts w:ascii="Sari Offc" w:hAnsi="Sari Offc"/>
              <w:sz w:val="24"/>
              <w:szCs w:val="24"/>
              <w:lang w:val="en-IN" w:eastAsia="en-IN"/>
            </w:rPr>
            <w:delText xml:space="preserve">lakhs </w:delText>
          </w:r>
        </w:del>
      </w:ins>
      <w:del w:author="Namita Salgiya" w:date="2026-01-19T13:03:00Z" w16du:dateUtc="2026-01-19T07:33:00Z" w:id="420238691">
        <w:r w:rsidRPr="328ECD12" w:rsidDel="00E92610">
          <w:rPr>
            <w:rFonts w:ascii="Sari Offc" w:hAnsi="Sari Offc"/>
            <w:sz w:val="24"/>
            <w:szCs w:val="24"/>
            <w:lang w:val="en-IN" w:eastAsia="en-IN"/>
          </w:rPr>
          <w:delText xml:space="preserve">on Singapore Airlines </w:delText>
        </w:r>
      </w:del>
    </w:p>
    <w:p w:rsidR="328ECD12" w:rsidP="328ECD12" w:rsidRDefault="328ECD12" w14:paraId="05FA2FE8" w14:textId="5C8B97E8">
      <w:pPr>
        <w:jc w:val="center"/>
        <w:rPr>
          <w:rFonts w:ascii="Sari Offc" w:hAnsi="Sari Offc"/>
          <w:b w:val="1"/>
          <w:bCs w:val="1"/>
          <w:i w:val="1"/>
          <w:iCs w:val="1"/>
          <w:sz w:val="24"/>
          <w:szCs w:val="24"/>
          <w:u w:val="single"/>
        </w:rPr>
      </w:pPr>
    </w:p>
    <w:p w:rsidRPr="00256A62" w:rsidR="00CD511F" w:rsidP="004A5805" w:rsidRDefault="004C50CB" w14:paraId="5970C5BD" w14:textId="739D33F4">
      <w:pPr>
        <w:jc w:val="center"/>
        <w:rPr>
          <w:rFonts w:ascii="Sari Offc" w:hAnsi="Sari Offc"/>
          <w:b/>
          <w:bCs/>
          <w:sz w:val="24"/>
          <w:szCs w:val="24"/>
          <w:u w:val="single"/>
        </w:rPr>
      </w:pPr>
      <w:r w:rsidRPr="00256A62">
        <w:rPr>
          <w:rFonts w:ascii="Sari Offc" w:hAnsi="Sari Offc"/>
          <w:b/>
          <w:bCs/>
          <w:i/>
          <w:iCs/>
          <w:sz w:val="24"/>
          <w:szCs w:val="24"/>
          <w:u w:val="single"/>
        </w:rPr>
        <w:t xml:space="preserve">Exclusive </w:t>
      </w:r>
      <w:r w:rsidRPr="00256A62">
        <w:rPr>
          <w:rFonts w:ascii="Sari Offc" w:hAnsi="Sari Offc"/>
          <w:b/>
          <w:bCs/>
          <w:sz w:val="24"/>
          <w:szCs w:val="24"/>
          <w:u w:val="single"/>
        </w:rPr>
        <w:t>PRIVILEGES</w:t>
      </w:r>
    </w:p>
    <w:p w:rsidRPr="00256A62" w:rsidR="00947F57" w:rsidP="328ECD12" w:rsidRDefault="00947F57" w14:paraId="440B98E9" w14:textId="0543783D">
      <w:pPr>
        <w:rPr>
          <w:rFonts w:ascii="Sari Offc" w:hAnsi="Sari Offc" w:eastAsia="Calibri" w:cs="Calibri"/>
          <w:sz w:val="24"/>
          <w:szCs w:val="24"/>
          <w:lang w:val="en-IN"/>
        </w:rPr>
      </w:pPr>
      <w:r w:rsidRPr="328ECD12" w:rsidR="00947F57">
        <w:rPr>
          <w:rFonts w:ascii="Sari Offc" w:hAnsi="Sari Offc"/>
          <w:b w:val="1"/>
          <w:bCs w:val="1"/>
          <w:sz w:val="24"/>
          <w:szCs w:val="24"/>
          <w:lang w:val="en-IN"/>
        </w:rPr>
        <w:t xml:space="preserve">Welcome </w:t>
      </w:r>
      <w:r w:rsidRPr="328ECD12" w:rsidR="003C1523">
        <w:rPr>
          <w:rFonts w:ascii="Sari Offc" w:hAnsi="Sari Offc"/>
          <w:b w:val="1"/>
          <w:bCs w:val="1"/>
          <w:sz w:val="24"/>
          <w:szCs w:val="24"/>
          <w:lang w:val="en-IN"/>
        </w:rPr>
        <w:t>Benefit</w:t>
      </w:r>
      <w:ins w:author="Upadhyay , Shubham (SBICard)" w:date="2026-01-06T18:33:00Z" w16du:dateUtc="2026-01-06T18:33:00Z" w:id="842227908">
        <w:r w:rsidRPr="328ECD12" w:rsidR="00256A62">
          <w:rPr>
            <w:rFonts w:ascii="Sari Offc" w:hAnsi="Sari Offc"/>
            <w:b w:val="1"/>
            <w:bCs w:val="1"/>
            <w:sz w:val="24"/>
            <w:szCs w:val="24"/>
            <w:lang w:val="en-IN"/>
          </w:rPr>
          <w:t xml:space="preserve">s </w:t>
        </w:r>
      </w:ins>
    </w:p>
    <w:p w:rsidRPr="00256A62" w:rsidR="00E92610" w:rsidP="00E92610" w:rsidRDefault="00E92610" w14:paraId="5584E1C8" w14:textId="6D83B357">
      <w:pPr>
        <w:pStyle w:val="ListParagraph"/>
        <w:numPr>
          <w:ilvl w:val="0"/>
          <w:numId w:val="8"/>
        </w:numPr>
        <w:rPr>
          <w:rFonts w:ascii="Sari Offc" w:hAnsi="Sari Offc"/>
          <w:sz w:val="24"/>
          <w:szCs w:val="24"/>
          <w:lang w:val="en-IN" w:eastAsia="en-IN"/>
        </w:rPr>
      </w:pPr>
      <w:r w:rsidRPr="00256A62">
        <w:rPr>
          <w:rFonts w:ascii="Sari Offc" w:hAnsi="Sari Offc"/>
          <w:sz w:val="24"/>
          <w:szCs w:val="24"/>
          <w:lang w:val="en-IN" w:eastAsia="en-IN"/>
        </w:rPr>
        <w:t xml:space="preserve">3,000 KrisFlyer </w:t>
      </w:r>
      <w:r w:rsidRPr="00256A62" w:rsidR="00256A62">
        <w:rPr>
          <w:rFonts w:ascii="Sari Offc" w:hAnsi="Sari Offc"/>
          <w:sz w:val="24"/>
          <w:szCs w:val="24"/>
          <w:lang w:val="en-IN" w:eastAsia="en-IN"/>
        </w:rPr>
        <w:t xml:space="preserve">Miles </w:t>
      </w:r>
      <w:r w:rsidRPr="00256A62">
        <w:rPr>
          <w:rFonts w:ascii="Sari Offc" w:hAnsi="Sari Offc"/>
          <w:sz w:val="24"/>
          <w:szCs w:val="24"/>
          <w:lang w:val="en-IN" w:eastAsia="en-IN"/>
        </w:rPr>
        <w:t xml:space="preserve">on payment of </w:t>
      </w:r>
      <w:r w:rsidRPr="00256A62" w:rsidR="00256A62">
        <w:rPr>
          <w:rFonts w:ascii="Sari Offc" w:hAnsi="Sari Offc"/>
          <w:sz w:val="24"/>
          <w:szCs w:val="24"/>
          <w:lang w:val="en-IN" w:eastAsia="en-IN"/>
        </w:rPr>
        <w:t>Annual Fee</w:t>
      </w:r>
      <w:del w:author="Upadhyay , Shubham (SBICard)" w:date="2026-01-06T18:33:00Z" w:id="30">
        <w:r w:rsidRPr="00256A62" w:rsidDel="00256A62" w:rsidR="00256A62">
          <w:rPr>
            <w:rFonts w:ascii="Sari Offc" w:hAnsi="Sari Offc"/>
            <w:sz w:val="24"/>
            <w:szCs w:val="24"/>
            <w:lang w:val="en-IN" w:eastAsia="en-IN"/>
          </w:rPr>
          <w:delText>s</w:delText>
        </w:r>
      </w:del>
      <w:r w:rsidRPr="00256A62" w:rsidR="00256A62">
        <w:rPr>
          <w:rFonts w:ascii="Sari Offc" w:hAnsi="Sari Offc"/>
          <w:sz w:val="24"/>
          <w:szCs w:val="24"/>
          <w:lang w:val="en-IN" w:eastAsia="en-IN"/>
        </w:rPr>
        <w:t xml:space="preserve"> </w:t>
      </w:r>
      <w:r w:rsidRPr="00256A62">
        <w:rPr>
          <w:rFonts w:ascii="Sari Offc" w:hAnsi="Sari Offc"/>
          <w:sz w:val="24"/>
          <w:szCs w:val="24"/>
          <w:lang w:val="en-IN" w:eastAsia="en-IN"/>
        </w:rPr>
        <w:t>and first transaction within 60 days of card issuance</w:t>
      </w:r>
    </w:p>
    <w:p w:rsidRPr="00256A62" w:rsidR="00E92610" w:rsidP="00E92610" w:rsidRDefault="00E92610" w14:paraId="20BAF354" w14:textId="696B91F2">
      <w:pPr>
        <w:pStyle w:val="ListParagraph"/>
        <w:numPr>
          <w:ilvl w:val="0"/>
          <w:numId w:val="8"/>
        </w:numPr>
        <w:rPr>
          <w:rFonts w:ascii="Sari Offc" w:hAnsi="Sari Offc"/>
          <w:sz w:val="24"/>
          <w:szCs w:val="24"/>
        </w:rPr>
      </w:pPr>
      <w:r w:rsidRPr="00256A62">
        <w:rPr>
          <w:rFonts w:ascii="Sari Offc" w:hAnsi="Sari Offc"/>
          <w:sz w:val="24"/>
          <w:szCs w:val="24"/>
        </w:rPr>
        <w:t xml:space="preserve">Miles are automatically credited to your KrisFlyer </w:t>
      </w:r>
      <w:r w:rsidRPr="00256A62" w:rsidR="00256A62">
        <w:rPr>
          <w:rFonts w:ascii="Sari Offc" w:hAnsi="Sari Offc"/>
          <w:sz w:val="24"/>
          <w:szCs w:val="24"/>
        </w:rPr>
        <w:t xml:space="preserve">Account </w:t>
      </w:r>
      <w:r w:rsidRPr="00256A62">
        <w:rPr>
          <w:rFonts w:ascii="Sari Offc" w:hAnsi="Sari Offc"/>
          <w:sz w:val="24"/>
          <w:szCs w:val="24"/>
        </w:rPr>
        <w:t xml:space="preserve">on </w:t>
      </w:r>
      <w:del w:author="Upadhyay , Shubham (SBICard)" w:date="2026-01-06T18:33:00Z" w:id="31">
        <w:r w:rsidRPr="00256A62" w:rsidDel="00256A62">
          <w:rPr>
            <w:rFonts w:ascii="Sari Offc" w:hAnsi="Sari Offc"/>
            <w:sz w:val="24"/>
            <w:szCs w:val="24"/>
          </w:rPr>
          <w:delText xml:space="preserve">the </w:delText>
        </w:r>
      </w:del>
      <w:r w:rsidRPr="00256A62">
        <w:rPr>
          <w:rFonts w:ascii="Sari Offc" w:hAnsi="Sari Offc"/>
          <w:sz w:val="24"/>
          <w:szCs w:val="24"/>
        </w:rPr>
        <w:t>statement date.</w:t>
      </w:r>
    </w:p>
    <w:p w:rsidRPr="00256A62" w:rsidR="004D6419" w:rsidP="328ECD12" w:rsidRDefault="004D6419" w14:paraId="532D79A6" w14:textId="41E1F501">
      <w:pPr>
        <w:rPr>
          <w:rFonts w:ascii="Sari Offc" w:hAnsi="Sari Offc" w:eastAsia="Calibri" w:cs="Calibri"/>
          <w:color w:val="881798"/>
          <w:sz w:val="24"/>
          <w:szCs w:val="24"/>
          <w:lang w:val="en-IN"/>
        </w:rPr>
      </w:pPr>
      <w:r w:rsidRPr="328ECD12" w:rsidR="004D6419">
        <w:rPr>
          <w:rFonts w:ascii="Sari Offc" w:hAnsi="Sari Offc"/>
          <w:b w:val="1"/>
          <w:bCs w:val="1"/>
          <w:sz w:val="24"/>
          <w:szCs w:val="24"/>
          <w:lang w:val="en-IN"/>
        </w:rPr>
        <w:t>Reward Benefit</w:t>
      </w:r>
      <w:ins w:author="Upadhyay , Shubham (SBICard)" w:date="2026-01-06T18:34:00Z" w16du:dateUtc="2026-01-06T18:34:00Z" w:id="243411333">
        <w:r w:rsidRPr="328ECD12" w:rsidR="00256A62">
          <w:rPr>
            <w:rFonts w:ascii="Sari Offc" w:hAnsi="Sari Offc"/>
            <w:b w:val="1"/>
            <w:bCs w:val="1"/>
            <w:sz w:val="24"/>
            <w:szCs w:val="24"/>
            <w:lang w:val="en-IN"/>
          </w:rPr>
          <w:t xml:space="preserve">s </w:t>
        </w:r>
      </w:ins>
    </w:p>
    <w:p w:rsidRPr="00256A62" w:rsidR="00E92610" w:rsidP="00E92610" w:rsidRDefault="00E92610" w14:paraId="16F3BFB3" w14:textId="5ACF2A4C">
      <w:pPr>
        <w:pStyle w:val="ListParagraph"/>
        <w:numPr>
          <w:ilvl w:val="0"/>
          <w:numId w:val="16"/>
        </w:numPr>
        <w:rPr>
          <w:rFonts w:ascii="Sari Offc" w:hAnsi="Sari Offc"/>
          <w:sz w:val="24"/>
          <w:szCs w:val="24"/>
          <w:lang w:val="en-IN" w:eastAsia="en-IN"/>
        </w:rPr>
      </w:pPr>
      <w:r w:rsidRPr="00256A62">
        <w:rPr>
          <w:rFonts w:ascii="Sari Offc" w:hAnsi="Sari Offc"/>
          <w:sz w:val="24"/>
          <w:szCs w:val="24"/>
          <w:lang w:val="en-IN" w:eastAsia="en-IN"/>
        </w:rPr>
        <w:t xml:space="preserve">5 KrisFlyer </w:t>
      </w:r>
      <w:r w:rsidRPr="00256A62" w:rsidR="00256A62">
        <w:rPr>
          <w:rFonts w:ascii="Sari Offc" w:hAnsi="Sari Offc"/>
          <w:sz w:val="24"/>
          <w:szCs w:val="24"/>
          <w:lang w:val="en-IN" w:eastAsia="en-IN"/>
        </w:rPr>
        <w:t xml:space="preserve">Miles </w:t>
      </w:r>
      <w:r w:rsidRPr="00256A62">
        <w:rPr>
          <w:rFonts w:ascii="Sari Offc" w:hAnsi="Sari Offc"/>
          <w:sz w:val="24"/>
          <w:szCs w:val="24"/>
          <w:lang w:val="en-IN" w:eastAsia="en-IN"/>
        </w:rPr>
        <w:t>per Rs</w:t>
      </w:r>
      <w:ins w:author="Upadhyay , Shubham (SBICard)" w:date="2026-01-06T18:34:00Z" w:id="33">
        <w:r w:rsidR="00256A62">
          <w:rPr>
            <w:rFonts w:ascii="Sari Offc" w:hAnsi="Sari Offc"/>
            <w:sz w:val="24"/>
            <w:szCs w:val="24"/>
            <w:lang w:val="en-IN" w:eastAsia="en-IN"/>
          </w:rPr>
          <w:t>.</w:t>
        </w:r>
      </w:ins>
      <w:r w:rsidRPr="00256A62">
        <w:rPr>
          <w:rFonts w:ascii="Sari Offc" w:hAnsi="Sari Offc"/>
          <w:sz w:val="24"/>
          <w:szCs w:val="24"/>
          <w:lang w:val="en-IN" w:eastAsia="en-IN"/>
        </w:rPr>
        <w:t xml:space="preserve"> 200 spent on Singapore Airlines Group</w:t>
      </w:r>
    </w:p>
    <w:p w:rsidRPr="00256A62" w:rsidR="00E92610" w:rsidP="00E92610" w:rsidRDefault="00E92610" w14:paraId="200DFD83" w14:textId="78F0C24E">
      <w:pPr>
        <w:pStyle w:val="ListParagraph"/>
        <w:numPr>
          <w:ilvl w:val="0"/>
          <w:numId w:val="16"/>
        </w:numPr>
        <w:rPr>
          <w:rFonts w:ascii="Sari Offc" w:hAnsi="Sari Offc"/>
          <w:sz w:val="24"/>
          <w:szCs w:val="24"/>
          <w:lang w:val="en-IN" w:eastAsia="en-IN"/>
        </w:rPr>
      </w:pPr>
      <w:r w:rsidRPr="00256A62">
        <w:rPr>
          <w:rFonts w:ascii="Sari Offc" w:hAnsi="Sari Offc"/>
          <w:sz w:val="24"/>
          <w:szCs w:val="24"/>
          <w:lang w:val="en-IN" w:eastAsia="en-IN"/>
        </w:rPr>
        <w:t xml:space="preserve">5 KrisFlyer </w:t>
      </w:r>
      <w:r w:rsidRPr="00256A62" w:rsidR="00256A62">
        <w:rPr>
          <w:rFonts w:ascii="Sari Offc" w:hAnsi="Sari Offc"/>
          <w:sz w:val="24"/>
          <w:szCs w:val="24"/>
          <w:lang w:val="en-IN" w:eastAsia="en-IN"/>
        </w:rPr>
        <w:t xml:space="preserve">Miles </w:t>
      </w:r>
      <w:r w:rsidRPr="00256A62">
        <w:rPr>
          <w:rFonts w:ascii="Sari Offc" w:hAnsi="Sari Offc"/>
          <w:sz w:val="24"/>
          <w:szCs w:val="24"/>
          <w:lang w:val="en-IN" w:eastAsia="en-IN"/>
        </w:rPr>
        <w:t>per Rs</w:t>
      </w:r>
      <w:ins w:author="Upadhyay , Shubham (SBICard)" w:date="2026-01-06T18:34:00Z" w:id="34">
        <w:r w:rsidR="00256A62">
          <w:rPr>
            <w:rFonts w:ascii="Sari Offc" w:hAnsi="Sari Offc"/>
            <w:sz w:val="24"/>
            <w:szCs w:val="24"/>
            <w:lang w:val="en-IN" w:eastAsia="en-IN"/>
          </w:rPr>
          <w:t>.</w:t>
        </w:r>
      </w:ins>
      <w:r w:rsidRPr="00256A62">
        <w:rPr>
          <w:rFonts w:ascii="Sari Offc" w:hAnsi="Sari Offc"/>
          <w:sz w:val="24"/>
          <w:szCs w:val="24"/>
          <w:lang w:val="en-IN" w:eastAsia="en-IN"/>
        </w:rPr>
        <w:t xml:space="preserve"> 200 on international spends </w:t>
      </w:r>
    </w:p>
    <w:p w:rsidRPr="00256A62" w:rsidR="00E92610" w:rsidP="00E92610" w:rsidRDefault="00E92610" w14:paraId="53C34901" w14:textId="475B14A9">
      <w:pPr>
        <w:pStyle w:val="ListParagraph"/>
        <w:numPr>
          <w:ilvl w:val="0"/>
          <w:numId w:val="16"/>
        </w:numPr>
        <w:rPr>
          <w:rFonts w:ascii="Sari Offc" w:hAnsi="Sari Offc"/>
          <w:sz w:val="24"/>
          <w:szCs w:val="24"/>
        </w:rPr>
      </w:pPr>
      <w:r w:rsidRPr="00256A62">
        <w:rPr>
          <w:rFonts w:ascii="Sari Offc" w:hAnsi="Sari Offc"/>
          <w:sz w:val="24"/>
          <w:szCs w:val="24"/>
          <w:lang w:val="en-IN" w:eastAsia="en-IN"/>
        </w:rPr>
        <w:t xml:space="preserve">2 KrisFlyer </w:t>
      </w:r>
      <w:r w:rsidRPr="00256A62" w:rsidR="00256A62">
        <w:rPr>
          <w:rFonts w:ascii="Sari Offc" w:hAnsi="Sari Offc"/>
          <w:sz w:val="24"/>
          <w:szCs w:val="24"/>
          <w:lang w:val="en-IN" w:eastAsia="en-IN"/>
        </w:rPr>
        <w:t xml:space="preserve">Miles </w:t>
      </w:r>
      <w:r w:rsidRPr="00256A62">
        <w:rPr>
          <w:rFonts w:ascii="Sari Offc" w:hAnsi="Sari Offc"/>
          <w:sz w:val="24"/>
          <w:szCs w:val="24"/>
          <w:lang w:val="en-IN" w:eastAsia="en-IN"/>
        </w:rPr>
        <w:t>per Rs</w:t>
      </w:r>
      <w:ins w:author="Upadhyay , Shubham (SBICard)" w:date="2026-01-06T18:34:00Z" w:id="35">
        <w:r w:rsidR="00256A62">
          <w:rPr>
            <w:rFonts w:ascii="Sari Offc" w:hAnsi="Sari Offc"/>
            <w:sz w:val="24"/>
            <w:szCs w:val="24"/>
            <w:lang w:val="en-IN" w:eastAsia="en-IN"/>
          </w:rPr>
          <w:t>.</w:t>
        </w:r>
      </w:ins>
      <w:r w:rsidRPr="00256A62">
        <w:rPr>
          <w:rFonts w:ascii="Sari Offc" w:hAnsi="Sari Offc"/>
          <w:sz w:val="24"/>
          <w:szCs w:val="24"/>
          <w:lang w:val="en-IN" w:eastAsia="en-IN"/>
        </w:rPr>
        <w:t xml:space="preserve"> 200 on other eligible spends</w:t>
      </w:r>
      <w:r w:rsidRPr="00256A62">
        <w:rPr>
          <w:rFonts w:ascii="Sari Offc" w:hAnsi="Sari Offc"/>
          <w:sz w:val="24"/>
          <w:szCs w:val="24"/>
        </w:rPr>
        <w:t xml:space="preserve"> </w:t>
      </w:r>
    </w:p>
    <w:p w:rsidRPr="00256A62" w:rsidR="00E92610" w:rsidP="00E92610" w:rsidRDefault="00E92610" w14:paraId="3FD086AC" w14:textId="79906E28">
      <w:pPr>
        <w:pStyle w:val="ListParagraph"/>
        <w:numPr>
          <w:ilvl w:val="0"/>
          <w:numId w:val="16"/>
        </w:numPr>
        <w:rPr>
          <w:rFonts w:ascii="Sari Offc" w:hAnsi="Sari Offc"/>
          <w:sz w:val="24"/>
          <w:szCs w:val="24"/>
        </w:rPr>
      </w:pPr>
      <w:r w:rsidRPr="00256A62">
        <w:rPr>
          <w:rFonts w:ascii="Sari Offc" w:hAnsi="Sari Offc"/>
          <w:sz w:val="24"/>
          <w:szCs w:val="24"/>
          <w:highlight w:val="yellow"/>
        </w:rPr>
        <w:t xml:space="preserve">Reward </w:t>
      </w:r>
      <w:r w:rsidRPr="00256A62" w:rsidR="00256A62">
        <w:rPr>
          <w:rFonts w:ascii="Sari Offc" w:hAnsi="Sari Offc"/>
          <w:sz w:val="24"/>
          <w:szCs w:val="24"/>
          <w:highlight w:val="yellow"/>
        </w:rPr>
        <w:t xml:space="preserve">Points </w:t>
      </w:r>
      <w:r w:rsidRPr="00256A62">
        <w:rPr>
          <w:rFonts w:ascii="Sari Offc" w:hAnsi="Sari Offc"/>
          <w:sz w:val="24"/>
          <w:szCs w:val="24"/>
          <w:highlight w:val="yellow"/>
        </w:rPr>
        <w:t xml:space="preserve">are not applicable on </w:t>
      </w:r>
      <w:r w:rsidRPr="00256A62" w:rsidR="000D1115">
        <w:rPr>
          <w:rFonts w:ascii="Sari Offc" w:hAnsi="Sari Offc"/>
          <w:sz w:val="24"/>
          <w:szCs w:val="24"/>
          <w:highlight w:val="yellow"/>
        </w:rPr>
        <w:t>some spend categories</w:t>
      </w:r>
      <w:r w:rsidRPr="00256A62">
        <w:rPr>
          <w:rFonts w:ascii="Sari Offc" w:hAnsi="Sari Offc"/>
          <w:sz w:val="24"/>
          <w:szCs w:val="24"/>
          <w:highlight w:val="yellow"/>
        </w:rPr>
        <w:t>.</w:t>
      </w:r>
      <w:r w:rsidRPr="00256A62" w:rsidR="000D1115">
        <w:rPr>
          <w:rFonts w:ascii="Sari Offc" w:hAnsi="Sari Offc"/>
          <w:sz w:val="24"/>
          <w:szCs w:val="24"/>
          <w:highlight w:val="yellow"/>
        </w:rPr>
        <w:t xml:space="preserve"> Refer </w:t>
      </w:r>
      <w:ins w:author="Upadhyay , Shubham (SBICard)" w:date="2026-01-06T18:35:00Z" w:id="36">
        <w:r w:rsidR="00256A62">
          <w:rPr>
            <w:rFonts w:ascii="Sari Offc" w:hAnsi="Sari Offc"/>
            <w:sz w:val="24"/>
            <w:szCs w:val="24"/>
            <w:highlight w:val="yellow"/>
          </w:rPr>
          <w:t xml:space="preserve">to </w:t>
        </w:r>
      </w:ins>
      <w:r w:rsidRPr="00256A62" w:rsidR="000D1115">
        <w:rPr>
          <w:rFonts w:ascii="Sari Offc" w:hAnsi="Sari Offc"/>
          <w:sz w:val="24"/>
          <w:szCs w:val="24"/>
          <w:highlight w:val="yellow"/>
        </w:rPr>
        <w:t>TnC for more details.</w:t>
      </w:r>
    </w:p>
    <w:p w:rsidRPr="00256A62" w:rsidR="006657A1" w:rsidP="328ECD12" w:rsidRDefault="006657A1" w14:paraId="20F6C685" w14:textId="0E991B74">
      <w:pPr>
        <w:rPr>
          <w:rFonts w:ascii="Sari Offc" w:hAnsi="Sari Offc" w:eastAsia="Calibri" w:cs="Calibri"/>
          <w:sz w:val="24"/>
          <w:szCs w:val="24"/>
          <w:lang w:val="en-IN"/>
        </w:rPr>
      </w:pPr>
      <w:r w:rsidRPr="328ECD12" w:rsidR="006657A1">
        <w:rPr>
          <w:rFonts w:ascii="Sari Offc" w:hAnsi="Sari Offc"/>
          <w:b w:val="1"/>
          <w:bCs w:val="1"/>
          <w:sz w:val="24"/>
          <w:szCs w:val="24"/>
          <w:lang w:val="en-IN"/>
        </w:rPr>
        <w:t>Milestone Benefits</w:t>
      </w:r>
      <w:ins w:author="Upadhyay , Shubham (SBICard)" w:date="2026-01-06T18:35:00Z" w16du:dateUtc="2026-01-06T18:35:00Z" w:id="209561183">
        <w:r w:rsidRPr="328ECD12" w:rsidR="00256A62">
          <w:rPr>
            <w:rFonts w:ascii="Sari Offc" w:hAnsi="Sari Offc"/>
            <w:b w:val="1"/>
            <w:bCs w:val="1"/>
            <w:sz w:val="24"/>
            <w:szCs w:val="24"/>
            <w:lang w:val="en-IN"/>
          </w:rPr>
          <w:t xml:space="preserve"> </w:t>
        </w:r>
      </w:ins>
    </w:p>
    <w:p w:rsidRPr="00256A62" w:rsidR="00E92610" w:rsidP="00E92610" w:rsidRDefault="00E92610" w14:paraId="2F892E3B" w14:textId="781E4866">
      <w:pPr>
        <w:pStyle w:val="ListParagraph"/>
        <w:numPr>
          <w:ilvl w:val="0"/>
          <w:numId w:val="19"/>
        </w:numPr>
        <w:rPr>
          <w:rFonts w:ascii="Sari Offc" w:hAnsi="Sari Offc"/>
          <w:sz w:val="24"/>
          <w:szCs w:val="24"/>
          <w:lang w:val="en-IN"/>
        </w:rPr>
      </w:pPr>
      <w:r w:rsidRPr="00256A62">
        <w:rPr>
          <w:rFonts w:ascii="Sari Offc" w:hAnsi="Sari Offc"/>
          <w:sz w:val="24"/>
          <w:szCs w:val="24"/>
          <w:lang w:val="en-IN"/>
        </w:rPr>
        <w:t xml:space="preserve">Additional 3,000 KrisFlyer </w:t>
      </w:r>
      <w:r w:rsidRPr="00256A62" w:rsidR="00256A62">
        <w:rPr>
          <w:rFonts w:ascii="Sari Offc" w:hAnsi="Sari Offc"/>
          <w:sz w:val="24"/>
          <w:szCs w:val="24"/>
          <w:lang w:val="en-IN"/>
        </w:rPr>
        <w:t xml:space="preserve">Miles </w:t>
      </w:r>
      <w:r w:rsidRPr="00256A62">
        <w:rPr>
          <w:rFonts w:ascii="Sari Offc" w:hAnsi="Sari Offc"/>
          <w:sz w:val="24"/>
          <w:szCs w:val="24"/>
          <w:lang w:val="en-IN"/>
        </w:rPr>
        <w:t xml:space="preserve">on annual spends of Rs. 3 </w:t>
      </w:r>
      <w:r w:rsidRPr="00256A62" w:rsidR="00256A62">
        <w:rPr>
          <w:rFonts w:ascii="Sari Offc" w:hAnsi="Sari Offc"/>
          <w:sz w:val="24"/>
          <w:szCs w:val="24"/>
          <w:lang w:val="en-IN"/>
        </w:rPr>
        <w:t>l</w:t>
      </w:r>
      <w:r w:rsidRPr="00256A62">
        <w:rPr>
          <w:rFonts w:ascii="Sari Offc" w:hAnsi="Sari Offc"/>
          <w:sz w:val="24"/>
          <w:szCs w:val="24"/>
          <w:lang w:val="en-IN"/>
        </w:rPr>
        <w:t>a</w:t>
      </w:r>
      <w:r w:rsidRPr="00256A62" w:rsidR="00B871AA">
        <w:rPr>
          <w:rFonts w:ascii="Sari Offc" w:hAnsi="Sari Offc"/>
          <w:sz w:val="24"/>
          <w:szCs w:val="24"/>
          <w:lang w:val="en-IN"/>
        </w:rPr>
        <w:t>kh</w:t>
      </w:r>
      <w:ins w:author="Upadhyay , Shubham (SBICard)" w:date="2026-01-06T18:35:00Z" w:id="38">
        <w:r w:rsidR="00256A62">
          <w:rPr>
            <w:rFonts w:ascii="Sari Offc" w:hAnsi="Sari Offc"/>
            <w:sz w:val="24"/>
            <w:szCs w:val="24"/>
            <w:lang w:val="en-IN"/>
          </w:rPr>
          <w:t>s</w:t>
        </w:r>
      </w:ins>
    </w:p>
    <w:p w:rsidRPr="00256A62" w:rsidR="00E92610" w:rsidP="00E92610" w:rsidRDefault="00E92610" w14:paraId="6ADBAA0A" w14:textId="3B527B2C">
      <w:pPr>
        <w:pStyle w:val="ListParagraph"/>
        <w:numPr>
          <w:ilvl w:val="0"/>
          <w:numId w:val="19"/>
        </w:numPr>
        <w:rPr>
          <w:rFonts w:ascii="Sari Offc" w:hAnsi="Sari Offc"/>
          <w:sz w:val="24"/>
          <w:szCs w:val="24"/>
          <w:lang w:val="en-IN" w:eastAsia="en-IN"/>
        </w:rPr>
      </w:pPr>
      <w:r w:rsidRPr="00256A62">
        <w:rPr>
          <w:rFonts w:ascii="Sari Offc" w:hAnsi="Sari Offc"/>
          <w:sz w:val="24"/>
          <w:szCs w:val="24"/>
          <w:lang w:val="en-IN" w:eastAsia="en-IN"/>
        </w:rPr>
        <w:t xml:space="preserve">Tier upgrade to KrisFlyer Elite Silver </w:t>
      </w:r>
      <w:r w:rsidRPr="00256A62" w:rsidR="00256A62">
        <w:rPr>
          <w:rFonts w:ascii="Sari Offc" w:hAnsi="Sari Offc"/>
          <w:sz w:val="24"/>
          <w:szCs w:val="24"/>
          <w:lang w:val="en-IN" w:eastAsia="en-IN"/>
        </w:rPr>
        <w:t xml:space="preserve">Membership </w:t>
      </w:r>
      <w:r w:rsidRPr="00256A62">
        <w:rPr>
          <w:rFonts w:ascii="Sari Offc" w:hAnsi="Sari Offc"/>
          <w:sz w:val="24"/>
          <w:szCs w:val="24"/>
          <w:lang w:val="en-IN" w:eastAsia="en-IN"/>
        </w:rPr>
        <w:t xml:space="preserve">on spends of Rs. 2.5 </w:t>
      </w:r>
      <w:del w:author="Upadhyay , Shubham (SBICard)" w:date="2026-01-06T18:36:00Z" w:id="39">
        <w:r w:rsidRPr="00256A62" w:rsidDel="00256A62">
          <w:rPr>
            <w:rFonts w:ascii="Sari Offc" w:hAnsi="Sari Offc"/>
            <w:sz w:val="24"/>
            <w:szCs w:val="24"/>
            <w:lang w:val="en-IN" w:eastAsia="en-IN"/>
          </w:rPr>
          <w:delText xml:space="preserve">lacs </w:delText>
        </w:r>
      </w:del>
      <w:ins w:author="Upadhyay , Shubham (SBICard)" w:date="2026-01-06T18:36:00Z" w:id="40">
        <w:r w:rsidR="00256A62">
          <w:rPr>
            <w:rFonts w:ascii="Sari Offc" w:hAnsi="Sari Offc"/>
            <w:sz w:val="24"/>
            <w:szCs w:val="24"/>
            <w:lang w:val="en-IN" w:eastAsia="en-IN"/>
          </w:rPr>
          <w:t xml:space="preserve">lakhs </w:t>
        </w:r>
      </w:ins>
      <w:r w:rsidRPr="00256A62">
        <w:rPr>
          <w:rFonts w:ascii="Sari Offc" w:hAnsi="Sari Offc"/>
          <w:sz w:val="24"/>
          <w:szCs w:val="24"/>
          <w:lang w:val="en-IN" w:eastAsia="en-IN"/>
        </w:rPr>
        <w:t xml:space="preserve">on Singapore Airlines (bookings made via Singapore Airlines </w:t>
      </w:r>
      <w:r w:rsidRPr="00256A62" w:rsidR="00256A62">
        <w:rPr>
          <w:rFonts w:ascii="Sari Offc" w:hAnsi="Sari Offc"/>
          <w:sz w:val="24"/>
          <w:szCs w:val="24"/>
          <w:lang w:val="en-IN" w:eastAsia="en-IN"/>
        </w:rPr>
        <w:t xml:space="preserve">App </w:t>
      </w:r>
      <w:r w:rsidRPr="00256A62">
        <w:rPr>
          <w:rFonts w:ascii="Sari Offc" w:hAnsi="Sari Offc"/>
          <w:sz w:val="24"/>
          <w:szCs w:val="24"/>
          <w:lang w:val="en-IN" w:eastAsia="en-IN"/>
        </w:rPr>
        <w:t xml:space="preserve">and </w:t>
      </w:r>
      <w:r w:rsidRPr="00256A62" w:rsidR="00256A62">
        <w:rPr>
          <w:rFonts w:ascii="Sari Offc" w:hAnsi="Sari Offc"/>
          <w:sz w:val="24"/>
          <w:szCs w:val="24"/>
          <w:lang w:val="en-IN" w:eastAsia="en-IN"/>
        </w:rPr>
        <w:t>Web</w:t>
      </w:r>
      <w:ins w:author="Upadhyay , Shubham (SBICard)" w:date="2026-01-06T18:36:00Z" w:id="41">
        <w:r w:rsidR="00256A62">
          <w:rPr>
            <w:rFonts w:ascii="Sari Offc" w:hAnsi="Sari Offc"/>
            <w:sz w:val="24"/>
            <w:szCs w:val="24"/>
            <w:lang w:val="en-IN" w:eastAsia="en-IN"/>
          </w:rPr>
          <w:t>site</w:t>
        </w:r>
      </w:ins>
      <w:r w:rsidRPr="00256A62">
        <w:rPr>
          <w:rFonts w:ascii="Sari Offc" w:hAnsi="Sari Offc"/>
          <w:sz w:val="24"/>
          <w:szCs w:val="24"/>
          <w:lang w:val="en-IN" w:eastAsia="en-IN"/>
        </w:rPr>
        <w:t>)</w:t>
      </w:r>
    </w:p>
    <w:p w:rsidRPr="00256A62" w:rsidR="002C53AE" w:rsidP="328ECD12" w:rsidRDefault="003C1523" w14:paraId="291C224A" w14:textId="106B9234">
      <w:pPr>
        <w:rPr>
          <w:rFonts w:ascii="Sari Offc" w:hAnsi="Sari Offc" w:eastAsia="Calibri" w:cs="Calibri"/>
          <w:sz w:val="24"/>
          <w:szCs w:val="24"/>
          <w:lang w:val="en-IN"/>
        </w:rPr>
      </w:pPr>
      <w:r w:rsidRPr="328ECD12" w:rsidR="003C1523">
        <w:rPr>
          <w:rFonts w:ascii="Sari Offc" w:hAnsi="Sari Offc"/>
          <w:b w:val="1"/>
          <w:bCs w:val="1"/>
          <w:sz w:val="24"/>
          <w:szCs w:val="24"/>
          <w:lang w:val="en-IN"/>
        </w:rPr>
        <w:t>Lounge Benefit</w:t>
      </w:r>
      <w:ins w:author="Upadhyay , Shubham (SBICard)" w:date="2026-01-06T18:36:00Z" w16du:dateUtc="2026-01-06T18:36:00Z" w:id="250638247">
        <w:r w:rsidRPr="328ECD12" w:rsidR="00256A62">
          <w:rPr>
            <w:rFonts w:ascii="Sari Offc" w:hAnsi="Sari Offc"/>
            <w:b w:val="1"/>
            <w:bCs w:val="1"/>
            <w:sz w:val="24"/>
            <w:szCs w:val="24"/>
            <w:lang w:val="en-IN"/>
          </w:rPr>
          <w:t xml:space="preserve">s </w:t>
        </w:r>
      </w:ins>
    </w:p>
    <w:p w:rsidRPr="00256A62" w:rsidR="002C53AE" w:rsidRDefault="00E92610" w14:paraId="53D190BA" w14:textId="1586DC64">
      <w:pPr>
        <w:pStyle w:val="ListParagraph"/>
        <w:numPr>
          <w:ilvl w:val="0"/>
          <w:numId w:val="2"/>
        </w:numPr>
        <w:rPr>
          <w:rFonts w:ascii="Sari Offc" w:hAnsi="Sari Offc"/>
          <w:sz w:val="24"/>
          <w:szCs w:val="24"/>
          <w:lang w:val="en-IN"/>
        </w:rPr>
      </w:pPr>
      <w:r w:rsidRPr="00256A62">
        <w:rPr>
          <w:rFonts w:ascii="Sari Offc" w:hAnsi="Sari Offc"/>
          <w:sz w:val="24"/>
          <w:szCs w:val="24"/>
          <w:lang w:val="en-IN"/>
        </w:rPr>
        <w:t>1</w:t>
      </w:r>
      <w:r w:rsidRPr="00256A62" w:rsidR="002C53AE">
        <w:rPr>
          <w:rFonts w:ascii="Sari Offc" w:hAnsi="Sari Offc"/>
          <w:sz w:val="24"/>
          <w:szCs w:val="24"/>
          <w:lang w:val="en-IN"/>
        </w:rPr>
        <w:t xml:space="preserve"> complimentary </w:t>
      </w:r>
      <w:r w:rsidRPr="00256A62" w:rsidR="00256A62">
        <w:rPr>
          <w:rFonts w:ascii="Sari Offc" w:hAnsi="Sari Offc"/>
          <w:sz w:val="24"/>
          <w:szCs w:val="24"/>
          <w:lang w:val="en-IN"/>
        </w:rPr>
        <w:t xml:space="preserve">Domestic Airport Lounge </w:t>
      </w:r>
      <w:r w:rsidRPr="00256A62" w:rsidR="002C53AE">
        <w:rPr>
          <w:rFonts w:ascii="Sari Offc" w:hAnsi="Sari Offc"/>
          <w:sz w:val="24"/>
          <w:szCs w:val="24"/>
          <w:lang w:val="en-IN"/>
        </w:rPr>
        <w:t xml:space="preserve">visit </w:t>
      </w:r>
      <w:r w:rsidRPr="00256A62">
        <w:rPr>
          <w:rFonts w:ascii="Sari Offc" w:hAnsi="Sari Offc"/>
          <w:sz w:val="24"/>
          <w:szCs w:val="24"/>
        </w:rPr>
        <w:t>every quarter</w:t>
      </w:r>
    </w:p>
    <w:p w:rsidRPr="00256A62" w:rsidR="00E92610" w:rsidP="00E92610" w:rsidRDefault="00E92610" w14:paraId="2E31B600" w14:textId="78F22065">
      <w:pPr>
        <w:pStyle w:val="ListParagraph"/>
        <w:numPr>
          <w:ilvl w:val="0"/>
          <w:numId w:val="2"/>
        </w:numPr>
        <w:rPr>
          <w:rFonts w:ascii="Sari Offc" w:hAnsi="Sari Offc"/>
          <w:sz w:val="24"/>
          <w:szCs w:val="24"/>
          <w:lang w:val="en-IN" w:eastAsia="en-IN"/>
        </w:rPr>
      </w:pPr>
      <w:r w:rsidRPr="00256A62">
        <w:rPr>
          <w:rFonts w:ascii="Sari Offc" w:hAnsi="Sari Offc"/>
          <w:sz w:val="24"/>
          <w:szCs w:val="24"/>
          <w:lang w:val="en-IN" w:eastAsia="en-IN"/>
        </w:rPr>
        <w:t xml:space="preserve">Complimentary membership to </w:t>
      </w:r>
      <w:del w:author="Upadhyay , Shubham (SBICard)" w:date="2026-01-06T18:36:00Z" w:id="43">
        <w:r w:rsidRPr="00256A62" w:rsidDel="00256A62">
          <w:rPr>
            <w:rFonts w:ascii="Sari Offc" w:hAnsi="Sari Offc"/>
            <w:sz w:val="24"/>
            <w:szCs w:val="24"/>
            <w:lang w:val="en-IN" w:eastAsia="en-IN"/>
          </w:rPr>
          <w:delText xml:space="preserve">the </w:delText>
        </w:r>
      </w:del>
      <w:r w:rsidRPr="00256A62">
        <w:rPr>
          <w:rFonts w:ascii="Sari Offc" w:hAnsi="Sari Offc"/>
          <w:sz w:val="24"/>
          <w:szCs w:val="24"/>
          <w:lang w:val="en-IN" w:eastAsia="en-IN"/>
        </w:rPr>
        <w:t>Priority Pass Program worth $99</w:t>
      </w:r>
    </w:p>
    <w:p w:rsidRPr="00256A62" w:rsidR="00E92610" w:rsidP="00E92610" w:rsidRDefault="00E92610" w14:paraId="21C2B4CB" w14:textId="59833CA0">
      <w:pPr>
        <w:pStyle w:val="ListParagraph"/>
        <w:numPr>
          <w:ilvl w:val="0"/>
          <w:numId w:val="2"/>
        </w:numPr>
        <w:rPr>
          <w:rFonts w:ascii="Sari Offc" w:hAnsi="Sari Offc"/>
          <w:sz w:val="24"/>
          <w:szCs w:val="24"/>
          <w:lang w:val="en-IN" w:eastAsia="en-IN"/>
        </w:rPr>
      </w:pPr>
      <w:r w:rsidRPr="00256A62">
        <w:rPr>
          <w:rFonts w:ascii="Sari Offc" w:hAnsi="Sari Offc"/>
          <w:sz w:val="24"/>
          <w:szCs w:val="24"/>
          <w:lang w:val="en-IN" w:eastAsia="en-IN"/>
        </w:rPr>
        <w:t xml:space="preserve">4 complimentary </w:t>
      </w:r>
      <w:r w:rsidRPr="00256A62" w:rsidR="00256A62">
        <w:rPr>
          <w:rFonts w:ascii="Sari Offc" w:hAnsi="Sari Offc"/>
          <w:sz w:val="24"/>
          <w:szCs w:val="24"/>
          <w:lang w:val="en-IN" w:eastAsia="en-IN"/>
        </w:rPr>
        <w:t xml:space="preserve">International Airport Lounge </w:t>
      </w:r>
      <w:r w:rsidRPr="00256A62">
        <w:rPr>
          <w:rFonts w:ascii="Sari Offc" w:hAnsi="Sari Offc"/>
          <w:sz w:val="24"/>
          <w:szCs w:val="24"/>
          <w:lang w:val="en-IN" w:eastAsia="en-IN"/>
        </w:rPr>
        <w:t>visits per year (max. 1 visit per quarter)</w:t>
      </w:r>
    </w:p>
    <w:p w:rsidRPr="00256A62" w:rsidR="00E92610" w:rsidP="00E92610" w:rsidRDefault="00E92610" w14:paraId="7AA94894" w14:textId="5EA213BF">
      <w:pPr>
        <w:pStyle w:val="ListParagraph"/>
        <w:numPr>
          <w:ilvl w:val="0"/>
          <w:numId w:val="2"/>
        </w:numPr>
        <w:rPr>
          <w:rFonts w:ascii="Sari Offc" w:hAnsi="Sari Offc"/>
          <w:sz w:val="24"/>
          <w:szCs w:val="24"/>
          <w:lang w:val="en-IN" w:eastAsia="en-IN"/>
        </w:rPr>
      </w:pPr>
      <w:r w:rsidRPr="00256A62">
        <w:rPr>
          <w:rFonts w:ascii="Sari Offc" w:hAnsi="Sari Offc"/>
          <w:sz w:val="24"/>
          <w:szCs w:val="24"/>
          <w:lang w:val="en-IN" w:eastAsia="en-IN"/>
        </w:rPr>
        <w:t xml:space="preserve">Post complimentary visits, a usage fee up to $27 + taxes will be charged for visits to the Priority Pass </w:t>
      </w:r>
      <w:r w:rsidRPr="00256A62" w:rsidR="00256A62">
        <w:rPr>
          <w:rFonts w:ascii="Sari Offc" w:hAnsi="Sari Offc"/>
          <w:sz w:val="24"/>
          <w:szCs w:val="24"/>
          <w:lang w:val="en-IN" w:eastAsia="en-IN"/>
        </w:rPr>
        <w:t>Member Lounge</w:t>
      </w:r>
    </w:p>
    <w:p w:rsidRPr="00256A62" w:rsidR="000D1115" w:rsidP="000D1115" w:rsidRDefault="000D1115" w14:paraId="42B6A041" w14:textId="77777777">
      <w:pPr>
        <w:numPr>
          <w:ilvl w:val="0"/>
          <w:numId w:val="2"/>
        </w:numPr>
        <w:spacing w:after="0" w:line="270" w:lineRule="atLeast"/>
        <w:rPr>
          <w:rFonts w:ascii="Sari Offc" w:hAnsi="Sari Offc"/>
          <w:sz w:val="24"/>
          <w:szCs w:val="24"/>
          <w:lang w:val="en-IN" w:eastAsia="en-IN"/>
        </w:rPr>
      </w:pPr>
      <w:r w:rsidRPr="00256A62">
        <w:rPr>
          <w:rFonts w:ascii="Sari Offc" w:hAnsi="Sari Offc"/>
          <w:sz w:val="24"/>
          <w:szCs w:val="24"/>
          <w:highlight w:val="yellow"/>
          <w:lang w:val="en-IN" w:eastAsia="en-IN"/>
        </w:rPr>
        <w:lastRenderedPageBreak/>
        <w:t>Only Primary Cardholders are eligible for Priority Pass</w:t>
      </w:r>
      <w:r w:rsidRPr="00256A62">
        <w:rPr>
          <w:rFonts w:ascii="Sari Offc" w:hAnsi="Sari Offc"/>
          <w:sz w:val="24"/>
          <w:szCs w:val="24"/>
          <w:lang w:val="en-IN" w:eastAsia="en-IN"/>
        </w:rPr>
        <w:t xml:space="preserve"> and complimentary membership will be valid for 2 years only</w:t>
      </w:r>
    </w:p>
    <w:p w:rsidRPr="00256A62" w:rsidR="003C1523" w:rsidP="328ECD12" w:rsidRDefault="003C1523" w14:paraId="501692A8" w14:textId="11690C17">
      <w:pPr>
        <w:spacing w:before="240"/>
        <w:rPr>
          <w:rFonts w:ascii="Sari Offc" w:hAnsi="Sari Offc" w:eastAsia="Calibri" w:cs="Calibri"/>
          <w:sz w:val="24"/>
          <w:szCs w:val="24"/>
          <w:lang w:val="en-IN"/>
        </w:rPr>
      </w:pPr>
      <w:r w:rsidRPr="328ECD12" w:rsidR="003C1523">
        <w:rPr>
          <w:rFonts w:ascii="Sari Offc" w:hAnsi="Sari Offc"/>
          <w:b w:val="1"/>
          <w:bCs w:val="1"/>
          <w:sz w:val="24"/>
          <w:szCs w:val="24"/>
          <w:lang w:val="en-IN"/>
        </w:rPr>
        <w:t>Fuel Surcharge Waiver</w:t>
      </w:r>
      <w:ins w:author="Upadhyay , Shubham (SBICard)" w:date="2026-01-06T18:36:00Z" w16du:dateUtc="2026-01-06T18:36:00Z" w:id="2082345505">
        <w:r w:rsidRPr="328ECD12" w:rsidR="00256A62">
          <w:rPr>
            <w:rFonts w:ascii="Sari Offc" w:hAnsi="Sari Offc"/>
            <w:b w:val="1"/>
            <w:bCs w:val="1"/>
            <w:sz w:val="24"/>
            <w:szCs w:val="24"/>
            <w:lang w:val="en-IN"/>
          </w:rPr>
          <w:t xml:space="preserve"> </w:t>
        </w:r>
      </w:ins>
    </w:p>
    <w:p w:rsidRPr="00256A62" w:rsidR="003C1523" w:rsidRDefault="003C1523" w14:paraId="0D051345" w14:textId="77777777">
      <w:pPr>
        <w:pStyle w:val="ListParagraph"/>
        <w:numPr>
          <w:ilvl w:val="0"/>
          <w:numId w:val="6"/>
        </w:numPr>
        <w:rPr>
          <w:rFonts w:ascii="Sari Offc" w:hAnsi="Sari Offc"/>
          <w:sz w:val="24"/>
          <w:szCs w:val="24"/>
          <w:lang w:val="en-IN"/>
        </w:rPr>
      </w:pPr>
      <w:r w:rsidRPr="00256A62">
        <w:rPr>
          <w:rFonts w:ascii="Sari Offc" w:hAnsi="Sari Offc"/>
          <w:sz w:val="24"/>
          <w:szCs w:val="24"/>
          <w:lang w:val="en-IN"/>
        </w:rPr>
        <w:t>Enjoy a 1% fuel surcharge waiver on every transaction between Rs. 500 and Rs. 4,000 at all petrol pumps across India.</w:t>
      </w:r>
    </w:p>
    <w:p w:rsidRPr="00256A62" w:rsidR="003C1523" w:rsidRDefault="003C1523" w14:paraId="16C1088C" w14:textId="3503E6CB">
      <w:pPr>
        <w:pStyle w:val="ListParagraph"/>
        <w:numPr>
          <w:ilvl w:val="0"/>
          <w:numId w:val="6"/>
        </w:numPr>
        <w:rPr>
          <w:rFonts w:ascii="Sari Offc" w:hAnsi="Sari Offc"/>
          <w:sz w:val="24"/>
          <w:szCs w:val="24"/>
          <w:lang w:val="en-IN"/>
        </w:rPr>
      </w:pPr>
      <w:r w:rsidRPr="00256A62">
        <w:rPr>
          <w:rFonts w:ascii="Sari Offc" w:hAnsi="Sari Offc"/>
          <w:sz w:val="24"/>
          <w:szCs w:val="24"/>
          <w:lang w:val="en-IN"/>
        </w:rPr>
        <w:t>Maximum waiver of Rs. 2</w:t>
      </w:r>
      <w:r w:rsidRPr="00256A62" w:rsidR="00B871AA">
        <w:rPr>
          <w:rFonts w:ascii="Sari Offc" w:hAnsi="Sari Offc"/>
          <w:sz w:val="24"/>
          <w:szCs w:val="24"/>
          <w:lang w:val="en-IN"/>
        </w:rPr>
        <w:t>5</w:t>
      </w:r>
      <w:r w:rsidRPr="00256A62">
        <w:rPr>
          <w:rFonts w:ascii="Sari Offc" w:hAnsi="Sari Offc"/>
          <w:sz w:val="24"/>
          <w:szCs w:val="24"/>
          <w:lang w:val="en-IN"/>
        </w:rPr>
        <w:t>0 per statement cycle, per credit card account.</w:t>
      </w:r>
    </w:p>
    <w:p w:rsidRPr="00256A62" w:rsidR="00B871AA" w:rsidP="328ECD12" w:rsidRDefault="00B871AA" w14:paraId="7E6EACDD" w14:textId="2F6EC7DC">
      <w:pPr>
        <w:spacing w:after="0"/>
        <w:rPr>
          <w:rFonts w:ascii="Sari Offc" w:hAnsi="Sari Offc" w:eastAsia="Calibri" w:cs="Calibri"/>
          <w:sz w:val="24"/>
          <w:szCs w:val="24"/>
          <w:lang w:val="en-IN"/>
        </w:rPr>
      </w:pPr>
      <w:r w:rsidRPr="328ECD12" w:rsidR="00B871AA">
        <w:rPr>
          <w:rFonts w:ascii="Sari Offc" w:hAnsi="Sari Offc"/>
          <w:b w:val="1"/>
          <w:bCs w:val="1"/>
          <w:sz w:val="24"/>
          <w:szCs w:val="24"/>
          <w:lang w:val="en-IN"/>
        </w:rPr>
        <w:t>Insurance Coverage</w:t>
      </w:r>
      <w:ins w:author="Upadhyay , Shubham (SBICard)" w:date="2026-01-06T18:36:00Z" w16du:dateUtc="2026-01-06T18:36:00Z" w:id="1426322360">
        <w:r w:rsidRPr="328ECD12" w:rsidR="00256A62">
          <w:rPr>
            <w:rFonts w:ascii="Sari Offc" w:hAnsi="Sari Offc"/>
            <w:b w:val="1"/>
            <w:bCs w:val="1"/>
            <w:sz w:val="24"/>
            <w:szCs w:val="24"/>
            <w:lang w:val="en-IN"/>
          </w:rPr>
          <w:t xml:space="preserve"> </w:t>
        </w:r>
      </w:ins>
    </w:p>
    <w:p w:rsidRPr="00256A62" w:rsidR="00B871AA" w:rsidP="00B871AA" w:rsidRDefault="00B871AA" w14:paraId="77EAD073" w14:textId="13500361">
      <w:pPr>
        <w:pStyle w:val="ListParagraph"/>
        <w:numPr>
          <w:ilvl w:val="0"/>
          <w:numId w:val="24"/>
        </w:numPr>
        <w:rPr>
          <w:rFonts w:ascii="Sari Offc" w:hAnsi="Sari Offc"/>
          <w:sz w:val="24"/>
          <w:szCs w:val="24"/>
          <w:lang w:val="en-IN" w:eastAsia="en-IN"/>
        </w:rPr>
      </w:pPr>
      <w:r w:rsidRPr="00256A62">
        <w:rPr>
          <w:rFonts w:ascii="Sari Offc" w:hAnsi="Sari Offc"/>
          <w:sz w:val="24"/>
          <w:szCs w:val="24"/>
          <w:lang w:val="en-IN" w:eastAsia="en-IN"/>
        </w:rPr>
        <w:t>Baggage loss</w:t>
      </w:r>
      <w:ins w:author="Upadhyay , Shubham (SBICard)" w:date="2026-01-06T18:37:00Z" w:id="46">
        <w:r w:rsidR="00256A62">
          <w:rPr>
            <w:rFonts w:ascii="Sari Offc" w:hAnsi="Sari Offc"/>
            <w:sz w:val="24"/>
            <w:szCs w:val="24"/>
            <w:lang w:val="en-IN" w:eastAsia="en-IN"/>
          </w:rPr>
          <w:t xml:space="preserve"> </w:t>
        </w:r>
      </w:ins>
      <w:r w:rsidRPr="00256A62">
        <w:rPr>
          <w:rFonts w:ascii="Sari Offc" w:hAnsi="Sari Offc"/>
          <w:sz w:val="24"/>
          <w:szCs w:val="24"/>
          <w:lang w:val="en-IN" w:eastAsia="en-IN"/>
        </w:rPr>
        <w:t>/</w:t>
      </w:r>
      <w:ins w:author="Upadhyay , Shubham (SBICard)" w:date="2026-01-06T18:37:00Z" w:id="47">
        <w:r w:rsidR="00256A62">
          <w:rPr>
            <w:rFonts w:ascii="Sari Offc" w:hAnsi="Sari Offc"/>
            <w:sz w:val="24"/>
            <w:szCs w:val="24"/>
            <w:lang w:val="en-IN" w:eastAsia="en-IN"/>
          </w:rPr>
          <w:t xml:space="preserve"> </w:t>
        </w:r>
      </w:ins>
      <w:r w:rsidRPr="00256A62">
        <w:rPr>
          <w:rFonts w:ascii="Sari Offc" w:hAnsi="Sari Offc"/>
          <w:sz w:val="24"/>
          <w:szCs w:val="24"/>
          <w:lang w:val="en-IN" w:eastAsia="en-IN"/>
        </w:rPr>
        <w:t>delay cover of Rs. 1 la</w:t>
      </w:r>
      <w:proofErr w:type="spellStart"/>
      <w:r w:rsidRPr="00256A62">
        <w:rPr>
          <w:rFonts w:ascii="Sari Offc" w:hAnsi="Sari Offc"/>
          <w:sz w:val="24"/>
          <w:szCs w:val="24"/>
        </w:rPr>
        <w:t>kh</w:t>
      </w:r>
      <w:proofErr w:type="spellEnd"/>
    </w:p>
    <w:p w:rsidRPr="00256A62" w:rsidR="00B871AA" w:rsidP="00B871AA" w:rsidRDefault="00B871AA" w14:paraId="064BC4CA" w14:textId="23129E7F">
      <w:pPr>
        <w:pStyle w:val="ListParagraph"/>
        <w:numPr>
          <w:ilvl w:val="0"/>
          <w:numId w:val="24"/>
        </w:numPr>
        <w:rPr>
          <w:rFonts w:ascii="Sari Offc" w:hAnsi="Sari Offc"/>
          <w:sz w:val="24"/>
          <w:szCs w:val="24"/>
          <w:lang w:val="en-IN" w:eastAsia="en-IN"/>
        </w:rPr>
      </w:pPr>
      <w:r w:rsidRPr="00256A62">
        <w:rPr>
          <w:rFonts w:ascii="Sari Offc" w:hAnsi="Sari Offc"/>
          <w:sz w:val="24"/>
          <w:szCs w:val="24"/>
          <w:lang w:val="en-IN" w:eastAsia="en-IN"/>
        </w:rPr>
        <w:t>Fraud loss cover of Rs. 1 la</w:t>
      </w:r>
      <w:proofErr w:type="spellStart"/>
      <w:r w:rsidRPr="00256A62">
        <w:rPr>
          <w:rFonts w:ascii="Sari Offc" w:hAnsi="Sari Offc"/>
          <w:sz w:val="24"/>
          <w:szCs w:val="24"/>
        </w:rPr>
        <w:t>kh</w:t>
      </w:r>
      <w:proofErr w:type="spellEnd"/>
    </w:p>
    <w:p w:rsidRPr="00256A62" w:rsidR="003C1523" w:rsidP="003C1523" w:rsidRDefault="003C1523" w14:paraId="37A500A5" w14:textId="77777777">
      <w:pPr>
        <w:spacing w:after="0"/>
        <w:rPr>
          <w:rFonts w:ascii="Sari Offc" w:hAnsi="Sari Offc"/>
          <w:sz w:val="24"/>
          <w:szCs w:val="24"/>
          <w:lang w:val="en-IN"/>
        </w:rPr>
      </w:pPr>
    </w:p>
    <w:p w:rsidRPr="00256A62" w:rsidR="00DC2CA4" w:rsidP="00DC2CA4" w:rsidRDefault="00E56665" w14:paraId="1346349D" w14:textId="77777777">
      <w:pPr>
        <w:jc w:val="center"/>
        <w:rPr>
          <w:rFonts w:ascii="Sari Offc" w:hAnsi="Sari Offc"/>
          <w:b/>
          <w:bCs/>
          <w:sz w:val="24"/>
          <w:szCs w:val="24"/>
          <w:u w:val="single"/>
          <w:lang w:val="en-IN"/>
        </w:rPr>
      </w:pPr>
      <w:hyperlink w:history="1" r:id="rId14">
        <w:r w:rsidRPr="00256A62">
          <w:rPr>
            <w:rStyle w:val="Hyperlink"/>
            <w:rFonts w:ascii="Sari Offc" w:hAnsi="Sari Offc"/>
            <w:b/>
            <w:bCs/>
            <w:sz w:val="24"/>
            <w:szCs w:val="24"/>
            <w:lang w:val="en-IN"/>
          </w:rPr>
          <w:br/>
        </w:r>
      </w:hyperlink>
      <w:r w:rsidRPr="00256A62" w:rsidR="00DC2CA4">
        <w:rPr>
          <w:rFonts w:ascii="Sari Offc" w:hAnsi="Sari Offc"/>
          <w:b/>
          <w:bCs/>
          <w:i/>
          <w:iCs/>
          <w:sz w:val="24"/>
          <w:szCs w:val="24"/>
          <w:u w:val="single"/>
          <w:lang w:val="en-IN"/>
        </w:rPr>
        <w:t>Explore</w:t>
      </w:r>
      <w:r w:rsidRPr="00256A62" w:rsidR="00DC2CA4">
        <w:rPr>
          <w:rFonts w:ascii="Sari Offc" w:hAnsi="Sari Offc"/>
          <w:b/>
          <w:bCs/>
          <w:sz w:val="24"/>
          <w:szCs w:val="24"/>
          <w:u w:val="single"/>
          <w:lang w:val="en-IN"/>
        </w:rPr>
        <w:t xml:space="preserve"> REWARDS</w:t>
      </w:r>
    </w:p>
    <w:p w:rsidRPr="00256A62" w:rsidR="00B871AA" w:rsidP="00B871AA" w:rsidRDefault="00B871AA" w14:paraId="6CA7404E" w14:textId="38C2A454">
      <w:pPr>
        <w:rPr>
          <w:rFonts w:ascii="Sari Offc" w:hAnsi="Sari Offc"/>
          <w:b/>
          <w:bCs/>
          <w:sz w:val="24"/>
          <w:szCs w:val="24"/>
          <w:lang w:val="en-IN"/>
        </w:rPr>
      </w:pPr>
      <w:r w:rsidRPr="00256A62">
        <w:rPr>
          <w:rFonts w:ascii="Sari Offc" w:hAnsi="Sari Offc"/>
          <w:b/>
          <w:bCs/>
          <w:sz w:val="24"/>
          <w:szCs w:val="24"/>
          <w:lang w:val="en-IN"/>
        </w:rPr>
        <w:t>Reward Benefit</w:t>
      </w:r>
      <w:ins w:author="Upadhyay , Shubham (SBICard)" w:date="2026-01-06T18:37:00Z" w:id="48">
        <w:r w:rsidR="00256A62">
          <w:rPr>
            <w:rFonts w:ascii="Sari Offc" w:hAnsi="Sari Offc"/>
            <w:b/>
            <w:bCs/>
            <w:sz w:val="24"/>
            <w:szCs w:val="24"/>
            <w:lang w:val="en-IN"/>
          </w:rPr>
          <w:t>s</w:t>
        </w:r>
      </w:ins>
    </w:p>
    <w:p w:rsidRPr="00256A62" w:rsidR="00B871AA" w:rsidP="00B871AA" w:rsidRDefault="00B871AA" w14:paraId="675AF389" w14:textId="6C17172B">
      <w:pPr>
        <w:pStyle w:val="ListParagraph"/>
        <w:numPr>
          <w:ilvl w:val="0"/>
          <w:numId w:val="16"/>
        </w:numPr>
        <w:rPr>
          <w:rFonts w:ascii="Sari Offc" w:hAnsi="Sari Offc"/>
          <w:sz w:val="24"/>
          <w:szCs w:val="24"/>
          <w:lang w:val="en-IN" w:eastAsia="en-IN"/>
        </w:rPr>
      </w:pPr>
      <w:r w:rsidRPr="00256A62">
        <w:rPr>
          <w:rFonts w:ascii="Sari Offc" w:hAnsi="Sari Offc"/>
          <w:sz w:val="24"/>
          <w:szCs w:val="24"/>
          <w:lang w:val="en-IN" w:eastAsia="en-IN"/>
        </w:rPr>
        <w:t xml:space="preserve">5 KrisFlyer </w:t>
      </w:r>
      <w:r w:rsidRPr="00256A62" w:rsidR="00256A62">
        <w:rPr>
          <w:rFonts w:ascii="Sari Offc" w:hAnsi="Sari Offc"/>
          <w:sz w:val="24"/>
          <w:szCs w:val="24"/>
          <w:lang w:val="en-IN" w:eastAsia="en-IN"/>
        </w:rPr>
        <w:t xml:space="preserve">Miles </w:t>
      </w:r>
      <w:r w:rsidRPr="00256A62">
        <w:rPr>
          <w:rFonts w:ascii="Sari Offc" w:hAnsi="Sari Offc"/>
          <w:sz w:val="24"/>
          <w:szCs w:val="24"/>
          <w:lang w:val="en-IN" w:eastAsia="en-IN"/>
        </w:rPr>
        <w:t>per Rs</w:t>
      </w:r>
      <w:ins w:author="Upadhyay , Shubham (SBICard)" w:date="2026-01-06T18:37:00Z" w:id="49">
        <w:r w:rsidR="00256A62">
          <w:rPr>
            <w:rFonts w:ascii="Sari Offc" w:hAnsi="Sari Offc"/>
            <w:sz w:val="24"/>
            <w:szCs w:val="24"/>
            <w:lang w:val="en-IN" w:eastAsia="en-IN"/>
          </w:rPr>
          <w:t>.</w:t>
        </w:r>
      </w:ins>
      <w:r w:rsidRPr="00256A62">
        <w:rPr>
          <w:rFonts w:ascii="Sari Offc" w:hAnsi="Sari Offc"/>
          <w:sz w:val="24"/>
          <w:szCs w:val="24"/>
          <w:lang w:val="en-IN" w:eastAsia="en-IN"/>
        </w:rPr>
        <w:t xml:space="preserve"> 200 spent on Singapore Airlines Group</w:t>
      </w:r>
    </w:p>
    <w:p w:rsidRPr="00256A62" w:rsidR="00B871AA" w:rsidP="00B871AA" w:rsidRDefault="00B871AA" w14:paraId="273DAAB5" w14:textId="5D228B7F">
      <w:pPr>
        <w:pStyle w:val="ListParagraph"/>
        <w:numPr>
          <w:ilvl w:val="0"/>
          <w:numId w:val="16"/>
        </w:numPr>
        <w:rPr>
          <w:rFonts w:ascii="Sari Offc" w:hAnsi="Sari Offc"/>
          <w:sz w:val="24"/>
          <w:szCs w:val="24"/>
          <w:lang w:val="en-IN" w:eastAsia="en-IN"/>
        </w:rPr>
      </w:pPr>
      <w:r w:rsidRPr="00256A62">
        <w:rPr>
          <w:rFonts w:ascii="Sari Offc" w:hAnsi="Sari Offc"/>
          <w:sz w:val="24"/>
          <w:szCs w:val="24"/>
          <w:lang w:val="en-IN" w:eastAsia="en-IN"/>
        </w:rPr>
        <w:t xml:space="preserve">5 KrisFlyer </w:t>
      </w:r>
      <w:r w:rsidRPr="00256A62" w:rsidR="00256A62">
        <w:rPr>
          <w:rFonts w:ascii="Sari Offc" w:hAnsi="Sari Offc"/>
          <w:sz w:val="24"/>
          <w:szCs w:val="24"/>
          <w:lang w:val="en-IN" w:eastAsia="en-IN"/>
        </w:rPr>
        <w:t xml:space="preserve">Miles </w:t>
      </w:r>
      <w:r w:rsidRPr="00256A62">
        <w:rPr>
          <w:rFonts w:ascii="Sari Offc" w:hAnsi="Sari Offc"/>
          <w:sz w:val="24"/>
          <w:szCs w:val="24"/>
          <w:lang w:val="en-IN" w:eastAsia="en-IN"/>
        </w:rPr>
        <w:t>per Rs</w:t>
      </w:r>
      <w:ins w:author="Upadhyay , Shubham (SBICard)" w:date="2026-01-06T18:37:00Z" w:id="50">
        <w:r w:rsidR="00256A62">
          <w:rPr>
            <w:rFonts w:ascii="Sari Offc" w:hAnsi="Sari Offc"/>
            <w:sz w:val="24"/>
            <w:szCs w:val="24"/>
            <w:lang w:val="en-IN" w:eastAsia="en-IN"/>
          </w:rPr>
          <w:t>.</w:t>
        </w:r>
      </w:ins>
      <w:r w:rsidRPr="00256A62">
        <w:rPr>
          <w:rFonts w:ascii="Sari Offc" w:hAnsi="Sari Offc"/>
          <w:sz w:val="24"/>
          <w:szCs w:val="24"/>
          <w:lang w:val="en-IN" w:eastAsia="en-IN"/>
        </w:rPr>
        <w:t xml:space="preserve"> 200 on international spends </w:t>
      </w:r>
    </w:p>
    <w:p w:rsidRPr="00256A62" w:rsidR="00B871AA" w:rsidP="00B871AA" w:rsidRDefault="00B871AA" w14:paraId="03CAB6BA" w14:textId="6BF480B0">
      <w:pPr>
        <w:pStyle w:val="ListParagraph"/>
        <w:numPr>
          <w:ilvl w:val="0"/>
          <w:numId w:val="16"/>
        </w:numPr>
        <w:rPr>
          <w:rFonts w:ascii="Sari Offc" w:hAnsi="Sari Offc"/>
          <w:sz w:val="24"/>
          <w:szCs w:val="24"/>
        </w:rPr>
      </w:pPr>
      <w:r w:rsidRPr="00256A62">
        <w:rPr>
          <w:rFonts w:ascii="Sari Offc" w:hAnsi="Sari Offc"/>
          <w:sz w:val="24"/>
          <w:szCs w:val="24"/>
          <w:lang w:val="en-IN" w:eastAsia="en-IN"/>
        </w:rPr>
        <w:t xml:space="preserve">2 KrisFlyer </w:t>
      </w:r>
      <w:r w:rsidRPr="00256A62" w:rsidR="00256A62">
        <w:rPr>
          <w:rFonts w:ascii="Sari Offc" w:hAnsi="Sari Offc"/>
          <w:sz w:val="24"/>
          <w:szCs w:val="24"/>
          <w:lang w:val="en-IN" w:eastAsia="en-IN"/>
        </w:rPr>
        <w:t xml:space="preserve">Miles </w:t>
      </w:r>
      <w:r w:rsidRPr="00256A62">
        <w:rPr>
          <w:rFonts w:ascii="Sari Offc" w:hAnsi="Sari Offc"/>
          <w:sz w:val="24"/>
          <w:szCs w:val="24"/>
          <w:lang w:val="en-IN" w:eastAsia="en-IN"/>
        </w:rPr>
        <w:t>per Rs</w:t>
      </w:r>
      <w:ins w:author="Upadhyay , Shubham (SBICard)" w:date="2026-01-06T18:37:00Z" w:id="51">
        <w:r w:rsidR="00256A62">
          <w:rPr>
            <w:rFonts w:ascii="Sari Offc" w:hAnsi="Sari Offc"/>
            <w:sz w:val="24"/>
            <w:szCs w:val="24"/>
            <w:lang w:val="en-IN" w:eastAsia="en-IN"/>
          </w:rPr>
          <w:t>.</w:t>
        </w:r>
      </w:ins>
      <w:r w:rsidRPr="00256A62">
        <w:rPr>
          <w:rFonts w:ascii="Sari Offc" w:hAnsi="Sari Offc"/>
          <w:sz w:val="24"/>
          <w:szCs w:val="24"/>
          <w:lang w:val="en-IN" w:eastAsia="en-IN"/>
        </w:rPr>
        <w:t xml:space="preserve"> 200 on other eligible spends</w:t>
      </w:r>
      <w:r w:rsidRPr="00256A62">
        <w:rPr>
          <w:rFonts w:ascii="Sari Offc" w:hAnsi="Sari Offc"/>
          <w:sz w:val="24"/>
          <w:szCs w:val="24"/>
        </w:rPr>
        <w:t xml:space="preserve"> </w:t>
      </w:r>
    </w:p>
    <w:p w:rsidRPr="00256A62" w:rsidR="000D1115" w:rsidDel="001F0DBE" w:rsidP="000D1115" w:rsidRDefault="00B871AA" w14:paraId="0B3A8D3F" w14:textId="3D1B76F5">
      <w:pPr>
        <w:pStyle w:val="ListParagraph"/>
        <w:numPr>
          <w:ilvl w:val="0"/>
          <w:numId w:val="16"/>
        </w:numPr>
        <w:rPr>
          <w:del w:author="Namita Salgiya" w:date="2026-01-19T13:03:00Z" w16du:dateUtc="2026-01-19T07:33:00Z" w:id="52"/>
          <w:rFonts w:ascii="Sari Offc" w:hAnsi="Sari Offc"/>
          <w:b/>
          <w:bCs/>
          <w:sz w:val="24"/>
          <w:szCs w:val="24"/>
          <w:lang w:val="en-IN"/>
        </w:rPr>
      </w:pPr>
      <w:del w:author="Namita Salgiya" w:date="2026-01-19T13:03:00Z" w16du:dateUtc="2026-01-19T07:33:00Z" w:id="53">
        <w:r w:rsidRPr="00256A62" w:rsidDel="001F0DBE">
          <w:rPr>
            <w:rFonts w:ascii="Sari Offc" w:hAnsi="Sari Offc"/>
            <w:sz w:val="24"/>
            <w:szCs w:val="24"/>
          </w:rPr>
          <w:delText xml:space="preserve">Reward </w:delText>
        </w:r>
        <w:r w:rsidRPr="00256A62" w:rsidDel="001F0DBE" w:rsidR="00256A62">
          <w:rPr>
            <w:rFonts w:ascii="Sari Offc" w:hAnsi="Sari Offc"/>
            <w:sz w:val="24"/>
            <w:szCs w:val="24"/>
          </w:rPr>
          <w:delText xml:space="preserve">Points </w:delText>
        </w:r>
        <w:r w:rsidRPr="00256A62" w:rsidDel="001F0DBE">
          <w:rPr>
            <w:rFonts w:ascii="Sari Offc" w:hAnsi="Sari Offc"/>
            <w:sz w:val="24"/>
            <w:szCs w:val="24"/>
          </w:rPr>
          <w:delText xml:space="preserve">are not applicable on </w:delText>
        </w:r>
        <w:r w:rsidRPr="00256A62" w:rsidDel="001F0DBE" w:rsidR="000D1115">
          <w:rPr>
            <w:rFonts w:ascii="Sari Offc" w:hAnsi="Sari Offc"/>
            <w:sz w:val="24"/>
            <w:szCs w:val="24"/>
            <w:highlight w:val="yellow"/>
          </w:rPr>
          <w:delText xml:space="preserve">on some spend categories. Refer </w:delText>
        </w:r>
      </w:del>
      <w:ins w:author="Upadhyay , Shubham (SBICard)" w:date="2026-01-06T18:37:00Z" w:id="54">
        <w:del w:author="Namita Salgiya" w:date="2026-01-19T13:03:00Z" w16du:dateUtc="2026-01-19T07:33:00Z" w:id="55">
          <w:r w:rsidDel="001F0DBE" w:rsidR="00256A62">
            <w:rPr>
              <w:rFonts w:ascii="Sari Offc" w:hAnsi="Sari Offc"/>
              <w:sz w:val="24"/>
              <w:szCs w:val="24"/>
              <w:highlight w:val="yellow"/>
            </w:rPr>
            <w:delText xml:space="preserve">to </w:delText>
          </w:r>
        </w:del>
      </w:ins>
      <w:del w:author="Namita Salgiya" w:date="2026-01-19T13:03:00Z" w16du:dateUtc="2026-01-19T07:33:00Z" w:id="56">
        <w:r w:rsidRPr="00256A62" w:rsidDel="001F0DBE" w:rsidR="000D1115">
          <w:rPr>
            <w:rFonts w:ascii="Sari Offc" w:hAnsi="Sari Offc"/>
            <w:sz w:val="24"/>
            <w:szCs w:val="24"/>
            <w:highlight w:val="yellow"/>
          </w:rPr>
          <w:delText>TnC for more details</w:delText>
        </w:r>
        <w:r w:rsidRPr="00256A62" w:rsidDel="001F0DBE" w:rsidR="000D1115">
          <w:rPr>
            <w:rFonts w:ascii="Sari Offc" w:hAnsi="Sari Offc"/>
            <w:b/>
            <w:bCs/>
            <w:sz w:val="24"/>
            <w:szCs w:val="24"/>
            <w:lang w:val="en-IN"/>
          </w:rPr>
          <w:delText xml:space="preserve"> </w:delText>
        </w:r>
      </w:del>
    </w:p>
    <w:p w:rsidRPr="00256A62" w:rsidR="00B871AA" w:rsidP="000D1115" w:rsidRDefault="00B871AA" w14:paraId="6B082C52" w14:textId="56EE3380">
      <w:pPr>
        <w:ind w:left="360"/>
        <w:rPr>
          <w:rFonts w:ascii="Sari Offc" w:hAnsi="Sari Offc"/>
          <w:b/>
          <w:bCs/>
          <w:sz w:val="24"/>
          <w:szCs w:val="24"/>
          <w:lang w:val="en-IN"/>
        </w:rPr>
      </w:pPr>
      <w:r w:rsidRPr="00256A62">
        <w:rPr>
          <w:rFonts w:ascii="Sari Offc" w:hAnsi="Sari Offc"/>
          <w:b/>
          <w:bCs/>
          <w:sz w:val="24"/>
          <w:szCs w:val="24"/>
          <w:lang w:val="en-IN"/>
        </w:rPr>
        <w:t>Milestone Benefits</w:t>
      </w:r>
    </w:p>
    <w:p w:rsidRPr="00256A62" w:rsidR="00B871AA" w:rsidP="00B871AA" w:rsidRDefault="00B871AA" w14:paraId="33994864" w14:textId="13BF8ADB">
      <w:pPr>
        <w:pStyle w:val="ListParagraph"/>
        <w:numPr>
          <w:ilvl w:val="0"/>
          <w:numId w:val="19"/>
        </w:numPr>
        <w:rPr>
          <w:rFonts w:ascii="Sari Offc" w:hAnsi="Sari Offc"/>
          <w:sz w:val="24"/>
          <w:szCs w:val="24"/>
          <w:lang w:val="en-IN"/>
        </w:rPr>
      </w:pPr>
      <w:del w:author="Namita Salgiya" w:date="2026-01-19T13:03:00Z" w16du:dateUtc="2026-01-19T07:33:00Z" w:id="57">
        <w:r w:rsidRPr="00256A62" w:rsidDel="001F0DBE">
          <w:rPr>
            <w:rFonts w:ascii="Sari Offc" w:hAnsi="Sari Offc"/>
            <w:sz w:val="24"/>
            <w:szCs w:val="24"/>
            <w:lang w:val="en-IN"/>
          </w:rPr>
          <w:delText xml:space="preserve">Additional </w:delText>
        </w:r>
      </w:del>
      <w:r w:rsidRPr="00256A62">
        <w:rPr>
          <w:rFonts w:ascii="Sari Offc" w:hAnsi="Sari Offc"/>
          <w:sz w:val="24"/>
          <w:szCs w:val="24"/>
          <w:lang w:val="en-IN"/>
        </w:rPr>
        <w:t xml:space="preserve">3,000 KrisFlyer </w:t>
      </w:r>
      <w:r w:rsidRPr="00256A62" w:rsidR="00256A62">
        <w:rPr>
          <w:rFonts w:ascii="Sari Offc" w:hAnsi="Sari Offc"/>
          <w:sz w:val="24"/>
          <w:szCs w:val="24"/>
          <w:lang w:val="en-IN"/>
        </w:rPr>
        <w:t xml:space="preserve">Miles </w:t>
      </w:r>
      <w:r w:rsidRPr="00256A62">
        <w:rPr>
          <w:rFonts w:ascii="Sari Offc" w:hAnsi="Sari Offc"/>
          <w:sz w:val="24"/>
          <w:szCs w:val="24"/>
          <w:lang w:val="en-IN"/>
        </w:rPr>
        <w:t xml:space="preserve">on annual spends of Rs. 3 </w:t>
      </w:r>
      <w:r w:rsidRPr="00256A62" w:rsidR="00256A62">
        <w:rPr>
          <w:rFonts w:ascii="Sari Offc" w:hAnsi="Sari Offc"/>
          <w:sz w:val="24"/>
          <w:szCs w:val="24"/>
          <w:lang w:val="en-IN"/>
        </w:rPr>
        <w:t>l</w:t>
      </w:r>
      <w:r w:rsidRPr="00256A62">
        <w:rPr>
          <w:rFonts w:ascii="Sari Offc" w:hAnsi="Sari Offc"/>
          <w:sz w:val="24"/>
          <w:szCs w:val="24"/>
          <w:lang w:val="en-IN"/>
        </w:rPr>
        <w:t>akh</w:t>
      </w:r>
      <w:ins w:author="Upadhyay , Shubham (SBICard)" w:date="2026-01-06T18:37:00Z" w:id="58">
        <w:r w:rsidR="00256A62">
          <w:rPr>
            <w:rFonts w:ascii="Sari Offc" w:hAnsi="Sari Offc"/>
            <w:sz w:val="24"/>
            <w:szCs w:val="24"/>
            <w:lang w:val="en-IN"/>
          </w:rPr>
          <w:t>s</w:t>
        </w:r>
      </w:ins>
    </w:p>
    <w:p w:rsidRPr="00256A62" w:rsidR="00B871AA" w:rsidP="00B871AA" w:rsidRDefault="00B871AA" w14:paraId="1A7AEEE2" w14:textId="26C7FCAC">
      <w:pPr>
        <w:pStyle w:val="ListParagraph"/>
        <w:numPr>
          <w:ilvl w:val="0"/>
          <w:numId w:val="19"/>
        </w:numPr>
        <w:rPr>
          <w:rFonts w:ascii="Sari Offc" w:hAnsi="Sari Offc"/>
          <w:sz w:val="24"/>
          <w:szCs w:val="24"/>
          <w:lang w:val="en-IN" w:eastAsia="en-IN"/>
        </w:rPr>
      </w:pPr>
      <w:r w:rsidRPr="00256A62">
        <w:rPr>
          <w:rFonts w:ascii="Sari Offc" w:hAnsi="Sari Offc"/>
          <w:sz w:val="24"/>
          <w:szCs w:val="24"/>
          <w:lang w:val="en-IN" w:eastAsia="en-IN"/>
        </w:rPr>
        <w:t xml:space="preserve">Tier upgrade to KrisFlyer Elite Silver </w:t>
      </w:r>
      <w:r w:rsidRPr="00256A62" w:rsidR="00256A62">
        <w:rPr>
          <w:rFonts w:ascii="Sari Offc" w:hAnsi="Sari Offc"/>
          <w:sz w:val="24"/>
          <w:szCs w:val="24"/>
          <w:lang w:val="en-IN" w:eastAsia="en-IN"/>
        </w:rPr>
        <w:t>Membership</w:t>
      </w:r>
      <w:del w:author="Namita Salgiya" w:date="2026-01-19T13:04:00Z" w16du:dateUtc="2026-01-19T07:34:00Z" w:id="59">
        <w:r w:rsidRPr="00256A62" w:rsidDel="001F0DBE" w:rsidR="00256A62">
          <w:rPr>
            <w:rFonts w:ascii="Sari Offc" w:hAnsi="Sari Offc"/>
            <w:sz w:val="24"/>
            <w:szCs w:val="24"/>
            <w:lang w:val="en-IN" w:eastAsia="en-IN"/>
          </w:rPr>
          <w:delText xml:space="preserve"> </w:delText>
        </w:r>
        <w:r w:rsidRPr="00256A62" w:rsidDel="001F0DBE">
          <w:rPr>
            <w:rFonts w:ascii="Sari Offc" w:hAnsi="Sari Offc"/>
            <w:sz w:val="24"/>
            <w:szCs w:val="24"/>
            <w:lang w:val="en-IN" w:eastAsia="en-IN"/>
          </w:rPr>
          <w:delText xml:space="preserve">on spends of Rs. 2.5 lacs </w:delText>
        </w:r>
      </w:del>
      <w:ins w:author="Upadhyay , Shubham (SBICard)" w:date="2026-01-06T18:37:00Z" w:id="60">
        <w:del w:author="Namita Salgiya" w:date="2026-01-19T13:04:00Z" w16du:dateUtc="2026-01-19T07:34:00Z" w:id="61">
          <w:r w:rsidDel="001F0DBE" w:rsidR="00256A62">
            <w:rPr>
              <w:rFonts w:ascii="Sari Offc" w:hAnsi="Sari Offc"/>
              <w:sz w:val="24"/>
              <w:szCs w:val="24"/>
              <w:lang w:val="en-IN" w:eastAsia="en-IN"/>
            </w:rPr>
            <w:delText xml:space="preserve">lakhs </w:delText>
          </w:r>
        </w:del>
      </w:ins>
      <w:del w:author="Namita Salgiya" w:date="2026-01-19T13:04:00Z" w16du:dateUtc="2026-01-19T07:34:00Z" w:id="62">
        <w:r w:rsidRPr="00256A62" w:rsidDel="001F0DBE">
          <w:rPr>
            <w:rFonts w:ascii="Sari Offc" w:hAnsi="Sari Offc"/>
            <w:sz w:val="24"/>
            <w:szCs w:val="24"/>
            <w:lang w:val="en-IN" w:eastAsia="en-IN"/>
          </w:rPr>
          <w:delText xml:space="preserve">on Singapore Airlines (bookings made via Singapore Airlines </w:delText>
        </w:r>
        <w:r w:rsidRPr="00256A62" w:rsidDel="001F0DBE" w:rsidR="00256A62">
          <w:rPr>
            <w:rFonts w:ascii="Sari Offc" w:hAnsi="Sari Offc"/>
            <w:sz w:val="24"/>
            <w:szCs w:val="24"/>
            <w:lang w:val="en-IN" w:eastAsia="en-IN"/>
          </w:rPr>
          <w:delText xml:space="preserve">App </w:delText>
        </w:r>
        <w:r w:rsidRPr="00256A62" w:rsidDel="001F0DBE">
          <w:rPr>
            <w:rFonts w:ascii="Sari Offc" w:hAnsi="Sari Offc"/>
            <w:sz w:val="24"/>
            <w:szCs w:val="24"/>
            <w:lang w:val="en-IN" w:eastAsia="en-IN"/>
          </w:rPr>
          <w:delText xml:space="preserve">and </w:delText>
        </w:r>
        <w:r w:rsidRPr="00256A62" w:rsidDel="001F0DBE" w:rsidR="00256A62">
          <w:rPr>
            <w:rFonts w:ascii="Sari Offc" w:hAnsi="Sari Offc"/>
            <w:sz w:val="24"/>
            <w:szCs w:val="24"/>
            <w:lang w:val="en-IN" w:eastAsia="en-IN"/>
          </w:rPr>
          <w:delText>W</w:delText>
        </w:r>
        <w:r w:rsidRPr="00256A62" w:rsidDel="001F0DBE">
          <w:rPr>
            <w:rFonts w:ascii="Sari Offc" w:hAnsi="Sari Offc"/>
            <w:sz w:val="24"/>
            <w:szCs w:val="24"/>
            <w:lang w:val="en-IN" w:eastAsia="en-IN"/>
          </w:rPr>
          <w:delText>eb</w:delText>
        </w:r>
      </w:del>
      <w:ins w:author="Upadhyay , Shubham (SBICard)" w:date="2026-01-06T18:37:00Z" w:id="63">
        <w:del w:author="Namita Salgiya" w:date="2026-01-19T13:04:00Z" w16du:dateUtc="2026-01-19T07:34:00Z" w:id="64">
          <w:r w:rsidDel="001F0DBE" w:rsidR="00256A62">
            <w:rPr>
              <w:rFonts w:ascii="Sari Offc" w:hAnsi="Sari Offc"/>
              <w:sz w:val="24"/>
              <w:szCs w:val="24"/>
              <w:lang w:val="en-IN" w:eastAsia="en-IN"/>
            </w:rPr>
            <w:delText>site</w:delText>
          </w:r>
        </w:del>
      </w:ins>
      <w:del w:author="Namita Salgiya" w:date="2026-01-19T13:04:00Z" w16du:dateUtc="2026-01-19T07:34:00Z" w:id="65">
        <w:r w:rsidRPr="00256A62" w:rsidDel="001F0DBE">
          <w:rPr>
            <w:rFonts w:ascii="Sari Offc" w:hAnsi="Sari Offc"/>
            <w:sz w:val="24"/>
            <w:szCs w:val="24"/>
            <w:lang w:val="en-IN" w:eastAsia="en-IN"/>
          </w:rPr>
          <w:delText>)</w:delText>
        </w:r>
      </w:del>
    </w:p>
    <w:p w:rsidRPr="00256A62" w:rsidR="002D38D6" w:rsidP="00A80E72" w:rsidRDefault="004C50CB" w14:paraId="5605250A" w14:textId="4D97F534">
      <w:pPr>
        <w:jc w:val="center"/>
        <w:rPr>
          <w:rFonts w:ascii="Sari Offc" w:hAnsi="Sari Offc"/>
          <w:b/>
          <w:bCs/>
          <w:sz w:val="24"/>
          <w:szCs w:val="24"/>
          <w:u w:val="single"/>
          <w:lang w:val="en-IN"/>
        </w:rPr>
      </w:pPr>
      <w:r w:rsidRPr="00256A62">
        <w:rPr>
          <w:rFonts w:ascii="Sari Offc" w:hAnsi="Sari Offc"/>
          <w:b/>
          <w:bCs/>
          <w:i/>
          <w:iCs/>
          <w:sz w:val="24"/>
          <w:szCs w:val="24"/>
          <w:u w:val="single"/>
          <w:lang w:val="en-IN"/>
        </w:rPr>
        <w:t>Credit Card</w:t>
      </w:r>
      <w:r w:rsidRPr="00256A62">
        <w:rPr>
          <w:rFonts w:ascii="Sari Offc" w:hAnsi="Sari Offc"/>
          <w:b/>
          <w:bCs/>
          <w:sz w:val="24"/>
          <w:szCs w:val="24"/>
          <w:u w:val="single"/>
          <w:lang w:val="en-IN"/>
        </w:rPr>
        <w:t xml:space="preserve"> FEE &amp; CHARGES</w:t>
      </w:r>
    </w:p>
    <w:p w:rsidRPr="00256A62" w:rsidR="002D38D6" w:rsidRDefault="004D6419" w14:paraId="07E865B8" w14:textId="621F41E7">
      <w:pPr>
        <w:pStyle w:val="ListParagraph"/>
        <w:numPr>
          <w:ilvl w:val="0"/>
          <w:numId w:val="3"/>
        </w:numPr>
        <w:rPr>
          <w:rFonts w:ascii="Sari Offc" w:hAnsi="Sari Offc"/>
          <w:sz w:val="24"/>
          <w:szCs w:val="24"/>
        </w:rPr>
      </w:pPr>
      <w:r w:rsidRPr="00256A62">
        <w:rPr>
          <w:rFonts w:ascii="Sari Offc" w:hAnsi="Sari Offc"/>
          <w:sz w:val="24"/>
          <w:szCs w:val="24"/>
        </w:rPr>
        <w:t>Annual</w:t>
      </w:r>
      <w:r w:rsidRPr="00256A62" w:rsidR="002D38D6">
        <w:rPr>
          <w:rFonts w:ascii="Sari Offc" w:hAnsi="Sari Offc"/>
          <w:sz w:val="24"/>
          <w:szCs w:val="24"/>
        </w:rPr>
        <w:t xml:space="preserve"> Fee (one-time): Rs. </w:t>
      </w:r>
      <w:r w:rsidRPr="00256A62" w:rsidR="00B871AA">
        <w:rPr>
          <w:rFonts w:ascii="Sari Offc" w:hAnsi="Sari Offc"/>
          <w:sz w:val="24"/>
          <w:szCs w:val="24"/>
        </w:rPr>
        <w:t>2</w:t>
      </w:r>
      <w:r w:rsidRPr="00256A62" w:rsidR="00B149BB">
        <w:rPr>
          <w:rFonts w:ascii="Sari Offc" w:hAnsi="Sari Offc"/>
          <w:sz w:val="24"/>
          <w:szCs w:val="24"/>
        </w:rPr>
        <w:t>,</w:t>
      </w:r>
      <w:r w:rsidRPr="00256A62" w:rsidR="00B871AA">
        <w:rPr>
          <w:rFonts w:ascii="Sari Offc" w:hAnsi="Sari Offc"/>
          <w:sz w:val="24"/>
          <w:szCs w:val="24"/>
        </w:rPr>
        <w:t>9</w:t>
      </w:r>
      <w:r w:rsidRPr="00256A62" w:rsidR="002D38D6">
        <w:rPr>
          <w:rFonts w:ascii="Sari Offc" w:hAnsi="Sari Offc"/>
          <w:sz w:val="24"/>
          <w:szCs w:val="24"/>
        </w:rPr>
        <w:t>99 + taxes </w:t>
      </w:r>
    </w:p>
    <w:p w:rsidRPr="00256A62" w:rsidR="002D38D6" w:rsidRDefault="002D38D6" w14:paraId="3CCA290E" w14:textId="7CFACAB3">
      <w:pPr>
        <w:pStyle w:val="ListParagraph"/>
        <w:numPr>
          <w:ilvl w:val="0"/>
          <w:numId w:val="3"/>
        </w:numPr>
        <w:rPr>
          <w:rFonts w:ascii="Sari Offc" w:hAnsi="Sari Offc"/>
          <w:sz w:val="24"/>
          <w:szCs w:val="24"/>
          <w:lang w:val="en-IN"/>
        </w:rPr>
      </w:pPr>
      <w:r w:rsidRPr="00256A62">
        <w:rPr>
          <w:rFonts w:ascii="Sari Offc" w:hAnsi="Sari Offc"/>
          <w:sz w:val="24"/>
          <w:szCs w:val="24"/>
        </w:rPr>
        <w:t xml:space="preserve">Renewal Fee (per annum): Rs. </w:t>
      </w:r>
      <w:r w:rsidRPr="00256A62" w:rsidR="00B871AA">
        <w:rPr>
          <w:rFonts w:ascii="Sari Offc" w:hAnsi="Sari Offc"/>
          <w:sz w:val="24"/>
          <w:szCs w:val="24"/>
        </w:rPr>
        <w:t>2</w:t>
      </w:r>
      <w:r w:rsidRPr="00256A62" w:rsidR="00B149BB">
        <w:rPr>
          <w:rFonts w:ascii="Sari Offc" w:hAnsi="Sari Offc"/>
          <w:sz w:val="24"/>
          <w:szCs w:val="24"/>
        </w:rPr>
        <w:t>,</w:t>
      </w:r>
      <w:r w:rsidRPr="00256A62" w:rsidR="00B871AA">
        <w:rPr>
          <w:rFonts w:ascii="Sari Offc" w:hAnsi="Sari Offc"/>
          <w:sz w:val="24"/>
          <w:szCs w:val="24"/>
        </w:rPr>
        <w:t>9</w:t>
      </w:r>
      <w:r w:rsidRPr="00256A62" w:rsidR="00A80E72">
        <w:rPr>
          <w:rFonts w:ascii="Sari Offc" w:hAnsi="Sari Offc"/>
          <w:sz w:val="24"/>
          <w:szCs w:val="24"/>
        </w:rPr>
        <w:t>99</w:t>
      </w:r>
      <w:r w:rsidRPr="00256A62">
        <w:rPr>
          <w:rFonts w:ascii="Sari Offc" w:hAnsi="Sari Offc"/>
          <w:sz w:val="24"/>
          <w:szCs w:val="24"/>
        </w:rPr>
        <w:t xml:space="preserve"> + taxes</w:t>
      </w:r>
    </w:p>
    <w:p w:rsidRPr="00256A62" w:rsidR="00E56665" w:rsidP="00E56665" w:rsidRDefault="00A579B5" w14:paraId="0EBF00D7" w14:textId="493D5546">
      <w:pPr>
        <w:rPr>
          <w:rFonts w:ascii="Sari Offc" w:hAnsi="Sari Offc"/>
          <w:b/>
          <w:bCs/>
          <w:sz w:val="24"/>
          <w:szCs w:val="24"/>
        </w:rPr>
      </w:pPr>
      <w:r w:rsidRPr="00256A62">
        <w:rPr>
          <w:rFonts w:ascii="Sari Offc" w:hAnsi="Sari Offc"/>
          <w:b/>
          <w:bCs/>
          <w:sz w:val="24"/>
          <w:szCs w:val="24"/>
        </w:rPr>
        <w:t>Fees</w:t>
      </w:r>
    </w:p>
    <w:p w:rsidRPr="00256A62" w:rsidR="00A579B5" w:rsidRDefault="004D6419" w14:paraId="7060F76E" w14:textId="5F5B96FA">
      <w:pPr>
        <w:pStyle w:val="ListParagraph"/>
        <w:numPr>
          <w:ilvl w:val="0"/>
          <w:numId w:val="4"/>
        </w:numPr>
        <w:rPr>
          <w:rFonts w:ascii="Sari Offc" w:hAnsi="Sari Offc"/>
          <w:sz w:val="24"/>
          <w:szCs w:val="24"/>
          <w:lang w:val="en-IN"/>
        </w:rPr>
      </w:pPr>
      <w:r w:rsidRPr="00256A62">
        <w:rPr>
          <w:rFonts w:ascii="Sari Offc" w:hAnsi="Sari Offc"/>
          <w:sz w:val="24"/>
          <w:szCs w:val="24"/>
        </w:rPr>
        <w:t>Annual</w:t>
      </w:r>
      <w:r w:rsidRPr="00256A62" w:rsidR="00A579B5">
        <w:rPr>
          <w:rFonts w:ascii="Sari Offc" w:hAnsi="Sari Offc"/>
          <w:sz w:val="24"/>
          <w:szCs w:val="24"/>
          <w:lang w:val="en-IN"/>
        </w:rPr>
        <w:t xml:space="preserve"> Fee (one-time): </w:t>
      </w:r>
      <w:r w:rsidRPr="00256A62" w:rsidR="00A80E72">
        <w:rPr>
          <w:rFonts w:ascii="Sari Offc" w:hAnsi="Sari Offc"/>
          <w:sz w:val="24"/>
          <w:szCs w:val="24"/>
        </w:rPr>
        <w:t xml:space="preserve">Rs. </w:t>
      </w:r>
      <w:r w:rsidRPr="00256A62" w:rsidR="00B871AA">
        <w:rPr>
          <w:rFonts w:ascii="Sari Offc" w:hAnsi="Sari Offc"/>
          <w:sz w:val="24"/>
          <w:szCs w:val="24"/>
        </w:rPr>
        <w:t>2</w:t>
      </w:r>
      <w:r w:rsidRPr="00256A62" w:rsidR="00B149BB">
        <w:rPr>
          <w:rFonts w:ascii="Sari Offc" w:hAnsi="Sari Offc"/>
          <w:sz w:val="24"/>
          <w:szCs w:val="24"/>
        </w:rPr>
        <w:t>,</w:t>
      </w:r>
      <w:r w:rsidRPr="00256A62" w:rsidR="00B871AA">
        <w:rPr>
          <w:rFonts w:ascii="Sari Offc" w:hAnsi="Sari Offc"/>
          <w:sz w:val="24"/>
          <w:szCs w:val="24"/>
        </w:rPr>
        <w:t>9</w:t>
      </w:r>
      <w:r w:rsidRPr="00256A62" w:rsidR="00A80E72">
        <w:rPr>
          <w:rFonts w:ascii="Sari Offc" w:hAnsi="Sari Offc"/>
          <w:sz w:val="24"/>
          <w:szCs w:val="24"/>
        </w:rPr>
        <w:t>99 + taxes</w:t>
      </w:r>
    </w:p>
    <w:p w:rsidRPr="00256A62" w:rsidR="00A579B5" w:rsidRDefault="00A579B5" w14:paraId="5301376D" w14:textId="796F62DA">
      <w:pPr>
        <w:pStyle w:val="ListParagraph"/>
        <w:numPr>
          <w:ilvl w:val="0"/>
          <w:numId w:val="4"/>
        </w:numPr>
        <w:rPr>
          <w:rFonts w:ascii="Sari Offc" w:hAnsi="Sari Offc"/>
          <w:sz w:val="24"/>
          <w:szCs w:val="24"/>
          <w:lang w:val="en-IN"/>
        </w:rPr>
      </w:pPr>
      <w:r w:rsidRPr="00256A62">
        <w:rPr>
          <w:rFonts w:ascii="Sari Offc" w:hAnsi="Sari Offc"/>
          <w:sz w:val="24"/>
          <w:szCs w:val="24"/>
          <w:lang w:val="en-IN"/>
        </w:rPr>
        <w:t>Renewal Fee (per annum): </w:t>
      </w:r>
      <w:r w:rsidRPr="00256A62" w:rsidR="00A80E72">
        <w:rPr>
          <w:rFonts w:ascii="Sari Offc" w:hAnsi="Sari Offc"/>
          <w:sz w:val="24"/>
          <w:szCs w:val="24"/>
        </w:rPr>
        <w:t xml:space="preserve">Rs. </w:t>
      </w:r>
      <w:r w:rsidRPr="00256A62" w:rsidR="00B871AA">
        <w:rPr>
          <w:rFonts w:ascii="Sari Offc" w:hAnsi="Sari Offc"/>
          <w:sz w:val="24"/>
          <w:szCs w:val="24"/>
        </w:rPr>
        <w:t>2</w:t>
      </w:r>
      <w:r w:rsidRPr="00256A62" w:rsidR="00B149BB">
        <w:rPr>
          <w:rFonts w:ascii="Sari Offc" w:hAnsi="Sari Offc"/>
          <w:sz w:val="24"/>
          <w:szCs w:val="24"/>
        </w:rPr>
        <w:t>,</w:t>
      </w:r>
      <w:r w:rsidRPr="00256A62" w:rsidR="00B871AA">
        <w:rPr>
          <w:rFonts w:ascii="Sari Offc" w:hAnsi="Sari Offc"/>
          <w:sz w:val="24"/>
          <w:szCs w:val="24"/>
        </w:rPr>
        <w:t>9</w:t>
      </w:r>
      <w:r w:rsidRPr="00256A62" w:rsidR="00A80E72">
        <w:rPr>
          <w:rFonts w:ascii="Sari Offc" w:hAnsi="Sari Offc"/>
          <w:sz w:val="24"/>
          <w:szCs w:val="24"/>
        </w:rPr>
        <w:t>99 + taxes</w:t>
      </w:r>
    </w:p>
    <w:p w:rsidRPr="00256A62" w:rsidR="00A579B5" w:rsidRDefault="00A579B5" w14:paraId="099A0E29" w14:textId="3D1FB056">
      <w:pPr>
        <w:pStyle w:val="ListParagraph"/>
        <w:numPr>
          <w:ilvl w:val="0"/>
          <w:numId w:val="4"/>
        </w:numPr>
        <w:rPr>
          <w:rFonts w:ascii="Sari Offc" w:hAnsi="Sari Offc"/>
          <w:sz w:val="24"/>
          <w:szCs w:val="24"/>
          <w:lang w:val="en-IN"/>
        </w:rPr>
      </w:pPr>
      <w:r w:rsidRPr="00256A62">
        <w:rPr>
          <w:rFonts w:ascii="Sari Offc" w:hAnsi="Sari Offc"/>
          <w:sz w:val="24"/>
          <w:szCs w:val="24"/>
          <w:lang w:val="en-IN"/>
        </w:rPr>
        <w:t xml:space="preserve">Add-on </w:t>
      </w:r>
      <w:ins w:author="Namita Salgiya" w:date="2026-01-19T13:04:00Z" w16du:dateUtc="2026-01-19T07:34:00Z" w:id="66">
        <w:r w:rsidR="001F0DBE">
          <w:rPr>
            <w:rFonts w:ascii="Sari Offc" w:hAnsi="Sari Offc"/>
            <w:sz w:val="24"/>
            <w:szCs w:val="24"/>
            <w:lang w:val="en-IN"/>
          </w:rPr>
          <w:t xml:space="preserve">Card </w:t>
        </w:r>
      </w:ins>
      <w:r w:rsidRPr="00256A62">
        <w:rPr>
          <w:rFonts w:ascii="Sari Offc" w:hAnsi="Sari Offc"/>
          <w:sz w:val="24"/>
          <w:szCs w:val="24"/>
          <w:lang w:val="en-IN"/>
        </w:rPr>
        <w:t>Fee (per annum): Nil</w:t>
      </w:r>
    </w:p>
    <w:p w:rsidRPr="00256A62" w:rsidR="00A579B5" w:rsidP="00E56665" w:rsidRDefault="00A579B5" w14:paraId="2BD3B2ED" w14:textId="7C3448F9">
      <w:pPr>
        <w:rPr>
          <w:rFonts w:ascii="Sari Offc" w:hAnsi="Sari Offc"/>
          <w:b/>
          <w:bCs/>
          <w:sz w:val="24"/>
          <w:szCs w:val="24"/>
        </w:rPr>
      </w:pPr>
      <w:r w:rsidRPr="00256A62">
        <w:rPr>
          <w:rFonts w:ascii="Sari Offc" w:hAnsi="Sari Offc"/>
          <w:b/>
          <w:bCs/>
          <w:sz w:val="24"/>
          <w:szCs w:val="24"/>
        </w:rPr>
        <w:t>Fees and Charges</w:t>
      </w:r>
    </w:p>
    <w:p w:rsidRPr="00256A62" w:rsidR="009164D7" w:rsidRDefault="009164D7" w14:paraId="00955866" w14:textId="7A171D67">
      <w:pPr>
        <w:numPr>
          <w:ilvl w:val="0"/>
          <w:numId w:val="5"/>
        </w:numPr>
        <w:rPr>
          <w:rStyle w:val="Hyperlink"/>
          <w:rFonts w:ascii="Sari Offc" w:hAnsi="Sari Offc"/>
          <w:color w:val="auto"/>
          <w:sz w:val="24"/>
          <w:szCs w:val="24"/>
          <w:u w:val="none"/>
          <w:lang w:val="en-IN"/>
        </w:rPr>
      </w:pPr>
      <w:r w:rsidRPr="00256A62">
        <w:rPr>
          <w:rFonts w:ascii="Sari Offc" w:hAnsi="Sari Offc"/>
          <w:sz w:val="24"/>
          <w:szCs w:val="24"/>
          <w:lang w:val="en-IN"/>
        </w:rPr>
        <w:t xml:space="preserve">For information regarding fees and other applicable charges, please refer to the </w:t>
      </w:r>
      <w:hyperlink w:tgtFrame="_blank" w:history="1" r:id="rId15">
        <w:r w:rsidRPr="00256A62">
          <w:rPr>
            <w:rStyle w:val="Hyperlink"/>
            <w:rFonts w:ascii="Sari Offc" w:hAnsi="Sari Offc"/>
            <w:sz w:val="24"/>
            <w:szCs w:val="24"/>
            <w:lang w:val="en-IN"/>
          </w:rPr>
          <w:t>Most Important Terms &amp; Conditions</w:t>
        </w:r>
      </w:hyperlink>
    </w:p>
    <w:p w:rsidR="00455907" w:rsidP="00455907" w:rsidRDefault="00455907" w14:paraId="68532095" w14:textId="77777777">
      <w:pPr>
        <w:rPr>
          <w:ins w:author="Namita Salgiya" w:date="2026-01-19T13:04:00Z" w16du:dateUtc="2026-01-19T07:34:00Z" w:id="67"/>
          <w:rStyle w:val="Hyperlink"/>
          <w:rFonts w:ascii="Sari Offc" w:hAnsi="Sari Offc"/>
          <w:b/>
          <w:bCs/>
          <w:color w:val="auto"/>
          <w:sz w:val="24"/>
          <w:szCs w:val="24"/>
          <w:u w:val="none"/>
          <w:lang w:val="en-IN"/>
        </w:rPr>
      </w:pPr>
      <w:r w:rsidRPr="001F0DBE">
        <w:rPr>
          <w:rStyle w:val="Hyperlink"/>
          <w:rFonts w:ascii="Sari Offc" w:hAnsi="Sari Offc"/>
          <w:b/>
          <w:bCs/>
          <w:color w:val="auto"/>
          <w:sz w:val="24"/>
          <w:szCs w:val="24"/>
          <w:u w:val="none"/>
          <w:lang w:val="en-IN"/>
          <w:rPrChange w:author="Namita Salgiya" w:date="2026-01-19T13:04:00Z" w16du:dateUtc="2026-01-19T07:34:00Z" w:id="68">
            <w:rPr>
              <w:rStyle w:val="Hyperlink"/>
              <w:rFonts w:ascii="Sari Offc" w:hAnsi="Sari Offc"/>
              <w:color w:val="auto"/>
              <w:sz w:val="24"/>
              <w:szCs w:val="24"/>
              <w:u w:val="none"/>
              <w:lang w:val="en-IN"/>
            </w:rPr>
          </w:rPrChange>
        </w:rPr>
        <w:t>FAQs</w:t>
      </w:r>
    </w:p>
    <w:p w:rsidRPr="00BC38CC" w:rsidR="001F0DBE" w:rsidP="001F0DBE" w:rsidRDefault="001F0DBE" w14:paraId="6F17DE29" w14:textId="77777777">
      <w:pPr>
        <w:rPr>
          <w:ins w:author="Namita Salgiya" w:date="2026-01-19T13:04:00Z" w16du:dateUtc="2026-01-19T07:34:00Z" w:id="69"/>
          <w:b/>
          <w:bCs/>
          <w:lang w:val="en-IN"/>
        </w:rPr>
      </w:pPr>
      <w:bookmarkStart w:name="_Hlk219368909" w:id="70"/>
      <w:ins w:author="Namita Salgiya" w:date="2026-01-19T13:04:00Z" w16du:dateUtc="2026-01-19T07:34:00Z" w:id="71">
        <w:r w:rsidRPr="00BC38CC">
          <w:rPr>
            <w:b/>
            <w:bCs/>
            <w:lang w:val="en-IN"/>
          </w:rPr>
          <w:t>What is Annual Fee and Renewal Fee of the card?</w:t>
        </w:r>
      </w:ins>
    </w:p>
    <w:p w:rsidRPr="00BC38CC" w:rsidR="001F0DBE" w:rsidP="001F0DBE" w:rsidRDefault="001F0DBE" w14:paraId="01B2C555" w14:textId="1C6B3BAB">
      <w:pPr>
        <w:rPr>
          <w:ins w:author="Namita Salgiya" w:date="2026-01-19T13:04:00Z" w16du:dateUtc="2026-01-19T07:34:00Z" w:id="72"/>
          <w:lang w:val="en-IN"/>
        </w:rPr>
      </w:pPr>
      <w:ins w:author="Namita Salgiya" w:date="2026-01-19T13:04:00Z" w16du:dateUtc="2026-01-19T07:34:00Z" w:id="73">
        <w:r w:rsidRPr="00BC38CC">
          <w:rPr>
            <w:lang w:val="en-IN"/>
          </w:rPr>
          <w:t xml:space="preserve">The Annual Fee of the card is Rs. </w:t>
        </w:r>
        <w:r>
          <w:rPr>
            <w:lang w:val="en-IN"/>
          </w:rPr>
          <w:t>2</w:t>
        </w:r>
        <w:r w:rsidRPr="00BC38CC">
          <w:rPr>
            <w:lang w:val="en-IN"/>
          </w:rPr>
          <w:t xml:space="preserve">,999 + taxes. The Renewal Fee is Rs. </w:t>
        </w:r>
        <w:r>
          <w:rPr>
            <w:lang w:val="en-IN"/>
          </w:rPr>
          <w:t>2</w:t>
        </w:r>
        <w:r w:rsidRPr="00BC38CC">
          <w:rPr>
            <w:lang w:val="en-IN"/>
          </w:rPr>
          <w:t>,999 + taxes from second year onwards.</w:t>
        </w:r>
      </w:ins>
    </w:p>
    <w:p w:rsidRPr="00BC38CC" w:rsidR="001F0DBE" w:rsidP="001F0DBE" w:rsidRDefault="001F0DBE" w14:paraId="4248F9DD" w14:textId="77777777">
      <w:pPr>
        <w:rPr>
          <w:ins w:author="Namita Salgiya" w:date="2026-01-19T13:04:00Z" w16du:dateUtc="2026-01-19T07:34:00Z" w:id="74"/>
          <w:b/>
          <w:bCs/>
          <w:lang w:val="en-IN"/>
        </w:rPr>
      </w:pPr>
      <w:ins w:author="Namita Salgiya" w:date="2026-01-19T13:04:00Z" w16du:dateUtc="2026-01-19T07:34:00Z" w:id="75">
        <w:r w:rsidRPr="00BC38CC">
          <w:rPr>
            <w:b/>
            <w:bCs/>
            <w:lang w:val="en-IN"/>
          </w:rPr>
          <w:t>Can I use my card internationally?</w:t>
        </w:r>
      </w:ins>
    </w:p>
    <w:p w:rsidRPr="001F0DBE" w:rsidR="001F0DBE" w:rsidP="001F0DBE" w:rsidRDefault="001F0DBE" w14:paraId="04A65EAB" w14:textId="716929E7">
      <w:pPr>
        <w:rPr>
          <w:ins w:author="Namita Salgiya" w:date="2026-01-19T13:04:00Z" w16du:dateUtc="2026-01-19T07:34:00Z" w:id="76"/>
          <w:highlight w:val="yellow"/>
          <w:lang w:val="en-IN"/>
          <w:rPrChange w:author="Namita Salgiya" w:date="2026-01-19T13:05:00Z" w16du:dateUtc="2026-01-19T07:35:00Z" w:id="77">
            <w:rPr>
              <w:ins w:author="Namita Salgiya" w:date="2026-01-19T13:04:00Z" w16du:dateUtc="2026-01-19T07:34:00Z" w:id="78"/>
              <w:lang w:val="en-IN"/>
            </w:rPr>
          </w:rPrChange>
        </w:rPr>
      </w:pPr>
      <w:ins w:author="Namita Salgiya" w:date="2026-01-19T13:04:00Z" w16du:dateUtc="2026-01-19T07:34:00Z" w:id="79">
        <w:r w:rsidRPr="00BC38CC">
          <w:rPr>
            <w:lang w:val="en-IN"/>
          </w:rPr>
          <w:lastRenderedPageBreak/>
          <w:t xml:space="preserve">Yes, you can use </w:t>
        </w:r>
        <w:r w:rsidRPr="001F0DBE">
          <w:rPr>
            <w:lang w:val="en-IN"/>
          </w:rPr>
          <w:t xml:space="preserve">your </w:t>
        </w:r>
      </w:ins>
      <w:ins w:author="Namita Salgiya" w:date="2026-01-19T13:05:00Z" w:id="80">
        <w:r w:rsidRPr="001F0DBE">
          <w:rPr>
            <w:lang w:val="en-IN"/>
            <w:rPrChange w:author="Namita Salgiya" w:date="2026-01-19T13:05:00Z" w16du:dateUtc="2026-01-19T07:35:00Z" w:id="81">
              <w:rPr>
                <w:highlight w:val="yellow"/>
                <w:lang w:val="en-IN"/>
              </w:rPr>
            </w:rPrChange>
          </w:rPr>
          <w:t>KrisFlyer SBI Card</w:t>
        </w:r>
      </w:ins>
      <w:ins w:author="Namita Salgiya" w:date="2026-01-19T13:04:00Z" w16du:dateUtc="2026-01-19T07:34:00Z" w:id="82">
        <w:r w:rsidRPr="00BC38CC">
          <w:rPr>
            <w:lang w:val="en-IN"/>
          </w:rPr>
          <w:t xml:space="preserve"> </w:t>
        </w:r>
        <w:del w:author="Upadhyay , Shubham (SBICard)" w:date="2026-01-20T15:23:00Z" w16du:dateUtc="2026-01-20T09:53:00Z" w:id="83">
          <w:r w:rsidRPr="00BC38CC" w:rsidDel="00057EF0">
            <w:rPr>
              <w:lang w:val="en-IN"/>
            </w:rPr>
            <w:delText xml:space="preserve">in </w:delText>
          </w:r>
        </w:del>
      </w:ins>
      <w:ins w:author="Upadhyay , Shubham (SBICard)" w:date="2026-01-20T15:23:00Z" w16du:dateUtc="2026-01-20T09:53:00Z" w:id="84">
        <w:r w:rsidR="00057EF0">
          <w:rPr>
            <w:lang w:val="en-IN"/>
          </w:rPr>
          <w:t xml:space="preserve">at </w:t>
        </w:r>
      </w:ins>
      <w:ins w:author="Namita Salgiya" w:date="2026-01-19T13:04:00Z" w16du:dateUtc="2026-01-19T07:34:00Z" w:id="85">
        <w:r w:rsidRPr="00BC38CC">
          <w:rPr>
            <w:lang w:val="en-IN"/>
          </w:rPr>
          <w:t xml:space="preserve">over 24 million outlets across the globe, including 3,25,000 outlets in India. You can withdraw cash from over 1 million </w:t>
        </w:r>
      </w:ins>
      <w:ins w:author="Namita Salgiya" w:date="2026-01-19T13:05:00Z" w16du:dateUtc="2026-01-19T07:35:00Z" w:id="86">
        <w:r w:rsidRPr="00256A62">
          <w:rPr>
            <w:rFonts w:ascii="Sari Offc" w:hAnsi="Sari Offc"/>
            <w:sz w:val="24"/>
            <w:szCs w:val="24"/>
            <w:lang w:val="en-IN" w:eastAsia="en-IN"/>
          </w:rPr>
          <w:t>MasterCard or Visa ATMs</w:t>
        </w:r>
        <w:r>
          <w:rPr>
            <w:rFonts w:ascii="Sari Offc" w:hAnsi="Sari Offc"/>
            <w:sz w:val="24"/>
            <w:szCs w:val="24"/>
            <w:lang w:val="en-IN" w:eastAsia="en-IN"/>
          </w:rPr>
          <w:t xml:space="preserve"> </w:t>
        </w:r>
      </w:ins>
      <w:ins w:author="Namita Salgiya" w:date="2026-01-19T13:04:00Z" w16du:dateUtc="2026-01-19T07:34:00Z" w:id="87">
        <w:r w:rsidRPr="00BC38CC">
          <w:rPr>
            <w:lang w:val="en-IN"/>
          </w:rPr>
          <w:t>across the globe.</w:t>
        </w:r>
      </w:ins>
    </w:p>
    <w:p w:rsidRPr="00BC38CC" w:rsidR="001F0DBE" w:rsidP="001F0DBE" w:rsidRDefault="001F0DBE" w14:paraId="7D8A8642" w14:textId="77777777">
      <w:pPr>
        <w:rPr>
          <w:ins w:author="Namita Salgiya" w:date="2026-01-19T13:04:00Z" w16du:dateUtc="2026-01-19T07:34:00Z" w:id="88"/>
          <w:b/>
          <w:bCs/>
          <w:lang w:val="en-IN"/>
        </w:rPr>
      </w:pPr>
      <w:ins w:author="Namita Salgiya" w:date="2026-01-19T13:04:00Z" w16du:dateUtc="2026-01-19T07:34:00Z" w:id="89">
        <w:r w:rsidRPr="00BC38CC">
          <w:rPr>
            <w:b/>
            <w:bCs/>
            <w:lang w:val="en-IN"/>
          </w:rPr>
          <w:t>How can I apply for the card?</w:t>
        </w:r>
      </w:ins>
    </w:p>
    <w:p w:rsidRPr="00BC38CC" w:rsidR="001F0DBE" w:rsidP="001F0DBE" w:rsidRDefault="001F0DBE" w14:paraId="464D7E66" w14:textId="77777777">
      <w:pPr>
        <w:rPr>
          <w:ins w:author="Namita Salgiya" w:date="2026-01-19T13:04:00Z" w16du:dateUtc="2026-01-19T07:34:00Z" w:id="90"/>
          <w:lang w:val="en-IN"/>
        </w:rPr>
      </w:pPr>
      <w:ins w:author="Namita Salgiya" w:date="2026-01-19T13:04:00Z" w16du:dateUtc="2026-01-19T07:34:00Z" w:id="91">
        <w:r w:rsidRPr="00BC38CC">
          <w:rPr>
            <w:lang w:val="en-IN"/>
          </w:rPr>
          <w:t>You can apply for an SBI Credit Card through our Website </w:t>
        </w:r>
        <w:r>
          <w:fldChar w:fldCharType="begin"/>
        </w:r>
        <w:r>
          <w:instrText>HYPERLINK "https://www.sbicard.com/en/eapply.page" \t "_blank"</w:instrText>
        </w:r>
        <w:r>
          <w:fldChar w:fldCharType="separate"/>
        </w:r>
        <w:r w:rsidRPr="00BC38CC">
          <w:t>sbicard.com</w:t>
        </w:r>
        <w:r>
          <w:fldChar w:fldCharType="end"/>
        </w:r>
        <w:r w:rsidRPr="00BC38CC">
          <w:rPr>
            <w:lang w:val="en-IN"/>
          </w:rPr>
          <w:t xml:space="preserve"> or via our Chatbot ILA. Alternatively, you can call SBI Card Helpline 39 02 02 02 (prefix your city STD code) or visit the nearest SBI branch.</w:t>
        </w:r>
        <w:bookmarkEnd w:id="70"/>
      </w:ins>
    </w:p>
    <w:p w:rsidRPr="001F0DBE" w:rsidR="001F0DBE" w:rsidP="00455907" w:rsidRDefault="001F0DBE" w14:paraId="073F9001" w14:textId="77777777">
      <w:pPr>
        <w:rPr>
          <w:rStyle w:val="Hyperlink"/>
          <w:rFonts w:ascii="Sari Offc" w:hAnsi="Sari Offc"/>
          <w:b/>
          <w:bCs/>
          <w:color w:val="auto"/>
          <w:sz w:val="24"/>
          <w:szCs w:val="24"/>
          <w:u w:val="none"/>
          <w:lang w:val="en-IN"/>
          <w:rPrChange w:author="Namita Salgiya" w:date="2026-01-19T13:04:00Z" w16du:dateUtc="2026-01-19T07:34:00Z" w:id="92">
            <w:rPr>
              <w:rStyle w:val="Hyperlink"/>
              <w:rFonts w:ascii="Sari Offc" w:hAnsi="Sari Offc"/>
              <w:color w:val="auto"/>
              <w:sz w:val="24"/>
              <w:szCs w:val="24"/>
              <w:u w:val="none"/>
              <w:lang w:val="en-IN"/>
            </w:rPr>
          </w:rPrChange>
        </w:rPr>
      </w:pPr>
    </w:p>
    <w:p w:rsidRPr="00256A62" w:rsidR="00455907" w:rsidDel="001F0DBE" w:rsidP="00455907" w:rsidRDefault="00455907" w14:paraId="067F9A67" w14:textId="35193D93">
      <w:pPr>
        <w:pStyle w:val="ListParagraph"/>
        <w:numPr>
          <w:ilvl w:val="0"/>
          <w:numId w:val="27"/>
        </w:numPr>
        <w:rPr>
          <w:del w:author="Namita Salgiya" w:date="2026-01-19T13:04:00Z" w16du:dateUtc="2026-01-19T07:34:00Z" w:id="93"/>
          <w:rFonts w:ascii="Sari Offc" w:hAnsi="Sari Offc"/>
          <w:sz w:val="24"/>
          <w:szCs w:val="24"/>
          <w:lang w:val="en-IN"/>
        </w:rPr>
      </w:pPr>
      <w:del w:author="Namita Salgiya" w:date="2026-01-19T13:04:00Z" w16du:dateUtc="2026-01-19T07:34:00Z" w:id="94">
        <w:r w:rsidRPr="00256A62" w:rsidDel="001F0DBE">
          <w:rPr>
            <w:rFonts w:ascii="Sari Offc" w:hAnsi="Sari Offc"/>
            <w:sz w:val="24"/>
            <w:szCs w:val="24"/>
            <w:lang w:val="en-IN"/>
          </w:rPr>
          <w:delText>https://www.sbicard.com/en/faq.page</w:delText>
        </w:r>
      </w:del>
    </w:p>
    <w:p w:rsidRPr="00256A62" w:rsidR="009164D7" w:rsidP="004C50CB" w:rsidRDefault="004C50CB" w14:paraId="7415B9E1" w14:textId="0CCC133D">
      <w:pPr>
        <w:jc w:val="center"/>
        <w:rPr>
          <w:rFonts w:ascii="Sari Offc" w:hAnsi="Sari Offc"/>
          <w:b/>
          <w:bCs/>
          <w:sz w:val="24"/>
          <w:szCs w:val="24"/>
          <w:u w:val="single"/>
          <w:lang w:val="en-IN"/>
        </w:rPr>
      </w:pPr>
      <w:r w:rsidRPr="00256A62">
        <w:rPr>
          <w:rFonts w:ascii="Sari Offc" w:hAnsi="Sari Offc"/>
          <w:b/>
          <w:bCs/>
          <w:i/>
          <w:iCs/>
          <w:sz w:val="24"/>
          <w:szCs w:val="24"/>
          <w:u w:val="single"/>
          <w:lang w:val="en-IN"/>
        </w:rPr>
        <w:t xml:space="preserve">Other </w:t>
      </w:r>
      <w:r w:rsidRPr="00256A62">
        <w:rPr>
          <w:rFonts w:ascii="Sari Offc" w:hAnsi="Sari Offc"/>
          <w:b/>
          <w:bCs/>
          <w:sz w:val="24"/>
          <w:szCs w:val="24"/>
          <w:u w:val="single"/>
          <w:lang w:val="en-IN"/>
        </w:rPr>
        <w:t>FEATURES</w:t>
      </w:r>
    </w:p>
    <w:p w:rsidRPr="00256A62" w:rsidR="00F318DC" w:rsidP="00F318DC" w:rsidRDefault="00F318DC" w14:paraId="72C76E23" w14:textId="77777777">
      <w:pPr>
        <w:rPr>
          <w:rFonts w:ascii="Sari Offc" w:hAnsi="Sari Offc"/>
          <w:b/>
          <w:bCs/>
          <w:sz w:val="24"/>
          <w:szCs w:val="24"/>
          <w:lang w:val="en-IN"/>
        </w:rPr>
      </w:pPr>
      <w:r w:rsidRPr="00256A62">
        <w:rPr>
          <w:rFonts w:ascii="Sari Offc" w:hAnsi="Sari Offc"/>
          <w:b/>
          <w:bCs/>
          <w:sz w:val="24"/>
          <w:szCs w:val="24"/>
          <w:lang w:val="en-IN"/>
        </w:rPr>
        <w:t>Contactless Advantage</w:t>
      </w:r>
    </w:p>
    <w:p w:rsidRPr="00256A62" w:rsidR="00F318DC" w:rsidP="004C50CB" w:rsidRDefault="00F318DC" w14:paraId="67D93AD6" w14:textId="2BE8DB80">
      <w:pPr>
        <w:pStyle w:val="ListParagraph"/>
        <w:numPr>
          <w:ilvl w:val="0"/>
          <w:numId w:val="5"/>
        </w:numPr>
        <w:rPr>
          <w:rFonts w:ascii="Sari Offc" w:hAnsi="Sari Offc"/>
          <w:sz w:val="24"/>
          <w:szCs w:val="24"/>
          <w:lang w:val="en-IN"/>
        </w:rPr>
      </w:pPr>
      <w:r w:rsidRPr="00256A62">
        <w:rPr>
          <w:rFonts w:ascii="Sari Offc" w:hAnsi="Sari Offc"/>
          <w:b/>
          <w:bCs/>
          <w:sz w:val="24"/>
          <w:szCs w:val="24"/>
          <w:lang w:val="en-IN"/>
        </w:rPr>
        <w:t>Tap &amp; Pay with Ease:</w:t>
      </w:r>
      <w:r w:rsidRPr="00256A62">
        <w:rPr>
          <w:rFonts w:ascii="Sari Offc" w:hAnsi="Sari Offc"/>
          <w:sz w:val="24"/>
          <w:szCs w:val="24"/>
          <w:lang w:val="en-IN"/>
        </w:rPr>
        <w:t xml:space="preserve"> </w:t>
      </w:r>
      <w:r w:rsidRPr="00256A62">
        <w:rPr>
          <w:rFonts w:ascii="Sari Offc" w:hAnsi="Sari Offc"/>
          <w:sz w:val="24"/>
          <w:szCs w:val="24"/>
        </w:rPr>
        <w:t xml:space="preserve">Make everyday payments effortlessly with </w:t>
      </w:r>
      <w:r w:rsidRPr="00256A62" w:rsidR="00EC7DF4">
        <w:rPr>
          <w:rFonts w:ascii="Sari Offc" w:hAnsi="Sari Offc"/>
          <w:sz w:val="24"/>
          <w:szCs w:val="24"/>
          <w:lang w:val="en-IN"/>
        </w:rPr>
        <w:t>KrisFlyer SBI Card</w:t>
      </w:r>
      <w:r w:rsidRPr="00256A62">
        <w:rPr>
          <w:rFonts w:ascii="Sari Offc" w:hAnsi="Sari Offc"/>
          <w:sz w:val="24"/>
          <w:szCs w:val="24"/>
        </w:rPr>
        <w:t>. Simply tap your card on a secure reader for instant transactions.</w:t>
      </w:r>
    </w:p>
    <w:p w:rsidRPr="00256A62" w:rsidR="00F318DC" w:rsidRDefault="00F318DC" w14:paraId="13B302FB" w14:textId="77777777">
      <w:pPr>
        <w:pStyle w:val="ListParagraph"/>
        <w:numPr>
          <w:ilvl w:val="0"/>
          <w:numId w:val="5"/>
        </w:numPr>
        <w:rPr>
          <w:rFonts w:ascii="Sari Offc" w:hAnsi="Sari Offc"/>
          <w:sz w:val="24"/>
          <w:szCs w:val="24"/>
          <w:lang w:val="en-IN"/>
        </w:rPr>
      </w:pPr>
      <w:r w:rsidRPr="00256A62">
        <w:rPr>
          <w:rFonts w:ascii="Sari Offc" w:hAnsi="Sari Offc"/>
          <w:b/>
          <w:bCs/>
          <w:sz w:val="24"/>
          <w:szCs w:val="24"/>
          <w:lang w:val="en-IN"/>
        </w:rPr>
        <w:t>Fast &amp; Convenient:</w:t>
      </w:r>
      <w:r w:rsidRPr="00256A62">
        <w:rPr>
          <w:rFonts w:ascii="Sari Offc" w:hAnsi="Sari Offc"/>
          <w:sz w:val="24"/>
          <w:szCs w:val="24"/>
          <w:lang w:val="en-IN"/>
        </w:rPr>
        <w:t xml:space="preserve"> No need to hand over your card or fumble for cash or coins. Tap and go for small, everyday payments in seconds.</w:t>
      </w:r>
    </w:p>
    <w:p w:rsidRPr="00256A62" w:rsidR="00F318DC" w:rsidRDefault="00F318DC" w14:paraId="5586057D" w14:textId="2ED5F98F">
      <w:pPr>
        <w:pStyle w:val="ListParagraph"/>
        <w:numPr>
          <w:ilvl w:val="0"/>
          <w:numId w:val="6"/>
        </w:numPr>
        <w:rPr>
          <w:rFonts w:ascii="Sari Offc" w:hAnsi="Sari Offc"/>
          <w:sz w:val="24"/>
          <w:szCs w:val="24"/>
          <w:lang w:val="en-IN"/>
        </w:rPr>
      </w:pPr>
      <w:r w:rsidRPr="00256A62">
        <w:rPr>
          <w:rFonts w:ascii="Sari Offc" w:hAnsi="Sari Offc"/>
          <w:b/>
          <w:bCs/>
          <w:sz w:val="24"/>
          <w:szCs w:val="24"/>
          <w:lang w:val="en-IN"/>
        </w:rPr>
        <w:t>Secure Transactions:</w:t>
      </w:r>
      <w:r w:rsidRPr="00256A62">
        <w:rPr>
          <w:rFonts w:ascii="Sari Offc" w:hAnsi="Sari Offc"/>
          <w:sz w:val="24"/>
          <w:szCs w:val="24"/>
          <w:lang w:val="en-IN"/>
        </w:rPr>
        <w:t xml:space="preserve"> Your card stays in your hand during the transaction, reducing the risk of loss or fraud. </w:t>
      </w:r>
      <w:ins w:author="Namita Salgiya" w:date="2026-01-21T12:39:00Z" w:id="95">
        <w:r w:rsidRPr="00EE3EAE" w:rsidR="00EE3EAE">
          <w:rPr>
            <w:rFonts w:ascii="Sari Offc" w:hAnsi="Sari Offc"/>
            <w:sz w:val="24"/>
            <w:szCs w:val="24"/>
          </w:rPr>
          <w:t xml:space="preserve">Mastercard </w:t>
        </w:r>
      </w:ins>
      <w:ins w:author="Namita Salgiya" w:date="2026-01-21T12:39:00Z" w16du:dateUtc="2026-01-21T07:09:00Z" w:id="96">
        <w:r w:rsidR="00EE3EAE">
          <w:rPr>
            <w:rFonts w:ascii="Sari Offc" w:hAnsi="Sari Offc"/>
            <w:sz w:val="24"/>
            <w:szCs w:val="24"/>
          </w:rPr>
          <w:t>P</w:t>
        </w:r>
      </w:ins>
      <w:ins w:author="Namita Salgiya" w:date="2026-01-21T12:39:00Z" w:id="97">
        <w:r w:rsidRPr="00EE3EAE" w:rsidR="00EE3EAE">
          <w:rPr>
            <w:rFonts w:ascii="Sari Offc" w:hAnsi="Sari Offc"/>
            <w:sz w:val="24"/>
            <w:szCs w:val="24"/>
          </w:rPr>
          <w:t>ayWave</w:t>
        </w:r>
      </w:ins>
      <w:ins w:author="Namita Salgiya" w:date="2026-01-21T12:39:00Z" w16du:dateUtc="2026-01-21T07:09:00Z" w:id="98">
        <w:r w:rsidR="00EE3EAE">
          <w:rPr>
            <w:rFonts w:ascii="Sari Offc" w:hAnsi="Sari Offc"/>
            <w:sz w:val="24"/>
            <w:szCs w:val="24"/>
          </w:rPr>
          <w:t>’s</w:t>
        </w:r>
      </w:ins>
      <w:ins w:author="Namita Salgiya" w:date="2026-01-21T12:39:00Z" w:id="99">
        <w:r w:rsidRPr="00EE3EAE" w:rsidR="00EE3EAE">
          <w:rPr>
            <w:rFonts w:ascii="Sari Offc" w:hAnsi="Sari Offc"/>
            <w:sz w:val="24"/>
            <w:szCs w:val="24"/>
          </w:rPr>
          <w:t> </w:t>
        </w:r>
      </w:ins>
      <w:ins w:author="Namita Salgiya" w:date="2026-01-21T12:39:00Z" w16du:dateUtc="2026-01-21T07:09:00Z" w:id="100">
        <w:r w:rsidR="00EE3EAE">
          <w:rPr>
            <w:rFonts w:ascii="Sari Offc" w:hAnsi="Sari Offc"/>
            <w:sz w:val="24"/>
            <w:szCs w:val="24"/>
          </w:rPr>
          <w:t xml:space="preserve">or </w:t>
        </w:r>
      </w:ins>
      <w:r w:rsidRPr="00256A62">
        <w:rPr>
          <w:rFonts w:ascii="Sari Offc" w:hAnsi="Sari Offc"/>
          <w:sz w:val="24"/>
          <w:szCs w:val="24"/>
          <w:lang w:val="en-IN"/>
        </w:rPr>
        <w:t xml:space="preserve">Visa </w:t>
      </w:r>
      <w:r w:rsidRPr="00256A62" w:rsidR="00826C1D">
        <w:rPr>
          <w:rFonts w:ascii="Sari Offc" w:hAnsi="Sari Offc"/>
          <w:sz w:val="24"/>
          <w:szCs w:val="24"/>
          <w:lang w:val="en-IN"/>
        </w:rPr>
        <w:t>P</w:t>
      </w:r>
      <w:r w:rsidRPr="00256A62">
        <w:rPr>
          <w:rFonts w:ascii="Sari Offc" w:hAnsi="Sari Offc"/>
          <w:sz w:val="24"/>
          <w:szCs w:val="24"/>
          <w:lang w:val="en-IN"/>
        </w:rPr>
        <w:t>ayWave’s unique security key ensures that even if the card is tapped multiple times, only one transaction is processed.</w:t>
      </w:r>
    </w:p>
    <w:bookmarkStart w:name="_Hlk219368972" w:id="101"/>
    <w:p w:rsidRPr="001A04C4" w:rsidR="00902C31" w:rsidP="00902C31" w:rsidRDefault="00902C31" w14:paraId="76A60E88" w14:textId="77777777">
      <w:pPr>
        <w:pStyle w:val="ListParagraph"/>
        <w:numPr>
          <w:ilvl w:val="0"/>
          <w:numId w:val="6"/>
        </w:numPr>
        <w:rPr>
          <w:ins w:author="Namita Salgiya" w:date="2026-01-19T13:05:00Z" w16du:dateUtc="2026-01-19T07:35:00Z" w:id="102"/>
        </w:rPr>
      </w:pPr>
      <w:ins w:author="Namita Salgiya" w:date="2026-01-19T13:05:00Z" w16du:dateUtc="2026-01-19T07:35:00Z" w:id="103">
        <w:r w:rsidRPr="001A04C4">
          <w:fldChar w:fldCharType="begin"/>
        </w:r>
        <w:r w:rsidRPr="001A04C4">
          <w:instrText>HYPERLINK "https://www.sbicard.com/sbi-card-en/assets/docs/pdf/personal/credit-cards/lifestyle/sbi-signature-contactless-card/Signature%20Contactless%20FAQ.pdf" \t "_blank"</w:instrText>
        </w:r>
        <w:r w:rsidRPr="001A04C4">
          <w:fldChar w:fldCharType="separate"/>
        </w:r>
        <w:r>
          <w:rPr>
            <w:rStyle w:val="Hyperlink"/>
          </w:rPr>
          <w:t>C</w:t>
        </w:r>
        <w:r w:rsidRPr="001A04C4">
          <w:rPr>
            <w:rStyle w:val="Hyperlink"/>
          </w:rPr>
          <w:t>lick here</w:t>
        </w:r>
        <w:r w:rsidRPr="001A04C4">
          <w:fldChar w:fldCharType="end"/>
        </w:r>
        <w:r>
          <w:t xml:space="preserve"> for </w:t>
        </w:r>
        <w:r w:rsidRPr="001A04C4">
          <w:t>FAQs</w:t>
        </w:r>
        <w:r>
          <w:t xml:space="preserve"> on contactless credit card</w:t>
        </w:r>
        <w:r w:rsidRPr="001A04C4">
          <w:t>.</w:t>
        </w:r>
      </w:ins>
    </w:p>
    <w:p w:rsidRPr="00AC1ED4" w:rsidR="00902C31" w:rsidP="00902C31" w:rsidRDefault="00902C31" w14:paraId="5B886579" w14:textId="77777777">
      <w:pPr>
        <w:pStyle w:val="ListParagraph"/>
        <w:numPr>
          <w:ilvl w:val="0"/>
          <w:numId w:val="6"/>
        </w:numPr>
        <w:rPr>
          <w:ins w:author="Namita Salgiya" w:date="2026-01-19T13:05:00Z" w16du:dateUtc="2026-01-19T07:35:00Z" w:id="104"/>
        </w:rPr>
      </w:pPr>
      <w:ins w:author="Namita Salgiya" w:date="2026-01-19T13:05:00Z" w16du:dateUtc="2026-01-19T07:35:00Z" w:id="105">
        <w:r>
          <w:fldChar w:fldCharType="begin"/>
        </w:r>
        <w:r>
          <w:instrText>HYPERLINK "https://www.sbicard.com/sbi-card-en/assets/docs/pdf/personal/cards/list-of-stores.pdf" \t "_blank"</w:instrText>
        </w:r>
        <w:r>
          <w:fldChar w:fldCharType="separate"/>
        </w:r>
        <w:r>
          <w:rPr>
            <w:rStyle w:val="Hyperlink"/>
          </w:rPr>
          <w:t>C</w:t>
        </w:r>
        <w:r w:rsidRPr="001A04C4">
          <w:rPr>
            <w:rStyle w:val="Hyperlink"/>
          </w:rPr>
          <w:t>lick here</w:t>
        </w:r>
        <w:r>
          <w:fldChar w:fldCharType="end"/>
        </w:r>
        <w:r>
          <w:t xml:space="preserve"> for the </w:t>
        </w:r>
        <w:r w:rsidRPr="001A04C4">
          <w:t>list of Merchants enabled for</w:t>
        </w:r>
        <w:r>
          <w:t xml:space="preserve"> contactless</w:t>
        </w:r>
        <w:r w:rsidRPr="001A04C4">
          <w:t xml:space="preserve"> transactions.</w:t>
        </w:r>
      </w:ins>
    </w:p>
    <w:bookmarkEnd w:id="101"/>
    <w:p w:rsidRPr="00256A62" w:rsidR="00C71606" w:rsidDel="00902C31" w:rsidRDefault="00C71606" w14:paraId="17377E9D" w14:textId="0A84D01B">
      <w:pPr>
        <w:pStyle w:val="ListParagraph"/>
        <w:numPr>
          <w:ilvl w:val="0"/>
          <w:numId w:val="6"/>
        </w:numPr>
        <w:rPr>
          <w:del w:author="Namita Salgiya" w:date="2026-01-19T13:05:00Z" w16du:dateUtc="2026-01-19T07:35:00Z" w:id="106"/>
          <w:rFonts w:ascii="Sari Offc" w:hAnsi="Sari Offc"/>
          <w:sz w:val="24"/>
          <w:szCs w:val="24"/>
        </w:rPr>
      </w:pPr>
      <w:del w:author="Namita Salgiya" w:date="2026-01-19T13:05:00Z" w16du:dateUtc="2026-01-19T07:35:00Z" w:id="107">
        <w:r w:rsidRPr="00256A62" w:rsidDel="00902C31">
          <w:rPr>
            <w:rFonts w:ascii="Sari Offc" w:hAnsi="Sari Offc"/>
            <w:sz w:val="24"/>
            <w:szCs w:val="24"/>
          </w:rPr>
          <w:delText>Please </w:delText>
        </w:r>
        <w:r w:rsidDel="00902C31">
          <w:fldChar w:fldCharType="begin"/>
        </w:r>
        <w:r w:rsidDel="00902C31">
          <w:delInstrText>HYPERLINK "https://www.sbicard.com/sbi-card-en/assets/docs/pdf/personal/credit-cards/lifestyle/sbi-signature-contactless-card/Signature%20Contactless%20FAQ.pdf" \t "_blank"</w:delInstrText>
        </w:r>
        <w:r w:rsidDel="00902C31">
          <w:fldChar w:fldCharType="separate"/>
        </w:r>
        <w:r w:rsidRPr="00256A62" w:rsidDel="00902C31">
          <w:rPr>
            <w:rStyle w:val="Hyperlink"/>
            <w:rFonts w:ascii="Sari Offc" w:hAnsi="Sari Offc"/>
            <w:sz w:val="24"/>
            <w:szCs w:val="24"/>
          </w:rPr>
          <w:delText>click here</w:delText>
        </w:r>
        <w:r w:rsidDel="00902C31">
          <w:fldChar w:fldCharType="end"/>
        </w:r>
        <w:r w:rsidRPr="00256A62" w:rsidDel="00902C31">
          <w:rPr>
            <w:rFonts w:ascii="Sari Offc" w:hAnsi="Sari Offc"/>
            <w:sz w:val="24"/>
            <w:szCs w:val="24"/>
          </w:rPr>
          <w:delText> to download the FAQs.</w:delText>
        </w:r>
      </w:del>
    </w:p>
    <w:p w:rsidRPr="00256A62" w:rsidR="00C71606" w:rsidDel="00902C31" w:rsidRDefault="00C71606" w14:paraId="0A7074A4" w14:textId="2DC4EC32">
      <w:pPr>
        <w:pStyle w:val="ListParagraph"/>
        <w:numPr>
          <w:ilvl w:val="0"/>
          <w:numId w:val="6"/>
        </w:numPr>
        <w:rPr>
          <w:del w:author="Namita Salgiya" w:date="2026-01-19T13:05:00Z" w16du:dateUtc="2026-01-19T07:35:00Z" w:id="108"/>
          <w:rFonts w:ascii="Sari Offc" w:hAnsi="Sari Offc"/>
          <w:sz w:val="24"/>
          <w:szCs w:val="24"/>
        </w:rPr>
      </w:pPr>
      <w:del w:author="Namita Salgiya" w:date="2026-01-19T13:05:00Z" w16du:dateUtc="2026-01-19T07:35:00Z" w:id="109">
        <w:r w:rsidRPr="00256A62" w:rsidDel="00902C31">
          <w:rPr>
            <w:rFonts w:ascii="Sari Offc" w:hAnsi="Sari Offc"/>
            <w:sz w:val="24"/>
            <w:szCs w:val="24"/>
          </w:rPr>
          <w:delText>Please </w:delText>
        </w:r>
        <w:r w:rsidDel="00902C31">
          <w:fldChar w:fldCharType="begin"/>
        </w:r>
        <w:r w:rsidDel="00902C31">
          <w:delInstrText>HYPERLINK "https://www.sbicard.com/sbi-card-en/assets/docs/pdf/personal/cards/list-of-stores.pdf" \t "_blank"</w:delInstrText>
        </w:r>
        <w:r w:rsidDel="00902C31">
          <w:fldChar w:fldCharType="separate"/>
        </w:r>
        <w:r w:rsidRPr="00256A62" w:rsidDel="00902C31">
          <w:rPr>
            <w:rStyle w:val="Hyperlink"/>
            <w:rFonts w:ascii="Sari Offc" w:hAnsi="Sari Offc"/>
            <w:sz w:val="24"/>
            <w:szCs w:val="24"/>
          </w:rPr>
          <w:delText>click here</w:delText>
        </w:r>
        <w:r w:rsidDel="00902C31">
          <w:fldChar w:fldCharType="end"/>
        </w:r>
        <w:r w:rsidRPr="00256A62" w:rsidDel="00902C31">
          <w:rPr>
            <w:rFonts w:ascii="Sari Offc" w:hAnsi="Sari Offc"/>
            <w:sz w:val="24"/>
            <w:szCs w:val="24"/>
          </w:rPr>
          <w:delText> to download the list of Merchants enabled for transactions.</w:delText>
        </w:r>
      </w:del>
    </w:p>
    <w:p w:rsidRPr="00256A62" w:rsidR="00F318DC" w:rsidP="00F318DC" w:rsidRDefault="00F318DC" w14:paraId="118D6FFE" w14:textId="77777777">
      <w:pPr>
        <w:rPr>
          <w:rFonts w:ascii="Sari Offc" w:hAnsi="Sari Offc"/>
          <w:b/>
          <w:bCs/>
          <w:sz w:val="24"/>
          <w:szCs w:val="24"/>
          <w:lang w:val="en-IN"/>
        </w:rPr>
      </w:pPr>
      <w:r w:rsidRPr="00256A62">
        <w:rPr>
          <w:rFonts w:ascii="Sari Offc" w:hAnsi="Sari Offc"/>
          <w:b/>
          <w:bCs/>
          <w:sz w:val="24"/>
          <w:szCs w:val="24"/>
          <w:lang w:val="en-IN"/>
        </w:rPr>
        <w:t>Global Acceptance</w:t>
      </w:r>
    </w:p>
    <w:p w:rsidRPr="00256A62" w:rsidR="00F318DC" w:rsidRDefault="00F318DC" w14:paraId="7A0E261B" w14:textId="0BEDF62B">
      <w:pPr>
        <w:pStyle w:val="ListParagraph"/>
        <w:numPr>
          <w:ilvl w:val="0"/>
          <w:numId w:val="6"/>
        </w:numPr>
        <w:rPr>
          <w:rFonts w:ascii="Sari Offc" w:hAnsi="Sari Offc"/>
          <w:sz w:val="24"/>
          <w:szCs w:val="24"/>
          <w:lang w:val="en-IN"/>
        </w:rPr>
      </w:pPr>
      <w:r w:rsidRPr="00256A62">
        <w:rPr>
          <w:rFonts w:ascii="Sari Offc" w:hAnsi="Sari Offc"/>
          <w:sz w:val="24"/>
          <w:szCs w:val="24"/>
          <w:lang w:val="en-IN"/>
        </w:rPr>
        <w:t>Accepted </w:t>
      </w:r>
      <w:del w:author="Upadhyay , Shubham (SBICard)" w:date="2026-01-20T15:24:00Z" w16du:dateUtc="2026-01-20T09:54:00Z" w:id="110">
        <w:r w:rsidRPr="00256A62" w:rsidDel="00057EF0">
          <w:rPr>
            <w:rFonts w:ascii="Sari Offc" w:hAnsi="Sari Offc"/>
            <w:sz w:val="24"/>
            <w:szCs w:val="24"/>
            <w:lang w:val="en-IN"/>
          </w:rPr>
          <w:delText xml:space="preserve">in </w:delText>
        </w:r>
      </w:del>
      <w:ins w:author="Upadhyay , Shubham (SBICard)" w:date="2026-01-20T15:24:00Z" w16du:dateUtc="2026-01-20T09:54:00Z" w:id="111">
        <w:r w:rsidR="00057EF0">
          <w:rPr>
            <w:rFonts w:ascii="Sari Offc" w:hAnsi="Sari Offc"/>
            <w:sz w:val="24"/>
            <w:szCs w:val="24"/>
            <w:lang w:val="en-IN"/>
          </w:rPr>
          <w:t xml:space="preserve">at </w:t>
        </w:r>
      </w:ins>
      <w:r w:rsidRPr="00256A62">
        <w:rPr>
          <w:rFonts w:ascii="Sari Offc" w:hAnsi="Sari Offc"/>
          <w:sz w:val="24"/>
          <w:szCs w:val="24"/>
          <w:lang w:val="en-IN"/>
        </w:rPr>
        <w:t>over 24 million outlets globally, including 3,25,000 in India</w:t>
      </w:r>
    </w:p>
    <w:p w:rsidRPr="00256A62" w:rsidR="0026426F" w:rsidP="0026426F" w:rsidRDefault="0026426F" w14:paraId="321C325B" w14:textId="77777777">
      <w:pPr>
        <w:rPr>
          <w:rFonts w:ascii="Sari Offc" w:hAnsi="Sari Offc"/>
          <w:b/>
          <w:bCs/>
          <w:sz w:val="24"/>
          <w:szCs w:val="24"/>
          <w:lang w:val="en-IN" w:eastAsia="en-IN"/>
        </w:rPr>
      </w:pPr>
      <w:r w:rsidRPr="00256A62">
        <w:rPr>
          <w:rFonts w:ascii="Sari Offc" w:hAnsi="Sari Offc"/>
          <w:b/>
          <w:bCs/>
          <w:sz w:val="24"/>
          <w:szCs w:val="24"/>
          <w:lang w:val="en-IN" w:eastAsia="en-IN"/>
        </w:rPr>
        <w:t>Cash Access Across the World</w:t>
      </w:r>
    </w:p>
    <w:p w:rsidRPr="00256A62" w:rsidR="0026426F" w:rsidP="0026426F" w:rsidRDefault="0026426F" w14:paraId="4A9AA509" w14:textId="2CDE3081">
      <w:pPr>
        <w:pStyle w:val="ListParagraph"/>
        <w:numPr>
          <w:ilvl w:val="0"/>
          <w:numId w:val="26"/>
        </w:numPr>
        <w:rPr>
          <w:rFonts w:ascii="Sari Offc" w:hAnsi="Sari Offc"/>
          <w:sz w:val="24"/>
          <w:szCs w:val="24"/>
          <w:lang w:val="en-IN" w:eastAsia="en-IN"/>
        </w:rPr>
      </w:pPr>
      <w:r w:rsidRPr="00256A62">
        <w:rPr>
          <w:rFonts w:ascii="Sari Offc" w:hAnsi="Sari Offc"/>
          <w:sz w:val="24"/>
          <w:szCs w:val="24"/>
          <w:lang w:val="en-IN" w:eastAsia="en-IN"/>
        </w:rPr>
        <w:t>Withdraw cash from over 1 million MasterCard or Visa ATMs, including 18,000 ATMs in India and over 10,000 SBI ATMs across 100 plus cities in India</w:t>
      </w:r>
    </w:p>
    <w:p w:rsidRPr="00256A62" w:rsidR="00AE161E" w:rsidP="00AE161E" w:rsidRDefault="00AE161E" w14:paraId="4C1612D8" w14:textId="7FA718BF">
      <w:pPr>
        <w:rPr>
          <w:rFonts w:ascii="Sari Offc" w:hAnsi="Sari Offc"/>
          <w:b/>
          <w:bCs/>
          <w:sz w:val="24"/>
          <w:szCs w:val="24"/>
          <w:lang w:val="en-IN"/>
        </w:rPr>
      </w:pPr>
      <w:r w:rsidRPr="00256A62">
        <w:rPr>
          <w:rFonts w:ascii="Sari Offc" w:hAnsi="Sari Offc"/>
          <w:b/>
          <w:bCs/>
          <w:sz w:val="24"/>
          <w:szCs w:val="24"/>
          <w:lang w:val="en-IN"/>
        </w:rPr>
        <w:t>Flexipay</w:t>
      </w:r>
      <w:ins w:author="Upadhyay , Shubham (SBICard)" w:date="2026-01-06T18:38:00Z" w:id="112">
        <w:r w:rsidR="00256A62">
          <w:rPr>
            <w:rFonts w:ascii="Sari Offc" w:hAnsi="Sari Offc"/>
            <w:b/>
            <w:bCs/>
            <w:sz w:val="24"/>
            <w:szCs w:val="24"/>
            <w:lang w:val="en-IN"/>
          </w:rPr>
          <w:t xml:space="preserve"> EMI</w:t>
        </w:r>
      </w:ins>
    </w:p>
    <w:p w:rsidRPr="00256A62" w:rsidR="00AE161E" w:rsidRDefault="00AE161E" w14:paraId="3DB9ACE9" w14:textId="77777777">
      <w:pPr>
        <w:pStyle w:val="ListParagraph"/>
        <w:numPr>
          <w:ilvl w:val="0"/>
          <w:numId w:val="7"/>
        </w:numPr>
        <w:rPr>
          <w:rFonts w:ascii="Sari Offc" w:hAnsi="Sari Offc"/>
          <w:sz w:val="24"/>
          <w:szCs w:val="24"/>
          <w:lang w:val="en-IN"/>
        </w:rPr>
      </w:pPr>
      <w:r w:rsidRPr="00256A62">
        <w:rPr>
          <w:rFonts w:ascii="Sari Offc" w:hAnsi="Sari Offc"/>
          <w:sz w:val="24"/>
          <w:szCs w:val="24"/>
          <w:lang w:val="en-IN"/>
        </w:rPr>
        <w:t>Convert eligible purchases into easy monthly EMIs</w:t>
      </w:r>
    </w:p>
    <w:p w:rsidRPr="00256A62" w:rsidR="00AE161E" w:rsidRDefault="00AE161E" w14:paraId="172B2E0E" w14:textId="77777777">
      <w:pPr>
        <w:pStyle w:val="ListParagraph"/>
        <w:numPr>
          <w:ilvl w:val="0"/>
          <w:numId w:val="7"/>
        </w:numPr>
        <w:rPr>
          <w:rFonts w:ascii="Sari Offc" w:hAnsi="Sari Offc"/>
          <w:sz w:val="24"/>
          <w:szCs w:val="24"/>
          <w:lang w:val="en-IN"/>
        </w:rPr>
      </w:pPr>
      <w:r w:rsidRPr="00256A62">
        <w:rPr>
          <w:rFonts w:ascii="Sari Offc" w:hAnsi="Sari Offc"/>
          <w:sz w:val="24"/>
          <w:szCs w:val="24"/>
          <w:lang w:val="en-IN"/>
        </w:rPr>
        <w:t>Applicable on transactions of Rs. 2,500 or more</w:t>
      </w:r>
    </w:p>
    <w:p w:rsidRPr="00256A62" w:rsidR="00C71606" w:rsidRDefault="00C71606" w14:paraId="56E72D6A" w14:textId="5F5F2D59">
      <w:pPr>
        <w:pStyle w:val="ListParagraph"/>
        <w:numPr>
          <w:ilvl w:val="0"/>
          <w:numId w:val="7"/>
        </w:numPr>
        <w:rPr>
          <w:rFonts w:ascii="Sari Offc" w:hAnsi="Sari Offc"/>
          <w:sz w:val="24"/>
          <w:szCs w:val="24"/>
        </w:rPr>
      </w:pPr>
      <w:r w:rsidRPr="00256A62">
        <w:rPr>
          <w:rFonts w:ascii="Sari Offc" w:hAnsi="Sari Offc"/>
          <w:sz w:val="24"/>
          <w:szCs w:val="24"/>
        </w:rPr>
        <w:t>Click </w:t>
      </w:r>
      <w:hyperlink w:history="1" r:id="rId16">
        <w:r w:rsidRPr="00256A62">
          <w:rPr>
            <w:rStyle w:val="Hyperlink"/>
            <w:rFonts w:ascii="Sari Offc" w:hAnsi="Sari Offc"/>
            <w:sz w:val="24"/>
            <w:szCs w:val="24"/>
          </w:rPr>
          <w:t>here </w:t>
        </w:r>
      </w:hyperlink>
      <w:r w:rsidRPr="00256A62">
        <w:rPr>
          <w:rFonts w:ascii="Sari Offc" w:hAnsi="Sari Offc"/>
          <w:sz w:val="24"/>
          <w:szCs w:val="24"/>
        </w:rPr>
        <w:t>to learn how to apply for Flexipay</w:t>
      </w:r>
      <w:ins w:author="Upadhyay , Shubham (SBICard)" w:date="2026-01-20T15:24:00Z" w16du:dateUtc="2026-01-20T09:54:00Z" w:id="113">
        <w:r w:rsidR="00057EF0">
          <w:rPr>
            <w:rFonts w:ascii="Sari Offc" w:hAnsi="Sari Offc"/>
            <w:sz w:val="24"/>
            <w:szCs w:val="24"/>
          </w:rPr>
          <w:t xml:space="preserve"> EMI</w:t>
        </w:r>
      </w:ins>
    </w:p>
    <w:p w:rsidRPr="00F534F3" w:rsidR="00902C31" w:rsidP="00902C31" w:rsidRDefault="00902C31" w14:paraId="4BA858C0" w14:textId="77777777">
      <w:pPr>
        <w:rPr>
          <w:ins w:author="Namita Salgiya" w:date="2026-01-19T13:06:00Z" w16du:dateUtc="2026-01-19T07:36:00Z" w:id="114"/>
          <w:b/>
          <w:bCs/>
          <w:lang w:val="en-IN"/>
        </w:rPr>
      </w:pPr>
      <w:bookmarkStart w:name="_Hlk219363897" w:id="115"/>
      <w:ins w:author="Namita Salgiya" w:date="2026-01-19T13:06:00Z" w16du:dateUtc="2026-01-19T07:36:00Z" w:id="116">
        <w:r w:rsidRPr="00F534F3">
          <w:rPr>
            <w:b/>
            <w:bCs/>
            <w:lang w:val="en-IN"/>
          </w:rPr>
          <w:t>Add-on Cards</w:t>
        </w:r>
      </w:ins>
    </w:p>
    <w:p w:rsidRPr="00AC1ED4" w:rsidR="00902C31" w:rsidP="00902C31" w:rsidRDefault="00902C31" w14:paraId="146199FD" w14:textId="77777777">
      <w:pPr>
        <w:pStyle w:val="ListParagraph"/>
        <w:numPr>
          <w:ilvl w:val="0"/>
          <w:numId w:val="29"/>
        </w:numPr>
        <w:rPr>
          <w:ins w:author="Namita Salgiya" w:date="2026-01-19T13:06:00Z" w16du:dateUtc="2026-01-19T07:36:00Z" w:id="117"/>
        </w:rPr>
      </w:pPr>
      <w:ins w:author="Namita Salgiya" w:date="2026-01-19T13:06:00Z" w16du:dateUtc="2026-01-19T07:36:00Z" w:id="118">
        <w:r>
          <w:t>E</w:t>
        </w:r>
        <w:r w:rsidRPr="00AC1ED4">
          <w:t>mpower your family with </w:t>
        </w:r>
        <w:r>
          <w:fldChar w:fldCharType="begin"/>
        </w:r>
        <w:r>
          <w:instrText>HYPERLINK "https://www.sbicard.com/en/personal/benefits/add-on-card.page"</w:instrText>
        </w:r>
        <w:r>
          <w:fldChar w:fldCharType="separate"/>
        </w:r>
        <w:r w:rsidRPr="00AC1ED4">
          <w:rPr>
            <w:rStyle w:val="Hyperlink"/>
          </w:rPr>
          <w:t>add-on cards</w:t>
        </w:r>
        <w:r>
          <w:fldChar w:fldCharType="end"/>
        </w:r>
        <w:r>
          <w:t xml:space="preserve"> </w:t>
        </w:r>
        <w:r w:rsidRPr="00AC1ED4">
          <w:t>for your parents, spouse, children or siblings above the age of 18</w:t>
        </w:r>
      </w:ins>
    </w:p>
    <w:p w:rsidRPr="00AC1ED4" w:rsidR="00902C31" w:rsidP="00902C31" w:rsidRDefault="00902C31" w14:paraId="7F5D4963" w14:textId="77777777">
      <w:pPr>
        <w:rPr>
          <w:ins w:author="Namita Salgiya" w:date="2026-01-19T13:06:00Z" w16du:dateUtc="2026-01-19T07:36:00Z" w:id="119"/>
          <w:b/>
          <w:bCs/>
        </w:rPr>
      </w:pPr>
      <w:ins w:author="Namita Salgiya" w:date="2026-01-19T13:06:00Z" w16du:dateUtc="2026-01-19T07:36:00Z" w:id="120">
        <w:r w:rsidRPr="00AC1ED4">
          <w:rPr>
            <w:b/>
            <w:bCs/>
          </w:rPr>
          <w:t>Easy Bill Pay Facility</w:t>
        </w:r>
      </w:ins>
    </w:p>
    <w:p w:rsidRPr="00AC1ED4" w:rsidR="00902C31" w:rsidP="00902C31" w:rsidRDefault="00902C31" w14:paraId="38D549EF" w14:textId="77777777">
      <w:pPr>
        <w:pStyle w:val="ListParagraph"/>
        <w:numPr>
          <w:ilvl w:val="0"/>
          <w:numId w:val="29"/>
        </w:numPr>
        <w:rPr>
          <w:ins w:author="Namita Salgiya" w:date="2026-01-19T13:06:00Z" w16du:dateUtc="2026-01-19T07:36:00Z" w:id="121"/>
        </w:rPr>
      </w:pPr>
      <w:ins w:author="Namita Salgiya" w:date="2026-01-19T13:06:00Z" w16du:dateUtc="2026-01-19T07:36:00Z" w:id="122">
        <w:r w:rsidRPr="00AC1ED4">
          <w:t>Pay your electricity, telephone, mobile and other utility bills using the Easy Bill Pay facility</w:t>
        </w:r>
        <w:r>
          <w:t xml:space="preserve">. </w:t>
        </w:r>
        <w:r w:rsidRPr="00AC1ED4">
          <w:t>Click</w:t>
        </w:r>
        <w:r>
          <w:t xml:space="preserve"> </w:t>
        </w:r>
        <w:r>
          <w:fldChar w:fldCharType="begin"/>
        </w:r>
        <w:r>
          <w:instrText>HYPERLINK "https://www.sbicard.com/en/personal/benefits.page" \l "area5"</w:instrText>
        </w:r>
        <w:r>
          <w:fldChar w:fldCharType="separate"/>
        </w:r>
        <w:r w:rsidRPr="00AC1ED4">
          <w:rPr>
            <w:rStyle w:val="Hyperlink"/>
          </w:rPr>
          <w:t>here</w:t>
        </w:r>
        <w:r>
          <w:fldChar w:fldCharType="end"/>
        </w:r>
        <w:r>
          <w:t xml:space="preserve"> </w:t>
        </w:r>
        <w:r w:rsidRPr="00AC1ED4">
          <w:t>to know more</w:t>
        </w:r>
      </w:ins>
    </w:p>
    <w:p w:rsidRPr="005E66AE" w:rsidR="00902C31" w:rsidP="00902C31" w:rsidRDefault="00902C31" w14:paraId="6982301C" w14:textId="77777777">
      <w:pPr>
        <w:rPr>
          <w:ins w:author="Namita Salgiya" w:date="2026-01-19T13:06:00Z" w16du:dateUtc="2026-01-19T07:36:00Z" w:id="123"/>
          <w:b/>
          <w:bCs/>
        </w:rPr>
      </w:pPr>
      <w:ins w:author="Namita Salgiya" w:date="2026-01-19T13:06:00Z" w16du:dateUtc="2026-01-19T07:36:00Z" w:id="124">
        <w:r w:rsidRPr="005E66AE">
          <w:rPr>
            <w:b/>
            <w:bCs/>
          </w:rPr>
          <w:t>Balance Transfer on EMI</w:t>
        </w:r>
      </w:ins>
    </w:p>
    <w:p w:rsidRPr="005E66AE" w:rsidR="00902C31" w:rsidP="00902C31" w:rsidRDefault="00902C31" w14:paraId="427C9DA7" w14:textId="77777777">
      <w:pPr>
        <w:pStyle w:val="ListParagraph"/>
        <w:numPr>
          <w:ilvl w:val="0"/>
          <w:numId w:val="7"/>
        </w:numPr>
        <w:rPr>
          <w:ins w:author="Namita Salgiya" w:date="2026-01-19T13:06:00Z" w16du:dateUtc="2026-01-19T07:36:00Z" w:id="125"/>
        </w:rPr>
      </w:pPr>
      <w:ins w:author="Namita Salgiya" w:date="2026-01-19T13:06:00Z" w16du:dateUtc="2026-01-19T07:36:00Z" w:id="126">
        <w:r w:rsidRPr="005E66AE">
          <w:lastRenderedPageBreak/>
          <w:t xml:space="preserve">Save money </w:t>
        </w:r>
        <w:r w:rsidRPr="00377F55">
          <w:t>on your credit card repayments</w:t>
        </w:r>
        <w:r>
          <w:t xml:space="preserve">. </w:t>
        </w:r>
      </w:ins>
    </w:p>
    <w:p w:rsidRPr="005E66AE" w:rsidR="00902C31" w:rsidP="00902C31" w:rsidRDefault="00902C31" w14:paraId="41B8F6B2" w14:textId="509F6801">
      <w:pPr>
        <w:pStyle w:val="ListParagraph"/>
        <w:numPr>
          <w:ilvl w:val="0"/>
          <w:numId w:val="7"/>
        </w:numPr>
        <w:rPr>
          <w:ins w:author="Namita Salgiya" w:date="2026-01-19T13:06:00Z" w16du:dateUtc="2026-01-19T07:36:00Z" w:id="127"/>
        </w:rPr>
      </w:pPr>
      <w:ins w:author="Namita Salgiya" w:date="2026-01-19T13:06:00Z" w16du:dateUtc="2026-01-19T07:36:00Z" w:id="128">
        <w:r w:rsidRPr="005E66AE">
          <w:t>Transfer outstanding balance</w:t>
        </w:r>
        <w:r>
          <w:t>s</w:t>
        </w:r>
        <w:r w:rsidRPr="005E66AE">
          <w:t xml:space="preserve"> of other banks’ credit cards to your </w:t>
        </w:r>
        <w:r w:rsidRPr="00256A62">
          <w:rPr>
            <w:rFonts w:ascii="Sari Offc" w:hAnsi="Sari Offc"/>
            <w:sz w:val="24"/>
            <w:szCs w:val="24"/>
            <w:lang w:val="en-IN"/>
          </w:rPr>
          <w:t>KrisFlyer SBI Card</w:t>
        </w:r>
        <w:r>
          <w:rPr>
            <w:rFonts w:ascii="Sari Offc" w:hAnsi="Sari Offc"/>
            <w:sz w:val="24"/>
            <w:szCs w:val="24"/>
            <w:lang w:val="en-IN"/>
          </w:rPr>
          <w:t xml:space="preserve"> </w:t>
        </w:r>
        <w:r w:rsidRPr="00377F55">
          <w:t>at a lower interest rate and repay in easy EMIs.</w:t>
        </w:r>
        <w:r>
          <w:t xml:space="preserve"> </w:t>
        </w:r>
        <w:r>
          <w:fldChar w:fldCharType="begin"/>
        </w:r>
        <w:r>
          <w:instrText>HYPERLINK "https://www.sbicard.com/en/personal/benefits/lower-interest-option/balance-transfer-on-emi.page" \t "_blank"</w:instrText>
        </w:r>
        <w:r>
          <w:fldChar w:fldCharType="separate"/>
        </w:r>
        <w:r w:rsidRPr="005E66AE">
          <w:rPr>
            <w:rStyle w:val="Hyperlink"/>
          </w:rPr>
          <w:t>Click here</w:t>
        </w:r>
        <w:r>
          <w:fldChar w:fldCharType="end"/>
        </w:r>
        <w:r>
          <w:t xml:space="preserve"> </w:t>
        </w:r>
        <w:r w:rsidRPr="005E66AE">
          <w:t>to know about Balance Transfer on EMI</w:t>
        </w:r>
        <w:r>
          <w:t>.</w:t>
        </w:r>
      </w:ins>
    </w:p>
    <w:p w:rsidRPr="005E66AE" w:rsidR="00902C31" w:rsidP="00902C31" w:rsidRDefault="00902C31" w14:paraId="6FDCDB22" w14:textId="77777777">
      <w:pPr>
        <w:pStyle w:val="ListParagraph"/>
        <w:numPr>
          <w:ilvl w:val="0"/>
          <w:numId w:val="7"/>
        </w:numPr>
        <w:rPr>
          <w:ins w:author="Namita Salgiya" w:date="2026-01-19T13:06:00Z" w16du:dateUtc="2026-01-19T07:36:00Z" w:id="129"/>
        </w:rPr>
      </w:pPr>
      <w:ins w:author="Namita Salgiya" w:date="2026-01-19T13:06:00Z" w16du:dateUtc="2026-01-19T07:36:00Z" w:id="130">
        <w:r w:rsidRPr="00247784">
          <w:t>Login to your account to avail this facility.</w:t>
        </w:r>
      </w:ins>
    </w:p>
    <w:bookmarkEnd w:id="115"/>
    <w:p w:rsidRPr="00256A62" w:rsidR="00C71606" w:rsidP="00C71606" w:rsidRDefault="00C71606" w14:paraId="353BDCF3" w14:textId="77777777">
      <w:pPr>
        <w:rPr>
          <w:rFonts w:ascii="Sari Offc" w:hAnsi="Sari Offc"/>
          <w:sz w:val="24"/>
          <w:szCs w:val="24"/>
          <w:lang w:val="en-IN"/>
        </w:rPr>
      </w:pPr>
    </w:p>
    <w:p w:rsidRPr="00256A62" w:rsidR="00C71606" w:rsidP="003C1523" w:rsidRDefault="00C71606" w14:paraId="0CA22D9E" w14:textId="77777777">
      <w:pPr>
        <w:rPr>
          <w:rFonts w:ascii="Sari Offc" w:hAnsi="Sari Offc"/>
          <w:sz w:val="24"/>
          <w:szCs w:val="24"/>
          <w:lang w:val="en-IN"/>
        </w:rPr>
      </w:pPr>
    </w:p>
    <w:p w:rsidRPr="00256A62" w:rsidR="00AE161E" w:rsidP="00AE161E" w:rsidRDefault="00AE161E" w14:paraId="4E008819" w14:textId="77777777">
      <w:pPr>
        <w:rPr>
          <w:rFonts w:ascii="Sari Offc" w:hAnsi="Sari Offc"/>
          <w:b/>
          <w:bCs/>
          <w:sz w:val="24"/>
          <w:szCs w:val="24"/>
          <w:lang w:val="en-IN"/>
        </w:rPr>
      </w:pPr>
    </w:p>
    <w:p w:rsidRPr="00256A62" w:rsidR="00AE161E" w:rsidP="00AE161E" w:rsidRDefault="00AE161E" w14:paraId="1B1F21AC" w14:textId="77777777">
      <w:pPr>
        <w:rPr>
          <w:rFonts w:ascii="Sari Offc" w:hAnsi="Sari Offc"/>
          <w:sz w:val="24"/>
          <w:szCs w:val="24"/>
          <w:lang w:val="en-IN"/>
        </w:rPr>
      </w:pPr>
    </w:p>
    <w:sectPr w:rsidRPr="00256A62" w:rsidR="00AE161E">
      <w:footerReference w:type="even" r:id="rId21"/>
      <w:footerReference w:type="default" r:id="rId22"/>
      <w:footerReference w:type="first" r:id="rId23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52352" w:rsidP="00E405C7" w:rsidRDefault="00752352" w14:paraId="4B2ED80F" w14:textId="77777777">
      <w:pPr>
        <w:spacing w:after="0" w:line="240" w:lineRule="auto"/>
      </w:pPr>
      <w:r>
        <w:separator/>
      </w:r>
    </w:p>
  </w:endnote>
  <w:endnote w:type="continuationSeparator" w:id="0">
    <w:p w:rsidR="00752352" w:rsidP="00E405C7" w:rsidRDefault="00752352" w14:paraId="7278565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ri Offc">
    <w:altName w:val="Calibri"/>
    <w:charset w:val="00"/>
    <w:family w:val="swiss"/>
    <w:pitch w:val="variable"/>
    <w:sig w:usb0="800000EF" w:usb1="4000205B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E405C7" w:rsidRDefault="00E405C7" w14:paraId="7DD4B89B" w14:textId="3E42741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66D2AEB" wp14:editId="3C32DD9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9345" cy="391160"/>
              <wp:effectExtent l="0" t="0" r="14605" b="0"/>
              <wp:wrapNone/>
              <wp:docPr id="1922853457" name="Text Box 2" descr="SBI Card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934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E405C7" w:rsidR="00E405C7" w:rsidP="00E405C7" w:rsidRDefault="00E405C7" w14:paraId="6A0535F1" w14:textId="64F360ED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E405C7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SBI Card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166D2AEB">
              <v:stroke joinstyle="miter"/>
              <v:path gradientshapeok="t" o:connecttype="rect"/>
            </v:shapetype>
            <v:shape id="Text Box 2" style="position:absolute;margin-left:0;margin-top:0;width:87.35pt;height:30.8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SBI Card Intern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">
              <v:textbox style="mso-fit-shape-to-text:t" inset="0,0,0,15pt">
                <w:txbxContent>
                  <w:p w:rsidRPr="00E405C7" w:rsidR="00E405C7" w:rsidP="00E405C7" w:rsidRDefault="00E405C7" w14:paraId="6A0535F1" w14:textId="64F360ED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E405C7"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  <w:t>SBI Card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E405C7" w:rsidRDefault="00E405C7" w14:paraId="75EA928B" w14:textId="55AB3BF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5275AB4" wp14:editId="35BB4639">
              <wp:simplePos x="914400" y="1006792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9345" cy="391160"/>
              <wp:effectExtent l="0" t="0" r="14605" b="0"/>
              <wp:wrapNone/>
              <wp:docPr id="1908443431" name="Text Box 3" descr="SBI Card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934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E405C7" w:rsidR="00E405C7" w:rsidP="00E405C7" w:rsidRDefault="00E405C7" w14:paraId="69DB7BFF" w14:textId="2430C4A6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E405C7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SBI Card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25275AB4">
              <v:stroke joinstyle="miter"/>
              <v:path gradientshapeok="t" o:connecttype="rect"/>
            </v:shapetype>
            <v:shape id="Text Box 3" style="position:absolute;margin-left:0;margin-top:0;width:87.35pt;height:30.8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SBI Card Intern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">
              <v:textbox style="mso-fit-shape-to-text:t" inset="0,0,0,15pt">
                <w:txbxContent>
                  <w:p w:rsidRPr="00E405C7" w:rsidR="00E405C7" w:rsidP="00E405C7" w:rsidRDefault="00E405C7" w14:paraId="69DB7BFF" w14:textId="2430C4A6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E405C7"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  <w:t>SBI Card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E405C7" w:rsidRDefault="00E405C7" w14:paraId="49FE02B4" w14:textId="3FA9381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9D91AC6" wp14:editId="7EA7211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9345" cy="391160"/>
              <wp:effectExtent l="0" t="0" r="14605" b="0"/>
              <wp:wrapNone/>
              <wp:docPr id="2053094162" name="Text Box 1" descr="SBI Card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934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E405C7" w:rsidR="00E405C7" w:rsidP="00E405C7" w:rsidRDefault="00E405C7" w14:paraId="2C33ECC8" w14:textId="5F0F6EA6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E405C7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SBI Card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9D91AC6">
              <v:stroke joinstyle="miter"/>
              <v:path gradientshapeok="t" o:connecttype="rect"/>
            </v:shapetype>
            <v:shape id="Text Box 1" style="position:absolute;margin-left:0;margin-top:0;width:87.35pt;height:30.8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SBI Card Intern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">
              <v:textbox style="mso-fit-shape-to-text:t" inset="0,0,0,15pt">
                <w:txbxContent>
                  <w:p w:rsidRPr="00E405C7" w:rsidR="00E405C7" w:rsidP="00E405C7" w:rsidRDefault="00E405C7" w14:paraId="2C33ECC8" w14:textId="5F0F6EA6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E405C7"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  <w:t>SBI Card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52352" w:rsidP="00E405C7" w:rsidRDefault="00752352" w14:paraId="2F390F7F" w14:textId="77777777">
      <w:pPr>
        <w:spacing w:after="0" w:line="240" w:lineRule="auto"/>
      </w:pPr>
      <w:r>
        <w:separator/>
      </w:r>
    </w:p>
  </w:footnote>
  <w:footnote w:type="continuationSeparator" w:id="0">
    <w:p w:rsidR="00752352" w:rsidP="00E405C7" w:rsidRDefault="00752352" w14:paraId="12B43309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620F"/>
    <w:multiLevelType w:val="hybridMultilevel"/>
    <w:tmpl w:val="A9C471B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1153CDE"/>
    <w:multiLevelType w:val="multilevel"/>
    <w:tmpl w:val="B7CE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3AA3F0F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45E0AB8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6FF7966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8A24178"/>
    <w:multiLevelType w:val="hybridMultilevel"/>
    <w:tmpl w:val="A3AC7E4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EA5596B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F2514D1"/>
    <w:multiLevelType w:val="multilevel"/>
    <w:tmpl w:val="ADF8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220F4AF6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24AA4AED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2589345E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25C81649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288E02DA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2E541A83"/>
    <w:multiLevelType w:val="hybridMultilevel"/>
    <w:tmpl w:val="ADB6B4E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5123399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397D2BA7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40CE6891"/>
    <w:multiLevelType w:val="hybridMultilevel"/>
    <w:tmpl w:val="86665FA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48814D78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4B356DBB"/>
    <w:multiLevelType w:val="hybridMultilevel"/>
    <w:tmpl w:val="AB16EBD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E182C65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63BE34A6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656822F6"/>
    <w:multiLevelType w:val="hybridMultilevel"/>
    <w:tmpl w:val="F140B092"/>
    <w:lvl w:ilvl="0" w:tplc="40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2" w15:restartNumberingAfterBreak="0">
    <w:nsid w:val="66952669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67450753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690A0473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6AF049FF"/>
    <w:multiLevelType w:val="hybridMultilevel"/>
    <w:tmpl w:val="3F78340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6EEB0307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76283A32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77C80A6A"/>
    <w:multiLevelType w:val="multilevel"/>
    <w:tmpl w:val="6FC8D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274867784">
    <w:abstractNumId w:val="5"/>
  </w:num>
  <w:num w:numId="2" w16cid:durableId="75591024">
    <w:abstractNumId w:val="20"/>
  </w:num>
  <w:num w:numId="3" w16cid:durableId="1219903303">
    <w:abstractNumId w:val="16"/>
  </w:num>
  <w:num w:numId="4" w16cid:durableId="326591360">
    <w:abstractNumId w:val="13"/>
  </w:num>
  <w:num w:numId="5" w16cid:durableId="892156625">
    <w:abstractNumId w:val="1"/>
  </w:num>
  <w:num w:numId="6" w16cid:durableId="1078477425">
    <w:abstractNumId w:val="25"/>
  </w:num>
  <w:num w:numId="7" w16cid:durableId="449669692">
    <w:abstractNumId w:val="0"/>
  </w:num>
  <w:num w:numId="8" w16cid:durableId="651445983">
    <w:abstractNumId w:val="23"/>
  </w:num>
  <w:num w:numId="9" w16cid:durableId="881015232">
    <w:abstractNumId w:val="8"/>
  </w:num>
  <w:num w:numId="10" w16cid:durableId="1854369415">
    <w:abstractNumId w:val="19"/>
  </w:num>
  <w:num w:numId="11" w16cid:durableId="369764130">
    <w:abstractNumId w:val="3"/>
  </w:num>
  <w:num w:numId="12" w16cid:durableId="2079207588">
    <w:abstractNumId w:val="7"/>
  </w:num>
  <w:num w:numId="13" w16cid:durableId="418912005">
    <w:abstractNumId w:val="26"/>
  </w:num>
  <w:num w:numId="14" w16cid:durableId="175000396">
    <w:abstractNumId w:val="6"/>
  </w:num>
  <w:num w:numId="15" w16cid:durableId="1641614904">
    <w:abstractNumId w:val="24"/>
  </w:num>
  <w:num w:numId="16" w16cid:durableId="1105886073">
    <w:abstractNumId w:val="4"/>
  </w:num>
  <w:num w:numId="17" w16cid:durableId="591551374">
    <w:abstractNumId w:val="17"/>
  </w:num>
  <w:num w:numId="18" w16cid:durableId="690953910">
    <w:abstractNumId w:val="9"/>
  </w:num>
  <w:num w:numId="19" w16cid:durableId="877083840">
    <w:abstractNumId w:val="15"/>
  </w:num>
  <w:num w:numId="20" w16cid:durableId="1617440991">
    <w:abstractNumId w:val="2"/>
  </w:num>
  <w:num w:numId="21" w16cid:durableId="820199400">
    <w:abstractNumId w:val="10"/>
  </w:num>
  <w:num w:numId="22" w16cid:durableId="625234071">
    <w:abstractNumId w:val="11"/>
  </w:num>
  <w:num w:numId="23" w16cid:durableId="1602256543">
    <w:abstractNumId w:val="22"/>
  </w:num>
  <w:num w:numId="24" w16cid:durableId="1431199793">
    <w:abstractNumId w:val="14"/>
  </w:num>
  <w:num w:numId="25" w16cid:durableId="221642878">
    <w:abstractNumId w:val="27"/>
  </w:num>
  <w:num w:numId="26" w16cid:durableId="1831407510">
    <w:abstractNumId w:val="12"/>
  </w:num>
  <w:num w:numId="27" w16cid:durableId="720980243">
    <w:abstractNumId w:val="21"/>
  </w:num>
  <w:num w:numId="28" w16cid:durableId="1475023302">
    <w:abstractNumId w:val="28"/>
  </w:num>
  <w:num w:numId="29" w16cid:durableId="2140219596">
    <w:abstractNumId w:val="18"/>
  </w:num>
  <w:numIdMacAtCleanup w:val="1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Upadhyay , Shubham (SBICard)">
    <w15:presenceInfo w15:providerId="AD" w15:userId="S-1-5-21-1521157601-2888471106-1901687981-65808"/>
  </w15:person>
  <w15:person w15:author="Namita Salgiya">
    <w15:presenceInfo w15:providerId="Windows Live" w15:userId="4e5e558c91ea66b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C6"/>
    <w:rsid w:val="0001005C"/>
    <w:rsid w:val="00057EF0"/>
    <w:rsid w:val="00061D4B"/>
    <w:rsid w:val="00073462"/>
    <w:rsid w:val="0009775C"/>
    <w:rsid w:val="000D1115"/>
    <w:rsid w:val="000E510D"/>
    <w:rsid w:val="00122BDC"/>
    <w:rsid w:val="001535C0"/>
    <w:rsid w:val="001573BC"/>
    <w:rsid w:val="0016440F"/>
    <w:rsid w:val="001C5B69"/>
    <w:rsid w:val="001F0DBE"/>
    <w:rsid w:val="00235F80"/>
    <w:rsid w:val="00256A62"/>
    <w:rsid w:val="0026426F"/>
    <w:rsid w:val="00276983"/>
    <w:rsid w:val="0029715F"/>
    <w:rsid w:val="002C53AE"/>
    <w:rsid w:val="002D38D6"/>
    <w:rsid w:val="003015FE"/>
    <w:rsid w:val="00311B56"/>
    <w:rsid w:val="0032122C"/>
    <w:rsid w:val="0034371F"/>
    <w:rsid w:val="00345E13"/>
    <w:rsid w:val="00365020"/>
    <w:rsid w:val="00365056"/>
    <w:rsid w:val="003C1523"/>
    <w:rsid w:val="003C18A8"/>
    <w:rsid w:val="003D715C"/>
    <w:rsid w:val="0042325B"/>
    <w:rsid w:val="00442E3F"/>
    <w:rsid w:val="00455907"/>
    <w:rsid w:val="004A5805"/>
    <w:rsid w:val="004C50CB"/>
    <w:rsid w:val="004D6419"/>
    <w:rsid w:val="00501310"/>
    <w:rsid w:val="00513A0B"/>
    <w:rsid w:val="005310B6"/>
    <w:rsid w:val="005507E4"/>
    <w:rsid w:val="005643BE"/>
    <w:rsid w:val="00574F86"/>
    <w:rsid w:val="005E4FBA"/>
    <w:rsid w:val="00637D0A"/>
    <w:rsid w:val="006657A1"/>
    <w:rsid w:val="00667EEB"/>
    <w:rsid w:val="00681931"/>
    <w:rsid w:val="00682758"/>
    <w:rsid w:val="006938F5"/>
    <w:rsid w:val="006A2631"/>
    <w:rsid w:val="006F6BAC"/>
    <w:rsid w:val="007275A2"/>
    <w:rsid w:val="00727C27"/>
    <w:rsid w:val="00752352"/>
    <w:rsid w:val="007550F8"/>
    <w:rsid w:val="00771B8C"/>
    <w:rsid w:val="007C6E9C"/>
    <w:rsid w:val="007C6F39"/>
    <w:rsid w:val="007D0BCF"/>
    <w:rsid w:val="007E6A3E"/>
    <w:rsid w:val="00805273"/>
    <w:rsid w:val="00826C1D"/>
    <w:rsid w:val="0083076E"/>
    <w:rsid w:val="00832A62"/>
    <w:rsid w:val="0088357A"/>
    <w:rsid w:val="008A71F2"/>
    <w:rsid w:val="008B3B2B"/>
    <w:rsid w:val="008E4E96"/>
    <w:rsid w:val="00902C31"/>
    <w:rsid w:val="009164D7"/>
    <w:rsid w:val="00931386"/>
    <w:rsid w:val="00932AB1"/>
    <w:rsid w:val="00946831"/>
    <w:rsid w:val="00947F57"/>
    <w:rsid w:val="00961A86"/>
    <w:rsid w:val="009A176A"/>
    <w:rsid w:val="009B3348"/>
    <w:rsid w:val="009C0D9E"/>
    <w:rsid w:val="009D2D1C"/>
    <w:rsid w:val="009E72D5"/>
    <w:rsid w:val="009F6C40"/>
    <w:rsid w:val="00A150C5"/>
    <w:rsid w:val="00A27FC1"/>
    <w:rsid w:val="00A50A57"/>
    <w:rsid w:val="00A579B5"/>
    <w:rsid w:val="00A653DF"/>
    <w:rsid w:val="00A80E72"/>
    <w:rsid w:val="00A90630"/>
    <w:rsid w:val="00AC2D69"/>
    <w:rsid w:val="00AE161E"/>
    <w:rsid w:val="00AF4A2A"/>
    <w:rsid w:val="00B149BB"/>
    <w:rsid w:val="00B23A1E"/>
    <w:rsid w:val="00B333D2"/>
    <w:rsid w:val="00B74F63"/>
    <w:rsid w:val="00B871AA"/>
    <w:rsid w:val="00BA12D3"/>
    <w:rsid w:val="00BD7285"/>
    <w:rsid w:val="00BF3A60"/>
    <w:rsid w:val="00C0786A"/>
    <w:rsid w:val="00C114FB"/>
    <w:rsid w:val="00C37A02"/>
    <w:rsid w:val="00C42307"/>
    <w:rsid w:val="00C63C91"/>
    <w:rsid w:val="00C66F71"/>
    <w:rsid w:val="00C712F6"/>
    <w:rsid w:val="00C71606"/>
    <w:rsid w:val="00C74138"/>
    <w:rsid w:val="00CA5965"/>
    <w:rsid w:val="00CA61DB"/>
    <w:rsid w:val="00CB45CF"/>
    <w:rsid w:val="00CC6B57"/>
    <w:rsid w:val="00CD511F"/>
    <w:rsid w:val="00D0123A"/>
    <w:rsid w:val="00D0663E"/>
    <w:rsid w:val="00D34CF6"/>
    <w:rsid w:val="00D41563"/>
    <w:rsid w:val="00D52165"/>
    <w:rsid w:val="00D86A35"/>
    <w:rsid w:val="00DB4F60"/>
    <w:rsid w:val="00DB606B"/>
    <w:rsid w:val="00DC2CA4"/>
    <w:rsid w:val="00DF65B5"/>
    <w:rsid w:val="00E07D94"/>
    <w:rsid w:val="00E21728"/>
    <w:rsid w:val="00E405C7"/>
    <w:rsid w:val="00E47C6A"/>
    <w:rsid w:val="00E56665"/>
    <w:rsid w:val="00E61E30"/>
    <w:rsid w:val="00E62FE6"/>
    <w:rsid w:val="00E92610"/>
    <w:rsid w:val="00EC7DF4"/>
    <w:rsid w:val="00ED3315"/>
    <w:rsid w:val="00EE3EAE"/>
    <w:rsid w:val="00F12A8E"/>
    <w:rsid w:val="00F23D00"/>
    <w:rsid w:val="00F318DC"/>
    <w:rsid w:val="00F31F00"/>
    <w:rsid w:val="00F54959"/>
    <w:rsid w:val="00FB78C6"/>
    <w:rsid w:val="00FC56CE"/>
    <w:rsid w:val="2BD643C1"/>
    <w:rsid w:val="328EC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BAFBF"/>
  <w15:chartTrackingRefBased/>
  <w15:docId w15:val="{0670424C-F436-4FF7-9585-DC9AF02DD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78C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78C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78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8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B78C6"/>
    <w:rPr>
      <w:rFonts w:asciiTheme="majorHAnsi" w:hAnsiTheme="majorHAnsi" w:eastAsiaTheme="majorEastAsia" w:cstheme="majorBidi"/>
      <w:color w:val="2F5496" w:themeColor="accent1" w:themeShade="BF"/>
      <w:sz w:val="40"/>
      <w:szCs w:val="40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rsid w:val="00FB78C6"/>
    <w:rPr>
      <w:rFonts w:asciiTheme="majorHAnsi" w:hAnsiTheme="majorHAnsi" w:eastAsiaTheme="majorEastAsia" w:cstheme="majorBidi"/>
      <w:color w:val="2F5496" w:themeColor="accent1" w:themeShade="BF"/>
      <w:sz w:val="32"/>
      <w:szCs w:val="32"/>
      <w:lang w:val="en-GB"/>
    </w:rPr>
  </w:style>
  <w:style w:type="character" w:styleId="Heading3Char" w:customStyle="1">
    <w:name w:val="Heading 3 Char"/>
    <w:basedOn w:val="DefaultParagraphFont"/>
    <w:link w:val="Heading3"/>
    <w:uiPriority w:val="9"/>
    <w:rsid w:val="00FB78C6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B78C6"/>
    <w:rPr>
      <w:rFonts w:eastAsiaTheme="majorEastAsia" w:cstheme="majorBidi"/>
      <w:i/>
      <w:iCs/>
      <w:color w:val="2F5496" w:themeColor="accent1" w:themeShade="BF"/>
      <w:lang w:val="en-GB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B78C6"/>
    <w:rPr>
      <w:rFonts w:eastAsiaTheme="majorEastAsia" w:cstheme="majorBidi"/>
      <w:color w:val="2F5496" w:themeColor="accent1" w:themeShade="BF"/>
      <w:lang w:val="en-GB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B78C6"/>
    <w:rPr>
      <w:rFonts w:eastAsiaTheme="majorEastAsia" w:cstheme="majorBidi"/>
      <w:i/>
      <w:iCs/>
      <w:color w:val="595959" w:themeColor="text1" w:themeTint="A6"/>
      <w:lang w:val="en-GB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B78C6"/>
    <w:rPr>
      <w:rFonts w:eastAsiaTheme="majorEastAsia" w:cstheme="majorBidi"/>
      <w:color w:val="595959" w:themeColor="text1" w:themeTint="A6"/>
      <w:lang w:val="en-GB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B78C6"/>
    <w:rPr>
      <w:rFonts w:eastAsiaTheme="majorEastAsia" w:cstheme="majorBidi"/>
      <w:i/>
      <w:iCs/>
      <w:color w:val="272727" w:themeColor="text1" w:themeTint="D8"/>
      <w:lang w:val="en-GB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B78C6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FB78C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B78C6"/>
    <w:rPr>
      <w:rFonts w:asciiTheme="majorHAnsi" w:hAnsiTheme="majorHAnsi" w:eastAsiaTheme="majorEastAsia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B78C6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FB78C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B78C6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FB7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8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8C6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B78C6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FB78C6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3D715C"/>
    <w:rPr>
      <w:i/>
      <w:iCs/>
    </w:rPr>
  </w:style>
  <w:style w:type="character" w:styleId="Hyperlink">
    <w:name w:val="Hyperlink"/>
    <w:basedOn w:val="DefaultParagraphFont"/>
    <w:uiPriority w:val="99"/>
    <w:unhideWhenUsed/>
    <w:rsid w:val="00E566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666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9775C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2D38D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D38D6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D38D6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38D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2D38D6"/>
    <w:rPr>
      <w:b/>
      <w:bCs/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E405C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405C7"/>
    <w:rPr>
      <w:lang w:val="en-GB"/>
    </w:rPr>
  </w:style>
  <w:style w:type="paragraph" w:styleId="Revision">
    <w:name w:val="Revision"/>
    <w:hidden/>
    <w:uiPriority w:val="99"/>
    <w:semiHidden/>
    <w:rsid w:val="00E47C6A"/>
    <w:pPr>
      <w:spacing w:after="0" w:line="240" w:lineRule="auto"/>
    </w:pPr>
    <w:rPr>
      <w:lang w:val="en-GB"/>
    </w:rPr>
  </w:style>
  <w:style w:type="paragraph" w:styleId="NormalWeb">
    <w:name w:val="Normal (Web)"/>
    <w:basedOn w:val="Normal"/>
    <w:uiPriority w:val="99"/>
    <w:semiHidden/>
    <w:unhideWhenUsed/>
    <w:rsid w:val="00E9261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val="en-IN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26" /><Relationship Type="http://schemas.openxmlformats.org/officeDocument/2006/relationships/settings" Target="settings.xml" Id="rId3" /><Relationship Type="http://schemas.openxmlformats.org/officeDocument/2006/relationships/footer" Target="footer1.xml" Id="rId21" /><Relationship Type="http://schemas.microsoft.com/office/2011/relationships/people" Target="people.xml" Id="rId25" /><Relationship Type="http://schemas.openxmlformats.org/officeDocument/2006/relationships/styles" Target="styles.xml" Id="rId2" /><Relationship Type="http://schemas.openxmlformats.org/officeDocument/2006/relationships/hyperlink" Target="https://www.sbicard.com/en/personal/benefits/lower-interest-option/flexi-pay.page" TargetMode="Externa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24" /><Relationship Type="http://schemas.openxmlformats.org/officeDocument/2006/relationships/footnotes" Target="footnotes.xml" Id="rId5" /><Relationship Type="http://schemas.openxmlformats.org/officeDocument/2006/relationships/hyperlink" Target="https://www.sbicard.com/en/most-important-terms-and-conditions.page" TargetMode="External" Id="rId15" /><Relationship Type="http://schemas.openxmlformats.org/officeDocument/2006/relationships/footer" Target="footer3.xml" Id="rId23" /><Relationship Type="http://schemas.openxmlformats.org/officeDocument/2006/relationships/webSettings" Target="webSettings.xml" Id="rId4" /><Relationship Type="http://schemas.openxmlformats.org/officeDocument/2006/relationships/hyperlink" Target="https://www.sbicard.com/en/personal/credit-cards/lifestyle/sbi-card-elite.page" TargetMode="External" Id="rId14" /><Relationship Type="http://schemas.openxmlformats.org/officeDocument/2006/relationships/footer" Target="footer2.xml" Id="rId2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Namita Salgiya</dc:creator>
  <keywords/>
  <dc:description/>
  <lastModifiedBy>Prajjwal Singh</lastModifiedBy>
  <revision>4</revision>
  <dcterms:created xsi:type="dcterms:W3CDTF">2026-01-20T09:55:00.0000000Z</dcterms:created>
  <dcterms:modified xsi:type="dcterms:W3CDTF">2026-03-19T06:24:19.4384113Z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ff339155-fab3-4acf-8c27-77f67983fb52</vt:lpwstr>
  </property>
  <property fmtid="{D5CDD505-2E9C-101B-9397-08002B2CF9AE}" pid="3" name="ClassificationContentMarkingFooterShapeIds">
    <vt:lpwstr>7a5fbb12,729c6a51,71c08927</vt:lpwstr>
  </property>
  <property fmtid="{D5CDD505-2E9C-101B-9397-08002B2CF9AE}" pid="4" name="ClassificationContentMarkingFooterFontProps">
    <vt:lpwstr>#000000,12,Aptos</vt:lpwstr>
  </property>
  <property fmtid="{D5CDD505-2E9C-101B-9397-08002B2CF9AE}" pid="5" name="ClassificationContentMarkingFooterText">
    <vt:lpwstr>SBI Card Internal</vt:lpwstr>
  </property>
  <property fmtid="{D5CDD505-2E9C-101B-9397-08002B2CF9AE}" pid="6" name="MSIP_Label_952a70d6-3766-43cb-8698-0840c6b20a20_Enabled">
    <vt:lpwstr>true</vt:lpwstr>
  </property>
  <property fmtid="{D5CDD505-2E9C-101B-9397-08002B2CF9AE}" pid="7" name="MSIP_Label_952a70d6-3766-43cb-8698-0840c6b20a20_SetDate">
    <vt:lpwstr>2025-12-30T07:11:13Z</vt:lpwstr>
  </property>
  <property fmtid="{D5CDD505-2E9C-101B-9397-08002B2CF9AE}" pid="8" name="MSIP_Label_952a70d6-3766-43cb-8698-0840c6b20a20_Method">
    <vt:lpwstr>Standard</vt:lpwstr>
  </property>
  <property fmtid="{D5CDD505-2E9C-101B-9397-08002B2CF9AE}" pid="9" name="MSIP_Label_952a70d6-3766-43cb-8698-0840c6b20a20_Name">
    <vt:lpwstr>SBI Card Internal</vt:lpwstr>
  </property>
  <property fmtid="{D5CDD505-2E9C-101B-9397-08002B2CF9AE}" pid="10" name="MSIP_Label_952a70d6-3766-43cb-8698-0840c6b20a20_SiteId">
    <vt:lpwstr>80940975-4f68-45c3-b5b6-4f9a76a187e2</vt:lpwstr>
  </property>
  <property fmtid="{D5CDD505-2E9C-101B-9397-08002B2CF9AE}" pid="11" name="MSIP_Label_952a70d6-3766-43cb-8698-0840c6b20a20_ActionId">
    <vt:lpwstr>7d287ccb-0526-4da0-bba0-cb3aa58fe714</vt:lpwstr>
  </property>
  <property fmtid="{D5CDD505-2E9C-101B-9397-08002B2CF9AE}" pid="12" name="MSIP_Label_952a70d6-3766-43cb-8698-0840c6b20a20_ContentBits">
    <vt:lpwstr>2</vt:lpwstr>
  </property>
  <property fmtid="{D5CDD505-2E9C-101B-9397-08002B2CF9AE}" pid="13" name="MSIP_Label_952a70d6-3766-43cb-8698-0840c6b20a20_Tag">
    <vt:lpwstr>10, 3, 0, 1</vt:lpwstr>
  </property>
</Properties>
</file>